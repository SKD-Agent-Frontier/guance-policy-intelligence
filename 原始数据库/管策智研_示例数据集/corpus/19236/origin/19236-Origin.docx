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59D10" w14:textId="77777777" w:rsidR="00000000" w:rsidRDefault="00000000">
      <w:pPr>
        <w:adjustRightInd w:val="0"/>
        <w:snapToGrid w:val="0"/>
        <w:spacing w:line="560" w:lineRule="exact"/>
        <w:ind w:firstLineChars="200" w:firstLine="640"/>
        <w:rPr>
          <w:rFonts w:eastAsia="仿宋_GB2312" w:hint="eastAsia"/>
          <w:color w:val="auto"/>
          <w:sz w:val="32"/>
          <w:szCs w:val="32"/>
          <w:rPrChange w:id="0" w:author="嗯哼" w:date="2021-09-13T09:12:00Z">
            <w:rPr>
              <w:rFonts w:ascii="仿宋" w:eastAsia="仿宋" w:hAnsi="仿宋"/>
              <w:color w:val="auto"/>
              <w:sz w:val="28"/>
              <w:szCs w:val="28"/>
            </w:rPr>
          </w:rPrChange>
        </w:rPr>
        <w:sectPr w:rsidR="00000000">
          <w:footerReference w:type="default" r:id="rId7"/>
          <w:pgSz w:w="11906" w:h="16838"/>
          <w:pgMar w:top="1191" w:right="1418" w:bottom="1191" w:left="1418" w:header="0" w:footer="1474" w:gutter="0"/>
          <w:pgNumType w:fmt="numberInDash" w:start="1"/>
          <w:cols w:space="720"/>
          <w:docGrid w:type="lines" w:linePitch="657"/>
        </w:sectPr>
      </w:pPr>
    </w:p>
    <w:p w14:paraId="51872CED" w14:textId="77777777" w:rsidR="00000000" w:rsidRDefault="00000000">
      <w:pPr>
        <w:spacing w:line="560" w:lineRule="exact"/>
        <w:ind w:firstLineChars="200" w:firstLine="640"/>
        <w:rPr>
          <w:rFonts w:eastAsia="黑体"/>
          <w:sz w:val="32"/>
          <w:szCs w:val="32"/>
          <w:rPrChange w:id="1" w:author="嗯哼" w:date="2021-09-13T09:12:00Z">
            <w:rPr>
              <w:b/>
              <w:bCs/>
            </w:rPr>
          </w:rPrChange>
        </w:rPr>
      </w:pPr>
      <w:bookmarkStart w:id="2" w:name="_Toc78814118"/>
      <w:r>
        <w:rPr>
          <w:rFonts w:eastAsia="黑体"/>
          <w:sz w:val="32"/>
          <w:szCs w:val="32"/>
        </w:rPr>
        <w:lastRenderedPageBreak/>
        <w:t>一、</w:t>
      </w:r>
      <w:r>
        <w:rPr>
          <w:rFonts w:eastAsia="黑体"/>
          <w:sz w:val="32"/>
          <w:szCs w:val="32"/>
          <w:rPrChange w:id="3" w:author="嗯哼" w:date="2021-09-13T09:12:00Z">
            <w:rPr>
              <w:rFonts w:hint="eastAsia"/>
              <w:b/>
              <w:bCs/>
            </w:rPr>
          </w:rPrChange>
        </w:rPr>
        <w:t>发展现状</w:t>
      </w:r>
      <w:bookmarkEnd w:id="2"/>
    </w:p>
    <w:p w14:paraId="49D37031" w14:textId="77777777" w:rsidR="00000000" w:rsidRDefault="00000000">
      <w:pPr>
        <w:spacing w:line="560" w:lineRule="exact"/>
        <w:ind w:firstLineChars="200" w:firstLine="640"/>
        <w:rPr>
          <w:rFonts w:eastAsia="楷体_GB2312"/>
          <w:b/>
          <w:bCs/>
          <w:sz w:val="32"/>
          <w:szCs w:val="32"/>
          <w:rPrChange w:id="4" w:author="嗯哼" w:date="2021-09-13T09:12:00Z">
            <w:rPr>
              <w:b/>
              <w:bCs/>
              <w:sz w:val="30"/>
              <w:szCs w:val="30"/>
            </w:rPr>
          </w:rPrChange>
        </w:rPr>
      </w:pPr>
      <w:bookmarkStart w:id="5" w:name="_Toc78814119"/>
      <w:r>
        <w:rPr>
          <w:rFonts w:eastAsia="楷体_GB2312"/>
          <w:b/>
          <w:bCs/>
          <w:sz w:val="32"/>
          <w:szCs w:val="32"/>
        </w:rPr>
        <w:t>（一）</w:t>
      </w:r>
      <w:r>
        <w:rPr>
          <w:rFonts w:eastAsia="楷体_GB2312"/>
          <w:b/>
          <w:bCs/>
          <w:sz w:val="32"/>
          <w:szCs w:val="32"/>
          <w:rPrChange w:id="6" w:author="嗯哼" w:date="2021-09-13T09:12:00Z">
            <w:rPr>
              <w:b/>
              <w:bCs/>
              <w:sz w:val="30"/>
              <w:szCs w:val="30"/>
            </w:rPr>
          </w:rPrChange>
        </w:rPr>
        <w:t>基本成就</w:t>
      </w:r>
      <w:bookmarkEnd w:id="5"/>
    </w:p>
    <w:p w14:paraId="4F83D773" w14:textId="77777777" w:rsidR="00000000" w:rsidRDefault="00000000">
      <w:pPr>
        <w:pStyle w:val="a0"/>
        <w:spacing w:line="560" w:lineRule="exact"/>
        <w:ind w:firstLine="640"/>
        <w:rPr>
          <w:rFonts w:eastAsia="仿宋_GB2312"/>
          <w:color w:val="auto"/>
          <w:sz w:val="32"/>
          <w:szCs w:val="32"/>
          <w:rPrChange w:id="7" w:author="嗯哼" w:date="2021-09-13T09:12:00Z">
            <w:rPr>
              <w:rFonts w:ascii="仿宋" w:eastAsia="仿宋" w:hAnsi="仿宋" w:hint="eastAsia"/>
              <w:color w:val="auto"/>
              <w:sz w:val="30"/>
              <w:szCs w:val="30"/>
            </w:rPr>
          </w:rPrChange>
        </w:rPr>
      </w:pPr>
      <w:r>
        <w:rPr>
          <w:rFonts w:eastAsia="仿宋_GB2312"/>
          <w:color w:val="auto"/>
          <w:sz w:val="32"/>
          <w:szCs w:val="32"/>
          <w:rPrChange w:id="8" w:author="嗯哼" w:date="2021-09-13T09:12:00Z">
            <w:rPr>
              <w:rFonts w:ascii="仿宋" w:eastAsia="仿宋" w:hAnsi="仿宋" w:hint="eastAsia"/>
              <w:color w:val="auto"/>
              <w:sz w:val="30"/>
              <w:szCs w:val="30"/>
            </w:rPr>
          </w:rPrChange>
        </w:rPr>
        <w:t>“</w:t>
      </w:r>
      <w:r>
        <w:rPr>
          <w:rFonts w:eastAsia="仿宋_GB2312"/>
          <w:color w:val="auto"/>
          <w:sz w:val="32"/>
          <w:szCs w:val="32"/>
          <w:rPrChange w:id="9" w:author="嗯哼" w:date="2021-09-13T09:12:00Z">
            <w:rPr>
              <w:rFonts w:ascii="仿宋" w:eastAsia="仿宋" w:hAnsi="仿宋" w:hint="eastAsia"/>
              <w:color w:val="auto"/>
              <w:sz w:val="30"/>
              <w:szCs w:val="30"/>
            </w:rPr>
          </w:rPrChange>
        </w:rPr>
        <w:t>十三五</w:t>
      </w:r>
      <w:r>
        <w:rPr>
          <w:rFonts w:eastAsia="仿宋_GB2312"/>
          <w:color w:val="auto"/>
          <w:sz w:val="32"/>
          <w:szCs w:val="32"/>
          <w:rPrChange w:id="10" w:author="嗯哼" w:date="2021-09-13T09:12:00Z">
            <w:rPr>
              <w:rFonts w:ascii="仿宋" w:eastAsia="仿宋" w:hAnsi="仿宋" w:hint="eastAsia"/>
              <w:color w:val="auto"/>
              <w:sz w:val="30"/>
              <w:szCs w:val="30"/>
            </w:rPr>
          </w:rPrChange>
        </w:rPr>
        <w:t>”</w:t>
      </w:r>
      <w:r>
        <w:rPr>
          <w:rFonts w:eastAsia="仿宋_GB2312"/>
          <w:color w:val="auto"/>
          <w:sz w:val="32"/>
          <w:szCs w:val="32"/>
          <w:rPrChange w:id="11" w:author="嗯哼" w:date="2021-09-13T09:12:00Z">
            <w:rPr>
              <w:rFonts w:ascii="仿宋" w:eastAsia="仿宋" w:hAnsi="仿宋" w:hint="eastAsia"/>
              <w:color w:val="auto"/>
              <w:sz w:val="30"/>
              <w:szCs w:val="30"/>
            </w:rPr>
          </w:rPrChange>
        </w:rPr>
        <w:t>期间，黄山市规划并启动新型智慧城市建设，在城市数字基础设施、城市大脑、政务服务、公共服务、政府协同办公、政府网站集约化建设等方面取得了长足进步。</w:t>
      </w:r>
    </w:p>
    <w:p w14:paraId="0FED33D7" w14:textId="77777777" w:rsidR="00000000" w:rsidRDefault="00000000">
      <w:pPr>
        <w:pStyle w:val="a0"/>
        <w:spacing w:line="560" w:lineRule="exact"/>
        <w:ind w:firstLine="640"/>
        <w:rPr>
          <w:rFonts w:eastAsia="仿宋_GB2312"/>
          <w:b/>
          <w:bCs/>
          <w:color w:val="auto"/>
          <w:sz w:val="32"/>
          <w:szCs w:val="32"/>
          <w:rPrChange w:id="12" w:author="嗯哼" w:date="2021-09-13T09:12:00Z">
            <w:rPr>
              <w:rFonts w:hint="eastAsia"/>
              <w:b/>
              <w:bCs/>
              <w:color w:val="auto"/>
              <w:sz w:val="30"/>
              <w:szCs w:val="30"/>
            </w:rPr>
          </w:rPrChange>
        </w:rPr>
      </w:pPr>
      <w:bookmarkStart w:id="13" w:name="_Toc78814120"/>
      <w:r>
        <w:rPr>
          <w:rFonts w:eastAsia="仿宋_GB2312"/>
          <w:b/>
          <w:bCs/>
          <w:color w:val="auto"/>
          <w:sz w:val="32"/>
          <w:szCs w:val="32"/>
        </w:rPr>
        <w:t>1.</w:t>
      </w:r>
      <w:r>
        <w:rPr>
          <w:rFonts w:eastAsia="仿宋_GB2312"/>
          <w:b/>
          <w:bCs/>
          <w:color w:val="auto"/>
          <w:sz w:val="32"/>
          <w:szCs w:val="32"/>
          <w:rPrChange w:id="14" w:author="嗯哼" w:date="2021-09-13T09:12:00Z">
            <w:rPr>
              <w:rFonts w:hint="eastAsia"/>
              <w:b/>
              <w:bCs/>
              <w:color w:val="auto"/>
              <w:sz w:val="30"/>
              <w:szCs w:val="30"/>
            </w:rPr>
          </w:rPrChange>
        </w:rPr>
        <w:t>数字基础设施日益完善</w:t>
      </w:r>
      <w:bookmarkEnd w:id="13"/>
    </w:p>
    <w:p w14:paraId="19EA8983" w14:textId="77777777" w:rsidR="00000000" w:rsidRDefault="00000000">
      <w:pPr>
        <w:pStyle w:val="a0"/>
        <w:spacing w:line="560" w:lineRule="exact"/>
        <w:ind w:firstLine="640"/>
        <w:rPr>
          <w:rFonts w:eastAsia="仿宋_GB2312"/>
          <w:color w:val="auto"/>
          <w:sz w:val="32"/>
          <w:szCs w:val="32"/>
          <w:rPrChange w:id="15" w:author="嗯哼" w:date="2021-09-13T09:12:00Z">
            <w:rPr>
              <w:rFonts w:ascii="仿宋" w:eastAsia="仿宋" w:hAnsi="仿宋" w:hint="eastAsia"/>
              <w:color w:val="auto"/>
              <w:sz w:val="30"/>
              <w:szCs w:val="30"/>
            </w:rPr>
          </w:rPrChange>
        </w:rPr>
      </w:pPr>
      <w:r>
        <w:rPr>
          <w:rFonts w:eastAsia="仿宋_GB2312"/>
          <w:color w:val="auto"/>
          <w:sz w:val="32"/>
          <w:szCs w:val="32"/>
          <w:rPrChange w:id="16" w:author="嗯哼" w:date="2021-09-13T09:12:00Z">
            <w:rPr>
              <w:rFonts w:ascii="仿宋" w:eastAsia="仿宋" w:hAnsi="仿宋" w:hint="eastAsia"/>
              <w:color w:val="auto"/>
              <w:sz w:val="30"/>
              <w:szCs w:val="30"/>
            </w:rPr>
          </w:rPrChange>
        </w:rPr>
        <w:t>黄山市已经完成市、县两级电子政务外网的广域骨干网络建设和市县乡村电子政务四级网络，为数字政府建设奠定了坚实基础。</w:t>
      </w:r>
    </w:p>
    <w:p w14:paraId="55AA283A" w14:textId="77777777" w:rsidR="00000000" w:rsidRDefault="00000000">
      <w:pPr>
        <w:pStyle w:val="a0"/>
        <w:spacing w:line="560" w:lineRule="exact"/>
        <w:ind w:firstLine="640"/>
        <w:rPr>
          <w:rFonts w:eastAsia="仿宋_GB2312"/>
          <w:color w:val="auto"/>
          <w:sz w:val="32"/>
          <w:szCs w:val="32"/>
          <w:rPrChange w:id="17" w:author="嗯哼" w:date="2021-09-13T09:12:00Z">
            <w:rPr>
              <w:rFonts w:ascii="仿宋" w:eastAsia="仿宋" w:hAnsi="仿宋" w:hint="eastAsia"/>
              <w:color w:val="auto"/>
              <w:sz w:val="30"/>
              <w:szCs w:val="30"/>
            </w:rPr>
          </w:rPrChange>
        </w:rPr>
      </w:pPr>
      <w:r>
        <w:rPr>
          <w:rFonts w:eastAsia="仿宋_GB2312"/>
          <w:color w:val="auto"/>
          <w:sz w:val="32"/>
          <w:szCs w:val="32"/>
          <w:rPrChange w:id="18" w:author="嗯哼" w:date="2021-09-13T09:12:00Z">
            <w:rPr>
              <w:rFonts w:ascii="仿宋" w:eastAsia="仿宋" w:hAnsi="仿宋" w:hint="eastAsia"/>
              <w:color w:val="auto"/>
              <w:sz w:val="30"/>
              <w:szCs w:val="30"/>
            </w:rPr>
          </w:rPrChange>
        </w:rPr>
        <w:t>网络基础设施。电子政务外网市县乡村四级全覆盖，实现了</w:t>
      </w:r>
      <w:r>
        <w:rPr>
          <w:rFonts w:eastAsia="仿宋_GB2312"/>
          <w:color w:val="auto"/>
          <w:sz w:val="32"/>
          <w:szCs w:val="32"/>
          <w:rPrChange w:id="19" w:author="嗯哼" w:date="2021-09-13T09:12:00Z">
            <w:rPr>
              <w:rFonts w:ascii="仿宋" w:eastAsia="仿宋" w:hAnsi="仿宋" w:hint="eastAsia"/>
              <w:color w:val="auto"/>
              <w:sz w:val="30"/>
              <w:szCs w:val="30"/>
            </w:rPr>
          </w:rPrChange>
        </w:rPr>
        <w:t>“</w:t>
      </w:r>
      <w:r>
        <w:rPr>
          <w:rFonts w:eastAsia="仿宋_GB2312"/>
          <w:color w:val="auto"/>
          <w:sz w:val="32"/>
          <w:szCs w:val="32"/>
          <w:rPrChange w:id="20" w:author="嗯哼" w:date="2021-09-13T09:12:00Z">
            <w:rPr>
              <w:rFonts w:ascii="仿宋" w:eastAsia="仿宋" w:hAnsi="仿宋" w:hint="eastAsia"/>
              <w:color w:val="auto"/>
              <w:sz w:val="30"/>
              <w:szCs w:val="30"/>
            </w:rPr>
          </w:rPrChange>
        </w:rPr>
        <w:t>万兆到区县、千兆到乡镇</w:t>
      </w:r>
      <w:r>
        <w:rPr>
          <w:rFonts w:eastAsia="仿宋_GB2312"/>
          <w:color w:val="auto"/>
          <w:sz w:val="32"/>
          <w:szCs w:val="32"/>
          <w:rPrChange w:id="21" w:author="嗯哼" w:date="2021-09-13T09:12:00Z">
            <w:rPr>
              <w:rFonts w:ascii="仿宋" w:eastAsia="仿宋" w:hAnsi="仿宋" w:hint="eastAsia"/>
              <w:color w:val="auto"/>
              <w:sz w:val="30"/>
              <w:szCs w:val="30"/>
            </w:rPr>
          </w:rPrChange>
        </w:rPr>
        <w:t>”</w:t>
      </w:r>
      <w:r>
        <w:rPr>
          <w:rFonts w:eastAsia="仿宋_GB2312"/>
          <w:color w:val="auto"/>
          <w:sz w:val="32"/>
          <w:szCs w:val="32"/>
          <w:rPrChange w:id="22" w:author="嗯哼" w:date="2021-09-13T09:12:00Z">
            <w:rPr>
              <w:rFonts w:ascii="仿宋" w:eastAsia="仿宋" w:hAnsi="仿宋" w:hint="eastAsia"/>
              <w:color w:val="auto"/>
              <w:sz w:val="30"/>
              <w:szCs w:val="30"/>
            </w:rPr>
          </w:rPrChange>
        </w:rPr>
        <w:t>的高宽带连接，并累计建成</w:t>
      </w:r>
      <w:r>
        <w:rPr>
          <w:rFonts w:eastAsia="仿宋_GB2312"/>
          <w:color w:val="auto"/>
          <w:sz w:val="32"/>
          <w:szCs w:val="32"/>
          <w:rPrChange w:id="23" w:author="嗯哼" w:date="2021-09-13T09:12:00Z">
            <w:rPr>
              <w:rFonts w:ascii="仿宋" w:eastAsia="仿宋" w:hAnsi="仿宋" w:hint="eastAsia"/>
              <w:color w:val="auto"/>
              <w:sz w:val="30"/>
              <w:szCs w:val="30"/>
            </w:rPr>
          </w:rPrChange>
        </w:rPr>
        <w:t>5G</w:t>
      </w:r>
      <w:r>
        <w:rPr>
          <w:rFonts w:eastAsia="仿宋_GB2312"/>
          <w:color w:val="auto"/>
          <w:sz w:val="32"/>
          <w:szCs w:val="32"/>
          <w:rPrChange w:id="24" w:author="嗯哼" w:date="2021-09-13T09:12:00Z">
            <w:rPr>
              <w:rFonts w:ascii="仿宋" w:eastAsia="仿宋" w:hAnsi="仿宋" w:hint="eastAsia"/>
              <w:color w:val="auto"/>
              <w:sz w:val="30"/>
              <w:szCs w:val="30"/>
            </w:rPr>
          </w:rPrChange>
        </w:rPr>
        <w:t>基站</w:t>
      </w:r>
      <w:r>
        <w:rPr>
          <w:rFonts w:eastAsia="仿宋_GB2312"/>
          <w:color w:val="auto"/>
          <w:sz w:val="32"/>
          <w:szCs w:val="32"/>
          <w:rPrChange w:id="25" w:author="嗯哼" w:date="2021-09-13T09:12:00Z">
            <w:rPr>
              <w:rFonts w:ascii="仿宋" w:eastAsia="仿宋" w:hAnsi="仿宋" w:hint="eastAsia"/>
              <w:color w:val="auto"/>
              <w:sz w:val="30"/>
              <w:szCs w:val="30"/>
            </w:rPr>
          </w:rPrChange>
        </w:rPr>
        <w:t>1291</w:t>
      </w:r>
      <w:r>
        <w:rPr>
          <w:rFonts w:eastAsia="仿宋_GB2312"/>
          <w:color w:val="auto"/>
          <w:sz w:val="32"/>
          <w:szCs w:val="32"/>
          <w:rPrChange w:id="26" w:author="嗯哼" w:date="2021-09-13T09:12:00Z">
            <w:rPr>
              <w:rFonts w:ascii="仿宋" w:eastAsia="仿宋" w:hAnsi="仿宋" w:hint="eastAsia"/>
              <w:color w:val="auto"/>
              <w:sz w:val="30"/>
              <w:szCs w:val="30"/>
            </w:rPr>
          </w:rPrChange>
        </w:rPr>
        <w:t>个，基本实现黄山风景区、县城以上城区、重点工业园、主要交通枢纽等重要区域</w:t>
      </w:r>
      <w:r>
        <w:rPr>
          <w:rFonts w:eastAsia="仿宋_GB2312"/>
          <w:color w:val="auto"/>
          <w:sz w:val="32"/>
          <w:szCs w:val="32"/>
          <w:rPrChange w:id="27" w:author="嗯哼" w:date="2021-09-13T09:12:00Z">
            <w:rPr>
              <w:rFonts w:ascii="仿宋" w:eastAsia="仿宋" w:hAnsi="仿宋" w:hint="eastAsia"/>
              <w:color w:val="auto"/>
              <w:sz w:val="30"/>
              <w:szCs w:val="30"/>
            </w:rPr>
          </w:rPrChange>
        </w:rPr>
        <w:t>5G</w:t>
      </w:r>
      <w:r>
        <w:rPr>
          <w:rFonts w:eastAsia="仿宋_GB2312"/>
          <w:color w:val="auto"/>
          <w:sz w:val="32"/>
          <w:szCs w:val="32"/>
          <w:rPrChange w:id="28" w:author="嗯哼" w:date="2021-09-13T09:12:00Z">
            <w:rPr>
              <w:rFonts w:ascii="仿宋" w:eastAsia="仿宋" w:hAnsi="仿宋" w:hint="eastAsia"/>
              <w:color w:val="auto"/>
              <w:sz w:val="30"/>
              <w:szCs w:val="30"/>
            </w:rPr>
          </w:rPrChange>
        </w:rPr>
        <w:t>网络覆盖。完成电子政务外网</w:t>
      </w:r>
      <w:r>
        <w:rPr>
          <w:rFonts w:eastAsia="仿宋_GB2312"/>
          <w:color w:val="auto"/>
          <w:sz w:val="32"/>
          <w:szCs w:val="32"/>
          <w:rPrChange w:id="29" w:author="嗯哼" w:date="2021-09-13T09:12:00Z">
            <w:rPr>
              <w:rFonts w:ascii="仿宋" w:eastAsia="仿宋" w:hAnsi="仿宋" w:hint="eastAsia"/>
              <w:color w:val="auto"/>
              <w:sz w:val="30"/>
              <w:szCs w:val="30"/>
            </w:rPr>
          </w:rPrChange>
        </w:rPr>
        <w:t>IPv6</w:t>
      </w:r>
      <w:r>
        <w:rPr>
          <w:rFonts w:eastAsia="仿宋_GB2312"/>
          <w:color w:val="auto"/>
          <w:sz w:val="32"/>
          <w:szCs w:val="32"/>
          <w:rPrChange w:id="30" w:author="嗯哼" w:date="2021-09-13T09:12:00Z">
            <w:rPr>
              <w:rFonts w:ascii="仿宋" w:eastAsia="仿宋" w:hAnsi="仿宋" w:hint="eastAsia"/>
              <w:color w:val="auto"/>
              <w:sz w:val="30"/>
              <w:szCs w:val="30"/>
            </w:rPr>
          </w:rPrChange>
        </w:rPr>
        <w:t>网络的升级改造。</w:t>
      </w:r>
    </w:p>
    <w:p w14:paraId="7BD61767" w14:textId="77777777" w:rsidR="00000000" w:rsidRDefault="00000000">
      <w:pPr>
        <w:pStyle w:val="a0"/>
        <w:spacing w:line="560" w:lineRule="exact"/>
        <w:ind w:firstLine="640"/>
        <w:rPr>
          <w:rFonts w:eastAsia="仿宋_GB2312"/>
          <w:color w:val="auto"/>
          <w:sz w:val="32"/>
          <w:szCs w:val="32"/>
          <w:rPrChange w:id="31" w:author="嗯哼" w:date="2021-09-13T09:12:00Z">
            <w:rPr>
              <w:rFonts w:ascii="仿宋" w:eastAsia="仿宋" w:hAnsi="仿宋" w:hint="eastAsia"/>
              <w:color w:val="auto"/>
              <w:sz w:val="30"/>
              <w:szCs w:val="30"/>
            </w:rPr>
          </w:rPrChange>
        </w:rPr>
      </w:pPr>
      <w:r>
        <w:rPr>
          <w:rFonts w:eastAsia="仿宋_GB2312"/>
          <w:color w:val="auto"/>
          <w:sz w:val="32"/>
          <w:szCs w:val="32"/>
          <w:rPrChange w:id="32" w:author="嗯哼" w:date="2021-09-13T09:12:00Z">
            <w:rPr>
              <w:rFonts w:ascii="仿宋" w:eastAsia="仿宋" w:hAnsi="仿宋" w:hint="eastAsia"/>
              <w:color w:val="auto"/>
              <w:sz w:val="30"/>
              <w:szCs w:val="30"/>
            </w:rPr>
          </w:rPrChange>
        </w:rPr>
        <w:t>基础安全防护设施。电子政务外网在安全域内部及不同安全域之间都采取有针对性的安全防护措施，实现了全网络安全态势实时感知，有效提升了黄山市电子政务外网安全预警和防护能力。</w:t>
      </w:r>
    </w:p>
    <w:p w14:paraId="5F4CBE8E" w14:textId="77777777" w:rsidR="00000000" w:rsidRDefault="00000000">
      <w:pPr>
        <w:pStyle w:val="a0"/>
        <w:spacing w:line="560" w:lineRule="exact"/>
        <w:ind w:firstLine="640"/>
        <w:rPr>
          <w:rFonts w:eastAsia="仿宋_GB2312"/>
          <w:color w:val="auto"/>
          <w:sz w:val="32"/>
          <w:szCs w:val="32"/>
          <w:rPrChange w:id="33" w:author="嗯哼" w:date="2021-09-13T09:12:00Z">
            <w:rPr>
              <w:rFonts w:ascii="仿宋" w:eastAsia="仿宋" w:hAnsi="仿宋" w:hint="eastAsia"/>
              <w:color w:val="auto"/>
              <w:sz w:val="30"/>
              <w:szCs w:val="30"/>
            </w:rPr>
          </w:rPrChange>
        </w:rPr>
      </w:pPr>
      <w:r>
        <w:rPr>
          <w:rFonts w:eastAsia="仿宋_GB2312"/>
          <w:color w:val="auto"/>
          <w:sz w:val="32"/>
          <w:szCs w:val="32"/>
          <w:rPrChange w:id="34" w:author="嗯哼" w:date="2021-09-13T09:12:00Z">
            <w:rPr>
              <w:rFonts w:ascii="仿宋" w:eastAsia="仿宋" w:hAnsi="仿宋" w:hint="eastAsia"/>
              <w:color w:val="auto"/>
              <w:sz w:val="30"/>
              <w:szCs w:val="30"/>
            </w:rPr>
          </w:rPrChange>
        </w:rPr>
        <w:t>基础运行平台。黄山市已经完成全市统一的城市数据中心和电子政务云平台建设，城市数据中心的互联网出口带宽达万兆，托管了市属各单位的数百台服务器，并构建了一个拥有近</w:t>
      </w:r>
      <w:r>
        <w:rPr>
          <w:rFonts w:eastAsia="仿宋_GB2312"/>
          <w:color w:val="auto"/>
          <w:sz w:val="32"/>
          <w:szCs w:val="32"/>
          <w:rPrChange w:id="35" w:author="嗯哼" w:date="2021-09-13T09:12:00Z">
            <w:rPr>
              <w:rFonts w:ascii="仿宋" w:eastAsia="仿宋" w:hAnsi="仿宋" w:hint="eastAsia"/>
              <w:color w:val="auto"/>
              <w:sz w:val="30"/>
              <w:szCs w:val="30"/>
            </w:rPr>
          </w:rPrChange>
        </w:rPr>
        <w:t>5000</w:t>
      </w:r>
      <w:r>
        <w:rPr>
          <w:rFonts w:eastAsia="仿宋_GB2312"/>
          <w:color w:val="auto"/>
          <w:sz w:val="32"/>
          <w:szCs w:val="32"/>
          <w:rPrChange w:id="36" w:author="嗯哼" w:date="2021-09-13T09:12:00Z">
            <w:rPr>
              <w:rFonts w:ascii="仿宋" w:eastAsia="仿宋" w:hAnsi="仿宋" w:hint="eastAsia"/>
              <w:color w:val="auto"/>
              <w:sz w:val="30"/>
              <w:szCs w:val="30"/>
            </w:rPr>
          </w:rPrChange>
        </w:rPr>
        <w:t>个虚拟</w:t>
      </w:r>
      <w:r>
        <w:rPr>
          <w:rFonts w:eastAsia="仿宋_GB2312"/>
          <w:color w:val="auto"/>
          <w:sz w:val="32"/>
          <w:szCs w:val="32"/>
          <w:rPrChange w:id="37" w:author="嗯哼" w:date="2021-09-13T09:12:00Z">
            <w:rPr>
              <w:rFonts w:ascii="仿宋" w:eastAsia="仿宋" w:hAnsi="仿宋" w:hint="eastAsia"/>
              <w:color w:val="auto"/>
              <w:sz w:val="30"/>
              <w:szCs w:val="30"/>
            </w:rPr>
          </w:rPrChange>
        </w:rPr>
        <w:t>CPU</w:t>
      </w:r>
      <w:r>
        <w:rPr>
          <w:rFonts w:eastAsia="仿宋_GB2312"/>
          <w:color w:val="auto"/>
          <w:sz w:val="32"/>
          <w:szCs w:val="32"/>
          <w:rPrChange w:id="38" w:author="嗯哼" w:date="2021-09-13T09:12:00Z">
            <w:rPr>
              <w:rFonts w:ascii="仿宋" w:eastAsia="仿宋" w:hAnsi="仿宋" w:hint="eastAsia"/>
              <w:color w:val="auto"/>
              <w:sz w:val="30"/>
              <w:szCs w:val="30"/>
            </w:rPr>
          </w:rPrChange>
        </w:rPr>
        <w:t>的电子政务云，承载了市直</w:t>
      </w:r>
      <w:r>
        <w:rPr>
          <w:rFonts w:eastAsia="仿宋_GB2312"/>
          <w:color w:val="auto"/>
          <w:sz w:val="32"/>
          <w:szCs w:val="32"/>
          <w:rPrChange w:id="39" w:author="嗯哼" w:date="2021-09-13T09:12:00Z">
            <w:rPr>
              <w:rFonts w:ascii="仿宋" w:eastAsia="仿宋" w:hAnsi="仿宋" w:hint="eastAsia"/>
              <w:color w:val="auto"/>
              <w:sz w:val="30"/>
              <w:szCs w:val="30"/>
            </w:rPr>
          </w:rPrChange>
        </w:rPr>
        <w:t>68</w:t>
      </w:r>
      <w:r>
        <w:rPr>
          <w:rFonts w:eastAsia="仿宋_GB2312"/>
          <w:color w:val="auto"/>
          <w:sz w:val="32"/>
          <w:szCs w:val="32"/>
          <w:rPrChange w:id="40" w:author="嗯哼" w:date="2021-09-13T09:12:00Z">
            <w:rPr>
              <w:rFonts w:ascii="仿宋" w:eastAsia="仿宋" w:hAnsi="仿宋" w:hint="eastAsia"/>
              <w:color w:val="auto"/>
              <w:sz w:val="30"/>
              <w:szCs w:val="30"/>
            </w:rPr>
          </w:rPrChange>
        </w:rPr>
        <w:t>家单位信息系统</w:t>
      </w:r>
      <w:r>
        <w:rPr>
          <w:rFonts w:eastAsia="仿宋_GB2312"/>
          <w:color w:val="auto"/>
          <w:sz w:val="32"/>
          <w:szCs w:val="32"/>
          <w:rPrChange w:id="41" w:author="嗯哼" w:date="2021-09-13T09:12:00Z">
            <w:rPr>
              <w:rFonts w:ascii="仿宋" w:eastAsia="仿宋" w:hAnsi="仿宋" w:hint="eastAsia"/>
              <w:color w:val="auto"/>
              <w:sz w:val="30"/>
              <w:szCs w:val="30"/>
            </w:rPr>
          </w:rPrChange>
        </w:rPr>
        <w:t>209</w:t>
      </w:r>
      <w:r>
        <w:rPr>
          <w:rFonts w:eastAsia="仿宋_GB2312"/>
          <w:color w:val="auto"/>
          <w:sz w:val="32"/>
          <w:szCs w:val="32"/>
          <w:rPrChange w:id="42" w:author="嗯哼" w:date="2021-09-13T09:12:00Z">
            <w:rPr>
              <w:rFonts w:ascii="仿宋" w:eastAsia="仿宋" w:hAnsi="仿宋" w:hint="eastAsia"/>
              <w:color w:val="auto"/>
              <w:sz w:val="30"/>
              <w:szCs w:val="30"/>
            </w:rPr>
          </w:rPrChange>
        </w:rPr>
        <w:lastRenderedPageBreak/>
        <w:t>个，分配虚拟服务器</w:t>
      </w:r>
      <w:r>
        <w:rPr>
          <w:rFonts w:eastAsia="仿宋_GB2312"/>
          <w:color w:val="auto"/>
          <w:sz w:val="32"/>
          <w:szCs w:val="32"/>
          <w:rPrChange w:id="43" w:author="嗯哼" w:date="2021-09-13T09:12:00Z">
            <w:rPr>
              <w:rFonts w:ascii="仿宋" w:eastAsia="仿宋" w:hAnsi="仿宋" w:hint="eastAsia"/>
              <w:color w:val="auto"/>
              <w:sz w:val="30"/>
              <w:szCs w:val="30"/>
            </w:rPr>
          </w:rPrChange>
        </w:rPr>
        <w:t>689</w:t>
      </w:r>
      <w:r>
        <w:rPr>
          <w:rFonts w:eastAsia="仿宋_GB2312"/>
          <w:color w:val="auto"/>
          <w:sz w:val="32"/>
          <w:szCs w:val="32"/>
          <w:rPrChange w:id="44" w:author="嗯哼" w:date="2021-09-13T09:12:00Z">
            <w:rPr>
              <w:rFonts w:ascii="仿宋" w:eastAsia="仿宋" w:hAnsi="仿宋" w:hint="eastAsia"/>
              <w:color w:val="auto"/>
              <w:sz w:val="30"/>
              <w:szCs w:val="30"/>
            </w:rPr>
          </w:rPrChange>
        </w:rPr>
        <w:t>台。</w:t>
      </w:r>
      <w:r>
        <w:rPr>
          <w:rFonts w:eastAsia="仿宋_GB2312"/>
          <w:color w:val="auto"/>
          <w:sz w:val="32"/>
          <w:szCs w:val="32"/>
          <w:rPrChange w:id="45" w:author="嗯哼" w:date="2021-09-13T09:12:00Z">
            <w:rPr>
              <w:rFonts w:ascii="仿宋" w:eastAsia="仿宋" w:hAnsi="仿宋" w:hint="eastAsia"/>
              <w:sz w:val="30"/>
              <w:szCs w:val="30"/>
            </w:rPr>
          </w:rPrChange>
        </w:rPr>
        <w:t>建成华为（黄山）政务云平台，</w:t>
      </w:r>
      <w:r>
        <w:rPr>
          <w:rFonts w:eastAsia="仿宋_GB2312"/>
          <w:color w:val="auto"/>
          <w:sz w:val="32"/>
          <w:szCs w:val="32"/>
          <w:rPrChange w:id="46" w:author="嗯哼" w:date="2021-09-13T09:12:00Z">
            <w:rPr>
              <w:rFonts w:ascii="仿宋" w:eastAsia="仿宋" w:hAnsi="仿宋" w:hint="eastAsia"/>
              <w:color w:val="auto"/>
              <w:sz w:val="30"/>
              <w:szCs w:val="30"/>
            </w:rPr>
          </w:rPrChange>
        </w:rPr>
        <w:t>已部署设备</w:t>
      </w:r>
      <w:r>
        <w:rPr>
          <w:rFonts w:eastAsia="仿宋_GB2312"/>
          <w:color w:val="auto"/>
          <w:sz w:val="32"/>
          <w:szCs w:val="32"/>
          <w:rPrChange w:id="47" w:author="嗯哼" w:date="2021-09-13T09:12:00Z">
            <w:rPr>
              <w:rFonts w:ascii="仿宋" w:eastAsia="仿宋" w:hAnsi="仿宋" w:hint="eastAsia"/>
              <w:color w:val="auto"/>
              <w:sz w:val="30"/>
              <w:szCs w:val="30"/>
            </w:rPr>
          </w:rPrChange>
        </w:rPr>
        <w:t>139</w:t>
      </w:r>
      <w:r>
        <w:rPr>
          <w:rFonts w:eastAsia="仿宋_GB2312"/>
          <w:color w:val="auto"/>
          <w:sz w:val="32"/>
          <w:szCs w:val="32"/>
          <w:rPrChange w:id="48" w:author="嗯哼" w:date="2021-09-13T09:12:00Z">
            <w:rPr>
              <w:rFonts w:ascii="仿宋" w:eastAsia="仿宋" w:hAnsi="仿宋" w:hint="eastAsia"/>
              <w:color w:val="auto"/>
              <w:sz w:val="30"/>
              <w:szCs w:val="30"/>
            </w:rPr>
          </w:rPrChange>
        </w:rPr>
        <w:t>台，为</w:t>
      </w:r>
      <w:r>
        <w:rPr>
          <w:rFonts w:eastAsia="仿宋_GB2312"/>
          <w:color w:val="auto"/>
          <w:sz w:val="32"/>
          <w:szCs w:val="32"/>
          <w:rPrChange w:id="49" w:author="嗯哼" w:date="2021-09-13T09:12:00Z">
            <w:rPr>
              <w:rFonts w:ascii="仿宋" w:eastAsia="仿宋" w:hAnsi="仿宋" w:hint="eastAsia"/>
              <w:color w:val="auto"/>
              <w:sz w:val="30"/>
              <w:szCs w:val="30"/>
            </w:rPr>
          </w:rPrChange>
        </w:rPr>
        <w:t>8</w:t>
      </w:r>
      <w:r>
        <w:rPr>
          <w:rFonts w:eastAsia="仿宋_GB2312"/>
          <w:color w:val="auto"/>
          <w:sz w:val="32"/>
          <w:szCs w:val="32"/>
          <w:rPrChange w:id="50" w:author="嗯哼" w:date="2021-09-13T09:12:00Z">
            <w:rPr>
              <w:rFonts w:ascii="仿宋" w:eastAsia="仿宋" w:hAnsi="仿宋" w:hint="eastAsia"/>
              <w:color w:val="auto"/>
              <w:sz w:val="30"/>
              <w:szCs w:val="30"/>
            </w:rPr>
          </w:rPrChange>
        </w:rPr>
        <w:t>家单位</w:t>
      </w:r>
      <w:r>
        <w:rPr>
          <w:rFonts w:eastAsia="仿宋_GB2312"/>
          <w:color w:val="auto"/>
          <w:sz w:val="32"/>
          <w:szCs w:val="32"/>
          <w:rPrChange w:id="51" w:author="嗯哼" w:date="2021-09-13T09:12:00Z">
            <w:rPr>
              <w:rFonts w:ascii="仿宋" w:eastAsia="仿宋" w:hAnsi="仿宋" w:hint="eastAsia"/>
              <w:color w:val="auto"/>
              <w:sz w:val="30"/>
              <w:szCs w:val="30"/>
            </w:rPr>
          </w:rPrChange>
        </w:rPr>
        <w:t>10</w:t>
      </w:r>
      <w:r>
        <w:rPr>
          <w:rFonts w:eastAsia="仿宋_GB2312"/>
          <w:color w:val="auto"/>
          <w:sz w:val="32"/>
          <w:szCs w:val="32"/>
          <w:rPrChange w:id="52" w:author="嗯哼" w:date="2021-09-13T09:12:00Z">
            <w:rPr>
              <w:rFonts w:ascii="仿宋" w:eastAsia="仿宋" w:hAnsi="仿宋" w:hint="eastAsia"/>
              <w:color w:val="auto"/>
              <w:sz w:val="30"/>
              <w:szCs w:val="30"/>
            </w:rPr>
          </w:rPrChange>
        </w:rPr>
        <w:t>个信息系统分配虚拟服务器</w:t>
      </w:r>
      <w:r>
        <w:rPr>
          <w:rFonts w:eastAsia="仿宋_GB2312"/>
          <w:color w:val="auto"/>
          <w:sz w:val="32"/>
          <w:szCs w:val="32"/>
          <w:rPrChange w:id="53" w:author="嗯哼" w:date="2021-09-13T09:12:00Z">
            <w:rPr>
              <w:rFonts w:ascii="仿宋" w:eastAsia="仿宋" w:hAnsi="仿宋" w:hint="eastAsia"/>
              <w:color w:val="auto"/>
              <w:sz w:val="30"/>
              <w:szCs w:val="30"/>
            </w:rPr>
          </w:rPrChange>
        </w:rPr>
        <w:t>85</w:t>
      </w:r>
      <w:r>
        <w:rPr>
          <w:rFonts w:eastAsia="仿宋_GB2312"/>
          <w:color w:val="auto"/>
          <w:sz w:val="32"/>
          <w:szCs w:val="32"/>
          <w:rPrChange w:id="54" w:author="嗯哼" w:date="2021-09-13T09:12:00Z">
            <w:rPr>
              <w:rFonts w:ascii="仿宋" w:eastAsia="仿宋" w:hAnsi="仿宋" w:hint="eastAsia"/>
              <w:color w:val="auto"/>
              <w:sz w:val="30"/>
              <w:szCs w:val="30"/>
            </w:rPr>
          </w:rPrChange>
        </w:rPr>
        <w:t>台。</w:t>
      </w:r>
    </w:p>
    <w:p w14:paraId="1E373C68" w14:textId="77777777" w:rsidR="00000000" w:rsidRDefault="00000000">
      <w:pPr>
        <w:pStyle w:val="a0"/>
        <w:spacing w:line="560" w:lineRule="exact"/>
        <w:ind w:firstLine="640"/>
        <w:rPr>
          <w:rFonts w:eastAsia="仿宋_GB2312"/>
          <w:color w:val="auto"/>
          <w:sz w:val="32"/>
          <w:szCs w:val="32"/>
          <w:rPrChange w:id="55" w:author="嗯哼" w:date="2021-09-13T09:12:00Z">
            <w:rPr>
              <w:rFonts w:ascii="仿宋" w:eastAsia="仿宋" w:hAnsi="仿宋" w:hint="eastAsia"/>
              <w:color w:val="auto"/>
              <w:sz w:val="30"/>
              <w:szCs w:val="30"/>
            </w:rPr>
          </w:rPrChange>
        </w:rPr>
      </w:pPr>
      <w:r>
        <w:rPr>
          <w:rFonts w:eastAsia="仿宋_GB2312"/>
          <w:color w:val="auto"/>
          <w:sz w:val="32"/>
          <w:szCs w:val="32"/>
          <w:rPrChange w:id="56" w:author="嗯哼" w:date="2021-09-13T09:12:00Z">
            <w:rPr>
              <w:rFonts w:ascii="仿宋" w:eastAsia="仿宋" w:hAnsi="仿宋" w:hint="eastAsia"/>
              <w:color w:val="auto"/>
              <w:sz w:val="30"/>
              <w:szCs w:val="30"/>
            </w:rPr>
          </w:rPrChange>
        </w:rPr>
        <w:t>基础数据平台。着手建设</w:t>
      </w:r>
      <w:r>
        <w:rPr>
          <w:rFonts w:eastAsia="仿宋_GB2312"/>
          <w:color w:val="auto"/>
          <w:sz w:val="32"/>
          <w:szCs w:val="32"/>
          <w:rPrChange w:id="57" w:author="嗯哼" w:date="2021-09-13T09:12:00Z">
            <w:rPr>
              <w:rFonts w:ascii="仿宋" w:eastAsia="仿宋" w:hAnsi="仿宋" w:hint="eastAsia"/>
              <w:sz w:val="30"/>
              <w:szCs w:val="30"/>
            </w:rPr>
          </w:rPrChange>
        </w:rPr>
        <w:t>黄山城市大脑数字底座，</w:t>
      </w:r>
      <w:r>
        <w:rPr>
          <w:rFonts w:eastAsia="仿宋_GB2312"/>
          <w:color w:val="auto"/>
          <w:sz w:val="32"/>
          <w:szCs w:val="32"/>
          <w:rPrChange w:id="58" w:author="嗯哼" w:date="2021-09-13T09:12:00Z">
            <w:rPr>
              <w:rFonts w:ascii="仿宋" w:eastAsia="仿宋" w:hAnsi="仿宋" w:hint="eastAsia"/>
              <w:color w:val="auto"/>
              <w:sz w:val="30"/>
              <w:szCs w:val="30"/>
            </w:rPr>
          </w:rPrChange>
        </w:rPr>
        <w:t>初步实现了数据资源的归集与统筹，已累计归集</w:t>
      </w:r>
      <w:r>
        <w:rPr>
          <w:rFonts w:eastAsia="仿宋_GB2312"/>
          <w:color w:val="auto"/>
          <w:sz w:val="32"/>
          <w:szCs w:val="32"/>
          <w:rPrChange w:id="59" w:author="嗯哼" w:date="2021-09-13T09:12:00Z">
            <w:rPr>
              <w:rFonts w:ascii="仿宋" w:eastAsia="仿宋" w:hAnsi="仿宋" w:hint="eastAsia"/>
              <w:color w:val="auto"/>
              <w:sz w:val="30"/>
              <w:szCs w:val="30"/>
            </w:rPr>
          </w:rPrChange>
        </w:rPr>
        <w:t>49</w:t>
      </w:r>
      <w:r>
        <w:rPr>
          <w:rFonts w:eastAsia="仿宋_GB2312"/>
          <w:color w:val="auto"/>
          <w:sz w:val="32"/>
          <w:szCs w:val="32"/>
          <w:rPrChange w:id="60" w:author="嗯哼" w:date="2021-09-13T09:12:00Z">
            <w:rPr>
              <w:rFonts w:ascii="仿宋" w:eastAsia="仿宋" w:hAnsi="仿宋" w:hint="eastAsia"/>
              <w:color w:val="auto"/>
              <w:sz w:val="30"/>
              <w:szCs w:val="30"/>
            </w:rPr>
          </w:rPrChange>
        </w:rPr>
        <w:t>家单位的约</w:t>
      </w:r>
      <w:r>
        <w:rPr>
          <w:rFonts w:eastAsia="仿宋_GB2312"/>
          <w:color w:val="auto"/>
          <w:sz w:val="32"/>
          <w:szCs w:val="32"/>
          <w:rPrChange w:id="61" w:author="嗯哼" w:date="2021-09-13T09:12:00Z">
            <w:rPr>
              <w:rFonts w:ascii="仿宋" w:eastAsia="仿宋" w:hAnsi="仿宋" w:hint="eastAsia"/>
              <w:color w:val="auto"/>
              <w:sz w:val="30"/>
              <w:szCs w:val="30"/>
            </w:rPr>
          </w:rPrChange>
        </w:rPr>
        <w:t>900</w:t>
      </w:r>
      <w:r>
        <w:rPr>
          <w:rFonts w:eastAsia="仿宋_GB2312"/>
          <w:color w:val="auto"/>
          <w:sz w:val="32"/>
          <w:szCs w:val="32"/>
          <w:rPrChange w:id="62" w:author="嗯哼" w:date="2021-09-13T09:12:00Z">
            <w:rPr>
              <w:rFonts w:ascii="仿宋" w:eastAsia="仿宋" w:hAnsi="仿宋" w:hint="eastAsia"/>
              <w:color w:val="auto"/>
              <w:sz w:val="30"/>
              <w:szCs w:val="30"/>
            </w:rPr>
          </w:rPrChange>
        </w:rPr>
        <w:t>余类数据，约</w:t>
      </w:r>
      <w:r>
        <w:rPr>
          <w:rFonts w:eastAsia="仿宋_GB2312"/>
          <w:color w:val="auto"/>
          <w:sz w:val="32"/>
          <w:szCs w:val="32"/>
          <w:rPrChange w:id="63" w:author="嗯哼" w:date="2021-09-13T09:12:00Z">
            <w:rPr>
              <w:rFonts w:ascii="仿宋" w:eastAsia="仿宋" w:hAnsi="仿宋" w:hint="eastAsia"/>
              <w:color w:val="auto"/>
              <w:sz w:val="30"/>
              <w:szCs w:val="30"/>
            </w:rPr>
          </w:rPrChange>
        </w:rPr>
        <w:t>10</w:t>
      </w:r>
      <w:r>
        <w:rPr>
          <w:rFonts w:eastAsia="仿宋_GB2312"/>
          <w:color w:val="auto"/>
          <w:sz w:val="32"/>
          <w:szCs w:val="32"/>
          <w:rPrChange w:id="64" w:author="嗯哼" w:date="2021-09-13T09:12:00Z">
            <w:rPr>
              <w:rFonts w:ascii="仿宋" w:eastAsia="仿宋" w:hAnsi="仿宋" w:hint="eastAsia"/>
              <w:color w:val="auto"/>
              <w:sz w:val="30"/>
              <w:szCs w:val="30"/>
            </w:rPr>
          </w:rPrChange>
        </w:rPr>
        <w:t>亿多条。黄山智慧城市运行指挥中心（城市大脑）以及数据治理平台等项目逐步投入运行，开发了总体态势分析、智慧文旅、生态环境、民生幸福、社区服务、城市管理、公共交通、城市安全等专题应用。</w:t>
      </w:r>
    </w:p>
    <w:p w14:paraId="48152E0F" w14:textId="77777777" w:rsidR="00000000" w:rsidRDefault="00000000">
      <w:pPr>
        <w:pStyle w:val="a0"/>
        <w:spacing w:line="560" w:lineRule="exact"/>
        <w:ind w:firstLine="640"/>
        <w:rPr>
          <w:rFonts w:eastAsia="仿宋_GB2312"/>
          <w:b/>
          <w:bCs/>
          <w:color w:val="auto"/>
          <w:sz w:val="32"/>
          <w:szCs w:val="32"/>
          <w:rPrChange w:id="65" w:author="嗯哼" w:date="2021-09-13T09:12:00Z">
            <w:rPr>
              <w:rFonts w:hint="eastAsia"/>
              <w:b/>
              <w:bCs/>
              <w:color w:val="auto"/>
              <w:sz w:val="30"/>
              <w:szCs w:val="30"/>
            </w:rPr>
          </w:rPrChange>
        </w:rPr>
      </w:pPr>
      <w:bookmarkStart w:id="66" w:name="_Toc78814121"/>
      <w:r>
        <w:rPr>
          <w:rFonts w:eastAsia="仿宋_GB2312"/>
          <w:b/>
          <w:bCs/>
          <w:color w:val="auto"/>
          <w:sz w:val="32"/>
          <w:szCs w:val="32"/>
        </w:rPr>
        <w:t>2.</w:t>
      </w:r>
      <w:r>
        <w:rPr>
          <w:rFonts w:eastAsia="仿宋_GB2312"/>
          <w:b/>
          <w:bCs/>
          <w:color w:val="auto"/>
          <w:sz w:val="32"/>
          <w:szCs w:val="32"/>
          <w:rPrChange w:id="67" w:author="嗯哼" w:date="2021-09-13T09:12:00Z">
            <w:rPr>
              <w:rFonts w:hint="eastAsia"/>
              <w:b/>
              <w:bCs/>
              <w:color w:val="auto"/>
              <w:sz w:val="30"/>
              <w:szCs w:val="30"/>
            </w:rPr>
          </w:rPrChange>
        </w:rPr>
        <w:t>政务数据资源整合初见成效</w:t>
      </w:r>
      <w:bookmarkEnd w:id="66"/>
    </w:p>
    <w:p w14:paraId="6F94CBD7" w14:textId="77777777" w:rsidR="00000000" w:rsidRDefault="00000000">
      <w:pPr>
        <w:pStyle w:val="a0"/>
        <w:spacing w:line="560" w:lineRule="exact"/>
        <w:ind w:firstLine="640"/>
        <w:rPr>
          <w:rFonts w:eastAsia="仿宋_GB2312"/>
          <w:color w:val="auto"/>
          <w:sz w:val="32"/>
          <w:szCs w:val="32"/>
          <w:rPrChange w:id="68" w:author="嗯哼" w:date="2021-09-13T09:12:00Z">
            <w:rPr>
              <w:rFonts w:ascii="仿宋" w:eastAsia="仿宋" w:hAnsi="仿宋" w:hint="eastAsia"/>
              <w:color w:val="auto"/>
              <w:sz w:val="30"/>
              <w:szCs w:val="30"/>
            </w:rPr>
          </w:rPrChange>
        </w:rPr>
      </w:pPr>
      <w:r>
        <w:rPr>
          <w:rFonts w:eastAsia="仿宋_GB2312"/>
          <w:color w:val="auto"/>
          <w:sz w:val="32"/>
          <w:szCs w:val="32"/>
          <w:rPrChange w:id="69" w:author="嗯哼" w:date="2021-09-13T09:12:00Z">
            <w:rPr>
              <w:rFonts w:ascii="仿宋" w:eastAsia="仿宋" w:hAnsi="仿宋" w:hint="eastAsia"/>
              <w:color w:val="auto"/>
              <w:sz w:val="30"/>
              <w:szCs w:val="30"/>
            </w:rPr>
          </w:rPrChange>
        </w:rPr>
        <w:t>有序推进政务数据资源归集共享开放，印发黄山市级单位数据共享责任清单（</w:t>
      </w:r>
      <w:r>
        <w:rPr>
          <w:rFonts w:eastAsia="仿宋_GB2312"/>
          <w:color w:val="auto"/>
          <w:sz w:val="32"/>
          <w:szCs w:val="32"/>
          <w:rPrChange w:id="70" w:author="嗯哼" w:date="2021-09-13T09:12:00Z">
            <w:rPr>
              <w:rFonts w:ascii="仿宋" w:eastAsia="仿宋" w:hAnsi="仿宋" w:hint="eastAsia"/>
              <w:color w:val="auto"/>
              <w:sz w:val="30"/>
              <w:szCs w:val="30"/>
            </w:rPr>
          </w:rPrChange>
        </w:rPr>
        <w:t>2020</w:t>
      </w:r>
      <w:r>
        <w:rPr>
          <w:rFonts w:eastAsia="仿宋_GB2312"/>
          <w:color w:val="auto"/>
          <w:sz w:val="32"/>
          <w:szCs w:val="32"/>
          <w:rPrChange w:id="71" w:author="嗯哼" w:date="2021-09-13T09:12:00Z">
            <w:rPr>
              <w:rFonts w:ascii="仿宋" w:eastAsia="仿宋" w:hAnsi="仿宋" w:hint="eastAsia"/>
              <w:color w:val="auto"/>
              <w:sz w:val="30"/>
              <w:szCs w:val="30"/>
            </w:rPr>
          </w:rPrChange>
        </w:rPr>
        <w:t>版），明确列出</w:t>
      </w:r>
      <w:r>
        <w:rPr>
          <w:rFonts w:eastAsia="仿宋_GB2312"/>
          <w:color w:val="auto"/>
          <w:sz w:val="32"/>
          <w:szCs w:val="32"/>
          <w:rPrChange w:id="72" w:author="嗯哼" w:date="2021-09-13T09:12:00Z">
            <w:rPr>
              <w:rFonts w:ascii="仿宋" w:eastAsia="仿宋" w:hAnsi="仿宋" w:hint="eastAsia"/>
              <w:color w:val="auto"/>
              <w:sz w:val="30"/>
              <w:szCs w:val="30"/>
            </w:rPr>
          </w:rPrChange>
        </w:rPr>
        <w:t>48</w:t>
      </w:r>
      <w:r>
        <w:rPr>
          <w:rFonts w:eastAsia="仿宋_GB2312"/>
          <w:color w:val="auto"/>
          <w:sz w:val="32"/>
          <w:szCs w:val="32"/>
          <w:rPrChange w:id="73" w:author="嗯哼" w:date="2021-09-13T09:12:00Z">
            <w:rPr>
              <w:rFonts w:ascii="仿宋" w:eastAsia="仿宋" w:hAnsi="仿宋" w:hint="eastAsia"/>
              <w:color w:val="auto"/>
              <w:sz w:val="30"/>
              <w:szCs w:val="30"/>
            </w:rPr>
          </w:rPrChange>
        </w:rPr>
        <w:t>家市直单位</w:t>
      </w:r>
      <w:r>
        <w:rPr>
          <w:rFonts w:eastAsia="仿宋_GB2312"/>
          <w:color w:val="auto"/>
          <w:sz w:val="32"/>
          <w:szCs w:val="32"/>
          <w:rPrChange w:id="74" w:author="嗯哼" w:date="2021-09-13T09:12:00Z">
            <w:rPr>
              <w:rFonts w:ascii="仿宋" w:eastAsia="仿宋" w:hAnsi="仿宋" w:hint="eastAsia"/>
              <w:color w:val="auto"/>
              <w:sz w:val="30"/>
              <w:szCs w:val="30"/>
            </w:rPr>
          </w:rPrChange>
        </w:rPr>
        <w:t>533</w:t>
      </w:r>
      <w:r>
        <w:rPr>
          <w:rFonts w:eastAsia="仿宋_GB2312"/>
          <w:color w:val="auto"/>
          <w:sz w:val="32"/>
          <w:szCs w:val="32"/>
          <w:rPrChange w:id="75" w:author="嗯哼" w:date="2021-09-13T09:12:00Z">
            <w:rPr>
              <w:rFonts w:ascii="仿宋" w:eastAsia="仿宋" w:hAnsi="仿宋" w:hint="eastAsia"/>
              <w:color w:val="auto"/>
              <w:sz w:val="30"/>
              <w:szCs w:val="30"/>
            </w:rPr>
          </w:rPrChange>
        </w:rPr>
        <w:t>项数据共享责任，已认领标准化目录</w:t>
      </w:r>
      <w:r>
        <w:rPr>
          <w:rFonts w:eastAsia="仿宋_GB2312"/>
          <w:color w:val="auto"/>
          <w:sz w:val="32"/>
          <w:szCs w:val="32"/>
          <w:rPrChange w:id="76" w:author="嗯哼" w:date="2021-09-13T09:12:00Z">
            <w:rPr>
              <w:rFonts w:ascii="仿宋" w:eastAsia="仿宋" w:hAnsi="仿宋" w:hint="eastAsia"/>
              <w:color w:val="auto"/>
              <w:sz w:val="30"/>
              <w:szCs w:val="30"/>
            </w:rPr>
          </w:rPrChange>
        </w:rPr>
        <w:t>490</w:t>
      </w:r>
      <w:r>
        <w:rPr>
          <w:rFonts w:eastAsia="仿宋_GB2312"/>
          <w:color w:val="auto"/>
          <w:sz w:val="32"/>
          <w:szCs w:val="32"/>
          <w:rPrChange w:id="77" w:author="嗯哼" w:date="2021-09-13T09:12:00Z">
            <w:rPr>
              <w:rFonts w:ascii="仿宋" w:eastAsia="仿宋" w:hAnsi="仿宋" w:hint="eastAsia"/>
              <w:color w:val="auto"/>
              <w:sz w:val="30"/>
              <w:szCs w:val="30"/>
            </w:rPr>
          </w:rPrChange>
        </w:rPr>
        <w:t>项，编制个性化目录</w:t>
      </w:r>
      <w:r>
        <w:rPr>
          <w:rFonts w:eastAsia="仿宋_GB2312"/>
          <w:color w:val="auto"/>
          <w:sz w:val="32"/>
          <w:szCs w:val="32"/>
          <w:rPrChange w:id="78" w:author="嗯哼" w:date="2021-09-13T09:12:00Z">
            <w:rPr>
              <w:rFonts w:ascii="仿宋" w:eastAsia="仿宋" w:hAnsi="仿宋" w:hint="eastAsia"/>
              <w:color w:val="auto"/>
              <w:sz w:val="30"/>
              <w:szCs w:val="30"/>
            </w:rPr>
          </w:rPrChange>
        </w:rPr>
        <w:t>1000</w:t>
      </w:r>
      <w:r>
        <w:rPr>
          <w:rFonts w:eastAsia="仿宋_GB2312"/>
          <w:color w:val="auto"/>
          <w:sz w:val="32"/>
          <w:szCs w:val="32"/>
          <w:rPrChange w:id="79" w:author="嗯哼" w:date="2021-09-13T09:12:00Z">
            <w:rPr>
              <w:rFonts w:ascii="仿宋" w:eastAsia="仿宋" w:hAnsi="仿宋" w:hint="eastAsia"/>
              <w:color w:val="auto"/>
              <w:sz w:val="30"/>
              <w:szCs w:val="30"/>
            </w:rPr>
          </w:rPrChange>
        </w:rPr>
        <w:t>余项。数字底座基础平台累计对接</w:t>
      </w:r>
      <w:r>
        <w:rPr>
          <w:rFonts w:eastAsia="仿宋_GB2312"/>
          <w:color w:val="auto"/>
          <w:sz w:val="32"/>
          <w:szCs w:val="32"/>
          <w:rPrChange w:id="80" w:author="嗯哼" w:date="2021-09-13T09:12:00Z">
            <w:rPr>
              <w:rFonts w:ascii="仿宋" w:eastAsia="仿宋" w:hAnsi="仿宋" w:hint="eastAsia"/>
              <w:color w:val="auto"/>
              <w:sz w:val="30"/>
              <w:szCs w:val="30"/>
            </w:rPr>
          </w:rPrChange>
        </w:rPr>
        <w:t>52</w:t>
      </w:r>
      <w:r>
        <w:rPr>
          <w:rFonts w:eastAsia="仿宋_GB2312"/>
          <w:color w:val="auto"/>
          <w:sz w:val="32"/>
          <w:szCs w:val="32"/>
          <w:rPrChange w:id="81" w:author="嗯哼" w:date="2021-09-13T09:12:00Z">
            <w:rPr>
              <w:rFonts w:ascii="仿宋" w:eastAsia="仿宋" w:hAnsi="仿宋" w:hint="eastAsia"/>
              <w:color w:val="auto"/>
              <w:sz w:val="30"/>
              <w:szCs w:val="30"/>
            </w:rPr>
          </w:rPrChange>
        </w:rPr>
        <w:t>个业务系统，归集数据</w:t>
      </w:r>
      <w:r>
        <w:rPr>
          <w:rFonts w:eastAsia="仿宋_GB2312"/>
          <w:color w:val="auto"/>
          <w:sz w:val="32"/>
          <w:szCs w:val="32"/>
          <w:rPrChange w:id="82" w:author="嗯哼" w:date="2021-09-13T09:12:00Z">
            <w:rPr>
              <w:rFonts w:ascii="仿宋" w:eastAsia="仿宋" w:hAnsi="仿宋" w:hint="eastAsia"/>
              <w:color w:val="auto"/>
              <w:sz w:val="30"/>
              <w:szCs w:val="30"/>
            </w:rPr>
          </w:rPrChange>
        </w:rPr>
        <w:t>10</w:t>
      </w:r>
      <w:r>
        <w:rPr>
          <w:rFonts w:eastAsia="仿宋_GB2312"/>
          <w:color w:val="auto"/>
          <w:sz w:val="32"/>
          <w:szCs w:val="32"/>
          <w:rPrChange w:id="83" w:author="嗯哼" w:date="2021-09-13T09:12:00Z">
            <w:rPr>
              <w:rFonts w:ascii="仿宋" w:eastAsia="仿宋" w:hAnsi="仿宋" w:hint="eastAsia"/>
              <w:color w:val="auto"/>
              <w:sz w:val="30"/>
              <w:szCs w:val="30"/>
            </w:rPr>
          </w:rPrChange>
        </w:rPr>
        <w:t>亿多条，数字底座与市数据资源共享交换平台互通，实现了数据跨层级、跨部门、跨平台共享应用。建立了市级共享平台，接入</w:t>
      </w:r>
      <w:r>
        <w:rPr>
          <w:rFonts w:eastAsia="仿宋_GB2312"/>
          <w:color w:val="auto"/>
          <w:sz w:val="32"/>
          <w:szCs w:val="32"/>
          <w:rPrChange w:id="84" w:author="嗯哼" w:date="2021-09-13T09:12:00Z">
            <w:rPr>
              <w:rFonts w:ascii="仿宋" w:eastAsia="仿宋" w:hAnsi="仿宋" w:hint="eastAsia"/>
              <w:color w:val="auto"/>
              <w:sz w:val="30"/>
              <w:szCs w:val="30"/>
            </w:rPr>
          </w:rPrChange>
        </w:rPr>
        <w:t>26907</w:t>
      </w:r>
      <w:r>
        <w:rPr>
          <w:rFonts w:eastAsia="仿宋_GB2312"/>
          <w:color w:val="auto"/>
          <w:sz w:val="32"/>
          <w:szCs w:val="32"/>
          <w:rPrChange w:id="85" w:author="嗯哼" w:date="2021-09-13T09:12:00Z">
            <w:rPr>
              <w:rFonts w:ascii="仿宋" w:eastAsia="仿宋" w:hAnsi="仿宋" w:hint="eastAsia"/>
              <w:color w:val="auto"/>
              <w:sz w:val="30"/>
              <w:szCs w:val="30"/>
            </w:rPr>
          </w:rPrChange>
        </w:rPr>
        <w:t>路视频监控（含社会资源整合</w:t>
      </w:r>
      <w:r>
        <w:rPr>
          <w:rFonts w:eastAsia="仿宋_GB2312"/>
          <w:color w:val="auto"/>
          <w:sz w:val="32"/>
          <w:szCs w:val="32"/>
          <w:rPrChange w:id="86" w:author="嗯哼" w:date="2021-09-13T09:12:00Z">
            <w:rPr>
              <w:rFonts w:ascii="仿宋" w:eastAsia="仿宋" w:hAnsi="仿宋" w:hint="eastAsia"/>
              <w:color w:val="auto"/>
              <w:sz w:val="30"/>
              <w:szCs w:val="30"/>
            </w:rPr>
          </w:rPrChange>
        </w:rPr>
        <w:t>18771</w:t>
      </w:r>
      <w:r>
        <w:rPr>
          <w:rFonts w:eastAsia="仿宋_GB2312"/>
          <w:color w:val="auto"/>
          <w:sz w:val="32"/>
          <w:szCs w:val="32"/>
          <w:rPrChange w:id="87" w:author="嗯哼" w:date="2021-09-13T09:12:00Z">
            <w:rPr>
              <w:rFonts w:ascii="仿宋" w:eastAsia="仿宋" w:hAnsi="仿宋" w:hint="eastAsia"/>
              <w:color w:val="auto"/>
              <w:sz w:val="30"/>
              <w:szCs w:val="30"/>
            </w:rPr>
          </w:rPrChange>
        </w:rPr>
        <w:t>路），向综治共享分平台推送视频资源</w:t>
      </w:r>
      <w:r>
        <w:rPr>
          <w:rFonts w:eastAsia="仿宋_GB2312"/>
          <w:color w:val="auto"/>
          <w:sz w:val="32"/>
          <w:szCs w:val="32"/>
          <w:rPrChange w:id="88" w:author="嗯哼" w:date="2021-09-13T09:12:00Z">
            <w:rPr>
              <w:rFonts w:ascii="仿宋" w:eastAsia="仿宋" w:hAnsi="仿宋" w:hint="eastAsia"/>
              <w:color w:val="auto"/>
              <w:sz w:val="30"/>
              <w:szCs w:val="30"/>
            </w:rPr>
          </w:rPrChange>
        </w:rPr>
        <w:t>17489</w:t>
      </w:r>
      <w:r>
        <w:rPr>
          <w:rFonts w:eastAsia="仿宋_GB2312"/>
          <w:color w:val="auto"/>
          <w:sz w:val="32"/>
          <w:szCs w:val="32"/>
          <w:rPrChange w:id="89" w:author="嗯哼" w:date="2021-09-13T09:12:00Z">
            <w:rPr>
              <w:rFonts w:ascii="仿宋" w:eastAsia="仿宋" w:hAnsi="仿宋" w:hint="eastAsia"/>
              <w:color w:val="auto"/>
              <w:sz w:val="30"/>
              <w:szCs w:val="30"/>
            </w:rPr>
          </w:rPrChange>
        </w:rPr>
        <w:t>路，对接视联网平台推送</w:t>
      </w:r>
      <w:r>
        <w:rPr>
          <w:rFonts w:eastAsia="仿宋_GB2312"/>
          <w:color w:val="auto"/>
          <w:sz w:val="32"/>
          <w:szCs w:val="32"/>
          <w:rPrChange w:id="90" w:author="嗯哼" w:date="2021-09-13T09:12:00Z">
            <w:rPr>
              <w:rFonts w:ascii="仿宋" w:eastAsia="仿宋" w:hAnsi="仿宋" w:hint="eastAsia"/>
              <w:color w:val="auto"/>
              <w:sz w:val="30"/>
              <w:szCs w:val="30"/>
            </w:rPr>
          </w:rPrChange>
        </w:rPr>
        <w:t>5175</w:t>
      </w:r>
      <w:r>
        <w:rPr>
          <w:rFonts w:eastAsia="仿宋_GB2312"/>
          <w:color w:val="auto"/>
          <w:sz w:val="32"/>
          <w:szCs w:val="32"/>
          <w:rPrChange w:id="91" w:author="嗯哼" w:date="2021-09-13T09:12:00Z">
            <w:rPr>
              <w:rFonts w:ascii="仿宋" w:eastAsia="仿宋" w:hAnsi="仿宋" w:hint="eastAsia"/>
              <w:color w:val="auto"/>
              <w:sz w:val="30"/>
              <w:szCs w:val="30"/>
            </w:rPr>
          </w:rPrChange>
        </w:rPr>
        <w:t>路，为</w:t>
      </w:r>
      <w:r>
        <w:rPr>
          <w:rFonts w:eastAsia="仿宋_GB2312"/>
          <w:color w:val="auto"/>
          <w:sz w:val="32"/>
          <w:szCs w:val="32"/>
          <w:rPrChange w:id="92" w:author="嗯哼" w:date="2021-09-13T09:12:00Z">
            <w:rPr>
              <w:rFonts w:ascii="仿宋" w:eastAsia="仿宋" w:hAnsi="仿宋" w:hint="eastAsia"/>
              <w:color w:val="auto"/>
              <w:sz w:val="30"/>
              <w:szCs w:val="30"/>
            </w:rPr>
          </w:rPrChange>
        </w:rPr>
        <w:t>“</w:t>
      </w:r>
      <w:r>
        <w:rPr>
          <w:rFonts w:eastAsia="仿宋_GB2312"/>
          <w:color w:val="auto"/>
          <w:sz w:val="32"/>
          <w:szCs w:val="32"/>
          <w:rPrChange w:id="93" w:author="嗯哼" w:date="2021-09-13T09:12:00Z">
            <w:rPr>
              <w:rFonts w:ascii="仿宋" w:eastAsia="仿宋" w:hAnsi="仿宋" w:hint="eastAsia"/>
              <w:color w:val="auto"/>
              <w:sz w:val="30"/>
              <w:szCs w:val="30"/>
            </w:rPr>
          </w:rPrChange>
        </w:rPr>
        <w:t>城市大脑</w:t>
      </w:r>
      <w:r>
        <w:rPr>
          <w:rFonts w:eastAsia="仿宋_GB2312"/>
          <w:color w:val="auto"/>
          <w:sz w:val="32"/>
          <w:szCs w:val="32"/>
          <w:rPrChange w:id="94" w:author="嗯哼" w:date="2021-09-13T09:12:00Z">
            <w:rPr>
              <w:rFonts w:ascii="仿宋" w:eastAsia="仿宋" w:hAnsi="仿宋" w:hint="eastAsia"/>
              <w:color w:val="auto"/>
              <w:sz w:val="30"/>
              <w:szCs w:val="30"/>
            </w:rPr>
          </w:rPrChange>
        </w:rPr>
        <w:t>”</w:t>
      </w:r>
      <w:r>
        <w:rPr>
          <w:rFonts w:eastAsia="仿宋_GB2312"/>
          <w:color w:val="auto"/>
          <w:sz w:val="32"/>
          <w:szCs w:val="32"/>
          <w:rPrChange w:id="95" w:author="嗯哼" w:date="2021-09-13T09:12:00Z">
            <w:rPr>
              <w:rFonts w:ascii="仿宋" w:eastAsia="仿宋" w:hAnsi="仿宋" w:hint="eastAsia"/>
              <w:color w:val="auto"/>
              <w:sz w:val="30"/>
              <w:szCs w:val="30"/>
            </w:rPr>
          </w:rPrChange>
        </w:rPr>
        <w:t>生态环境、智慧旅游专题提供视频支撑，共享成果日益显现。建成智慧黄山时空信息平台和时空信息云，为全市提供统一的空间地理信息服务，全面支撑公共服务、灾害预警等国民经</w:t>
      </w:r>
      <w:r>
        <w:rPr>
          <w:rFonts w:eastAsia="仿宋_GB2312"/>
          <w:color w:val="auto"/>
          <w:sz w:val="32"/>
          <w:szCs w:val="32"/>
          <w:rPrChange w:id="96" w:author="嗯哼" w:date="2021-09-13T09:12:00Z">
            <w:rPr>
              <w:rFonts w:ascii="仿宋" w:eastAsia="仿宋" w:hAnsi="仿宋" w:hint="eastAsia"/>
              <w:color w:val="auto"/>
              <w:sz w:val="30"/>
              <w:szCs w:val="30"/>
            </w:rPr>
          </w:rPrChange>
        </w:rPr>
        <w:lastRenderedPageBreak/>
        <w:t>济社会重要领域。公共信用信息共享快速推进，初步实现市公共信用信息服务平台与相关部门系统对接和数据共享。</w:t>
      </w:r>
    </w:p>
    <w:p w14:paraId="3A5CE181" w14:textId="77777777" w:rsidR="00000000" w:rsidRDefault="00000000">
      <w:pPr>
        <w:pStyle w:val="a0"/>
        <w:spacing w:line="560" w:lineRule="exact"/>
        <w:ind w:firstLine="640"/>
        <w:rPr>
          <w:rFonts w:eastAsia="仿宋_GB2312"/>
          <w:b/>
          <w:bCs/>
          <w:color w:val="auto"/>
          <w:sz w:val="32"/>
          <w:szCs w:val="32"/>
          <w:rPrChange w:id="97" w:author="嗯哼" w:date="2021-09-13T09:12:00Z">
            <w:rPr>
              <w:rFonts w:hint="eastAsia"/>
              <w:b/>
              <w:bCs/>
              <w:color w:val="auto"/>
              <w:sz w:val="30"/>
              <w:szCs w:val="30"/>
            </w:rPr>
          </w:rPrChange>
        </w:rPr>
      </w:pPr>
      <w:bookmarkStart w:id="98" w:name="_Toc78814122"/>
      <w:r>
        <w:rPr>
          <w:rFonts w:eastAsia="仿宋_GB2312"/>
          <w:b/>
          <w:bCs/>
          <w:color w:val="auto"/>
          <w:sz w:val="32"/>
          <w:szCs w:val="32"/>
        </w:rPr>
        <w:t>3.</w:t>
      </w:r>
      <w:r>
        <w:rPr>
          <w:rFonts w:eastAsia="仿宋_GB2312"/>
          <w:b/>
          <w:bCs/>
          <w:color w:val="auto"/>
          <w:sz w:val="32"/>
          <w:szCs w:val="32"/>
          <w:rPrChange w:id="99" w:author="嗯哼" w:date="2021-09-13T09:12:00Z">
            <w:rPr>
              <w:rFonts w:hint="eastAsia"/>
              <w:b/>
              <w:bCs/>
              <w:color w:val="auto"/>
              <w:sz w:val="30"/>
              <w:szCs w:val="30"/>
            </w:rPr>
          </w:rPrChange>
        </w:rPr>
        <w:t>智慧政务运行效率显著提升</w:t>
      </w:r>
      <w:bookmarkEnd w:id="98"/>
    </w:p>
    <w:p w14:paraId="1843E902" w14:textId="77777777" w:rsidR="00000000" w:rsidRDefault="00000000">
      <w:pPr>
        <w:pStyle w:val="a0"/>
        <w:spacing w:line="560" w:lineRule="exact"/>
        <w:ind w:firstLine="640"/>
        <w:rPr>
          <w:rFonts w:eastAsia="仿宋_GB2312"/>
          <w:color w:val="auto"/>
          <w:sz w:val="32"/>
          <w:szCs w:val="32"/>
          <w:rPrChange w:id="100" w:author="嗯哼" w:date="2021-09-13T09:12:00Z">
            <w:rPr>
              <w:rFonts w:ascii="仿宋" w:eastAsia="仿宋" w:hAnsi="仿宋" w:hint="eastAsia"/>
              <w:color w:val="auto"/>
              <w:sz w:val="30"/>
              <w:szCs w:val="30"/>
            </w:rPr>
          </w:rPrChange>
        </w:rPr>
      </w:pPr>
      <w:r>
        <w:rPr>
          <w:rFonts w:eastAsia="仿宋_GB2312"/>
          <w:color w:val="auto"/>
          <w:sz w:val="32"/>
          <w:szCs w:val="32"/>
          <w:rPrChange w:id="101" w:author="嗯哼" w:date="2021-09-13T09:12:00Z">
            <w:rPr>
              <w:rFonts w:ascii="仿宋" w:eastAsia="仿宋" w:hAnsi="仿宋" w:hint="eastAsia"/>
              <w:color w:val="auto"/>
              <w:sz w:val="30"/>
              <w:szCs w:val="30"/>
            </w:rPr>
          </w:rPrChange>
        </w:rPr>
        <w:t>全市统一电子政务平台已整合电子文件中心、市民连线、领导信箱等政务系统，使用单位达</w:t>
      </w:r>
      <w:r>
        <w:rPr>
          <w:rFonts w:eastAsia="仿宋_GB2312"/>
          <w:color w:val="auto"/>
          <w:sz w:val="32"/>
          <w:szCs w:val="32"/>
          <w:rPrChange w:id="102" w:author="嗯哼" w:date="2021-09-13T09:12:00Z">
            <w:rPr>
              <w:rFonts w:ascii="仿宋" w:eastAsia="仿宋" w:hAnsi="仿宋" w:hint="eastAsia"/>
              <w:color w:val="auto"/>
              <w:sz w:val="30"/>
              <w:szCs w:val="30"/>
            </w:rPr>
          </w:rPrChange>
        </w:rPr>
        <w:t xml:space="preserve"> 995 </w:t>
      </w:r>
      <w:r>
        <w:rPr>
          <w:rFonts w:eastAsia="仿宋_GB2312"/>
          <w:color w:val="auto"/>
          <w:sz w:val="32"/>
          <w:szCs w:val="32"/>
          <w:rPrChange w:id="103" w:author="嗯哼" w:date="2021-09-13T09:12:00Z">
            <w:rPr>
              <w:rFonts w:ascii="仿宋" w:eastAsia="仿宋" w:hAnsi="仿宋" w:hint="eastAsia"/>
              <w:color w:val="auto"/>
              <w:sz w:val="30"/>
              <w:szCs w:val="30"/>
            </w:rPr>
          </w:rPrChange>
        </w:rPr>
        <w:t>家，移动办公</w:t>
      </w:r>
      <w:r>
        <w:rPr>
          <w:rFonts w:eastAsia="仿宋_GB2312"/>
          <w:color w:val="auto"/>
          <w:sz w:val="32"/>
          <w:szCs w:val="32"/>
          <w:rPrChange w:id="104" w:author="嗯哼" w:date="2021-09-13T09:12:00Z">
            <w:rPr>
              <w:rFonts w:ascii="仿宋" w:eastAsia="仿宋" w:hAnsi="仿宋" w:hint="eastAsia"/>
              <w:color w:val="auto"/>
              <w:sz w:val="30"/>
              <w:szCs w:val="30"/>
            </w:rPr>
          </w:rPrChange>
        </w:rPr>
        <w:t>OA</w:t>
      </w:r>
      <w:r>
        <w:rPr>
          <w:rFonts w:eastAsia="仿宋_GB2312"/>
          <w:color w:val="auto"/>
          <w:sz w:val="32"/>
          <w:szCs w:val="32"/>
          <w:rPrChange w:id="105" w:author="嗯哼" w:date="2021-09-13T09:12:00Z">
            <w:rPr>
              <w:rFonts w:ascii="仿宋" w:eastAsia="仿宋" w:hAnsi="仿宋" w:hint="eastAsia"/>
              <w:color w:val="auto"/>
              <w:sz w:val="30"/>
              <w:szCs w:val="30"/>
            </w:rPr>
          </w:rPrChange>
        </w:rPr>
        <w:t>有效提升工作效能，</w:t>
      </w:r>
      <w:r>
        <w:rPr>
          <w:rFonts w:eastAsia="仿宋_GB2312"/>
          <w:color w:val="auto"/>
          <w:sz w:val="32"/>
          <w:szCs w:val="32"/>
          <w:rPrChange w:id="106" w:author="嗯哼" w:date="2021-09-13T09:12:00Z">
            <w:rPr>
              <w:rFonts w:ascii="仿宋" w:eastAsia="仿宋" w:hAnsi="仿宋" w:hint="eastAsia"/>
              <w:color w:val="auto"/>
              <w:sz w:val="30"/>
              <w:szCs w:val="30"/>
            </w:rPr>
          </w:rPrChange>
        </w:rPr>
        <w:t>“12345”</w:t>
      </w:r>
      <w:r>
        <w:rPr>
          <w:rFonts w:eastAsia="仿宋_GB2312"/>
          <w:color w:val="auto"/>
          <w:sz w:val="32"/>
          <w:szCs w:val="32"/>
          <w:rPrChange w:id="107" w:author="嗯哼" w:date="2021-09-13T09:12:00Z">
            <w:rPr>
              <w:rFonts w:ascii="仿宋" w:eastAsia="仿宋" w:hAnsi="仿宋" w:hint="eastAsia"/>
              <w:color w:val="auto"/>
              <w:sz w:val="30"/>
              <w:szCs w:val="30"/>
            </w:rPr>
          </w:rPrChange>
        </w:rPr>
        <w:t>统一呼叫中心实现高效运行，市、县（区）两级政府和</w:t>
      </w:r>
      <w:r>
        <w:rPr>
          <w:rFonts w:eastAsia="仿宋_GB2312"/>
          <w:color w:val="auto"/>
          <w:sz w:val="32"/>
          <w:szCs w:val="32"/>
          <w:rPrChange w:id="108" w:author="嗯哼" w:date="2021-09-13T09:12:00Z">
            <w:rPr>
              <w:rFonts w:ascii="仿宋" w:eastAsia="仿宋" w:hAnsi="仿宋" w:hint="eastAsia"/>
              <w:color w:val="auto"/>
              <w:sz w:val="30"/>
              <w:szCs w:val="30"/>
            </w:rPr>
          </w:rPrChange>
        </w:rPr>
        <w:t>20</w:t>
      </w:r>
      <w:r>
        <w:rPr>
          <w:rFonts w:eastAsia="仿宋_GB2312"/>
          <w:color w:val="auto"/>
          <w:sz w:val="32"/>
          <w:szCs w:val="32"/>
          <w:rPrChange w:id="109" w:author="嗯哼" w:date="2021-09-13T09:12:00Z">
            <w:rPr>
              <w:rFonts w:ascii="仿宋" w:eastAsia="仿宋" w:hAnsi="仿宋" w:hint="eastAsia"/>
              <w:color w:val="auto"/>
              <w:sz w:val="30"/>
              <w:szCs w:val="30"/>
            </w:rPr>
          </w:rPrChange>
        </w:rPr>
        <w:t>多个市直部门开通了微门户、</w:t>
      </w:r>
      <w:r>
        <w:rPr>
          <w:rFonts w:eastAsia="仿宋_GB2312"/>
          <w:color w:val="auto"/>
          <w:sz w:val="32"/>
          <w:szCs w:val="32"/>
          <w:rPrChange w:id="110" w:author="嗯哼" w:date="2021-09-13T09:12:00Z">
            <w:rPr>
              <w:rFonts w:ascii="仿宋" w:eastAsia="仿宋" w:hAnsi="仿宋" w:hint="eastAsia"/>
              <w:color w:val="auto"/>
              <w:sz w:val="30"/>
              <w:szCs w:val="30"/>
            </w:rPr>
          </w:rPrChange>
        </w:rPr>
        <w:t>“</w:t>
      </w:r>
      <w:r>
        <w:rPr>
          <w:rFonts w:eastAsia="仿宋_GB2312"/>
          <w:color w:val="auto"/>
          <w:sz w:val="32"/>
          <w:szCs w:val="32"/>
          <w:rPrChange w:id="111" w:author="嗯哼" w:date="2021-09-13T09:12:00Z">
            <w:rPr>
              <w:rFonts w:ascii="仿宋" w:eastAsia="仿宋" w:hAnsi="仿宋" w:hint="eastAsia"/>
              <w:color w:val="auto"/>
              <w:sz w:val="30"/>
              <w:szCs w:val="30"/>
            </w:rPr>
          </w:rPrChange>
        </w:rPr>
        <w:t>两微一端</w:t>
      </w:r>
      <w:r>
        <w:rPr>
          <w:rFonts w:eastAsia="仿宋_GB2312"/>
          <w:color w:val="auto"/>
          <w:sz w:val="32"/>
          <w:szCs w:val="32"/>
          <w:rPrChange w:id="112" w:author="嗯哼" w:date="2021-09-13T09:12:00Z">
            <w:rPr>
              <w:rFonts w:ascii="仿宋" w:eastAsia="仿宋" w:hAnsi="仿宋" w:hint="eastAsia"/>
              <w:color w:val="auto"/>
              <w:sz w:val="30"/>
              <w:szCs w:val="30"/>
            </w:rPr>
          </w:rPrChange>
        </w:rPr>
        <w:t>”</w:t>
      </w:r>
      <w:r>
        <w:rPr>
          <w:rFonts w:eastAsia="仿宋_GB2312"/>
          <w:color w:val="auto"/>
          <w:sz w:val="32"/>
          <w:szCs w:val="32"/>
          <w:rPrChange w:id="113" w:author="嗯哼" w:date="2021-09-13T09:12:00Z">
            <w:rPr>
              <w:rFonts w:ascii="仿宋" w:eastAsia="仿宋" w:hAnsi="仿宋" w:hint="eastAsia"/>
              <w:color w:val="auto"/>
              <w:sz w:val="30"/>
              <w:szCs w:val="30"/>
            </w:rPr>
          </w:rPrChange>
        </w:rPr>
        <w:t>等移动互联网服务。社会服务管理信息化取得新进展，网格管理</w:t>
      </w:r>
      <w:r>
        <w:rPr>
          <w:rFonts w:eastAsia="仿宋_GB2312"/>
          <w:color w:val="auto"/>
          <w:sz w:val="32"/>
          <w:szCs w:val="32"/>
          <w:rPrChange w:id="114" w:author="嗯哼" w:date="2021-09-13T09:12:00Z">
            <w:rPr>
              <w:rFonts w:ascii="仿宋" w:eastAsia="仿宋" w:hAnsi="仿宋" w:hint="eastAsia"/>
              <w:color w:val="auto"/>
              <w:sz w:val="30"/>
              <w:szCs w:val="30"/>
            </w:rPr>
          </w:rPrChange>
        </w:rPr>
        <w:t>“</w:t>
      </w:r>
      <w:r>
        <w:rPr>
          <w:rFonts w:eastAsia="仿宋_GB2312"/>
          <w:color w:val="auto"/>
          <w:sz w:val="32"/>
          <w:szCs w:val="32"/>
          <w:rPrChange w:id="115" w:author="嗯哼" w:date="2021-09-13T09:12:00Z">
            <w:rPr>
              <w:rFonts w:ascii="仿宋" w:eastAsia="仿宋" w:hAnsi="仿宋" w:hint="eastAsia"/>
              <w:color w:val="auto"/>
              <w:sz w:val="30"/>
              <w:szCs w:val="30"/>
            </w:rPr>
          </w:rPrChange>
        </w:rPr>
        <w:t>一网清</w:t>
      </w:r>
      <w:r>
        <w:rPr>
          <w:rFonts w:eastAsia="仿宋_GB2312"/>
          <w:color w:val="auto"/>
          <w:sz w:val="32"/>
          <w:szCs w:val="32"/>
          <w:rPrChange w:id="116" w:author="嗯哼" w:date="2021-09-13T09:12:00Z">
            <w:rPr>
              <w:rFonts w:ascii="仿宋" w:eastAsia="仿宋" w:hAnsi="仿宋" w:hint="eastAsia"/>
              <w:color w:val="auto"/>
              <w:sz w:val="30"/>
              <w:szCs w:val="30"/>
            </w:rPr>
          </w:rPrChange>
        </w:rPr>
        <w:t>”</w:t>
      </w:r>
      <w:r>
        <w:rPr>
          <w:rFonts w:eastAsia="仿宋_GB2312"/>
          <w:color w:val="auto"/>
          <w:sz w:val="32"/>
          <w:szCs w:val="32"/>
          <w:rPrChange w:id="117" w:author="嗯哼" w:date="2021-09-13T09:12:00Z">
            <w:rPr>
              <w:rFonts w:ascii="仿宋" w:eastAsia="仿宋" w:hAnsi="仿宋" w:hint="eastAsia"/>
              <w:color w:val="auto"/>
              <w:sz w:val="30"/>
              <w:szCs w:val="30"/>
            </w:rPr>
          </w:rPrChange>
        </w:rPr>
        <w:t>、</w:t>
      </w:r>
      <w:r>
        <w:rPr>
          <w:rFonts w:eastAsia="仿宋_GB2312"/>
          <w:color w:val="auto"/>
          <w:sz w:val="32"/>
          <w:szCs w:val="32"/>
          <w:rPrChange w:id="118" w:author="嗯哼" w:date="2021-09-13T09:12:00Z">
            <w:rPr>
              <w:rFonts w:ascii="仿宋" w:eastAsia="仿宋" w:hAnsi="仿宋" w:hint="eastAsia"/>
              <w:color w:val="auto"/>
              <w:sz w:val="30"/>
              <w:szCs w:val="30"/>
            </w:rPr>
          </w:rPrChange>
        </w:rPr>
        <w:t>“</w:t>
      </w:r>
      <w:r>
        <w:rPr>
          <w:rFonts w:eastAsia="仿宋_GB2312"/>
          <w:color w:val="auto"/>
          <w:sz w:val="32"/>
          <w:szCs w:val="32"/>
          <w:rPrChange w:id="119" w:author="嗯哼" w:date="2021-09-13T09:12:00Z">
            <w:rPr>
              <w:rFonts w:ascii="仿宋" w:eastAsia="仿宋" w:hAnsi="仿宋" w:hint="eastAsia"/>
              <w:color w:val="auto"/>
              <w:sz w:val="30"/>
              <w:szCs w:val="30"/>
            </w:rPr>
          </w:rPrChange>
        </w:rPr>
        <w:t>皖事通</w:t>
      </w:r>
      <w:r>
        <w:rPr>
          <w:rFonts w:eastAsia="仿宋_GB2312"/>
          <w:color w:val="auto"/>
          <w:sz w:val="32"/>
          <w:szCs w:val="32"/>
          <w:rPrChange w:id="120" w:author="嗯哼" w:date="2021-09-13T09:12:00Z">
            <w:rPr>
              <w:rFonts w:ascii="仿宋" w:eastAsia="仿宋" w:hAnsi="仿宋" w:hint="eastAsia"/>
              <w:color w:val="auto"/>
              <w:sz w:val="30"/>
              <w:szCs w:val="30"/>
            </w:rPr>
          </w:rPrChange>
        </w:rPr>
        <w:t>”</w:t>
      </w:r>
      <w:r>
        <w:rPr>
          <w:rFonts w:eastAsia="仿宋_GB2312"/>
          <w:color w:val="auto"/>
          <w:sz w:val="32"/>
          <w:szCs w:val="32"/>
          <w:rPrChange w:id="121" w:author="嗯哼" w:date="2021-09-13T09:12:00Z">
            <w:rPr>
              <w:rFonts w:ascii="仿宋" w:eastAsia="仿宋" w:hAnsi="仿宋" w:hint="eastAsia"/>
              <w:color w:val="auto"/>
              <w:sz w:val="30"/>
              <w:szCs w:val="30"/>
            </w:rPr>
          </w:rPrChange>
        </w:rPr>
        <w:t>（黄山分站）等协同化政务应用得到深入推进。金盾工程警用地理信息平台和天网工程、金保工程社会保险统一软件平台、金财工程财政一体化管理系统和非税收入票据电子化平台等一大批</w:t>
      </w:r>
      <w:r>
        <w:rPr>
          <w:rFonts w:eastAsia="仿宋_GB2312"/>
          <w:color w:val="auto"/>
          <w:sz w:val="32"/>
          <w:szCs w:val="32"/>
          <w:rPrChange w:id="122" w:author="嗯哼" w:date="2021-09-13T09:12:00Z">
            <w:rPr>
              <w:rFonts w:ascii="仿宋" w:eastAsia="仿宋" w:hAnsi="仿宋" w:hint="eastAsia"/>
              <w:color w:val="auto"/>
              <w:sz w:val="30"/>
              <w:szCs w:val="30"/>
            </w:rPr>
          </w:rPrChange>
        </w:rPr>
        <w:t>“</w:t>
      </w:r>
      <w:r>
        <w:rPr>
          <w:rFonts w:eastAsia="仿宋_GB2312"/>
          <w:color w:val="auto"/>
          <w:sz w:val="32"/>
          <w:szCs w:val="32"/>
          <w:rPrChange w:id="123" w:author="嗯哼" w:date="2021-09-13T09:12:00Z">
            <w:rPr>
              <w:rFonts w:ascii="仿宋" w:eastAsia="仿宋" w:hAnsi="仿宋" w:hint="eastAsia"/>
              <w:color w:val="auto"/>
              <w:sz w:val="30"/>
              <w:szCs w:val="30"/>
            </w:rPr>
          </w:rPrChange>
        </w:rPr>
        <w:t>金</w:t>
      </w:r>
      <w:r>
        <w:rPr>
          <w:rFonts w:eastAsia="仿宋_GB2312"/>
          <w:color w:val="auto"/>
          <w:sz w:val="32"/>
          <w:szCs w:val="32"/>
          <w:rPrChange w:id="124" w:author="嗯哼" w:date="2021-09-13T09:12:00Z">
            <w:rPr>
              <w:rFonts w:ascii="仿宋" w:eastAsia="仿宋" w:hAnsi="仿宋" w:hint="eastAsia"/>
              <w:color w:val="auto"/>
              <w:sz w:val="30"/>
              <w:szCs w:val="30"/>
            </w:rPr>
          </w:rPrChange>
        </w:rPr>
        <w:t>”</w:t>
      </w:r>
      <w:r>
        <w:rPr>
          <w:rFonts w:eastAsia="仿宋_GB2312"/>
          <w:color w:val="auto"/>
          <w:sz w:val="32"/>
          <w:szCs w:val="32"/>
          <w:rPrChange w:id="125" w:author="嗯哼" w:date="2021-09-13T09:12:00Z">
            <w:rPr>
              <w:rFonts w:ascii="仿宋" w:eastAsia="仿宋" w:hAnsi="仿宋" w:hint="eastAsia"/>
              <w:color w:val="auto"/>
              <w:sz w:val="30"/>
              <w:szCs w:val="30"/>
            </w:rPr>
          </w:rPrChange>
        </w:rPr>
        <w:t>字头项目陆续建成，在社会管理、公共服务、市场监管等方面发挥了重要作用。</w:t>
      </w:r>
    </w:p>
    <w:p w14:paraId="004EAEB9" w14:textId="77777777" w:rsidR="00000000" w:rsidRDefault="00000000">
      <w:pPr>
        <w:pStyle w:val="a0"/>
        <w:spacing w:line="560" w:lineRule="exact"/>
        <w:ind w:firstLine="640"/>
        <w:rPr>
          <w:rFonts w:eastAsia="仿宋_GB2312"/>
          <w:b/>
          <w:bCs/>
          <w:color w:val="auto"/>
          <w:sz w:val="32"/>
          <w:szCs w:val="32"/>
          <w:rPrChange w:id="126" w:author="嗯哼" w:date="2021-09-13T09:12:00Z">
            <w:rPr>
              <w:rFonts w:hint="eastAsia"/>
              <w:b/>
              <w:bCs/>
              <w:color w:val="auto"/>
              <w:sz w:val="30"/>
              <w:szCs w:val="30"/>
            </w:rPr>
          </w:rPrChange>
        </w:rPr>
      </w:pPr>
      <w:bookmarkStart w:id="127" w:name="_Toc78814123"/>
      <w:r>
        <w:rPr>
          <w:rFonts w:eastAsia="仿宋_GB2312"/>
          <w:b/>
          <w:bCs/>
          <w:color w:val="auto"/>
          <w:sz w:val="32"/>
          <w:szCs w:val="32"/>
        </w:rPr>
        <w:t>4.</w:t>
      </w:r>
      <w:r>
        <w:rPr>
          <w:rFonts w:eastAsia="仿宋_GB2312"/>
          <w:b/>
          <w:bCs/>
          <w:color w:val="auto"/>
          <w:sz w:val="32"/>
          <w:szCs w:val="32"/>
          <w:rPrChange w:id="128" w:author="嗯哼" w:date="2021-09-13T09:12:00Z">
            <w:rPr>
              <w:rFonts w:hint="eastAsia"/>
              <w:b/>
              <w:bCs/>
              <w:color w:val="auto"/>
              <w:sz w:val="30"/>
              <w:szCs w:val="30"/>
            </w:rPr>
          </w:rPrChange>
        </w:rPr>
        <w:t>政务服务水平全面提升</w:t>
      </w:r>
      <w:bookmarkEnd w:id="127"/>
    </w:p>
    <w:p w14:paraId="65919D23" w14:textId="77777777" w:rsidR="00000000" w:rsidRDefault="00000000">
      <w:pPr>
        <w:pStyle w:val="a0"/>
        <w:spacing w:line="560" w:lineRule="exact"/>
        <w:ind w:firstLine="640"/>
        <w:rPr>
          <w:rFonts w:eastAsia="仿宋_GB2312"/>
          <w:color w:val="auto"/>
          <w:sz w:val="32"/>
          <w:szCs w:val="32"/>
          <w:rPrChange w:id="129" w:author="嗯哼" w:date="2021-09-13T09:12:00Z">
            <w:rPr>
              <w:rFonts w:ascii="仿宋" w:eastAsia="仿宋" w:hAnsi="仿宋" w:hint="eastAsia"/>
              <w:color w:val="auto"/>
              <w:sz w:val="30"/>
              <w:szCs w:val="30"/>
            </w:rPr>
          </w:rPrChange>
        </w:rPr>
      </w:pPr>
      <w:r>
        <w:rPr>
          <w:rFonts w:eastAsia="仿宋_GB2312"/>
          <w:color w:val="auto"/>
          <w:sz w:val="32"/>
          <w:szCs w:val="32"/>
          <w:rPrChange w:id="130" w:author="嗯哼" w:date="2021-09-13T09:12:00Z">
            <w:rPr>
              <w:rFonts w:ascii="仿宋" w:eastAsia="仿宋" w:hAnsi="仿宋" w:hint="eastAsia"/>
              <w:color w:val="auto"/>
              <w:sz w:val="30"/>
              <w:szCs w:val="30"/>
            </w:rPr>
          </w:rPrChange>
        </w:rPr>
        <w:t>“</w:t>
      </w:r>
      <w:r>
        <w:rPr>
          <w:rFonts w:eastAsia="仿宋_GB2312"/>
          <w:color w:val="auto"/>
          <w:sz w:val="32"/>
          <w:szCs w:val="32"/>
          <w:rPrChange w:id="131" w:author="嗯哼" w:date="2021-09-13T09:12:00Z">
            <w:rPr>
              <w:rFonts w:ascii="仿宋" w:eastAsia="仿宋" w:hAnsi="仿宋" w:hint="eastAsia"/>
              <w:color w:val="auto"/>
              <w:sz w:val="30"/>
              <w:szCs w:val="30"/>
            </w:rPr>
          </w:rPrChange>
        </w:rPr>
        <w:t>皖事通办</w:t>
      </w:r>
      <w:r>
        <w:rPr>
          <w:rFonts w:eastAsia="仿宋_GB2312"/>
          <w:color w:val="auto"/>
          <w:sz w:val="32"/>
          <w:szCs w:val="32"/>
          <w:rPrChange w:id="132" w:author="嗯哼" w:date="2021-09-13T09:12:00Z">
            <w:rPr>
              <w:rFonts w:ascii="仿宋" w:eastAsia="仿宋" w:hAnsi="仿宋" w:hint="eastAsia"/>
              <w:color w:val="auto"/>
              <w:sz w:val="30"/>
              <w:szCs w:val="30"/>
            </w:rPr>
          </w:rPrChange>
        </w:rPr>
        <w:t>”</w:t>
      </w:r>
      <w:r>
        <w:rPr>
          <w:rFonts w:eastAsia="仿宋_GB2312"/>
          <w:color w:val="auto"/>
          <w:sz w:val="32"/>
          <w:szCs w:val="32"/>
          <w:rPrChange w:id="133" w:author="嗯哼" w:date="2021-09-13T09:12:00Z">
            <w:rPr>
              <w:rFonts w:ascii="仿宋" w:eastAsia="仿宋" w:hAnsi="仿宋" w:hint="eastAsia"/>
              <w:color w:val="auto"/>
              <w:sz w:val="30"/>
              <w:szCs w:val="30"/>
            </w:rPr>
          </w:rPrChange>
        </w:rPr>
        <w:t>线上服务流程进一步优化，个人事项</w:t>
      </w:r>
      <w:r>
        <w:rPr>
          <w:rFonts w:eastAsia="仿宋_GB2312"/>
          <w:color w:val="auto"/>
          <w:sz w:val="32"/>
          <w:szCs w:val="32"/>
          <w:rPrChange w:id="134" w:author="嗯哼" w:date="2021-09-13T09:12:00Z">
            <w:rPr>
              <w:rFonts w:ascii="仿宋" w:eastAsia="仿宋" w:hAnsi="仿宋" w:hint="eastAsia"/>
              <w:color w:val="auto"/>
              <w:sz w:val="30"/>
              <w:szCs w:val="30"/>
            </w:rPr>
          </w:rPrChange>
        </w:rPr>
        <w:t>“</w:t>
      </w:r>
      <w:r>
        <w:rPr>
          <w:rFonts w:eastAsia="仿宋_GB2312"/>
          <w:color w:val="auto"/>
          <w:sz w:val="32"/>
          <w:szCs w:val="32"/>
          <w:rPrChange w:id="135" w:author="嗯哼" w:date="2021-09-13T09:12:00Z">
            <w:rPr>
              <w:rFonts w:ascii="仿宋" w:eastAsia="仿宋" w:hAnsi="仿宋" w:hint="eastAsia"/>
              <w:color w:val="auto"/>
              <w:sz w:val="30"/>
              <w:szCs w:val="30"/>
            </w:rPr>
          </w:rPrChange>
        </w:rPr>
        <w:t>全程网办</w:t>
      </w:r>
      <w:r>
        <w:rPr>
          <w:rFonts w:eastAsia="仿宋_GB2312"/>
          <w:color w:val="auto"/>
          <w:sz w:val="32"/>
          <w:szCs w:val="32"/>
          <w:rPrChange w:id="136" w:author="嗯哼" w:date="2021-09-13T09:12:00Z">
            <w:rPr>
              <w:rFonts w:ascii="仿宋" w:eastAsia="仿宋" w:hAnsi="仿宋" w:hint="eastAsia"/>
              <w:color w:val="auto"/>
              <w:sz w:val="30"/>
              <w:szCs w:val="30"/>
            </w:rPr>
          </w:rPrChange>
        </w:rPr>
        <w:t>”</w:t>
      </w:r>
      <w:r>
        <w:rPr>
          <w:rFonts w:eastAsia="仿宋_GB2312"/>
          <w:color w:val="auto"/>
          <w:sz w:val="32"/>
          <w:szCs w:val="32"/>
          <w:rPrChange w:id="137" w:author="嗯哼" w:date="2021-09-13T09:12:00Z">
            <w:rPr>
              <w:rFonts w:ascii="仿宋" w:eastAsia="仿宋" w:hAnsi="仿宋" w:hint="eastAsia"/>
              <w:color w:val="auto"/>
              <w:sz w:val="30"/>
              <w:szCs w:val="30"/>
            </w:rPr>
          </w:rPrChange>
        </w:rPr>
        <w:t>逐步推进。建成市和区县</w:t>
      </w:r>
      <w:r>
        <w:rPr>
          <w:rFonts w:eastAsia="仿宋_GB2312"/>
          <w:color w:val="auto"/>
          <w:sz w:val="32"/>
          <w:szCs w:val="32"/>
          <w:rPrChange w:id="138" w:author="嗯哼" w:date="2021-09-13T09:12:00Z">
            <w:rPr>
              <w:rFonts w:ascii="仿宋" w:eastAsia="仿宋" w:hAnsi="仿宋" w:hint="eastAsia"/>
              <w:color w:val="auto"/>
              <w:sz w:val="30"/>
              <w:szCs w:val="30"/>
            </w:rPr>
          </w:rPrChange>
        </w:rPr>
        <w:t>7×24</w:t>
      </w:r>
      <w:r>
        <w:rPr>
          <w:rFonts w:eastAsia="仿宋_GB2312"/>
          <w:color w:val="auto"/>
          <w:sz w:val="32"/>
          <w:szCs w:val="32"/>
          <w:rPrChange w:id="139" w:author="嗯哼" w:date="2021-09-13T09:12:00Z">
            <w:rPr>
              <w:rFonts w:ascii="仿宋" w:eastAsia="仿宋" w:hAnsi="仿宋" w:hint="eastAsia"/>
              <w:color w:val="auto"/>
              <w:sz w:val="30"/>
              <w:szCs w:val="30"/>
            </w:rPr>
          </w:rPrChange>
        </w:rPr>
        <w:t>小时政务服务大厅，已上线市本级</w:t>
      </w:r>
      <w:r>
        <w:rPr>
          <w:rFonts w:eastAsia="仿宋_GB2312"/>
          <w:color w:val="auto"/>
          <w:sz w:val="32"/>
          <w:szCs w:val="32"/>
          <w:rPrChange w:id="140" w:author="嗯哼" w:date="2021-09-13T09:12:00Z">
            <w:rPr>
              <w:rFonts w:ascii="仿宋" w:eastAsia="仿宋" w:hAnsi="仿宋" w:hint="eastAsia"/>
              <w:color w:val="auto"/>
              <w:sz w:val="30"/>
              <w:szCs w:val="30"/>
            </w:rPr>
          </w:rPrChange>
        </w:rPr>
        <w:t>14</w:t>
      </w:r>
      <w:r>
        <w:rPr>
          <w:rFonts w:eastAsia="仿宋_GB2312"/>
          <w:color w:val="auto"/>
          <w:sz w:val="32"/>
          <w:szCs w:val="32"/>
          <w:rPrChange w:id="141" w:author="嗯哼" w:date="2021-09-13T09:12:00Z">
            <w:rPr>
              <w:rFonts w:ascii="仿宋" w:eastAsia="仿宋" w:hAnsi="仿宋" w:hint="eastAsia"/>
              <w:color w:val="auto"/>
              <w:sz w:val="30"/>
              <w:szCs w:val="30"/>
            </w:rPr>
          </w:rPrChange>
        </w:rPr>
        <w:t>家单位的</w:t>
      </w:r>
      <w:r>
        <w:rPr>
          <w:rFonts w:eastAsia="仿宋_GB2312"/>
          <w:color w:val="auto"/>
          <w:sz w:val="32"/>
          <w:szCs w:val="32"/>
          <w:rPrChange w:id="142" w:author="嗯哼" w:date="2021-09-13T09:12:00Z">
            <w:rPr>
              <w:rFonts w:ascii="仿宋" w:eastAsia="仿宋" w:hAnsi="仿宋" w:hint="eastAsia"/>
              <w:color w:val="auto"/>
              <w:sz w:val="30"/>
              <w:szCs w:val="30"/>
            </w:rPr>
          </w:rPrChange>
        </w:rPr>
        <w:t>265</w:t>
      </w:r>
      <w:r>
        <w:rPr>
          <w:rFonts w:eastAsia="仿宋_GB2312"/>
          <w:color w:val="auto"/>
          <w:sz w:val="32"/>
          <w:szCs w:val="32"/>
          <w:rPrChange w:id="143" w:author="嗯哼" w:date="2021-09-13T09:12:00Z">
            <w:rPr>
              <w:rFonts w:ascii="仿宋" w:eastAsia="仿宋" w:hAnsi="仿宋" w:hint="eastAsia"/>
              <w:color w:val="auto"/>
              <w:sz w:val="30"/>
              <w:szCs w:val="30"/>
            </w:rPr>
          </w:rPrChange>
        </w:rPr>
        <w:t>个政务服务自助办理事项，实现不打烊</w:t>
      </w:r>
      <w:r>
        <w:rPr>
          <w:rFonts w:eastAsia="仿宋_GB2312"/>
          <w:color w:val="auto"/>
          <w:sz w:val="32"/>
          <w:szCs w:val="32"/>
          <w:rPrChange w:id="144" w:author="嗯哼" w:date="2021-09-13T09:12:00Z">
            <w:rPr>
              <w:rFonts w:ascii="仿宋" w:eastAsia="仿宋" w:hAnsi="仿宋" w:hint="eastAsia"/>
              <w:color w:val="auto"/>
              <w:sz w:val="30"/>
              <w:szCs w:val="30"/>
            </w:rPr>
          </w:rPrChange>
        </w:rPr>
        <w:t>“</w:t>
      </w:r>
      <w:r>
        <w:rPr>
          <w:rFonts w:eastAsia="仿宋_GB2312"/>
          <w:color w:val="auto"/>
          <w:sz w:val="32"/>
          <w:szCs w:val="32"/>
          <w:rPrChange w:id="145" w:author="嗯哼" w:date="2021-09-13T09:12:00Z">
            <w:rPr>
              <w:rFonts w:ascii="仿宋" w:eastAsia="仿宋" w:hAnsi="仿宋" w:hint="eastAsia"/>
              <w:color w:val="auto"/>
              <w:sz w:val="30"/>
              <w:szCs w:val="30"/>
            </w:rPr>
          </w:rPrChange>
        </w:rPr>
        <w:t>随时办</w:t>
      </w:r>
      <w:r>
        <w:rPr>
          <w:rFonts w:eastAsia="仿宋_GB2312"/>
          <w:color w:val="auto"/>
          <w:sz w:val="32"/>
          <w:szCs w:val="32"/>
          <w:rPrChange w:id="146" w:author="嗯哼" w:date="2021-09-13T09:12:00Z">
            <w:rPr>
              <w:rFonts w:ascii="仿宋" w:eastAsia="仿宋" w:hAnsi="仿宋" w:hint="eastAsia"/>
              <w:color w:val="auto"/>
              <w:sz w:val="30"/>
              <w:szCs w:val="30"/>
            </w:rPr>
          </w:rPrChange>
        </w:rPr>
        <w:t>”</w:t>
      </w:r>
      <w:r>
        <w:rPr>
          <w:rFonts w:eastAsia="仿宋_GB2312"/>
          <w:color w:val="auto"/>
          <w:sz w:val="32"/>
          <w:szCs w:val="32"/>
          <w:rPrChange w:id="147" w:author="嗯哼" w:date="2021-09-13T09:12:00Z">
            <w:rPr>
              <w:rFonts w:ascii="仿宋" w:eastAsia="仿宋" w:hAnsi="仿宋" w:hint="eastAsia"/>
              <w:color w:val="auto"/>
              <w:sz w:val="30"/>
              <w:szCs w:val="30"/>
            </w:rPr>
          </w:rPrChange>
        </w:rPr>
        <w:t>服务。</w:t>
      </w:r>
      <w:r>
        <w:rPr>
          <w:rFonts w:eastAsia="仿宋_GB2312"/>
          <w:color w:val="auto"/>
          <w:sz w:val="32"/>
          <w:szCs w:val="32"/>
          <w:rPrChange w:id="148" w:author="嗯哼" w:date="2021-09-13T09:12:00Z">
            <w:rPr>
              <w:rFonts w:ascii="仿宋" w:eastAsia="仿宋" w:hAnsi="仿宋" w:hint="eastAsia"/>
              <w:color w:val="auto"/>
              <w:sz w:val="30"/>
              <w:szCs w:val="30"/>
            </w:rPr>
          </w:rPrChange>
        </w:rPr>
        <w:t>“</w:t>
      </w:r>
      <w:r>
        <w:rPr>
          <w:rFonts w:eastAsia="仿宋_GB2312"/>
          <w:color w:val="auto"/>
          <w:sz w:val="32"/>
          <w:szCs w:val="32"/>
          <w:rPrChange w:id="149" w:author="嗯哼" w:date="2021-09-13T09:12:00Z">
            <w:rPr>
              <w:rFonts w:ascii="仿宋" w:eastAsia="仿宋" w:hAnsi="仿宋" w:hint="eastAsia"/>
              <w:color w:val="auto"/>
              <w:sz w:val="30"/>
              <w:szCs w:val="30"/>
            </w:rPr>
          </w:rPrChange>
        </w:rPr>
        <w:t>政务服务节假日预约办</w:t>
      </w:r>
      <w:r>
        <w:rPr>
          <w:rFonts w:eastAsia="仿宋_GB2312"/>
          <w:color w:val="auto"/>
          <w:sz w:val="32"/>
          <w:szCs w:val="32"/>
          <w:rPrChange w:id="150" w:author="嗯哼" w:date="2021-09-13T09:12:00Z">
            <w:rPr>
              <w:rFonts w:ascii="仿宋" w:eastAsia="仿宋" w:hAnsi="仿宋" w:hint="eastAsia"/>
              <w:color w:val="auto"/>
              <w:sz w:val="30"/>
              <w:szCs w:val="30"/>
            </w:rPr>
          </w:rPrChange>
        </w:rPr>
        <w:t>”</w:t>
      </w:r>
      <w:r>
        <w:rPr>
          <w:rFonts w:eastAsia="仿宋_GB2312"/>
          <w:color w:val="auto"/>
          <w:sz w:val="32"/>
          <w:szCs w:val="32"/>
          <w:rPrChange w:id="151" w:author="嗯哼" w:date="2021-09-13T09:12:00Z">
            <w:rPr>
              <w:rFonts w:ascii="仿宋" w:eastAsia="仿宋" w:hAnsi="仿宋" w:hint="eastAsia"/>
              <w:color w:val="auto"/>
              <w:sz w:val="30"/>
              <w:szCs w:val="30"/>
            </w:rPr>
          </w:rPrChange>
        </w:rPr>
        <w:t>工作制全面实现，首批梳理编制</w:t>
      </w:r>
      <w:r>
        <w:rPr>
          <w:rFonts w:eastAsia="仿宋_GB2312"/>
          <w:color w:val="auto"/>
          <w:sz w:val="32"/>
          <w:szCs w:val="32"/>
          <w:rPrChange w:id="152" w:author="嗯哼" w:date="2021-09-13T09:12:00Z">
            <w:rPr>
              <w:rFonts w:ascii="仿宋" w:eastAsia="仿宋" w:hAnsi="仿宋" w:hint="eastAsia"/>
              <w:color w:val="auto"/>
              <w:sz w:val="30"/>
              <w:szCs w:val="30"/>
            </w:rPr>
          </w:rPrChange>
        </w:rPr>
        <w:t>29</w:t>
      </w:r>
      <w:r>
        <w:rPr>
          <w:rFonts w:eastAsia="仿宋_GB2312"/>
          <w:color w:val="auto"/>
          <w:sz w:val="32"/>
          <w:szCs w:val="32"/>
          <w:rPrChange w:id="153" w:author="嗯哼" w:date="2021-09-13T09:12:00Z">
            <w:rPr>
              <w:rFonts w:ascii="仿宋" w:eastAsia="仿宋" w:hAnsi="仿宋" w:hint="eastAsia"/>
              <w:color w:val="auto"/>
              <w:sz w:val="30"/>
              <w:szCs w:val="30"/>
            </w:rPr>
          </w:rPrChange>
        </w:rPr>
        <w:t>家单位</w:t>
      </w:r>
      <w:r>
        <w:rPr>
          <w:rFonts w:eastAsia="仿宋_GB2312"/>
          <w:color w:val="auto"/>
          <w:sz w:val="32"/>
          <w:szCs w:val="32"/>
          <w:rPrChange w:id="154" w:author="嗯哼" w:date="2021-09-13T09:12:00Z">
            <w:rPr>
              <w:rFonts w:ascii="仿宋" w:eastAsia="仿宋" w:hAnsi="仿宋" w:hint="eastAsia"/>
              <w:color w:val="auto"/>
              <w:sz w:val="30"/>
              <w:szCs w:val="30"/>
            </w:rPr>
          </w:rPrChange>
        </w:rPr>
        <w:t>733</w:t>
      </w:r>
      <w:r>
        <w:rPr>
          <w:rFonts w:eastAsia="仿宋_GB2312"/>
          <w:color w:val="auto"/>
          <w:sz w:val="32"/>
          <w:szCs w:val="32"/>
          <w:rPrChange w:id="155" w:author="嗯哼" w:date="2021-09-13T09:12:00Z">
            <w:rPr>
              <w:rFonts w:ascii="仿宋" w:eastAsia="仿宋" w:hAnsi="仿宋" w:hint="eastAsia"/>
              <w:color w:val="auto"/>
              <w:sz w:val="30"/>
              <w:szCs w:val="30"/>
            </w:rPr>
          </w:rPrChange>
        </w:rPr>
        <w:t>项利企便民类</w:t>
      </w:r>
      <w:r>
        <w:rPr>
          <w:rFonts w:eastAsia="仿宋_GB2312"/>
          <w:color w:val="auto"/>
          <w:sz w:val="32"/>
          <w:szCs w:val="32"/>
          <w:rPrChange w:id="156" w:author="嗯哼" w:date="2021-09-13T09:12:00Z">
            <w:rPr>
              <w:rFonts w:ascii="仿宋" w:eastAsia="仿宋" w:hAnsi="仿宋" w:hint="eastAsia"/>
              <w:color w:val="auto"/>
              <w:sz w:val="30"/>
              <w:szCs w:val="30"/>
            </w:rPr>
          </w:rPrChange>
        </w:rPr>
        <w:t>“</w:t>
      </w:r>
      <w:r>
        <w:rPr>
          <w:rFonts w:eastAsia="仿宋_GB2312"/>
          <w:color w:val="auto"/>
          <w:sz w:val="32"/>
          <w:szCs w:val="32"/>
          <w:rPrChange w:id="157" w:author="嗯哼" w:date="2021-09-13T09:12:00Z">
            <w:rPr>
              <w:rFonts w:ascii="仿宋" w:eastAsia="仿宋" w:hAnsi="仿宋" w:hint="eastAsia"/>
              <w:color w:val="auto"/>
              <w:sz w:val="30"/>
              <w:szCs w:val="30"/>
            </w:rPr>
          </w:rPrChange>
        </w:rPr>
        <w:t>政务服务节假日预约办</w:t>
      </w:r>
      <w:r>
        <w:rPr>
          <w:rFonts w:eastAsia="仿宋_GB2312"/>
          <w:color w:val="auto"/>
          <w:sz w:val="32"/>
          <w:szCs w:val="32"/>
          <w:rPrChange w:id="158" w:author="嗯哼" w:date="2021-09-13T09:12:00Z">
            <w:rPr>
              <w:rFonts w:ascii="仿宋" w:eastAsia="仿宋" w:hAnsi="仿宋" w:hint="eastAsia"/>
              <w:color w:val="auto"/>
              <w:sz w:val="30"/>
              <w:szCs w:val="30"/>
            </w:rPr>
          </w:rPrChange>
        </w:rPr>
        <w:t>”</w:t>
      </w:r>
      <w:r>
        <w:rPr>
          <w:rFonts w:eastAsia="仿宋_GB2312"/>
          <w:color w:val="auto"/>
          <w:sz w:val="32"/>
          <w:szCs w:val="32"/>
          <w:rPrChange w:id="159" w:author="嗯哼" w:date="2021-09-13T09:12:00Z">
            <w:rPr>
              <w:rFonts w:ascii="仿宋" w:eastAsia="仿宋" w:hAnsi="仿宋" w:hint="eastAsia"/>
              <w:color w:val="auto"/>
              <w:sz w:val="30"/>
              <w:szCs w:val="30"/>
            </w:rPr>
          </w:rPrChange>
        </w:rPr>
        <w:t>事项目录清单，实行节假日预约办理。政务服务</w:t>
      </w:r>
      <w:r>
        <w:rPr>
          <w:rFonts w:eastAsia="仿宋_GB2312"/>
          <w:color w:val="auto"/>
          <w:sz w:val="32"/>
          <w:szCs w:val="32"/>
          <w:rPrChange w:id="160" w:author="嗯哼" w:date="2021-09-13T09:12:00Z">
            <w:rPr>
              <w:rFonts w:ascii="仿宋" w:eastAsia="仿宋" w:hAnsi="仿宋" w:hint="eastAsia"/>
              <w:color w:val="auto"/>
              <w:sz w:val="30"/>
              <w:szCs w:val="30"/>
            </w:rPr>
          </w:rPrChange>
        </w:rPr>
        <w:t>“</w:t>
      </w:r>
      <w:r>
        <w:rPr>
          <w:rFonts w:eastAsia="仿宋_GB2312"/>
          <w:color w:val="auto"/>
          <w:sz w:val="32"/>
          <w:szCs w:val="32"/>
          <w:rPrChange w:id="161" w:author="嗯哼" w:date="2021-09-13T09:12:00Z">
            <w:rPr>
              <w:rFonts w:ascii="仿宋" w:eastAsia="仿宋" w:hAnsi="仿宋" w:hint="eastAsia"/>
              <w:color w:val="auto"/>
              <w:sz w:val="30"/>
              <w:szCs w:val="30"/>
            </w:rPr>
          </w:rPrChange>
        </w:rPr>
        <w:t>好差评</w:t>
      </w:r>
      <w:r>
        <w:rPr>
          <w:rFonts w:eastAsia="仿宋_GB2312"/>
          <w:color w:val="auto"/>
          <w:sz w:val="32"/>
          <w:szCs w:val="32"/>
          <w:rPrChange w:id="162" w:author="嗯哼" w:date="2021-09-13T09:12:00Z">
            <w:rPr>
              <w:rFonts w:ascii="仿宋" w:eastAsia="仿宋" w:hAnsi="仿宋" w:hint="eastAsia"/>
              <w:color w:val="auto"/>
              <w:sz w:val="30"/>
              <w:szCs w:val="30"/>
            </w:rPr>
          </w:rPrChange>
        </w:rPr>
        <w:t>”</w:t>
      </w:r>
      <w:r>
        <w:rPr>
          <w:rFonts w:eastAsia="仿宋_GB2312"/>
          <w:color w:val="auto"/>
          <w:sz w:val="32"/>
          <w:szCs w:val="32"/>
          <w:rPrChange w:id="163" w:author="嗯哼" w:date="2021-09-13T09:12:00Z">
            <w:rPr>
              <w:rFonts w:ascii="仿宋" w:eastAsia="仿宋" w:hAnsi="仿宋" w:hint="eastAsia"/>
              <w:color w:val="auto"/>
              <w:sz w:val="30"/>
              <w:szCs w:val="30"/>
            </w:rPr>
          </w:rPrChange>
        </w:rPr>
        <w:t>制度全面实施，严格落实政务服务</w:t>
      </w:r>
      <w:r>
        <w:rPr>
          <w:rFonts w:eastAsia="仿宋_GB2312"/>
          <w:color w:val="auto"/>
          <w:sz w:val="32"/>
          <w:szCs w:val="32"/>
          <w:rPrChange w:id="164" w:author="嗯哼" w:date="2021-09-13T09:12:00Z">
            <w:rPr>
              <w:rFonts w:ascii="仿宋" w:eastAsia="仿宋" w:hAnsi="仿宋" w:hint="eastAsia"/>
              <w:color w:val="auto"/>
              <w:sz w:val="30"/>
              <w:szCs w:val="30"/>
            </w:rPr>
          </w:rPrChange>
        </w:rPr>
        <w:t>“</w:t>
      </w:r>
      <w:r>
        <w:rPr>
          <w:rFonts w:eastAsia="仿宋_GB2312"/>
          <w:color w:val="auto"/>
          <w:sz w:val="32"/>
          <w:szCs w:val="32"/>
          <w:rPrChange w:id="165" w:author="嗯哼" w:date="2021-09-13T09:12:00Z">
            <w:rPr>
              <w:rFonts w:ascii="仿宋" w:eastAsia="仿宋" w:hAnsi="仿宋" w:hint="eastAsia"/>
              <w:color w:val="auto"/>
              <w:sz w:val="30"/>
              <w:szCs w:val="30"/>
            </w:rPr>
          </w:rPrChange>
        </w:rPr>
        <w:t>好差评</w:t>
      </w:r>
      <w:r>
        <w:rPr>
          <w:rFonts w:eastAsia="仿宋_GB2312"/>
          <w:color w:val="auto"/>
          <w:sz w:val="32"/>
          <w:szCs w:val="32"/>
          <w:rPrChange w:id="166" w:author="嗯哼" w:date="2021-09-13T09:12:00Z">
            <w:rPr>
              <w:rFonts w:ascii="仿宋" w:eastAsia="仿宋" w:hAnsi="仿宋" w:hint="eastAsia"/>
              <w:color w:val="auto"/>
              <w:sz w:val="30"/>
              <w:szCs w:val="30"/>
            </w:rPr>
          </w:rPrChange>
        </w:rPr>
        <w:t>”</w:t>
      </w:r>
      <w:r>
        <w:rPr>
          <w:rFonts w:eastAsia="仿宋_GB2312"/>
          <w:color w:val="auto"/>
          <w:sz w:val="32"/>
          <w:szCs w:val="32"/>
          <w:rPrChange w:id="167" w:author="嗯哼" w:date="2021-09-13T09:12:00Z">
            <w:rPr>
              <w:rFonts w:ascii="仿宋" w:eastAsia="仿宋" w:hAnsi="仿宋" w:hint="eastAsia"/>
              <w:color w:val="auto"/>
              <w:sz w:val="30"/>
              <w:szCs w:val="30"/>
            </w:rPr>
          </w:rPrChange>
        </w:rPr>
        <w:t>全流程闭环机制，持续创优</w:t>
      </w:r>
      <w:r>
        <w:rPr>
          <w:rFonts w:eastAsia="仿宋_GB2312"/>
          <w:color w:val="auto"/>
          <w:sz w:val="32"/>
          <w:szCs w:val="32"/>
          <w:rPrChange w:id="168" w:author="嗯哼" w:date="2021-09-13T09:12:00Z">
            <w:rPr>
              <w:rFonts w:ascii="仿宋" w:eastAsia="仿宋" w:hAnsi="仿宋" w:hint="eastAsia"/>
              <w:color w:val="auto"/>
              <w:sz w:val="30"/>
              <w:szCs w:val="30"/>
            </w:rPr>
          </w:rPrChange>
        </w:rPr>
        <w:t>“</w:t>
      </w:r>
      <w:r>
        <w:rPr>
          <w:rFonts w:eastAsia="仿宋_GB2312"/>
          <w:color w:val="auto"/>
          <w:sz w:val="32"/>
          <w:szCs w:val="32"/>
          <w:rPrChange w:id="169" w:author="嗯哼" w:date="2021-09-13T09:12:00Z">
            <w:rPr>
              <w:rFonts w:ascii="仿宋" w:eastAsia="仿宋" w:hAnsi="仿宋" w:hint="eastAsia"/>
              <w:color w:val="auto"/>
              <w:sz w:val="30"/>
              <w:szCs w:val="30"/>
            </w:rPr>
          </w:rPrChange>
        </w:rPr>
        <w:t>四最</w:t>
      </w:r>
      <w:r>
        <w:rPr>
          <w:rFonts w:eastAsia="仿宋_GB2312"/>
          <w:color w:val="auto"/>
          <w:sz w:val="32"/>
          <w:szCs w:val="32"/>
          <w:rPrChange w:id="170" w:author="嗯哼" w:date="2021-09-13T09:12:00Z">
            <w:rPr>
              <w:rFonts w:ascii="仿宋" w:eastAsia="仿宋" w:hAnsi="仿宋" w:hint="eastAsia"/>
              <w:color w:val="auto"/>
              <w:sz w:val="30"/>
              <w:szCs w:val="30"/>
            </w:rPr>
          </w:rPrChange>
        </w:rPr>
        <w:t>”</w:t>
      </w:r>
      <w:r>
        <w:rPr>
          <w:rFonts w:eastAsia="仿宋_GB2312"/>
          <w:color w:val="auto"/>
          <w:sz w:val="32"/>
          <w:szCs w:val="32"/>
          <w:rPrChange w:id="171" w:author="嗯哼" w:date="2021-09-13T09:12:00Z">
            <w:rPr>
              <w:rFonts w:ascii="仿宋" w:eastAsia="仿宋" w:hAnsi="仿宋" w:hint="eastAsia"/>
              <w:color w:val="auto"/>
              <w:sz w:val="30"/>
              <w:szCs w:val="30"/>
            </w:rPr>
          </w:rPrChange>
        </w:rPr>
        <w:t>营商环境。</w:t>
      </w:r>
      <w:r>
        <w:rPr>
          <w:rFonts w:eastAsia="仿宋_GB2312"/>
          <w:color w:val="auto"/>
          <w:sz w:val="32"/>
          <w:szCs w:val="32"/>
          <w:rPrChange w:id="172" w:author="嗯哼" w:date="2021-09-13T09:12:00Z">
            <w:rPr>
              <w:rFonts w:ascii="仿宋" w:eastAsia="仿宋" w:hAnsi="仿宋" w:hint="eastAsia"/>
              <w:color w:val="auto"/>
              <w:sz w:val="30"/>
              <w:szCs w:val="30"/>
            </w:rPr>
          </w:rPrChange>
        </w:rPr>
        <w:t>“</w:t>
      </w:r>
      <w:r>
        <w:rPr>
          <w:rFonts w:eastAsia="仿宋_GB2312"/>
          <w:color w:val="auto"/>
          <w:sz w:val="32"/>
          <w:szCs w:val="32"/>
          <w:rPrChange w:id="173" w:author="嗯哼" w:date="2021-09-13T09:12:00Z">
            <w:rPr>
              <w:rFonts w:ascii="仿宋" w:eastAsia="仿宋" w:hAnsi="仿宋" w:hint="eastAsia"/>
              <w:color w:val="auto"/>
              <w:sz w:val="30"/>
              <w:szCs w:val="30"/>
            </w:rPr>
          </w:rPrChange>
        </w:rPr>
        <w:t>安康码</w:t>
      </w:r>
      <w:r>
        <w:rPr>
          <w:rFonts w:eastAsia="仿宋_GB2312"/>
          <w:color w:val="auto"/>
          <w:sz w:val="32"/>
          <w:szCs w:val="32"/>
          <w:rPrChange w:id="174" w:author="嗯哼" w:date="2021-09-13T09:12:00Z">
            <w:rPr>
              <w:rFonts w:ascii="仿宋" w:eastAsia="仿宋" w:hAnsi="仿宋" w:hint="eastAsia"/>
              <w:color w:val="auto"/>
              <w:sz w:val="30"/>
              <w:szCs w:val="30"/>
            </w:rPr>
          </w:rPrChange>
        </w:rPr>
        <w:t>”</w:t>
      </w:r>
      <w:r>
        <w:rPr>
          <w:rFonts w:eastAsia="仿宋_GB2312"/>
          <w:color w:val="auto"/>
          <w:sz w:val="32"/>
          <w:szCs w:val="32"/>
          <w:rPrChange w:id="175" w:author="嗯哼" w:date="2021-09-13T09:12:00Z">
            <w:rPr>
              <w:rFonts w:ascii="仿宋" w:eastAsia="仿宋" w:hAnsi="仿宋" w:hint="eastAsia"/>
              <w:color w:val="auto"/>
              <w:sz w:val="30"/>
              <w:szCs w:val="30"/>
            </w:rPr>
          </w:rPrChange>
        </w:rPr>
        <w:t>应用场景不断拓宽，明确</w:t>
      </w:r>
      <w:r>
        <w:rPr>
          <w:rFonts w:eastAsia="仿宋_GB2312"/>
          <w:color w:val="auto"/>
          <w:sz w:val="32"/>
          <w:szCs w:val="32"/>
          <w:rPrChange w:id="176" w:author="嗯哼" w:date="2021-09-13T09:12:00Z">
            <w:rPr>
              <w:rFonts w:ascii="仿宋" w:eastAsia="仿宋" w:hAnsi="仿宋" w:hint="eastAsia"/>
              <w:color w:val="auto"/>
              <w:sz w:val="30"/>
              <w:szCs w:val="30"/>
            </w:rPr>
          </w:rPrChange>
        </w:rPr>
        <w:t>16</w:t>
      </w:r>
      <w:r>
        <w:rPr>
          <w:rFonts w:eastAsia="仿宋_GB2312"/>
          <w:color w:val="auto"/>
          <w:sz w:val="32"/>
          <w:szCs w:val="32"/>
          <w:rPrChange w:id="177" w:author="嗯哼" w:date="2021-09-13T09:12:00Z">
            <w:rPr>
              <w:rFonts w:ascii="仿宋" w:eastAsia="仿宋" w:hAnsi="仿宋" w:hint="eastAsia"/>
              <w:color w:val="auto"/>
              <w:sz w:val="30"/>
              <w:szCs w:val="30"/>
            </w:rPr>
          </w:rPrChange>
        </w:rPr>
        <w:t>类</w:t>
      </w:r>
      <w:r>
        <w:rPr>
          <w:rFonts w:eastAsia="仿宋_GB2312"/>
          <w:color w:val="auto"/>
          <w:sz w:val="32"/>
          <w:szCs w:val="32"/>
          <w:rPrChange w:id="178" w:author="嗯哼" w:date="2021-09-13T09:12:00Z">
            <w:rPr>
              <w:rFonts w:ascii="仿宋" w:eastAsia="仿宋" w:hAnsi="仿宋" w:hint="eastAsia"/>
              <w:color w:val="auto"/>
              <w:sz w:val="30"/>
              <w:szCs w:val="30"/>
            </w:rPr>
          </w:rPrChange>
        </w:rPr>
        <w:t>“</w:t>
      </w:r>
      <w:r>
        <w:rPr>
          <w:rFonts w:eastAsia="仿宋_GB2312"/>
          <w:color w:val="auto"/>
          <w:sz w:val="32"/>
          <w:szCs w:val="32"/>
          <w:rPrChange w:id="179" w:author="嗯哼" w:date="2021-09-13T09:12:00Z">
            <w:rPr>
              <w:rFonts w:ascii="仿宋" w:eastAsia="仿宋" w:hAnsi="仿宋" w:hint="eastAsia"/>
              <w:color w:val="auto"/>
              <w:sz w:val="30"/>
              <w:szCs w:val="30"/>
            </w:rPr>
          </w:rPrChange>
        </w:rPr>
        <w:t>安康码</w:t>
      </w:r>
      <w:r>
        <w:rPr>
          <w:rFonts w:eastAsia="仿宋_GB2312"/>
          <w:color w:val="auto"/>
          <w:sz w:val="32"/>
          <w:szCs w:val="32"/>
          <w:rPrChange w:id="180" w:author="嗯哼" w:date="2021-09-13T09:12:00Z">
            <w:rPr>
              <w:rFonts w:ascii="仿宋" w:eastAsia="仿宋" w:hAnsi="仿宋" w:hint="eastAsia"/>
              <w:color w:val="auto"/>
              <w:sz w:val="30"/>
              <w:szCs w:val="30"/>
            </w:rPr>
          </w:rPrChange>
        </w:rPr>
        <w:t>”</w:t>
      </w:r>
      <w:r>
        <w:rPr>
          <w:rFonts w:eastAsia="仿宋_GB2312"/>
          <w:color w:val="auto"/>
          <w:sz w:val="32"/>
          <w:szCs w:val="32"/>
          <w:rPrChange w:id="181" w:author="嗯哼" w:date="2021-09-13T09:12:00Z">
            <w:rPr>
              <w:rFonts w:ascii="仿宋" w:eastAsia="仿宋" w:hAnsi="仿宋" w:hint="eastAsia"/>
              <w:color w:val="auto"/>
              <w:sz w:val="30"/>
              <w:szCs w:val="30"/>
            </w:rPr>
          </w:rPrChange>
        </w:rPr>
        <w:lastRenderedPageBreak/>
        <w:t>应用场景，设立核验检查点</w:t>
      </w:r>
      <w:r>
        <w:rPr>
          <w:rFonts w:eastAsia="仿宋_GB2312"/>
          <w:color w:val="auto"/>
          <w:sz w:val="32"/>
          <w:szCs w:val="32"/>
          <w:rPrChange w:id="182" w:author="嗯哼" w:date="2021-09-13T09:12:00Z">
            <w:rPr>
              <w:rFonts w:ascii="仿宋" w:eastAsia="仿宋" w:hAnsi="仿宋" w:hint="eastAsia"/>
              <w:color w:val="auto"/>
              <w:sz w:val="30"/>
              <w:szCs w:val="30"/>
            </w:rPr>
          </w:rPrChange>
        </w:rPr>
        <w:t>1.91</w:t>
      </w:r>
      <w:r>
        <w:rPr>
          <w:rFonts w:eastAsia="仿宋_GB2312"/>
          <w:color w:val="auto"/>
          <w:sz w:val="32"/>
          <w:szCs w:val="32"/>
          <w:rPrChange w:id="183" w:author="嗯哼" w:date="2021-09-13T09:12:00Z">
            <w:rPr>
              <w:rFonts w:ascii="仿宋" w:eastAsia="仿宋" w:hAnsi="仿宋" w:hint="eastAsia"/>
              <w:color w:val="auto"/>
              <w:sz w:val="30"/>
              <w:szCs w:val="30"/>
            </w:rPr>
          </w:rPrChange>
        </w:rPr>
        <w:t>万个。完成与电子健康卡、医保电子凭证、电子社保卡、</w:t>
      </w:r>
      <w:r>
        <w:rPr>
          <w:rFonts w:eastAsia="仿宋_GB2312"/>
          <w:color w:val="auto"/>
          <w:sz w:val="32"/>
          <w:szCs w:val="32"/>
          <w:rPrChange w:id="184" w:author="嗯哼" w:date="2021-09-13T09:12:00Z">
            <w:rPr>
              <w:rFonts w:ascii="仿宋" w:eastAsia="仿宋" w:hAnsi="仿宋" w:hint="eastAsia"/>
              <w:color w:val="auto"/>
              <w:sz w:val="30"/>
              <w:szCs w:val="30"/>
            </w:rPr>
          </w:rPrChange>
        </w:rPr>
        <w:t>“</w:t>
      </w:r>
      <w:r>
        <w:rPr>
          <w:rFonts w:eastAsia="仿宋_GB2312"/>
          <w:color w:val="auto"/>
          <w:sz w:val="32"/>
          <w:szCs w:val="32"/>
          <w:rPrChange w:id="185" w:author="嗯哼" w:date="2021-09-13T09:12:00Z">
            <w:rPr>
              <w:rFonts w:ascii="仿宋" w:eastAsia="仿宋" w:hAnsi="仿宋" w:hint="eastAsia"/>
              <w:color w:val="auto"/>
              <w:sz w:val="30"/>
              <w:szCs w:val="30"/>
            </w:rPr>
          </w:rPrChange>
        </w:rPr>
        <w:t>安康码－办事大厅预约取号</w:t>
      </w:r>
      <w:r>
        <w:rPr>
          <w:rFonts w:eastAsia="仿宋_GB2312"/>
          <w:color w:val="auto"/>
          <w:sz w:val="32"/>
          <w:szCs w:val="32"/>
          <w:rPrChange w:id="186" w:author="嗯哼" w:date="2021-09-13T09:12:00Z">
            <w:rPr>
              <w:rFonts w:ascii="仿宋" w:eastAsia="仿宋" w:hAnsi="仿宋" w:hint="eastAsia"/>
              <w:color w:val="auto"/>
              <w:sz w:val="30"/>
              <w:szCs w:val="30"/>
            </w:rPr>
          </w:rPrChange>
        </w:rPr>
        <w:t>”“</w:t>
      </w:r>
      <w:r>
        <w:rPr>
          <w:rFonts w:eastAsia="仿宋_GB2312"/>
          <w:color w:val="auto"/>
          <w:sz w:val="32"/>
          <w:szCs w:val="32"/>
          <w:rPrChange w:id="187" w:author="嗯哼" w:date="2021-09-13T09:12:00Z">
            <w:rPr>
              <w:rFonts w:ascii="仿宋" w:eastAsia="仿宋" w:hAnsi="仿宋" w:hint="eastAsia"/>
              <w:color w:val="auto"/>
              <w:sz w:val="30"/>
              <w:szCs w:val="30"/>
            </w:rPr>
          </w:rPrChange>
        </w:rPr>
        <w:t>安康码</w:t>
      </w:r>
      <w:r>
        <w:rPr>
          <w:rFonts w:eastAsia="仿宋_GB2312"/>
          <w:color w:val="auto"/>
          <w:sz w:val="32"/>
          <w:szCs w:val="32"/>
          <w:rPrChange w:id="188" w:author="嗯哼" w:date="2021-09-13T09:12:00Z">
            <w:rPr>
              <w:rFonts w:ascii="仿宋" w:eastAsia="仿宋" w:hAnsi="仿宋" w:hint="eastAsia"/>
              <w:color w:val="auto"/>
              <w:sz w:val="30"/>
              <w:szCs w:val="30"/>
            </w:rPr>
          </w:rPrChange>
        </w:rPr>
        <w:t>+</w:t>
      </w:r>
      <w:r>
        <w:rPr>
          <w:rFonts w:eastAsia="仿宋_GB2312"/>
          <w:color w:val="auto"/>
          <w:sz w:val="32"/>
          <w:szCs w:val="32"/>
          <w:rPrChange w:id="189" w:author="嗯哼" w:date="2021-09-13T09:12:00Z">
            <w:rPr>
              <w:rFonts w:ascii="仿宋" w:eastAsia="仿宋" w:hAnsi="仿宋" w:hint="eastAsia"/>
              <w:color w:val="auto"/>
              <w:sz w:val="30"/>
              <w:szCs w:val="30"/>
            </w:rPr>
          </w:rPrChange>
        </w:rPr>
        <w:t>景点预约</w:t>
      </w:r>
      <w:r>
        <w:rPr>
          <w:rFonts w:eastAsia="仿宋_GB2312"/>
          <w:color w:val="auto"/>
          <w:sz w:val="32"/>
          <w:szCs w:val="32"/>
          <w:rPrChange w:id="190" w:author="嗯哼" w:date="2021-09-13T09:12:00Z">
            <w:rPr>
              <w:rFonts w:ascii="仿宋" w:eastAsia="仿宋" w:hAnsi="仿宋" w:hint="eastAsia"/>
              <w:color w:val="auto"/>
              <w:sz w:val="30"/>
              <w:szCs w:val="30"/>
            </w:rPr>
          </w:rPrChange>
        </w:rPr>
        <w:t>”</w:t>
      </w:r>
      <w:r>
        <w:rPr>
          <w:rFonts w:eastAsia="仿宋_GB2312"/>
          <w:color w:val="auto"/>
          <w:sz w:val="32"/>
          <w:szCs w:val="32"/>
          <w:rPrChange w:id="191" w:author="嗯哼" w:date="2021-09-13T09:12:00Z">
            <w:rPr>
              <w:rFonts w:ascii="仿宋" w:eastAsia="仿宋" w:hAnsi="仿宋" w:hint="eastAsia"/>
              <w:color w:val="auto"/>
              <w:sz w:val="30"/>
              <w:szCs w:val="30"/>
            </w:rPr>
          </w:rPrChange>
        </w:rPr>
        <w:t>等场景应用的集成。全市</w:t>
      </w:r>
      <w:r>
        <w:rPr>
          <w:rFonts w:eastAsia="仿宋_GB2312"/>
          <w:color w:val="auto"/>
          <w:sz w:val="32"/>
          <w:szCs w:val="32"/>
          <w:rPrChange w:id="192" w:author="嗯哼" w:date="2021-09-13T09:12:00Z">
            <w:rPr>
              <w:rFonts w:ascii="仿宋" w:eastAsia="仿宋" w:hAnsi="仿宋" w:hint="eastAsia"/>
              <w:color w:val="auto"/>
              <w:sz w:val="30"/>
              <w:szCs w:val="30"/>
            </w:rPr>
          </w:rPrChange>
        </w:rPr>
        <w:t>“</w:t>
      </w:r>
      <w:r>
        <w:rPr>
          <w:rFonts w:eastAsia="仿宋_GB2312"/>
          <w:color w:val="auto"/>
          <w:sz w:val="32"/>
          <w:szCs w:val="32"/>
          <w:rPrChange w:id="193" w:author="嗯哼" w:date="2021-09-13T09:12:00Z">
            <w:rPr>
              <w:rFonts w:ascii="仿宋" w:eastAsia="仿宋" w:hAnsi="仿宋" w:hint="eastAsia"/>
              <w:color w:val="auto"/>
              <w:sz w:val="30"/>
              <w:szCs w:val="30"/>
            </w:rPr>
          </w:rPrChange>
        </w:rPr>
        <w:t>安康码</w:t>
      </w:r>
      <w:r>
        <w:rPr>
          <w:rFonts w:eastAsia="仿宋_GB2312"/>
          <w:color w:val="auto"/>
          <w:sz w:val="32"/>
          <w:szCs w:val="32"/>
          <w:rPrChange w:id="194" w:author="嗯哼" w:date="2021-09-13T09:12:00Z">
            <w:rPr>
              <w:rFonts w:ascii="仿宋" w:eastAsia="仿宋" w:hAnsi="仿宋" w:hint="eastAsia"/>
              <w:color w:val="auto"/>
              <w:sz w:val="30"/>
              <w:szCs w:val="30"/>
            </w:rPr>
          </w:rPrChange>
        </w:rPr>
        <w:t>”</w:t>
      </w:r>
      <w:r>
        <w:rPr>
          <w:rFonts w:eastAsia="仿宋_GB2312"/>
          <w:color w:val="auto"/>
          <w:sz w:val="32"/>
          <w:szCs w:val="32"/>
          <w:rPrChange w:id="195" w:author="嗯哼" w:date="2021-09-13T09:12:00Z">
            <w:rPr>
              <w:rFonts w:ascii="仿宋" w:eastAsia="仿宋" w:hAnsi="仿宋" w:hint="eastAsia"/>
              <w:color w:val="auto"/>
              <w:sz w:val="30"/>
              <w:szCs w:val="30"/>
            </w:rPr>
          </w:rPrChange>
        </w:rPr>
        <w:t>申领数</w:t>
      </w:r>
      <w:r>
        <w:rPr>
          <w:rFonts w:eastAsia="仿宋_GB2312"/>
          <w:color w:val="auto"/>
          <w:sz w:val="32"/>
          <w:szCs w:val="32"/>
          <w:rPrChange w:id="196" w:author="嗯哼" w:date="2021-09-13T09:12:00Z">
            <w:rPr>
              <w:rFonts w:ascii="仿宋" w:eastAsia="仿宋" w:hAnsi="仿宋" w:hint="eastAsia"/>
              <w:color w:val="auto"/>
              <w:sz w:val="30"/>
              <w:szCs w:val="30"/>
            </w:rPr>
          </w:rPrChange>
        </w:rPr>
        <w:t>172.4</w:t>
      </w:r>
      <w:r>
        <w:rPr>
          <w:rFonts w:eastAsia="仿宋_GB2312"/>
          <w:color w:val="auto"/>
          <w:sz w:val="32"/>
          <w:szCs w:val="32"/>
          <w:rPrChange w:id="197" w:author="嗯哼" w:date="2021-09-13T09:12:00Z">
            <w:rPr>
              <w:rFonts w:ascii="仿宋" w:eastAsia="仿宋" w:hAnsi="仿宋" w:hint="eastAsia"/>
              <w:color w:val="auto"/>
              <w:sz w:val="30"/>
              <w:szCs w:val="30"/>
            </w:rPr>
          </w:rPrChange>
        </w:rPr>
        <w:t>万，申领率达到基数的</w:t>
      </w:r>
      <w:r>
        <w:rPr>
          <w:rFonts w:eastAsia="仿宋_GB2312"/>
          <w:color w:val="auto"/>
          <w:sz w:val="32"/>
          <w:szCs w:val="32"/>
          <w:rPrChange w:id="198" w:author="嗯哼" w:date="2021-09-13T09:12:00Z">
            <w:rPr>
              <w:rFonts w:ascii="仿宋" w:eastAsia="仿宋" w:hAnsi="仿宋" w:hint="eastAsia"/>
              <w:color w:val="auto"/>
              <w:sz w:val="30"/>
              <w:szCs w:val="30"/>
            </w:rPr>
          </w:rPrChange>
        </w:rPr>
        <w:t>175%</w:t>
      </w:r>
      <w:r>
        <w:rPr>
          <w:rFonts w:eastAsia="仿宋_GB2312"/>
          <w:color w:val="auto"/>
          <w:sz w:val="32"/>
          <w:szCs w:val="32"/>
          <w:rPrChange w:id="199" w:author="嗯哼" w:date="2021-09-13T09:12:00Z">
            <w:rPr>
              <w:rFonts w:ascii="仿宋" w:eastAsia="仿宋" w:hAnsi="仿宋" w:hint="eastAsia"/>
              <w:color w:val="auto"/>
              <w:sz w:val="30"/>
              <w:szCs w:val="30"/>
            </w:rPr>
          </w:rPrChange>
        </w:rPr>
        <w:t>；累计核验次数</w:t>
      </w:r>
      <w:r>
        <w:rPr>
          <w:rFonts w:eastAsia="仿宋_GB2312"/>
          <w:color w:val="auto"/>
          <w:sz w:val="32"/>
          <w:szCs w:val="32"/>
          <w:rPrChange w:id="200" w:author="嗯哼" w:date="2021-09-13T09:12:00Z">
            <w:rPr>
              <w:rFonts w:ascii="仿宋" w:eastAsia="仿宋" w:hAnsi="仿宋" w:hint="eastAsia"/>
              <w:color w:val="auto"/>
              <w:sz w:val="30"/>
              <w:szCs w:val="30"/>
            </w:rPr>
          </w:rPrChange>
        </w:rPr>
        <w:t>998.9</w:t>
      </w:r>
      <w:r>
        <w:rPr>
          <w:rFonts w:eastAsia="仿宋_GB2312"/>
          <w:color w:val="auto"/>
          <w:sz w:val="32"/>
          <w:szCs w:val="32"/>
          <w:rPrChange w:id="201" w:author="嗯哼" w:date="2021-09-13T09:12:00Z">
            <w:rPr>
              <w:rFonts w:ascii="仿宋" w:eastAsia="仿宋" w:hAnsi="仿宋" w:hint="eastAsia"/>
              <w:color w:val="auto"/>
              <w:sz w:val="30"/>
              <w:szCs w:val="30"/>
            </w:rPr>
          </w:rPrChange>
        </w:rPr>
        <w:t>余万次。</w:t>
      </w:r>
      <w:r>
        <w:rPr>
          <w:rFonts w:eastAsia="仿宋_GB2312"/>
          <w:color w:val="auto"/>
          <w:sz w:val="32"/>
          <w:szCs w:val="32"/>
          <w:rPrChange w:id="202" w:author="嗯哼" w:date="2021-09-13T09:12:00Z">
            <w:rPr>
              <w:rFonts w:ascii="仿宋" w:eastAsia="仿宋" w:hAnsi="仿宋" w:hint="eastAsia"/>
              <w:color w:val="auto"/>
              <w:sz w:val="30"/>
              <w:szCs w:val="30"/>
            </w:rPr>
          </w:rPrChange>
        </w:rPr>
        <w:t>“</w:t>
      </w:r>
      <w:r>
        <w:rPr>
          <w:rFonts w:eastAsia="仿宋_GB2312"/>
          <w:color w:val="auto"/>
          <w:sz w:val="32"/>
          <w:szCs w:val="32"/>
          <w:rPrChange w:id="203" w:author="嗯哼" w:date="2021-09-13T09:12:00Z">
            <w:rPr>
              <w:rFonts w:ascii="仿宋" w:eastAsia="仿宋" w:hAnsi="仿宋" w:hint="eastAsia"/>
              <w:color w:val="auto"/>
              <w:sz w:val="30"/>
              <w:szCs w:val="30"/>
            </w:rPr>
          </w:rPrChange>
        </w:rPr>
        <w:t>互联网</w:t>
      </w:r>
      <w:r>
        <w:rPr>
          <w:rFonts w:eastAsia="仿宋_GB2312"/>
          <w:color w:val="auto"/>
          <w:sz w:val="32"/>
          <w:szCs w:val="32"/>
          <w:rPrChange w:id="204" w:author="嗯哼" w:date="2021-09-13T09:12:00Z">
            <w:rPr>
              <w:rFonts w:ascii="仿宋" w:eastAsia="仿宋" w:hAnsi="仿宋" w:hint="eastAsia"/>
              <w:color w:val="auto"/>
              <w:sz w:val="30"/>
              <w:szCs w:val="30"/>
            </w:rPr>
          </w:rPrChange>
        </w:rPr>
        <w:t>+</w:t>
      </w:r>
      <w:r>
        <w:rPr>
          <w:rFonts w:eastAsia="仿宋_GB2312"/>
          <w:color w:val="auto"/>
          <w:sz w:val="32"/>
          <w:szCs w:val="32"/>
          <w:rPrChange w:id="205" w:author="嗯哼" w:date="2021-09-13T09:12:00Z">
            <w:rPr>
              <w:rFonts w:ascii="仿宋" w:eastAsia="仿宋" w:hAnsi="仿宋" w:hint="eastAsia"/>
              <w:color w:val="auto"/>
              <w:sz w:val="30"/>
              <w:szCs w:val="30"/>
            </w:rPr>
          </w:rPrChange>
        </w:rPr>
        <w:t>监管</w:t>
      </w:r>
      <w:r>
        <w:rPr>
          <w:rFonts w:eastAsia="仿宋_GB2312"/>
          <w:color w:val="auto"/>
          <w:sz w:val="32"/>
          <w:szCs w:val="32"/>
          <w:rPrChange w:id="206" w:author="嗯哼" w:date="2021-09-13T09:12:00Z">
            <w:rPr>
              <w:rFonts w:ascii="仿宋" w:eastAsia="仿宋" w:hAnsi="仿宋" w:hint="eastAsia"/>
              <w:color w:val="auto"/>
              <w:sz w:val="30"/>
              <w:szCs w:val="30"/>
            </w:rPr>
          </w:rPrChange>
        </w:rPr>
        <w:t>”</w:t>
      </w:r>
      <w:r>
        <w:rPr>
          <w:rFonts w:eastAsia="仿宋_GB2312"/>
          <w:color w:val="auto"/>
          <w:sz w:val="32"/>
          <w:szCs w:val="32"/>
          <w:rPrChange w:id="207" w:author="嗯哼" w:date="2021-09-13T09:12:00Z">
            <w:rPr>
              <w:rFonts w:ascii="仿宋" w:eastAsia="仿宋" w:hAnsi="仿宋" w:hint="eastAsia"/>
              <w:color w:val="auto"/>
              <w:sz w:val="30"/>
              <w:szCs w:val="30"/>
            </w:rPr>
          </w:rPrChange>
        </w:rPr>
        <w:t>平台应用常态化，实现目录清单</w:t>
      </w:r>
      <w:r>
        <w:rPr>
          <w:rFonts w:eastAsia="仿宋_GB2312"/>
          <w:color w:val="auto"/>
          <w:sz w:val="32"/>
          <w:szCs w:val="32"/>
          <w:rPrChange w:id="208" w:author="嗯哼" w:date="2021-09-13T09:12:00Z">
            <w:rPr>
              <w:rFonts w:ascii="仿宋" w:eastAsia="仿宋" w:hAnsi="仿宋" w:hint="eastAsia"/>
              <w:color w:val="auto"/>
              <w:sz w:val="30"/>
              <w:szCs w:val="30"/>
            </w:rPr>
          </w:rPrChange>
        </w:rPr>
        <w:t>“</w:t>
      </w:r>
      <w:r>
        <w:rPr>
          <w:rFonts w:eastAsia="仿宋_GB2312"/>
          <w:color w:val="auto"/>
          <w:sz w:val="32"/>
          <w:szCs w:val="32"/>
          <w:rPrChange w:id="209" w:author="嗯哼" w:date="2021-09-13T09:12:00Z">
            <w:rPr>
              <w:rFonts w:ascii="仿宋" w:eastAsia="仿宋" w:hAnsi="仿宋" w:hint="eastAsia"/>
              <w:color w:val="auto"/>
              <w:sz w:val="30"/>
              <w:szCs w:val="30"/>
            </w:rPr>
          </w:rPrChange>
        </w:rPr>
        <w:t>应领尽领</w:t>
      </w:r>
      <w:r>
        <w:rPr>
          <w:rFonts w:eastAsia="仿宋_GB2312"/>
          <w:color w:val="auto"/>
          <w:sz w:val="32"/>
          <w:szCs w:val="32"/>
          <w:rPrChange w:id="210" w:author="嗯哼" w:date="2021-09-13T09:12:00Z">
            <w:rPr>
              <w:rFonts w:ascii="仿宋" w:eastAsia="仿宋" w:hAnsi="仿宋" w:hint="eastAsia"/>
              <w:color w:val="auto"/>
              <w:sz w:val="30"/>
              <w:szCs w:val="30"/>
            </w:rPr>
          </w:rPrChange>
        </w:rPr>
        <w:t>”</w:t>
      </w:r>
      <w:r>
        <w:rPr>
          <w:rFonts w:eastAsia="仿宋_GB2312"/>
          <w:color w:val="auto"/>
          <w:sz w:val="32"/>
          <w:szCs w:val="32"/>
          <w:rPrChange w:id="211" w:author="嗯哼" w:date="2021-09-13T09:12:00Z">
            <w:rPr>
              <w:rFonts w:ascii="仿宋" w:eastAsia="仿宋" w:hAnsi="仿宋" w:hint="eastAsia"/>
              <w:color w:val="auto"/>
              <w:sz w:val="30"/>
              <w:szCs w:val="30"/>
            </w:rPr>
          </w:rPrChange>
        </w:rPr>
        <w:t>和实施清单</w:t>
      </w:r>
      <w:r>
        <w:rPr>
          <w:rFonts w:eastAsia="仿宋_GB2312"/>
          <w:color w:val="auto"/>
          <w:sz w:val="32"/>
          <w:szCs w:val="32"/>
          <w:rPrChange w:id="212" w:author="嗯哼" w:date="2021-09-13T09:12:00Z">
            <w:rPr>
              <w:rFonts w:ascii="仿宋" w:eastAsia="仿宋" w:hAnsi="仿宋" w:hint="eastAsia"/>
              <w:color w:val="auto"/>
              <w:sz w:val="30"/>
              <w:szCs w:val="30"/>
            </w:rPr>
          </w:rPrChange>
        </w:rPr>
        <w:t>“</w:t>
      </w:r>
      <w:r>
        <w:rPr>
          <w:rFonts w:eastAsia="仿宋_GB2312"/>
          <w:color w:val="auto"/>
          <w:sz w:val="32"/>
          <w:szCs w:val="32"/>
          <w:rPrChange w:id="213" w:author="嗯哼" w:date="2021-09-13T09:12:00Z">
            <w:rPr>
              <w:rFonts w:ascii="仿宋" w:eastAsia="仿宋" w:hAnsi="仿宋" w:hint="eastAsia"/>
              <w:color w:val="auto"/>
              <w:sz w:val="30"/>
              <w:szCs w:val="30"/>
            </w:rPr>
          </w:rPrChange>
        </w:rPr>
        <w:t>应编尽编</w:t>
      </w:r>
      <w:r>
        <w:rPr>
          <w:rFonts w:eastAsia="仿宋_GB2312"/>
          <w:color w:val="auto"/>
          <w:sz w:val="32"/>
          <w:szCs w:val="32"/>
          <w:rPrChange w:id="214" w:author="嗯哼" w:date="2021-09-13T09:12:00Z">
            <w:rPr>
              <w:rFonts w:ascii="仿宋" w:eastAsia="仿宋" w:hAnsi="仿宋" w:hint="eastAsia"/>
              <w:color w:val="auto"/>
              <w:sz w:val="30"/>
              <w:szCs w:val="30"/>
            </w:rPr>
          </w:rPrChange>
        </w:rPr>
        <w:t>”</w:t>
      </w:r>
      <w:r>
        <w:rPr>
          <w:rFonts w:eastAsia="仿宋_GB2312"/>
          <w:color w:val="auto"/>
          <w:sz w:val="32"/>
          <w:szCs w:val="32"/>
          <w:rPrChange w:id="215" w:author="嗯哼" w:date="2021-09-13T09:12:00Z">
            <w:rPr>
              <w:rFonts w:ascii="仿宋" w:eastAsia="仿宋" w:hAnsi="仿宋" w:hint="eastAsia"/>
              <w:color w:val="auto"/>
              <w:sz w:val="30"/>
              <w:szCs w:val="30"/>
            </w:rPr>
          </w:rPrChange>
        </w:rPr>
        <w:t>，有效用户注册数增长</w:t>
      </w:r>
      <w:r>
        <w:rPr>
          <w:rFonts w:eastAsia="仿宋_GB2312"/>
          <w:color w:val="auto"/>
          <w:sz w:val="32"/>
          <w:szCs w:val="32"/>
          <w:rPrChange w:id="216" w:author="嗯哼" w:date="2021-09-13T09:12:00Z">
            <w:rPr>
              <w:rFonts w:ascii="仿宋" w:eastAsia="仿宋" w:hAnsi="仿宋" w:hint="eastAsia"/>
              <w:color w:val="auto"/>
              <w:sz w:val="30"/>
              <w:szCs w:val="30"/>
            </w:rPr>
          </w:rPrChange>
        </w:rPr>
        <w:t>30%</w:t>
      </w:r>
      <w:r>
        <w:rPr>
          <w:rFonts w:eastAsia="仿宋_GB2312"/>
          <w:color w:val="auto"/>
          <w:sz w:val="32"/>
          <w:szCs w:val="32"/>
          <w:rPrChange w:id="217" w:author="嗯哼" w:date="2021-09-13T09:12:00Z">
            <w:rPr>
              <w:rFonts w:ascii="仿宋" w:eastAsia="仿宋" w:hAnsi="仿宋" w:hint="eastAsia"/>
              <w:color w:val="auto"/>
              <w:sz w:val="30"/>
              <w:szCs w:val="30"/>
            </w:rPr>
          </w:rPrChange>
        </w:rPr>
        <w:t>，监管行为信息录入数增长约</w:t>
      </w:r>
      <w:r>
        <w:rPr>
          <w:rFonts w:eastAsia="仿宋_GB2312"/>
          <w:color w:val="auto"/>
          <w:sz w:val="32"/>
          <w:szCs w:val="32"/>
          <w:rPrChange w:id="218" w:author="嗯哼" w:date="2021-09-13T09:12:00Z">
            <w:rPr>
              <w:rFonts w:ascii="仿宋" w:eastAsia="仿宋" w:hAnsi="仿宋" w:hint="eastAsia"/>
              <w:color w:val="auto"/>
              <w:sz w:val="30"/>
              <w:szCs w:val="30"/>
            </w:rPr>
          </w:rPrChange>
        </w:rPr>
        <w:t>9</w:t>
      </w:r>
      <w:r>
        <w:rPr>
          <w:rFonts w:eastAsia="仿宋_GB2312"/>
          <w:color w:val="auto"/>
          <w:sz w:val="32"/>
          <w:szCs w:val="32"/>
          <w:rPrChange w:id="219" w:author="嗯哼" w:date="2021-09-13T09:12:00Z">
            <w:rPr>
              <w:rFonts w:ascii="仿宋" w:eastAsia="仿宋" w:hAnsi="仿宋" w:hint="eastAsia"/>
              <w:color w:val="auto"/>
              <w:sz w:val="30"/>
              <w:szCs w:val="30"/>
            </w:rPr>
          </w:rPrChange>
        </w:rPr>
        <w:t>倍。</w:t>
      </w:r>
    </w:p>
    <w:p w14:paraId="1E462ED2" w14:textId="77777777" w:rsidR="00000000" w:rsidRDefault="00000000">
      <w:pPr>
        <w:pStyle w:val="a0"/>
        <w:spacing w:line="560" w:lineRule="exact"/>
        <w:ind w:firstLine="640"/>
        <w:rPr>
          <w:rFonts w:eastAsia="仿宋_GB2312"/>
          <w:b/>
          <w:bCs/>
          <w:color w:val="auto"/>
          <w:sz w:val="32"/>
          <w:szCs w:val="32"/>
          <w:rPrChange w:id="220" w:author="嗯哼" w:date="2021-09-13T09:12:00Z">
            <w:rPr>
              <w:rFonts w:hint="eastAsia"/>
              <w:b/>
              <w:bCs/>
              <w:color w:val="auto"/>
              <w:sz w:val="30"/>
              <w:szCs w:val="30"/>
            </w:rPr>
          </w:rPrChange>
        </w:rPr>
      </w:pPr>
      <w:bookmarkStart w:id="221" w:name="_Toc78814124"/>
      <w:r>
        <w:rPr>
          <w:rFonts w:eastAsia="仿宋_GB2312"/>
          <w:b/>
          <w:bCs/>
          <w:color w:val="auto"/>
          <w:sz w:val="32"/>
          <w:szCs w:val="32"/>
        </w:rPr>
        <w:t>5.</w:t>
      </w:r>
      <w:r>
        <w:rPr>
          <w:rFonts w:eastAsia="仿宋_GB2312"/>
          <w:b/>
          <w:bCs/>
          <w:color w:val="auto"/>
          <w:sz w:val="32"/>
          <w:szCs w:val="32"/>
          <w:rPrChange w:id="222" w:author="嗯哼" w:date="2021-09-13T09:12:00Z">
            <w:rPr>
              <w:rFonts w:hint="eastAsia"/>
              <w:b/>
              <w:bCs/>
              <w:color w:val="auto"/>
              <w:sz w:val="30"/>
              <w:szCs w:val="30"/>
            </w:rPr>
          </w:rPrChange>
        </w:rPr>
        <w:t>公共服务水平不断提高</w:t>
      </w:r>
      <w:bookmarkEnd w:id="221"/>
    </w:p>
    <w:p w14:paraId="057EEDC2" w14:textId="77777777" w:rsidR="00000000" w:rsidRDefault="00000000">
      <w:pPr>
        <w:pStyle w:val="a0"/>
        <w:spacing w:line="560" w:lineRule="exact"/>
        <w:ind w:firstLine="640"/>
        <w:rPr>
          <w:rFonts w:eastAsia="仿宋_GB2312"/>
          <w:color w:val="auto"/>
          <w:sz w:val="32"/>
          <w:szCs w:val="32"/>
          <w:rPrChange w:id="223" w:author="嗯哼" w:date="2021-09-13T09:12:00Z">
            <w:rPr>
              <w:rFonts w:ascii="仿宋" w:eastAsia="仿宋" w:hAnsi="仿宋" w:hint="eastAsia"/>
              <w:color w:val="0000CC"/>
              <w:sz w:val="30"/>
              <w:szCs w:val="30"/>
            </w:rPr>
          </w:rPrChange>
        </w:rPr>
      </w:pPr>
      <w:r>
        <w:rPr>
          <w:rFonts w:eastAsia="仿宋_GB2312"/>
          <w:color w:val="auto"/>
          <w:sz w:val="32"/>
          <w:szCs w:val="32"/>
          <w:rPrChange w:id="224" w:author="嗯哼" w:date="2021-09-13T09:12:00Z">
            <w:rPr>
              <w:rFonts w:ascii="仿宋" w:eastAsia="仿宋" w:hAnsi="仿宋" w:hint="eastAsia"/>
              <w:color w:val="auto"/>
              <w:sz w:val="30"/>
              <w:szCs w:val="30"/>
            </w:rPr>
          </w:rPrChange>
        </w:rPr>
        <w:t>黄山市公共服务信息化体系初步建成，教育、社保、医疗、文化、体育、交通等领域公共服务水平大幅提升。全市</w:t>
      </w:r>
      <w:r>
        <w:rPr>
          <w:rFonts w:eastAsia="仿宋_GB2312"/>
          <w:color w:val="auto"/>
          <w:sz w:val="32"/>
          <w:szCs w:val="32"/>
          <w:rPrChange w:id="225" w:author="嗯哼" w:date="2021-09-13T09:12:00Z">
            <w:rPr>
              <w:rFonts w:ascii="仿宋" w:eastAsia="仿宋" w:hAnsi="仿宋" w:hint="eastAsia"/>
              <w:color w:val="auto"/>
              <w:sz w:val="30"/>
              <w:szCs w:val="30"/>
            </w:rPr>
          </w:rPrChange>
        </w:rPr>
        <w:t>443</w:t>
      </w:r>
      <w:r>
        <w:rPr>
          <w:rFonts w:eastAsia="仿宋_GB2312"/>
          <w:color w:val="auto"/>
          <w:sz w:val="32"/>
          <w:szCs w:val="32"/>
          <w:rPrChange w:id="226" w:author="嗯哼" w:date="2021-09-13T09:12:00Z">
            <w:rPr>
              <w:rFonts w:ascii="仿宋" w:eastAsia="仿宋" w:hAnsi="仿宋" w:hint="eastAsia"/>
              <w:color w:val="auto"/>
              <w:sz w:val="30"/>
              <w:szCs w:val="30"/>
            </w:rPr>
          </w:rPrChange>
        </w:rPr>
        <w:t>所中小学校、</w:t>
      </w:r>
      <w:r>
        <w:rPr>
          <w:rFonts w:eastAsia="仿宋_GB2312"/>
          <w:color w:val="auto"/>
          <w:sz w:val="32"/>
          <w:szCs w:val="32"/>
          <w:rPrChange w:id="227" w:author="嗯哼" w:date="2021-09-13T09:12:00Z">
            <w:rPr>
              <w:rFonts w:ascii="仿宋" w:eastAsia="仿宋" w:hAnsi="仿宋" w:hint="eastAsia"/>
              <w:color w:val="auto"/>
              <w:sz w:val="30"/>
              <w:szCs w:val="30"/>
            </w:rPr>
          </w:rPrChange>
        </w:rPr>
        <w:t>17.5</w:t>
      </w:r>
      <w:r>
        <w:rPr>
          <w:rFonts w:eastAsia="仿宋_GB2312"/>
          <w:color w:val="auto"/>
          <w:sz w:val="32"/>
          <w:szCs w:val="32"/>
          <w:rPrChange w:id="228" w:author="嗯哼" w:date="2021-09-13T09:12:00Z">
            <w:rPr>
              <w:rFonts w:ascii="仿宋" w:eastAsia="仿宋" w:hAnsi="仿宋" w:hint="eastAsia"/>
              <w:color w:val="auto"/>
              <w:sz w:val="30"/>
              <w:szCs w:val="30"/>
            </w:rPr>
          </w:rPrChange>
        </w:rPr>
        <w:t>万名在校生实现</w:t>
      </w:r>
      <w:r>
        <w:rPr>
          <w:rFonts w:eastAsia="仿宋_GB2312"/>
          <w:color w:val="auto"/>
          <w:sz w:val="32"/>
          <w:szCs w:val="32"/>
          <w:rPrChange w:id="229" w:author="嗯哼" w:date="2021-09-13T09:12:00Z">
            <w:rPr>
              <w:rFonts w:ascii="仿宋" w:eastAsia="仿宋" w:hAnsi="仿宋" w:hint="eastAsia"/>
              <w:color w:val="auto"/>
              <w:sz w:val="30"/>
              <w:szCs w:val="30"/>
            </w:rPr>
          </w:rPrChange>
        </w:rPr>
        <w:t>“</w:t>
      </w:r>
      <w:r>
        <w:rPr>
          <w:rFonts w:eastAsia="仿宋_GB2312"/>
          <w:color w:val="auto"/>
          <w:sz w:val="32"/>
          <w:szCs w:val="32"/>
          <w:rPrChange w:id="230" w:author="嗯哼" w:date="2021-09-13T09:12:00Z">
            <w:rPr>
              <w:rFonts w:ascii="仿宋" w:eastAsia="仿宋" w:hAnsi="仿宋" w:hint="eastAsia"/>
              <w:color w:val="auto"/>
              <w:sz w:val="30"/>
              <w:szCs w:val="30"/>
            </w:rPr>
          </w:rPrChange>
        </w:rPr>
        <w:t>校校通</w:t>
      </w:r>
      <w:r>
        <w:rPr>
          <w:rFonts w:eastAsia="仿宋_GB2312"/>
          <w:color w:val="auto"/>
          <w:sz w:val="32"/>
          <w:szCs w:val="32"/>
          <w:rPrChange w:id="231" w:author="嗯哼" w:date="2021-09-13T09:12:00Z">
            <w:rPr>
              <w:rFonts w:ascii="仿宋" w:eastAsia="仿宋" w:hAnsi="仿宋" w:hint="eastAsia"/>
              <w:color w:val="auto"/>
              <w:sz w:val="30"/>
              <w:szCs w:val="30"/>
            </w:rPr>
          </w:rPrChange>
        </w:rPr>
        <w:t>”</w:t>
      </w:r>
      <w:r>
        <w:rPr>
          <w:rFonts w:eastAsia="仿宋_GB2312"/>
          <w:color w:val="auto"/>
          <w:sz w:val="32"/>
          <w:szCs w:val="32"/>
          <w:rPrChange w:id="232" w:author="嗯哼" w:date="2021-09-13T09:12:00Z">
            <w:rPr>
              <w:rFonts w:ascii="仿宋" w:eastAsia="仿宋" w:hAnsi="仿宋" w:hint="eastAsia"/>
              <w:color w:val="auto"/>
              <w:sz w:val="30"/>
              <w:szCs w:val="30"/>
            </w:rPr>
          </w:rPrChange>
        </w:rPr>
        <w:t>、</w:t>
      </w:r>
      <w:r>
        <w:rPr>
          <w:rFonts w:eastAsia="仿宋_GB2312"/>
          <w:color w:val="auto"/>
          <w:sz w:val="32"/>
          <w:szCs w:val="32"/>
          <w:rPrChange w:id="233" w:author="嗯哼" w:date="2021-09-13T09:12:00Z">
            <w:rPr>
              <w:rFonts w:ascii="仿宋" w:eastAsia="仿宋" w:hAnsi="仿宋" w:hint="eastAsia"/>
              <w:color w:val="auto"/>
              <w:sz w:val="30"/>
              <w:szCs w:val="30"/>
            </w:rPr>
          </w:rPrChange>
        </w:rPr>
        <w:t>“</w:t>
      </w:r>
      <w:r>
        <w:rPr>
          <w:rFonts w:eastAsia="仿宋_GB2312"/>
          <w:color w:val="auto"/>
          <w:sz w:val="32"/>
          <w:szCs w:val="32"/>
          <w:rPrChange w:id="234" w:author="嗯哼" w:date="2021-09-13T09:12:00Z">
            <w:rPr>
              <w:rFonts w:ascii="仿宋" w:eastAsia="仿宋" w:hAnsi="仿宋" w:hint="eastAsia"/>
              <w:color w:val="auto"/>
              <w:sz w:val="30"/>
              <w:szCs w:val="30"/>
            </w:rPr>
          </w:rPrChange>
        </w:rPr>
        <w:t>班班通</w:t>
      </w:r>
      <w:r>
        <w:rPr>
          <w:rFonts w:eastAsia="仿宋_GB2312"/>
          <w:color w:val="auto"/>
          <w:sz w:val="32"/>
          <w:szCs w:val="32"/>
          <w:rPrChange w:id="235" w:author="嗯哼" w:date="2021-09-13T09:12:00Z">
            <w:rPr>
              <w:rFonts w:ascii="仿宋" w:eastAsia="仿宋" w:hAnsi="仿宋" w:hint="eastAsia"/>
              <w:color w:val="auto"/>
              <w:sz w:val="30"/>
              <w:szCs w:val="30"/>
            </w:rPr>
          </w:rPrChange>
        </w:rPr>
        <w:t>”</w:t>
      </w:r>
      <w:r>
        <w:rPr>
          <w:rFonts w:eastAsia="仿宋_GB2312"/>
          <w:color w:val="auto"/>
          <w:sz w:val="32"/>
          <w:szCs w:val="32"/>
          <w:rPrChange w:id="236" w:author="嗯哼" w:date="2021-09-13T09:12:00Z">
            <w:rPr>
              <w:rFonts w:ascii="仿宋" w:eastAsia="仿宋" w:hAnsi="仿宋" w:hint="eastAsia"/>
              <w:color w:val="auto"/>
              <w:sz w:val="30"/>
              <w:szCs w:val="30"/>
            </w:rPr>
          </w:rPrChange>
        </w:rPr>
        <w:t>、</w:t>
      </w:r>
      <w:r>
        <w:rPr>
          <w:rFonts w:eastAsia="仿宋_GB2312"/>
          <w:color w:val="auto"/>
          <w:sz w:val="32"/>
          <w:szCs w:val="32"/>
          <w:rPrChange w:id="237" w:author="嗯哼" w:date="2021-09-13T09:12:00Z">
            <w:rPr>
              <w:rFonts w:ascii="仿宋" w:eastAsia="仿宋" w:hAnsi="仿宋" w:hint="eastAsia"/>
              <w:color w:val="auto"/>
              <w:sz w:val="30"/>
              <w:szCs w:val="30"/>
            </w:rPr>
          </w:rPrChange>
        </w:rPr>
        <w:t>“</w:t>
      </w:r>
      <w:r>
        <w:rPr>
          <w:rFonts w:eastAsia="仿宋_GB2312"/>
          <w:color w:val="auto"/>
          <w:sz w:val="32"/>
          <w:szCs w:val="32"/>
          <w:rPrChange w:id="238" w:author="嗯哼" w:date="2021-09-13T09:12:00Z">
            <w:rPr>
              <w:rFonts w:ascii="仿宋" w:eastAsia="仿宋" w:hAnsi="仿宋" w:hint="eastAsia"/>
              <w:color w:val="auto"/>
              <w:sz w:val="30"/>
              <w:szCs w:val="30"/>
            </w:rPr>
          </w:rPrChange>
        </w:rPr>
        <w:t>人人通</w:t>
      </w:r>
      <w:r>
        <w:rPr>
          <w:rFonts w:eastAsia="仿宋_GB2312"/>
          <w:color w:val="auto"/>
          <w:sz w:val="32"/>
          <w:szCs w:val="32"/>
          <w:rPrChange w:id="239" w:author="嗯哼" w:date="2021-09-13T09:12:00Z">
            <w:rPr>
              <w:rFonts w:ascii="仿宋" w:eastAsia="仿宋" w:hAnsi="仿宋" w:hint="eastAsia"/>
              <w:color w:val="auto"/>
              <w:sz w:val="30"/>
              <w:szCs w:val="30"/>
            </w:rPr>
          </w:rPrChange>
        </w:rPr>
        <w:t>”</w:t>
      </w:r>
      <w:r>
        <w:rPr>
          <w:rFonts w:eastAsia="仿宋_GB2312"/>
          <w:color w:val="auto"/>
          <w:sz w:val="32"/>
          <w:szCs w:val="32"/>
          <w:rPrChange w:id="240" w:author="嗯哼" w:date="2021-09-13T09:12:00Z">
            <w:rPr>
              <w:rFonts w:ascii="仿宋" w:eastAsia="仿宋" w:hAnsi="仿宋" w:hint="eastAsia"/>
              <w:color w:val="auto"/>
              <w:sz w:val="30"/>
              <w:szCs w:val="30"/>
            </w:rPr>
          </w:rPrChange>
        </w:rPr>
        <w:t>，中小学宽带和在线课堂教学点均实现了全覆盖。市教育云平台与省级平台实现了无缝对接、互联互通。覆盖城乡的社会保障体系基本形成，金保工程一期建设已经完成，金融社保卡功能拓展服务取得重大突破，实现全市定点医院和药店实时刷卡结算，省内异地就医实现即时结算，</w:t>
      </w:r>
      <w:r>
        <w:rPr>
          <w:rFonts w:eastAsia="仿宋_GB2312"/>
          <w:color w:val="auto"/>
          <w:sz w:val="32"/>
          <w:szCs w:val="32"/>
          <w:rPrChange w:id="241" w:author="嗯哼" w:date="2021-09-13T09:12:00Z">
            <w:rPr>
              <w:rFonts w:ascii="仿宋" w:eastAsia="仿宋" w:hAnsi="仿宋" w:hint="eastAsia"/>
              <w:color w:val="auto"/>
              <w:sz w:val="30"/>
              <w:szCs w:val="30"/>
            </w:rPr>
          </w:rPrChange>
        </w:rPr>
        <w:t>“</w:t>
      </w:r>
      <w:r>
        <w:rPr>
          <w:rFonts w:eastAsia="仿宋_GB2312"/>
          <w:color w:val="auto"/>
          <w:sz w:val="32"/>
          <w:szCs w:val="32"/>
          <w:rPrChange w:id="242" w:author="嗯哼" w:date="2021-09-13T09:12:00Z">
            <w:rPr>
              <w:rFonts w:ascii="仿宋" w:eastAsia="仿宋" w:hAnsi="仿宋" w:hint="eastAsia"/>
              <w:color w:val="auto"/>
              <w:sz w:val="30"/>
              <w:szCs w:val="30"/>
            </w:rPr>
          </w:rPrChange>
        </w:rPr>
        <w:t>银社医</w:t>
      </w:r>
      <w:r>
        <w:rPr>
          <w:rFonts w:eastAsia="仿宋_GB2312"/>
          <w:color w:val="auto"/>
          <w:sz w:val="32"/>
          <w:szCs w:val="32"/>
          <w:rPrChange w:id="243" w:author="嗯哼" w:date="2021-09-13T09:12:00Z">
            <w:rPr>
              <w:rFonts w:ascii="仿宋" w:eastAsia="仿宋" w:hAnsi="仿宋" w:hint="eastAsia"/>
              <w:color w:val="auto"/>
              <w:sz w:val="30"/>
              <w:szCs w:val="30"/>
            </w:rPr>
          </w:rPrChange>
        </w:rPr>
        <w:t>”</w:t>
      </w:r>
      <w:r>
        <w:rPr>
          <w:rFonts w:eastAsia="仿宋_GB2312"/>
          <w:color w:val="auto"/>
          <w:sz w:val="32"/>
          <w:szCs w:val="32"/>
          <w:rPrChange w:id="244" w:author="嗯哼" w:date="2021-09-13T09:12:00Z">
            <w:rPr>
              <w:rFonts w:ascii="仿宋" w:eastAsia="仿宋" w:hAnsi="仿宋" w:hint="eastAsia"/>
              <w:color w:val="auto"/>
              <w:sz w:val="30"/>
              <w:szCs w:val="30"/>
            </w:rPr>
          </w:rPrChange>
        </w:rPr>
        <w:t>平台建设。</w:t>
      </w:r>
      <w:r>
        <w:rPr>
          <w:rFonts w:eastAsia="仿宋_GB2312"/>
          <w:color w:val="auto"/>
          <w:sz w:val="32"/>
          <w:szCs w:val="32"/>
          <w:rPrChange w:id="245" w:author="嗯哼" w:date="2021-09-13T09:12:00Z">
            <w:rPr>
              <w:rFonts w:ascii="仿宋" w:eastAsia="仿宋" w:hAnsi="仿宋" w:hint="eastAsia"/>
              <w:sz w:val="30"/>
              <w:szCs w:val="30"/>
            </w:rPr>
          </w:rPrChange>
        </w:rPr>
        <w:t>市级全民健康信息平台实现了与省全民健康信息平台、省家庭医生签约平台数据，与所属区县以及</w:t>
      </w:r>
      <w:r>
        <w:rPr>
          <w:rFonts w:eastAsia="仿宋_GB2312"/>
          <w:color w:val="auto"/>
          <w:sz w:val="32"/>
          <w:szCs w:val="32"/>
          <w:rPrChange w:id="246" w:author="嗯哼" w:date="2021-09-13T09:12:00Z">
            <w:rPr>
              <w:rFonts w:ascii="仿宋" w:eastAsia="仿宋" w:hAnsi="仿宋" w:hint="eastAsia"/>
              <w:sz w:val="30"/>
              <w:szCs w:val="30"/>
            </w:rPr>
          </w:rPrChange>
        </w:rPr>
        <w:t>7</w:t>
      </w:r>
      <w:r>
        <w:rPr>
          <w:rFonts w:eastAsia="仿宋_GB2312"/>
          <w:color w:val="auto"/>
          <w:sz w:val="32"/>
          <w:szCs w:val="32"/>
          <w:rPrChange w:id="247" w:author="嗯哼" w:date="2021-09-13T09:12:00Z">
            <w:rPr>
              <w:rFonts w:ascii="仿宋" w:eastAsia="仿宋" w:hAnsi="仿宋" w:hint="eastAsia"/>
              <w:sz w:val="30"/>
              <w:szCs w:val="30"/>
            </w:rPr>
          </w:rPrChange>
        </w:rPr>
        <w:t>家二级以上医院数据的互联互通。截止</w:t>
      </w:r>
      <w:r>
        <w:rPr>
          <w:rFonts w:eastAsia="仿宋_GB2312"/>
          <w:color w:val="auto"/>
          <w:sz w:val="32"/>
          <w:szCs w:val="32"/>
          <w:rPrChange w:id="248" w:author="嗯哼" w:date="2021-09-13T09:12:00Z">
            <w:rPr>
              <w:rFonts w:ascii="仿宋" w:eastAsia="仿宋" w:hAnsi="仿宋" w:hint="eastAsia"/>
              <w:sz w:val="30"/>
              <w:szCs w:val="30"/>
            </w:rPr>
          </w:rPrChange>
        </w:rPr>
        <w:t>2020</w:t>
      </w:r>
      <w:r>
        <w:rPr>
          <w:rFonts w:eastAsia="仿宋_GB2312"/>
          <w:color w:val="auto"/>
          <w:sz w:val="32"/>
          <w:szCs w:val="32"/>
          <w:rPrChange w:id="249" w:author="嗯哼" w:date="2021-09-13T09:12:00Z">
            <w:rPr>
              <w:rFonts w:ascii="仿宋" w:eastAsia="仿宋" w:hAnsi="仿宋" w:hint="eastAsia"/>
              <w:sz w:val="30"/>
              <w:szCs w:val="30"/>
            </w:rPr>
          </w:rPrChange>
        </w:rPr>
        <w:t>年</w:t>
      </w:r>
      <w:r>
        <w:rPr>
          <w:rFonts w:eastAsia="仿宋_GB2312"/>
          <w:color w:val="auto"/>
          <w:sz w:val="32"/>
          <w:szCs w:val="32"/>
          <w:rPrChange w:id="250" w:author="嗯哼" w:date="2021-09-13T09:12:00Z">
            <w:rPr>
              <w:rFonts w:ascii="仿宋" w:eastAsia="仿宋" w:hAnsi="仿宋" w:hint="eastAsia"/>
              <w:sz w:val="30"/>
              <w:szCs w:val="30"/>
            </w:rPr>
          </w:rPrChange>
        </w:rPr>
        <w:t>12</w:t>
      </w:r>
      <w:r>
        <w:rPr>
          <w:rFonts w:eastAsia="仿宋_GB2312"/>
          <w:color w:val="auto"/>
          <w:sz w:val="32"/>
          <w:szCs w:val="32"/>
          <w:rPrChange w:id="251" w:author="嗯哼" w:date="2021-09-13T09:12:00Z">
            <w:rPr>
              <w:rFonts w:ascii="仿宋" w:eastAsia="仿宋" w:hAnsi="仿宋" w:hint="eastAsia"/>
              <w:sz w:val="30"/>
              <w:szCs w:val="30"/>
            </w:rPr>
          </w:rPrChange>
        </w:rPr>
        <w:t>月底，符合共享数据集标准的资源库累计存储数据达到</w:t>
      </w:r>
      <w:r>
        <w:rPr>
          <w:rFonts w:eastAsia="仿宋_GB2312"/>
          <w:color w:val="auto"/>
          <w:sz w:val="32"/>
          <w:szCs w:val="32"/>
          <w:rPrChange w:id="252" w:author="嗯哼" w:date="2021-09-13T09:12:00Z">
            <w:rPr>
              <w:rFonts w:ascii="仿宋" w:eastAsia="仿宋" w:hAnsi="仿宋" w:hint="eastAsia"/>
              <w:sz w:val="30"/>
              <w:szCs w:val="30"/>
            </w:rPr>
          </w:rPrChange>
        </w:rPr>
        <w:t>9.871</w:t>
      </w:r>
      <w:r>
        <w:rPr>
          <w:rFonts w:eastAsia="仿宋_GB2312"/>
          <w:color w:val="auto"/>
          <w:sz w:val="32"/>
          <w:szCs w:val="32"/>
          <w:rPrChange w:id="253" w:author="嗯哼" w:date="2021-09-13T09:12:00Z">
            <w:rPr>
              <w:rFonts w:ascii="仿宋" w:eastAsia="仿宋" w:hAnsi="仿宋" w:hint="eastAsia"/>
              <w:sz w:val="30"/>
              <w:szCs w:val="30"/>
            </w:rPr>
          </w:rPrChange>
        </w:rPr>
        <w:t>亿条数据，居民电子健康档案</w:t>
      </w:r>
      <w:r>
        <w:rPr>
          <w:rFonts w:eastAsia="仿宋_GB2312"/>
          <w:color w:val="auto"/>
          <w:sz w:val="32"/>
          <w:szCs w:val="32"/>
          <w:rPrChange w:id="254" w:author="嗯哼" w:date="2021-09-13T09:12:00Z">
            <w:rPr>
              <w:rFonts w:ascii="仿宋" w:eastAsia="仿宋" w:hAnsi="仿宋" w:hint="eastAsia"/>
              <w:sz w:val="30"/>
              <w:szCs w:val="30"/>
            </w:rPr>
          </w:rPrChange>
        </w:rPr>
        <w:t>123.47</w:t>
      </w:r>
      <w:r>
        <w:rPr>
          <w:rFonts w:eastAsia="仿宋_GB2312"/>
          <w:color w:val="auto"/>
          <w:sz w:val="32"/>
          <w:szCs w:val="32"/>
          <w:rPrChange w:id="255" w:author="嗯哼" w:date="2021-09-13T09:12:00Z">
            <w:rPr>
              <w:rFonts w:ascii="仿宋" w:eastAsia="仿宋" w:hAnsi="仿宋" w:hint="eastAsia"/>
              <w:sz w:val="30"/>
              <w:szCs w:val="30"/>
            </w:rPr>
          </w:rPrChange>
        </w:rPr>
        <w:t>万份，电子病历</w:t>
      </w:r>
      <w:r>
        <w:rPr>
          <w:rFonts w:eastAsia="仿宋_GB2312"/>
          <w:color w:val="auto"/>
          <w:sz w:val="32"/>
          <w:szCs w:val="32"/>
          <w:rPrChange w:id="256" w:author="嗯哼" w:date="2021-09-13T09:12:00Z">
            <w:rPr>
              <w:rFonts w:ascii="仿宋" w:eastAsia="仿宋" w:hAnsi="仿宋" w:hint="eastAsia"/>
              <w:sz w:val="30"/>
              <w:szCs w:val="30"/>
            </w:rPr>
          </w:rPrChange>
        </w:rPr>
        <w:t>158.83</w:t>
      </w:r>
      <w:r>
        <w:rPr>
          <w:rFonts w:eastAsia="仿宋_GB2312"/>
          <w:color w:val="auto"/>
          <w:sz w:val="32"/>
          <w:szCs w:val="32"/>
          <w:rPrChange w:id="257" w:author="嗯哼" w:date="2021-09-13T09:12:00Z">
            <w:rPr>
              <w:rFonts w:ascii="仿宋" w:eastAsia="仿宋" w:hAnsi="仿宋" w:hint="eastAsia"/>
              <w:sz w:val="30"/>
              <w:szCs w:val="30"/>
            </w:rPr>
          </w:rPrChange>
        </w:rPr>
        <w:t>万份。</w:t>
      </w:r>
      <w:r>
        <w:rPr>
          <w:rFonts w:eastAsia="仿宋_GB2312"/>
          <w:color w:val="auto"/>
          <w:sz w:val="32"/>
          <w:szCs w:val="32"/>
          <w:rPrChange w:id="258" w:author="嗯哼" w:date="2021-09-13T09:12:00Z">
            <w:rPr>
              <w:rFonts w:ascii="仿宋" w:eastAsia="仿宋" w:hAnsi="仿宋" w:hint="eastAsia"/>
              <w:color w:val="auto"/>
              <w:sz w:val="30"/>
              <w:szCs w:val="30"/>
            </w:rPr>
          </w:rPrChange>
        </w:rPr>
        <w:t>智慧体育平台已服务全市市属体育场馆及部分室外公益健</w:t>
      </w:r>
      <w:r>
        <w:rPr>
          <w:rFonts w:eastAsia="仿宋_GB2312"/>
          <w:color w:val="auto"/>
          <w:sz w:val="32"/>
          <w:szCs w:val="32"/>
          <w:rPrChange w:id="259" w:author="嗯哼" w:date="2021-09-13T09:12:00Z">
            <w:rPr>
              <w:rFonts w:ascii="仿宋" w:eastAsia="仿宋" w:hAnsi="仿宋" w:hint="eastAsia"/>
              <w:color w:val="auto"/>
              <w:sz w:val="30"/>
              <w:szCs w:val="30"/>
            </w:rPr>
          </w:rPrChange>
        </w:rPr>
        <w:lastRenderedPageBreak/>
        <w:t>身场所，实现场地预定、赛事报名、体质监测等智能化数据的接入。文物数字化保护工作已启动，建成革命文物数据库。</w:t>
      </w:r>
    </w:p>
    <w:p w14:paraId="7173D92E" w14:textId="77777777" w:rsidR="00000000" w:rsidRDefault="00000000">
      <w:pPr>
        <w:pStyle w:val="a0"/>
        <w:spacing w:line="560" w:lineRule="exact"/>
        <w:ind w:firstLine="640"/>
        <w:rPr>
          <w:rFonts w:eastAsia="仿宋_GB2312"/>
          <w:b/>
          <w:bCs/>
          <w:color w:val="auto"/>
          <w:sz w:val="32"/>
          <w:szCs w:val="32"/>
          <w:rPrChange w:id="260" w:author="嗯哼" w:date="2021-09-13T09:12:00Z">
            <w:rPr>
              <w:rFonts w:hint="eastAsia"/>
              <w:b/>
              <w:bCs/>
              <w:color w:val="auto"/>
              <w:sz w:val="30"/>
              <w:szCs w:val="30"/>
            </w:rPr>
          </w:rPrChange>
        </w:rPr>
      </w:pPr>
      <w:bookmarkStart w:id="261" w:name="_Toc78814125"/>
      <w:r>
        <w:rPr>
          <w:rFonts w:eastAsia="仿宋_GB2312"/>
          <w:b/>
          <w:bCs/>
          <w:color w:val="auto"/>
          <w:sz w:val="32"/>
          <w:szCs w:val="32"/>
        </w:rPr>
        <w:t>6.</w:t>
      </w:r>
      <w:r>
        <w:rPr>
          <w:rFonts w:eastAsia="仿宋_GB2312"/>
          <w:b/>
          <w:bCs/>
          <w:color w:val="auto"/>
          <w:sz w:val="32"/>
          <w:szCs w:val="32"/>
          <w:rPrChange w:id="262" w:author="嗯哼" w:date="2021-09-13T09:12:00Z">
            <w:rPr>
              <w:rFonts w:hint="eastAsia"/>
              <w:b/>
              <w:bCs/>
              <w:color w:val="auto"/>
              <w:sz w:val="30"/>
              <w:szCs w:val="30"/>
            </w:rPr>
          </w:rPrChange>
        </w:rPr>
        <w:t>数字化治理更加精准</w:t>
      </w:r>
      <w:bookmarkEnd w:id="261"/>
    </w:p>
    <w:p w14:paraId="045FB246" w14:textId="77777777" w:rsidR="00000000" w:rsidRDefault="00000000">
      <w:pPr>
        <w:pStyle w:val="a0"/>
        <w:spacing w:line="560" w:lineRule="exact"/>
        <w:ind w:firstLine="640"/>
        <w:rPr>
          <w:rFonts w:eastAsia="仿宋_GB2312"/>
          <w:color w:val="auto"/>
          <w:sz w:val="32"/>
          <w:szCs w:val="32"/>
          <w:rPrChange w:id="263" w:author="嗯哼" w:date="2021-09-13T09:12:00Z">
            <w:rPr>
              <w:rFonts w:ascii="仿宋" w:eastAsia="仿宋" w:hAnsi="仿宋" w:hint="eastAsia"/>
              <w:color w:val="auto"/>
              <w:sz w:val="30"/>
              <w:szCs w:val="30"/>
            </w:rPr>
          </w:rPrChange>
        </w:rPr>
      </w:pPr>
      <w:r>
        <w:rPr>
          <w:rFonts w:eastAsia="仿宋_GB2312"/>
          <w:color w:val="auto"/>
          <w:sz w:val="32"/>
          <w:szCs w:val="32"/>
          <w:rPrChange w:id="264" w:author="嗯哼" w:date="2021-09-13T09:12:00Z">
            <w:rPr>
              <w:rFonts w:ascii="仿宋" w:eastAsia="仿宋" w:hAnsi="仿宋" w:hint="eastAsia"/>
              <w:color w:val="auto"/>
              <w:sz w:val="30"/>
              <w:szCs w:val="30"/>
            </w:rPr>
          </w:rPrChange>
        </w:rPr>
        <w:t>平安城市建设稳步推进，建立以社会治安视频监控系统为主的市县联网平台，完成</w:t>
      </w:r>
      <w:r>
        <w:rPr>
          <w:rFonts w:eastAsia="仿宋_GB2312"/>
          <w:color w:val="auto"/>
          <w:sz w:val="32"/>
          <w:szCs w:val="32"/>
          <w:rPrChange w:id="265" w:author="嗯哼" w:date="2021-09-13T09:12:00Z">
            <w:rPr>
              <w:rFonts w:ascii="仿宋" w:eastAsia="仿宋" w:hAnsi="仿宋" w:hint="eastAsia"/>
              <w:color w:val="auto"/>
              <w:sz w:val="30"/>
              <w:szCs w:val="30"/>
            </w:rPr>
          </w:rPrChange>
        </w:rPr>
        <w:t>4780</w:t>
      </w:r>
      <w:r>
        <w:rPr>
          <w:rFonts w:eastAsia="仿宋_GB2312"/>
          <w:color w:val="auto"/>
          <w:sz w:val="32"/>
          <w:szCs w:val="32"/>
          <w:rPrChange w:id="266" w:author="嗯哼" w:date="2021-09-13T09:12:00Z">
            <w:rPr>
              <w:rFonts w:ascii="仿宋" w:eastAsia="仿宋" w:hAnsi="仿宋" w:hint="eastAsia"/>
              <w:color w:val="auto"/>
              <w:sz w:val="30"/>
              <w:szCs w:val="30"/>
            </w:rPr>
          </w:rPrChange>
        </w:rPr>
        <w:t>路感知采集前端建设，实现对人、地、车、事物、组织等全方位、多维度信息采集和细节刻画，构建立体化防控体系。整合服务热线、数字城管、视频监控、国土信息等资源，建成黄山市数字化城市管理平台，市区覆盖范围</w:t>
      </w:r>
      <w:r>
        <w:rPr>
          <w:rFonts w:eastAsia="仿宋_GB2312"/>
          <w:color w:val="auto"/>
          <w:sz w:val="32"/>
          <w:szCs w:val="32"/>
          <w:rPrChange w:id="267" w:author="嗯哼" w:date="2021-09-13T09:12:00Z">
            <w:rPr>
              <w:rFonts w:ascii="仿宋" w:eastAsia="仿宋" w:hAnsi="仿宋" w:hint="eastAsia"/>
              <w:color w:val="auto"/>
              <w:sz w:val="30"/>
              <w:szCs w:val="30"/>
            </w:rPr>
          </w:rPrChange>
        </w:rPr>
        <w:t>60</w:t>
      </w:r>
      <w:r>
        <w:rPr>
          <w:rFonts w:eastAsia="仿宋_GB2312"/>
          <w:color w:val="auto"/>
          <w:sz w:val="32"/>
          <w:szCs w:val="32"/>
          <w:rPrChange w:id="268" w:author="嗯哼" w:date="2021-09-13T09:12:00Z">
            <w:rPr>
              <w:rFonts w:ascii="仿宋" w:eastAsia="仿宋" w:hAnsi="仿宋" w:hint="eastAsia"/>
              <w:color w:val="auto"/>
              <w:sz w:val="30"/>
              <w:szCs w:val="30"/>
            </w:rPr>
          </w:rPrChange>
        </w:rPr>
        <w:t>平方公里，建设</w:t>
      </w:r>
      <w:r>
        <w:rPr>
          <w:rFonts w:eastAsia="仿宋_GB2312"/>
          <w:color w:val="auto"/>
          <w:sz w:val="32"/>
          <w:szCs w:val="32"/>
          <w:rPrChange w:id="269" w:author="嗯哼" w:date="2021-09-13T09:12:00Z">
            <w:rPr>
              <w:rFonts w:ascii="仿宋" w:eastAsia="仿宋" w:hAnsi="仿宋" w:hint="eastAsia"/>
              <w:color w:val="auto"/>
              <w:sz w:val="30"/>
              <w:szCs w:val="30"/>
            </w:rPr>
          </w:rPrChange>
        </w:rPr>
        <w:t>2202</w:t>
      </w:r>
      <w:r>
        <w:rPr>
          <w:rFonts w:eastAsia="仿宋_GB2312"/>
          <w:color w:val="auto"/>
          <w:sz w:val="32"/>
          <w:szCs w:val="32"/>
          <w:rPrChange w:id="270" w:author="嗯哼" w:date="2021-09-13T09:12:00Z">
            <w:rPr>
              <w:rFonts w:ascii="仿宋" w:eastAsia="仿宋" w:hAnsi="仿宋" w:hint="eastAsia"/>
              <w:color w:val="auto"/>
              <w:sz w:val="30"/>
              <w:szCs w:val="30"/>
            </w:rPr>
          </w:rPrChange>
        </w:rPr>
        <w:t>个城管单元网格，利用</w:t>
      </w:r>
      <w:r>
        <w:rPr>
          <w:rFonts w:eastAsia="仿宋_GB2312"/>
          <w:color w:val="auto"/>
          <w:sz w:val="32"/>
          <w:szCs w:val="32"/>
          <w:rPrChange w:id="271" w:author="嗯哼" w:date="2021-09-13T09:12:00Z">
            <w:rPr>
              <w:rFonts w:ascii="仿宋" w:eastAsia="仿宋" w:hAnsi="仿宋" w:hint="eastAsia"/>
              <w:color w:val="auto"/>
              <w:sz w:val="30"/>
              <w:szCs w:val="30"/>
            </w:rPr>
          </w:rPrChange>
        </w:rPr>
        <w:t>12319</w:t>
      </w:r>
      <w:r>
        <w:rPr>
          <w:rFonts w:eastAsia="仿宋_GB2312"/>
          <w:color w:val="auto"/>
          <w:sz w:val="32"/>
          <w:szCs w:val="32"/>
          <w:rPrChange w:id="272" w:author="嗯哼" w:date="2021-09-13T09:12:00Z">
            <w:rPr>
              <w:rFonts w:ascii="仿宋" w:eastAsia="仿宋" w:hAnsi="仿宋" w:hint="eastAsia"/>
              <w:color w:val="auto"/>
              <w:sz w:val="30"/>
              <w:szCs w:val="30"/>
            </w:rPr>
          </w:rPrChange>
        </w:rPr>
        <w:t>城管服务热线和黄山数字城管微信公众号等渠道，实现信息动态接收、处理和反馈。建设交通运输信息中心和海事信息应急指挥调度中心，部署</w:t>
      </w:r>
      <w:r>
        <w:rPr>
          <w:rFonts w:eastAsia="仿宋_GB2312"/>
          <w:color w:val="auto"/>
          <w:sz w:val="32"/>
          <w:szCs w:val="32"/>
          <w:rPrChange w:id="273" w:author="嗯哼" w:date="2021-09-13T09:12:00Z">
            <w:rPr>
              <w:rFonts w:ascii="仿宋" w:eastAsia="仿宋" w:hAnsi="仿宋" w:hint="eastAsia"/>
              <w:color w:val="auto"/>
              <w:sz w:val="30"/>
              <w:szCs w:val="30"/>
            </w:rPr>
          </w:rPrChange>
        </w:rPr>
        <w:t>“</w:t>
      </w:r>
      <w:r>
        <w:rPr>
          <w:rFonts w:eastAsia="仿宋_GB2312"/>
          <w:color w:val="auto"/>
          <w:sz w:val="32"/>
          <w:szCs w:val="32"/>
          <w:rPrChange w:id="274" w:author="嗯哼" w:date="2021-09-13T09:12:00Z">
            <w:rPr>
              <w:rFonts w:ascii="仿宋" w:eastAsia="仿宋" w:hAnsi="仿宋" w:hint="eastAsia"/>
              <w:color w:val="auto"/>
              <w:sz w:val="30"/>
              <w:szCs w:val="30"/>
            </w:rPr>
          </w:rPrChange>
        </w:rPr>
        <w:t>治超平台</w:t>
      </w:r>
      <w:r>
        <w:rPr>
          <w:rFonts w:eastAsia="仿宋_GB2312"/>
          <w:color w:val="auto"/>
          <w:sz w:val="32"/>
          <w:szCs w:val="32"/>
          <w:rPrChange w:id="275" w:author="嗯哼" w:date="2021-09-13T09:12:00Z">
            <w:rPr>
              <w:rFonts w:ascii="仿宋" w:eastAsia="仿宋" w:hAnsi="仿宋" w:hint="eastAsia"/>
              <w:color w:val="auto"/>
              <w:sz w:val="30"/>
              <w:szCs w:val="30"/>
            </w:rPr>
          </w:rPrChange>
        </w:rPr>
        <w:t>”</w:t>
      </w:r>
      <w:r>
        <w:rPr>
          <w:rFonts w:eastAsia="仿宋_GB2312"/>
          <w:color w:val="auto"/>
          <w:sz w:val="32"/>
          <w:szCs w:val="32"/>
          <w:rPrChange w:id="276" w:author="嗯哼" w:date="2021-09-13T09:12:00Z">
            <w:rPr>
              <w:rFonts w:ascii="仿宋" w:eastAsia="仿宋" w:hAnsi="仿宋" w:hint="eastAsia"/>
              <w:color w:val="auto"/>
              <w:sz w:val="30"/>
              <w:szCs w:val="30"/>
            </w:rPr>
          </w:rPrChange>
        </w:rPr>
        <w:t>、</w:t>
      </w:r>
      <w:r>
        <w:rPr>
          <w:rFonts w:eastAsia="仿宋_GB2312"/>
          <w:color w:val="auto"/>
          <w:sz w:val="32"/>
          <w:szCs w:val="32"/>
          <w:rPrChange w:id="277" w:author="嗯哼" w:date="2021-09-13T09:12:00Z">
            <w:rPr>
              <w:rFonts w:ascii="仿宋" w:eastAsia="仿宋" w:hAnsi="仿宋" w:hint="eastAsia"/>
              <w:color w:val="auto"/>
              <w:sz w:val="30"/>
              <w:szCs w:val="30"/>
            </w:rPr>
          </w:rPrChange>
        </w:rPr>
        <w:t>“</w:t>
      </w:r>
      <w:r>
        <w:rPr>
          <w:rFonts w:eastAsia="仿宋_GB2312"/>
          <w:color w:val="auto"/>
          <w:sz w:val="32"/>
          <w:szCs w:val="32"/>
          <w:rPrChange w:id="278" w:author="嗯哼" w:date="2021-09-13T09:12:00Z">
            <w:rPr>
              <w:rFonts w:ascii="仿宋" w:eastAsia="仿宋" w:hAnsi="仿宋" w:hint="eastAsia"/>
              <w:color w:val="auto"/>
              <w:sz w:val="30"/>
              <w:szCs w:val="30"/>
            </w:rPr>
          </w:rPrChange>
        </w:rPr>
        <w:t>电子警察</w:t>
      </w:r>
      <w:r>
        <w:rPr>
          <w:rFonts w:eastAsia="仿宋_GB2312"/>
          <w:color w:val="auto"/>
          <w:sz w:val="32"/>
          <w:szCs w:val="32"/>
          <w:rPrChange w:id="279" w:author="嗯哼" w:date="2021-09-13T09:12:00Z">
            <w:rPr>
              <w:rFonts w:ascii="仿宋" w:eastAsia="仿宋" w:hAnsi="仿宋" w:hint="eastAsia"/>
              <w:color w:val="auto"/>
              <w:sz w:val="30"/>
              <w:szCs w:val="30"/>
            </w:rPr>
          </w:rPrChange>
        </w:rPr>
        <w:t>”</w:t>
      </w:r>
      <w:r>
        <w:rPr>
          <w:rFonts w:eastAsia="仿宋_GB2312"/>
          <w:color w:val="auto"/>
          <w:sz w:val="32"/>
          <w:szCs w:val="32"/>
          <w:rPrChange w:id="280" w:author="嗯哼" w:date="2021-09-13T09:12:00Z">
            <w:rPr>
              <w:rFonts w:ascii="仿宋" w:eastAsia="仿宋" w:hAnsi="仿宋" w:hint="eastAsia"/>
              <w:color w:val="auto"/>
              <w:sz w:val="30"/>
              <w:szCs w:val="30"/>
            </w:rPr>
          </w:rPrChange>
        </w:rPr>
        <w:t>、非现场执法、客货车辆监控等交通管理系统，智能交通监控体系初步建立。建设</w:t>
      </w:r>
      <w:r>
        <w:rPr>
          <w:rFonts w:eastAsia="仿宋_GB2312"/>
          <w:color w:val="auto"/>
          <w:sz w:val="32"/>
          <w:szCs w:val="32"/>
          <w:rPrChange w:id="281" w:author="嗯哼" w:date="2021-09-13T09:12:00Z">
            <w:rPr>
              <w:rFonts w:ascii="仿宋" w:eastAsia="仿宋" w:hAnsi="仿宋" w:hint="eastAsia"/>
              <w:color w:val="auto"/>
              <w:sz w:val="30"/>
              <w:szCs w:val="30"/>
            </w:rPr>
          </w:rPrChange>
        </w:rPr>
        <w:t>“</w:t>
      </w:r>
      <w:r>
        <w:rPr>
          <w:rFonts w:eastAsia="仿宋_GB2312"/>
          <w:color w:val="auto"/>
          <w:sz w:val="32"/>
          <w:szCs w:val="32"/>
          <w:rPrChange w:id="282" w:author="嗯哼" w:date="2021-09-13T09:12:00Z">
            <w:rPr>
              <w:rFonts w:ascii="仿宋" w:eastAsia="仿宋" w:hAnsi="仿宋" w:hint="eastAsia"/>
              <w:color w:val="auto"/>
              <w:sz w:val="30"/>
              <w:szCs w:val="30"/>
            </w:rPr>
          </w:rPrChange>
        </w:rPr>
        <w:t>古建物联网防火</w:t>
      </w:r>
      <w:r>
        <w:rPr>
          <w:rFonts w:eastAsia="仿宋_GB2312"/>
          <w:color w:val="auto"/>
          <w:sz w:val="32"/>
          <w:szCs w:val="32"/>
        </w:rPr>
        <w:t>大数据</w:t>
      </w:r>
      <w:r>
        <w:rPr>
          <w:rFonts w:eastAsia="仿宋_GB2312"/>
          <w:color w:val="auto"/>
          <w:sz w:val="32"/>
          <w:szCs w:val="32"/>
          <w:rPrChange w:id="283" w:author="嗯哼" w:date="2021-09-13T09:12:00Z">
            <w:rPr>
              <w:rFonts w:ascii="仿宋" w:eastAsia="仿宋" w:hAnsi="仿宋" w:hint="eastAsia"/>
              <w:color w:val="auto"/>
              <w:sz w:val="30"/>
              <w:szCs w:val="30"/>
            </w:rPr>
          </w:rPrChange>
        </w:rPr>
        <w:t>平台</w:t>
      </w:r>
      <w:r>
        <w:rPr>
          <w:rFonts w:eastAsia="仿宋_GB2312"/>
          <w:color w:val="auto"/>
          <w:sz w:val="32"/>
          <w:szCs w:val="32"/>
          <w:rPrChange w:id="284" w:author="嗯哼" w:date="2021-09-13T09:12:00Z">
            <w:rPr>
              <w:rFonts w:ascii="仿宋" w:eastAsia="仿宋" w:hAnsi="仿宋" w:hint="eastAsia"/>
              <w:color w:val="auto"/>
              <w:sz w:val="30"/>
              <w:szCs w:val="30"/>
            </w:rPr>
          </w:rPrChange>
        </w:rPr>
        <w:t>”</w:t>
      </w:r>
      <w:r>
        <w:rPr>
          <w:rFonts w:eastAsia="仿宋_GB2312"/>
          <w:color w:val="auto"/>
          <w:sz w:val="32"/>
          <w:szCs w:val="32"/>
          <w:rPrChange w:id="285" w:author="嗯哼" w:date="2021-09-13T09:12:00Z">
            <w:rPr>
              <w:rFonts w:ascii="仿宋" w:eastAsia="仿宋" w:hAnsi="仿宋" w:hint="eastAsia"/>
              <w:color w:val="auto"/>
              <w:sz w:val="30"/>
              <w:szCs w:val="30"/>
            </w:rPr>
          </w:rPrChange>
        </w:rPr>
        <w:t>，对市内数百幢古建筑及文物实现消防数据汇聚及报警联动，智慧消防体系初步形成。</w:t>
      </w:r>
    </w:p>
    <w:p w14:paraId="6646E4F2" w14:textId="77777777" w:rsidR="00000000" w:rsidRDefault="00000000">
      <w:pPr>
        <w:pStyle w:val="a0"/>
        <w:spacing w:line="560" w:lineRule="exact"/>
        <w:ind w:firstLine="640"/>
        <w:rPr>
          <w:rFonts w:eastAsia="仿宋_GB2312"/>
          <w:b/>
          <w:bCs/>
          <w:color w:val="auto"/>
          <w:sz w:val="32"/>
          <w:szCs w:val="32"/>
          <w:rPrChange w:id="286" w:author="嗯哼" w:date="2021-09-13T09:12:00Z">
            <w:rPr>
              <w:b/>
              <w:bCs/>
              <w:color w:val="auto"/>
              <w:sz w:val="30"/>
              <w:szCs w:val="30"/>
            </w:rPr>
          </w:rPrChange>
        </w:rPr>
      </w:pPr>
      <w:bookmarkStart w:id="287" w:name="_Toc78814126"/>
      <w:r>
        <w:rPr>
          <w:rFonts w:eastAsia="仿宋_GB2312"/>
          <w:b/>
          <w:bCs/>
          <w:color w:val="auto"/>
          <w:sz w:val="32"/>
          <w:szCs w:val="32"/>
        </w:rPr>
        <w:t>7.</w:t>
      </w:r>
      <w:r>
        <w:rPr>
          <w:rFonts w:eastAsia="仿宋_GB2312"/>
          <w:b/>
          <w:bCs/>
          <w:color w:val="auto"/>
          <w:sz w:val="32"/>
          <w:szCs w:val="32"/>
          <w:rPrChange w:id="288" w:author="嗯哼" w:date="2021-09-13T09:12:00Z">
            <w:rPr>
              <w:rFonts w:hint="eastAsia"/>
              <w:b/>
              <w:bCs/>
              <w:color w:val="auto"/>
              <w:sz w:val="30"/>
              <w:szCs w:val="30"/>
            </w:rPr>
          </w:rPrChange>
        </w:rPr>
        <w:t>政府网站集约化稳步推进</w:t>
      </w:r>
      <w:bookmarkEnd w:id="287"/>
    </w:p>
    <w:p w14:paraId="48C9F6A0" w14:textId="77777777" w:rsidR="00000000" w:rsidRDefault="00000000">
      <w:pPr>
        <w:pStyle w:val="a0"/>
        <w:spacing w:line="560" w:lineRule="exact"/>
        <w:ind w:firstLine="640"/>
        <w:rPr>
          <w:rFonts w:eastAsia="仿宋_GB2312"/>
          <w:color w:val="auto"/>
          <w:sz w:val="32"/>
          <w:szCs w:val="32"/>
          <w:rPrChange w:id="289" w:author="嗯哼" w:date="2021-09-13T09:12:00Z">
            <w:rPr>
              <w:rFonts w:hint="eastAsia"/>
              <w:color w:val="auto"/>
              <w:sz w:val="30"/>
              <w:szCs w:val="30"/>
            </w:rPr>
          </w:rPrChange>
        </w:rPr>
      </w:pPr>
      <w:r>
        <w:rPr>
          <w:rFonts w:eastAsia="仿宋_GB2312"/>
          <w:color w:val="auto"/>
          <w:sz w:val="32"/>
          <w:szCs w:val="32"/>
          <w:rPrChange w:id="290" w:author="嗯哼" w:date="2021-09-13T09:12:00Z">
            <w:rPr>
              <w:rFonts w:ascii="仿宋" w:eastAsia="仿宋" w:hAnsi="仿宋" w:hint="eastAsia"/>
              <w:color w:val="auto"/>
              <w:sz w:val="30"/>
              <w:szCs w:val="30"/>
            </w:rPr>
          </w:rPrChange>
        </w:rPr>
        <w:t>建成市政府网站集约化平台和统一信息资源库，全市</w:t>
      </w:r>
      <w:r>
        <w:rPr>
          <w:rFonts w:eastAsia="仿宋_GB2312"/>
          <w:color w:val="auto"/>
          <w:sz w:val="32"/>
          <w:szCs w:val="32"/>
          <w:rPrChange w:id="291" w:author="嗯哼" w:date="2021-09-13T09:12:00Z">
            <w:rPr>
              <w:rFonts w:ascii="仿宋" w:eastAsia="仿宋" w:hAnsi="仿宋" w:hint="eastAsia"/>
              <w:color w:val="auto"/>
              <w:sz w:val="30"/>
              <w:szCs w:val="30"/>
            </w:rPr>
          </w:rPrChange>
        </w:rPr>
        <w:t>4</w:t>
      </w:r>
      <w:r>
        <w:rPr>
          <w:rFonts w:eastAsia="仿宋_GB2312"/>
          <w:color w:val="auto"/>
          <w:sz w:val="32"/>
          <w:szCs w:val="32"/>
          <w:rPrChange w:id="292" w:author="嗯哼" w:date="2021-09-13T09:12:00Z">
            <w:rPr>
              <w:rFonts w:ascii="仿宋" w:eastAsia="仿宋" w:hAnsi="仿宋"/>
              <w:color w:val="auto"/>
              <w:sz w:val="30"/>
              <w:szCs w:val="30"/>
            </w:rPr>
          </w:rPrChange>
        </w:rPr>
        <w:t>5</w:t>
      </w:r>
      <w:r>
        <w:rPr>
          <w:rFonts w:eastAsia="仿宋_GB2312"/>
          <w:color w:val="auto"/>
          <w:sz w:val="32"/>
          <w:szCs w:val="32"/>
          <w:rPrChange w:id="293" w:author="嗯哼" w:date="2021-09-13T09:12:00Z">
            <w:rPr>
              <w:rFonts w:ascii="仿宋" w:eastAsia="仿宋" w:hAnsi="仿宋" w:hint="eastAsia"/>
              <w:color w:val="auto"/>
              <w:sz w:val="30"/>
              <w:szCs w:val="30"/>
            </w:rPr>
          </w:rPrChange>
        </w:rPr>
        <w:t>家政府网站（含</w:t>
      </w:r>
      <w:r>
        <w:rPr>
          <w:rFonts w:eastAsia="仿宋_GB2312"/>
          <w:color w:val="auto"/>
          <w:sz w:val="32"/>
          <w:szCs w:val="32"/>
          <w:rPrChange w:id="294" w:author="嗯哼" w:date="2021-09-13T09:12:00Z">
            <w:rPr>
              <w:rFonts w:ascii="仿宋" w:eastAsia="仿宋" w:hAnsi="仿宋" w:hint="eastAsia"/>
              <w:color w:val="auto"/>
              <w:sz w:val="30"/>
              <w:szCs w:val="30"/>
            </w:rPr>
          </w:rPrChange>
        </w:rPr>
        <w:t>1</w:t>
      </w:r>
      <w:r>
        <w:rPr>
          <w:rFonts w:eastAsia="仿宋_GB2312"/>
          <w:color w:val="auto"/>
          <w:sz w:val="32"/>
          <w:szCs w:val="32"/>
          <w:rPrChange w:id="295" w:author="嗯哼" w:date="2021-09-13T09:12:00Z">
            <w:rPr>
              <w:rFonts w:ascii="仿宋" w:eastAsia="仿宋" w:hAnsi="仿宋" w:hint="eastAsia"/>
              <w:color w:val="auto"/>
              <w:sz w:val="30"/>
              <w:szCs w:val="30"/>
            </w:rPr>
          </w:rPrChange>
        </w:rPr>
        <w:t>市、</w:t>
      </w:r>
      <w:r>
        <w:rPr>
          <w:rFonts w:eastAsia="仿宋_GB2312"/>
          <w:color w:val="auto"/>
          <w:sz w:val="32"/>
          <w:szCs w:val="32"/>
          <w:rPrChange w:id="296" w:author="嗯哼" w:date="2021-09-13T09:12:00Z">
            <w:rPr>
              <w:rFonts w:ascii="仿宋" w:eastAsia="仿宋" w:hAnsi="仿宋" w:hint="eastAsia"/>
              <w:color w:val="auto"/>
              <w:sz w:val="30"/>
              <w:szCs w:val="30"/>
            </w:rPr>
          </w:rPrChange>
        </w:rPr>
        <w:t>7</w:t>
      </w:r>
      <w:r>
        <w:rPr>
          <w:rFonts w:eastAsia="仿宋_GB2312"/>
          <w:color w:val="auto"/>
          <w:sz w:val="32"/>
          <w:szCs w:val="32"/>
          <w:rPrChange w:id="297" w:author="嗯哼" w:date="2021-09-13T09:12:00Z">
            <w:rPr>
              <w:rFonts w:ascii="仿宋" w:eastAsia="仿宋" w:hAnsi="仿宋" w:hint="eastAsia"/>
              <w:color w:val="auto"/>
              <w:sz w:val="30"/>
              <w:szCs w:val="30"/>
            </w:rPr>
          </w:rPrChange>
        </w:rPr>
        <w:t>个县区政府门户网站及</w:t>
      </w:r>
      <w:r>
        <w:rPr>
          <w:rFonts w:eastAsia="仿宋_GB2312"/>
          <w:color w:val="auto"/>
          <w:sz w:val="32"/>
          <w:szCs w:val="32"/>
          <w:rPrChange w:id="298" w:author="嗯哼" w:date="2021-09-13T09:12:00Z">
            <w:rPr>
              <w:rFonts w:ascii="仿宋" w:eastAsia="仿宋" w:hAnsi="仿宋" w:hint="eastAsia"/>
              <w:color w:val="auto"/>
              <w:sz w:val="30"/>
              <w:szCs w:val="30"/>
            </w:rPr>
          </w:rPrChange>
        </w:rPr>
        <w:t>37</w:t>
      </w:r>
      <w:r>
        <w:rPr>
          <w:rFonts w:eastAsia="仿宋_GB2312"/>
          <w:color w:val="auto"/>
          <w:sz w:val="32"/>
          <w:szCs w:val="32"/>
          <w:rPrChange w:id="299" w:author="嗯哼" w:date="2021-09-13T09:12:00Z">
            <w:rPr>
              <w:rFonts w:ascii="仿宋" w:eastAsia="仿宋" w:hAnsi="仿宋" w:hint="eastAsia"/>
              <w:color w:val="auto"/>
              <w:sz w:val="30"/>
              <w:szCs w:val="30"/>
            </w:rPr>
          </w:rPrChange>
        </w:rPr>
        <w:t>个市政府部门网站）纳入集中建设管理和统一提供内容服务。全市各级政府信息公开目录进一步规范，</w:t>
      </w:r>
      <w:r>
        <w:rPr>
          <w:rFonts w:eastAsia="仿宋_GB2312"/>
          <w:color w:val="auto"/>
          <w:sz w:val="32"/>
          <w:szCs w:val="32"/>
        </w:rPr>
        <w:t>共</w:t>
      </w:r>
      <w:r>
        <w:rPr>
          <w:rFonts w:eastAsia="仿宋_GB2312"/>
          <w:color w:val="auto"/>
          <w:sz w:val="32"/>
          <w:szCs w:val="32"/>
          <w:rPrChange w:id="300" w:author="嗯哼" w:date="2021-09-13T09:12:00Z">
            <w:rPr>
              <w:rFonts w:ascii="仿宋" w:eastAsia="仿宋" w:hAnsi="仿宋" w:hint="eastAsia"/>
              <w:color w:val="auto"/>
              <w:sz w:val="30"/>
              <w:szCs w:val="30"/>
            </w:rPr>
          </w:rPrChange>
        </w:rPr>
        <w:t>有</w:t>
      </w:r>
      <w:r>
        <w:rPr>
          <w:rFonts w:eastAsia="仿宋_GB2312"/>
          <w:color w:val="auto"/>
          <w:sz w:val="32"/>
          <w:szCs w:val="32"/>
          <w:rPrChange w:id="301" w:author="嗯哼" w:date="2021-09-13T09:12:00Z">
            <w:rPr>
              <w:rFonts w:ascii="仿宋" w:eastAsia="仿宋" w:hAnsi="仿宋" w:hint="eastAsia"/>
              <w:color w:val="auto"/>
              <w:sz w:val="30"/>
              <w:szCs w:val="30"/>
            </w:rPr>
          </w:rPrChange>
        </w:rPr>
        <w:t>520</w:t>
      </w:r>
      <w:r>
        <w:rPr>
          <w:rFonts w:eastAsia="仿宋_GB2312"/>
          <w:color w:val="auto"/>
          <w:sz w:val="32"/>
          <w:szCs w:val="32"/>
          <w:rPrChange w:id="302" w:author="嗯哼" w:date="2021-09-13T09:12:00Z">
            <w:rPr>
              <w:rFonts w:ascii="仿宋" w:eastAsia="仿宋" w:hAnsi="仿宋" w:hint="eastAsia"/>
              <w:color w:val="auto"/>
              <w:sz w:val="30"/>
              <w:szCs w:val="30"/>
            </w:rPr>
          </w:rPrChange>
        </w:rPr>
        <w:t>家县区政府、政府部门、乡镇（街道）依托集约化平台开设政府信息公开目录，统一发布政府信息公开内容。与</w:t>
      </w:r>
      <w:r>
        <w:rPr>
          <w:rFonts w:eastAsia="仿宋_GB2312"/>
          <w:color w:val="auto"/>
          <w:sz w:val="32"/>
          <w:szCs w:val="32"/>
          <w:rPrChange w:id="303" w:author="嗯哼" w:date="2021-09-13T09:12:00Z">
            <w:rPr>
              <w:rFonts w:ascii="仿宋" w:eastAsia="仿宋" w:hAnsi="仿宋" w:hint="eastAsia"/>
              <w:color w:val="auto"/>
              <w:sz w:val="30"/>
              <w:szCs w:val="30"/>
            </w:rPr>
          </w:rPrChange>
        </w:rPr>
        <w:t>“</w:t>
      </w:r>
      <w:r>
        <w:rPr>
          <w:rFonts w:eastAsia="仿宋_GB2312"/>
          <w:color w:val="auto"/>
          <w:sz w:val="32"/>
          <w:szCs w:val="32"/>
          <w:rPrChange w:id="304" w:author="嗯哼" w:date="2021-09-13T09:12:00Z">
            <w:rPr>
              <w:rFonts w:ascii="仿宋" w:eastAsia="仿宋" w:hAnsi="仿宋" w:hint="eastAsia"/>
              <w:color w:val="auto"/>
              <w:sz w:val="30"/>
              <w:szCs w:val="30"/>
            </w:rPr>
          </w:rPrChange>
        </w:rPr>
        <w:t>皖事通办</w:t>
      </w:r>
      <w:r>
        <w:rPr>
          <w:rFonts w:eastAsia="仿宋_GB2312"/>
          <w:color w:val="auto"/>
          <w:sz w:val="32"/>
          <w:szCs w:val="32"/>
          <w:rPrChange w:id="305" w:author="嗯哼" w:date="2021-09-13T09:12:00Z">
            <w:rPr>
              <w:rFonts w:ascii="仿宋" w:eastAsia="仿宋" w:hAnsi="仿宋" w:hint="eastAsia"/>
              <w:color w:val="auto"/>
              <w:sz w:val="30"/>
              <w:szCs w:val="30"/>
            </w:rPr>
          </w:rPrChange>
        </w:rPr>
        <w:t>”</w:t>
      </w:r>
      <w:r>
        <w:rPr>
          <w:rFonts w:eastAsia="仿宋_GB2312"/>
          <w:color w:val="auto"/>
          <w:sz w:val="32"/>
          <w:szCs w:val="32"/>
          <w:rPrChange w:id="306" w:author="嗯哼" w:date="2021-09-13T09:12:00Z">
            <w:rPr>
              <w:rFonts w:ascii="仿宋" w:eastAsia="仿宋" w:hAnsi="仿宋" w:hint="eastAsia"/>
              <w:color w:val="auto"/>
              <w:sz w:val="30"/>
              <w:szCs w:val="30"/>
            </w:rPr>
          </w:rPrChange>
        </w:rPr>
        <w:t>黄山分厅深度融合，集约展示全市</w:t>
      </w:r>
      <w:r>
        <w:rPr>
          <w:rFonts w:eastAsia="仿宋_GB2312"/>
          <w:color w:val="auto"/>
          <w:sz w:val="32"/>
          <w:szCs w:val="32"/>
          <w:rPrChange w:id="307" w:author="嗯哼" w:date="2021-09-13T09:12:00Z">
            <w:rPr>
              <w:rFonts w:ascii="仿宋" w:eastAsia="仿宋" w:hAnsi="仿宋" w:hint="eastAsia"/>
              <w:color w:val="auto"/>
              <w:sz w:val="30"/>
              <w:szCs w:val="30"/>
            </w:rPr>
          </w:rPrChange>
        </w:rPr>
        <w:lastRenderedPageBreak/>
        <w:t>11</w:t>
      </w:r>
      <w:r>
        <w:rPr>
          <w:rFonts w:eastAsia="仿宋_GB2312"/>
          <w:color w:val="auto"/>
          <w:sz w:val="32"/>
          <w:szCs w:val="32"/>
          <w:rPrChange w:id="308" w:author="嗯哼" w:date="2021-09-13T09:12:00Z">
            <w:rPr>
              <w:rFonts w:ascii="仿宋" w:eastAsia="仿宋" w:hAnsi="仿宋" w:hint="eastAsia"/>
              <w:color w:val="auto"/>
              <w:sz w:val="30"/>
              <w:szCs w:val="30"/>
            </w:rPr>
          </w:rPrChange>
        </w:rPr>
        <w:t>类</w:t>
      </w:r>
      <w:r>
        <w:rPr>
          <w:rFonts w:eastAsia="仿宋_GB2312"/>
          <w:color w:val="auto"/>
          <w:sz w:val="32"/>
          <w:szCs w:val="32"/>
          <w:rPrChange w:id="309" w:author="嗯哼" w:date="2021-09-13T09:12:00Z">
            <w:rPr>
              <w:rFonts w:ascii="仿宋" w:eastAsia="仿宋" w:hAnsi="仿宋" w:hint="eastAsia"/>
              <w:color w:val="auto"/>
              <w:sz w:val="30"/>
              <w:szCs w:val="30"/>
            </w:rPr>
          </w:rPrChange>
        </w:rPr>
        <w:t>72238</w:t>
      </w:r>
      <w:r>
        <w:rPr>
          <w:rFonts w:eastAsia="仿宋_GB2312"/>
          <w:color w:val="auto"/>
          <w:sz w:val="32"/>
          <w:szCs w:val="32"/>
          <w:rPrChange w:id="310" w:author="嗯哼" w:date="2021-09-13T09:12:00Z">
            <w:rPr>
              <w:rFonts w:ascii="仿宋" w:eastAsia="仿宋" w:hAnsi="仿宋" w:hint="eastAsia"/>
              <w:color w:val="auto"/>
              <w:sz w:val="30"/>
              <w:szCs w:val="30"/>
            </w:rPr>
          </w:rPrChange>
        </w:rPr>
        <w:t>项办事资源及事项信息，构建为民办事服务的统一入口。规范网站互动栏目，整合</w:t>
      </w:r>
      <w:r>
        <w:rPr>
          <w:rFonts w:eastAsia="仿宋_GB2312"/>
          <w:color w:val="auto"/>
          <w:sz w:val="32"/>
          <w:szCs w:val="32"/>
          <w:rPrChange w:id="311" w:author="嗯哼" w:date="2021-09-13T09:12:00Z">
            <w:rPr>
              <w:rFonts w:ascii="仿宋" w:eastAsia="仿宋" w:hAnsi="仿宋" w:hint="eastAsia"/>
              <w:color w:val="auto"/>
              <w:sz w:val="30"/>
              <w:szCs w:val="30"/>
            </w:rPr>
          </w:rPrChange>
        </w:rPr>
        <w:t>12345</w:t>
      </w:r>
      <w:r>
        <w:rPr>
          <w:rFonts w:eastAsia="仿宋_GB2312"/>
          <w:color w:val="auto"/>
          <w:sz w:val="32"/>
          <w:szCs w:val="32"/>
          <w:rPrChange w:id="312" w:author="嗯哼" w:date="2021-09-13T09:12:00Z">
            <w:rPr>
              <w:rFonts w:ascii="仿宋" w:eastAsia="仿宋" w:hAnsi="仿宋" w:hint="eastAsia"/>
              <w:color w:val="auto"/>
              <w:sz w:val="30"/>
              <w:szCs w:val="30"/>
            </w:rPr>
          </w:rPrChange>
        </w:rPr>
        <w:t>热线、市长信箱、在线留言等多种政民互动渠道，搭建倾听民声、汇聚民智的交流平台，进一步畅通了群众网上意见表达渠道。</w:t>
      </w:r>
    </w:p>
    <w:p w14:paraId="07072262" w14:textId="77777777" w:rsidR="00000000" w:rsidRDefault="00000000">
      <w:pPr>
        <w:spacing w:line="560" w:lineRule="exact"/>
        <w:ind w:firstLineChars="200" w:firstLine="640"/>
        <w:rPr>
          <w:rFonts w:eastAsia="楷体_GB2312"/>
          <w:b/>
          <w:bCs/>
          <w:sz w:val="32"/>
          <w:szCs w:val="32"/>
          <w:rPrChange w:id="313" w:author="嗯哼" w:date="2021-09-13T09:12:00Z">
            <w:rPr>
              <w:b/>
              <w:bCs/>
            </w:rPr>
          </w:rPrChange>
        </w:rPr>
      </w:pPr>
      <w:bookmarkStart w:id="314" w:name="_Toc78814127"/>
      <w:r>
        <w:rPr>
          <w:rFonts w:eastAsia="楷体_GB2312"/>
          <w:b/>
          <w:bCs/>
          <w:sz w:val="32"/>
          <w:szCs w:val="32"/>
        </w:rPr>
        <w:t>（二）</w:t>
      </w:r>
      <w:r>
        <w:rPr>
          <w:rFonts w:eastAsia="楷体_GB2312"/>
          <w:b/>
          <w:bCs/>
          <w:sz w:val="32"/>
          <w:szCs w:val="32"/>
          <w:rPrChange w:id="315" w:author="嗯哼" w:date="2021-09-13T09:12:00Z">
            <w:rPr>
              <w:rFonts w:hint="eastAsia"/>
              <w:b/>
              <w:bCs/>
            </w:rPr>
          </w:rPrChange>
        </w:rPr>
        <w:t>主要问题</w:t>
      </w:r>
      <w:bookmarkEnd w:id="314"/>
    </w:p>
    <w:p w14:paraId="37BEBD4E" w14:textId="77777777" w:rsidR="00000000" w:rsidRDefault="00000000">
      <w:pPr>
        <w:spacing w:line="560" w:lineRule="exact"/>
        <w:ind w:firstLineChars="200" w:firstLine="640"/>
        <w:rPr>
          <w:rFonts w:eastAsia="仿宋_GB2312"/>
          <w:color w:val="auto"/>
          <w:sz w:val="32"/>
          <w:szCs w:val="32"/>
          <w:rPrChange w:id="316" w:author="嗯哼" w:date="2021-09-13T09:12:00Z">
            <w:rPr>
              <w:rFonts w:ascii="仿宋" w:eastAsia="仿宋" w:hAnsi="仿宋" w:hint="eastAsia"/>
              <w:color w:val="auto"/>
              <w:sz w:val="30"/>
              <w:szCs w:val="30"/>
            </w:rPr>
          </w:rPrChange>
        </w:rPr>
      </w:pPr>
      <w:r>
        <w:rPr>
          <w:rFonts w:eastAsia="仿宋_GB2312"/>
          <w:color w:val="auto"/>
          <w:sz w:val="32"/>
          <w:szCs w:val="32"/>
          <w:rPrChange w:id="317" w:author="嗯哼" w:date="2021-09-13T09:12:00Z">
            <w:rPr>
              <w:rFonts w:ascii="仿宋" w:eastAsia="仿宋" w:hAnsi="仿宋" w:hint="eastAsia"/>
              <w:color w:val="auto"/>
              <w:sz w:val="30"/>
              <w:szCs w:val="30"/>
            </w:rPr>
          </w:rPrChange>
        </w:rPr>
        <w:t>“</w:t>
      </w:r>
      <w:r>
        <w:rPr>
          <w:rFonts w:eastAsia="仿宋_GB2312"/>
          <w:color w:val="auto"/>
          <w:sz w:val="32"/>
          <w:szCs w:val="32"/>
          <w:rPrChange w:id="318" w:author="嗯哼" w:date="2021-09-13T09:12:00Z">
            <w:rPr>
              <w:rFonts w:ascii="仿宋" w:eastAsia="仿宋" w:hAnsi="仿宋" w:hint="eastAsia"/>
              <w:color w:val="auto"/>
              <w:sz w:val="30"/>
              <w:szCs w:val="30"/>
            </w:rPr>
          </w:rPrChange>
        </w:rPr>
        <w:t>十三五</w:t>
      </w:r>
      <w:r>
        <w:rPr>
          <w:rFonts w:eastAsia="仿宋_GB2312"/>
          <w:color w:val="auto"/>
          <w:sz w:val="32"/>
          <w:szCs w:val="32"/>
          <w:rPrChange w:id="319" w:author="嗯哼" w:date="2021-09-13T09:12:00Z">
            <w:rPr>
              <w:rFonts w:ascii="仿宋" w:eastAsia="仿宋" w:hAnsi="仿宋" w:hint="eastAsia"/>
              <w:color w:val="auto"/>
              <w:sz w:val="30"/>
              <w:szCs w:val="30"/>
            </w:rPr>
          </w:rPrChange>
        </w:rPr>
        <w:t>”</w:t>
      </w:r>
      <w:r>
        <w:rPr>
          <w:rFonts w:eastAsia="仿宋_GB2312"/>
          <w:color w:val="auto"/>
          <w:sz w:val="32"/>
          <w:szCs w:val="32"/>
          <w:rPrChange w:id="320" w:author="嗯哼" w:date="2021-09-13T09:12:00Z">
            <w:rPr>
              <w:rFonts w:ascii="仿宋" w:eastAsia="仿宋" w:hAnsi="仿宋" w:hint="eastAsia"/>
              <w:color w:val="auto"/>
              <w:sz w:val="30"/>
              <w:szCs w:val="30"/>
            </w:rPr>
          </w:rPrChange>
        </w:rPr>
        <w:t>期间，黄山市电子政务建设与应用取得了长足的进步和显著的成果，但仍存在如下问题：</w:t>
      </w:r>
    </w:p>
    <w:p w14:paraId="2B71198D" w14:textId="77777777" w:rsidR="00000000" w:rsidRDefault="00000000">
      <w:pPr>
        <w:pStyle w:val="a0"/>
        <w:spacing w:line="560" w:lineRule="exact"/>
        <w:ind w:firstLine="640"/>
        <w:rPr>
          <w:rFonts w:eastAsia="仿宋_GB2312"/>
          <w:b/>
          <w:bCs/>
          <w:color w:val="auto"/>
          <w:sz w:val="32"/>
          <w:szCs w:val="32"/>
          <w:rPrChange w:id="321" w:author="嗯哼" w:date="2021-09-13T09:12:00Z">
            <w:rPr>
              <w:b/>
              <w:bCs/>
              <w:color w:val="auto"/>
              <w:sz w:val="30"/>
              <w:szCs w:val="30"/>
            </w:rPr>
          </w:rPrChange>
        </w:rPr>
      </w:pPr>
      <w:bookmarkStart w:id="322" w:name="_Toc78814128"/>
      <w:r>
        <w:rPr>
          <w:rFonts w:eastAsia="仿宋_GB2312"/>
          <w:b/>
          <w:bCs/>
          <w:color w:val="auto"/>
          <w:sz w:val="32"/>
          <w:szCs w:val="32"/>
        </w:rPr>
        <w:t>1.</w:t>
      </w:r>
      <w:r>
        <w:rPr>
          <w:rFonts w:eastAsia="仿宋_GB2312"/>
          <w:b/>
          <w:bCs/>
          <w:color w:val="auto"/>
          <w:sz w:val="32"/>
          <w:szCs w:val="32"/>
          <w:rPrChange w:id="323" w:author="嗯哼" w:date="2021-09-13T09:12:00Z">
            <w:rPr>
              <w:rFonts w:hint="eastAsia"/>
              <w:b/>
              <w:bCs/>
              <w:color w:val="auto"/>
              <w:sz w:val="30"/>
              <w:szCs w:val="30"/>
            </w:rPr>
          </w:rPrChange>
        </w:rPr>
        <w:t>数字基础设施支撑能力不强</w:t>
      </w:r>
      <w:bookmarkEnd w:id="322"/>
    </w:p>
    <w:p w14:paraId="2CEE0340" w14:textId="77777777" w:rsidR="00000000" w:rsidRDefault="00000000">
      <w:pPr>
        <w:spacing w:line="560" w:lineRule="exact"/>
        <w:ind w:firstLineChars="200" w:firstLine="640"/>
        <w:rPr>
          <w:rFonts w:eastAsia="仿宋_GB2312"/>
          <w:color w:val="auto"/>
          <w:sz w:val="32"/>
          <w:szCs w:val="32"/>
          <w:shd w:val="clear" w:color="FFFFFF" w:fill="D9D9D9"/>
          <w:rPrChange w:id="324" w:author="嗯哼" w:date="2021-09-13T09:12:00Z">
            <w:rPr>
              <w:rFonts w:ascii="仿宋" w:eastAsia="仿宋" w:hAnsi="仿宋"/>
              <w:color w:val="C00000"/>
              <w:sz w:val="30"/>
              <w:szCs w:val="30"/>
              <w:shd w:val="clear" w:color="FFFFFF" w:fill="D9D9D9"/>
            </w:rPr>
          </w:rPrChange>
        </w:rPr>
      </w:pPr>
      <w:r>
        <w:rPr>
          <w:rFonts w:eastAsia="仿宋_GB2312"/>
          <w:color w:val="auto"/>
          <w:sz w:val="32"/>
          <w:szCs w:val="32"/>
          <w:rPrChange w:id="325" w:author="嗯哼" w:date="2021-09-13T09:12:00Z">
            <w:rPr>
              <w:rFonts w:ascii="Segoe UI Emoji" w:eastAsia="仿宋" w:hAnsi="Segoe UI Emoji" w:cs="Segoe UI Emoji" w:hint="eastAsia"/>
              <w:color w:val="auto"/>
              <w:sz w:val="30"/>
              <w:szCs w:val="30"/>
            </w:rPr>
          </w:rPrChange>
        </w:rPr>
        <w:t>新型数字</w:t>
      </w:r>
      <w:r>
        <w:rPr>
          <w:rFonts w:eastAsia="仿宋_GB2312"/>
          <w:color w:val="auto"/>
          <w:sz w:val="32"/>
          <w:szCs w:val="32"/>
          <w:rPrChange w:id="326" w:author="嗯哼" w:date="2021-09-13T09:12:00Z">
            <w:rPr>
              <w:rFonts w:ascii="仿宋" w:eastAsia="仿宋" w:hAnsi="仿宋" w:hint="eastAsia"/>
              <w:color w:val="auto"/>
              <w:sz w:val="30"/>
              <w:szCs w:val="30"/>
            </w:rPr>
          </w:rPrChange>
        </w:rPr>
        <w:t>基础设施建设水平不高，</w:t>
      </w:r>
      <w:r>
        <w:rPr>
          <w:rFonts w:eastAsia="仿宋_GB2312"/>
          <w:color w:val="auto"/>
          <w:sz w:val="32"/>
          <w:szCs w:val="32"/>
          <w:rPrChange w:id="327" w:author="嗯哼" w:date="2021-09-13T09:12:00Z">
            <w:rPr>
              <w:rFonts w:ascii="仿宋" w:eastAsia="仿宋" w:hAnsi="仿宋" w:hint="eastAsia"/>
              <w:color w:val="auto"/>
              <w:sz w:val="30"/>
              <w:szCs w:val="30"/>
            </w:rPr>
          </w:rPrChange>
        </w:rPr>
        <w:t>5G</w:t>
      </w:r>
      <w:r>
        <w:rPr>
          <w:rFonts w:eastAsia="仿宋_GB2312"/>
          <w:color w:val="auto"/>
          <w:sz w:val="32"/>
          <w:szCs w:val="32"/>
          <w:rPrChange w:id="328" w:author="嗯哼" w:date="2021-09-13T09:12:00Z">
            <w:rPr>
              <w:rFonts w:ascii="仿宋" w:eastAsia="仿宋" w:hAnsi="仿宋" w:hint="eastAsia"/>
              <w:color w:val="auto"/>
              <w:sz w:val="30"/>
              <w:szCs w:val="30"/>
            </w:rPr>
          </w:rPrChange>
        </w:rPr>
        <w:t>、工业互联网、物联网等通信网络基础设施和云计算、数据中心等新技术、新算力的数字基础设施建设水平有待提高。电子政务外网异地备份节点较少，业务连续性、稳定性均难以保障，华为（黄山）政务云与市政务云平台需要进一步整合。现有电子政务外网以购买服务的形式由通信运营商提供，在覆盖范围、业务形式等方面均受到运营商网络支撑能力的制约</w:t>
      </w:r>
      <w:r>
        <w:rPr>
          <w:rFonts w:eastAsia="仿宋_GB2312"/>
          <w:color w:val="auto"/>
          <w:sz w:val="32"/>
          <w:szCs w:val="32"/>
          <w:rPrChange w:id="329" w:author="嗯哼" w:date="2021-09-13T09:12:00Z">
            <w:rPr>
              <w:rFonts w:ascii="仿宋" w:eastAsia="仿宋" w:hAnsi="仿宋" w:hint="eastAsia"/>
              <w:color w:val="0000CC"/>
              <w:sz w:val="30"/>
              <w:szCs w:val="30"/>
            </w:rPr>
          </w:rPrChange>
        </w:rPr>
        <w:t>，并且</w:t>
      </w:r>
      <w:r>
        <w:rPr>
          <w:rFonts w:eastAsia="仿宋_GB2312"/>
          <w:color w:val="auto"/>
          <w:sz w:val="32"/>
          <w:szCs w:val="32"/>
          <w:rPrChange w:id="330" w:author="嗯哼" w:date="2021-09-13T09:12:00Z">
            <w:rPr>
              <w:rFonts w:ascii="仿宋" w:eastAsia="仿宋" w:hAnsi="仿宋" w:hint="eastAsia"/>
              <w:color w:val="auto"/>
              <w:sz w:val="30"/>
              <w:szCs w:val="30"/>
            </w:rPr>
          </w:rPrChange>
        </w:rPr>
        <w:t>在网络通信的可靠性方面存在很大的隐患。</w:t>
      </w:r>
    </w:p>
    <w:p w14:paraId="41FF7D99" w14:textId="77777777" w:rsidR="00000000" w:rsidRDefault="00000000">
      <w:pPr>
        <w:pStyle w:val="a0"/>
        <w:spacing w:line="560" w:lineRule="exact"/>
        <w:ind w:firstLine="640"/>
        <w:rPr>
          <w:rFonts w:eastAsia="仿宋_GB2312"/>
          <w:b/>
          <w:bCs/>
          <w:color w:val="auto"/>
          <w:sz w:val="32"/>
          <w:szCs w:val="32"/>
          <w:rPrChange w:id="331" w:author="嗯哼" w:date="2021-09-13T09:12:00Z">
            <w:rPr>
              <w:rFonts w:hint="eastAsia"/>
              <w:b/>
              <w:bCs/>
              <w:color w:val="auto"/>
              <w:sz w:val="30"/>
              <w:szCs w:val="30"/>
            </w:rPr>
          </w:rPrChange>
        </w:rPr>
      </w:pPr>
      <w:bookmarkStart w:id="332" w:name="_Toc78814129"/>
      <w:r>
        <w:rPr>
          <w:rFonts w:eastAsia="仿宋_GB2312"/>
          <w:b/>
          <w:bCs/>
          <w:color w:val="auto"/>
          <w:sz w:val="32"/>
          <w:szCs w:val="32"/>
        </w:rPr>
        <w:t>2.</w:t>
      </w:r>
      <w:r>
        <w:rPr>
          <w:rFonts w:eastAsia="仿宋_GB2312"/>
          <w:b/>
          <w:bCs/>
          <w:color w:val="auto"/>
          <w:sz w:val="32"/>
          <w:szCs w:val="32"/>
          <w:rPrChange w:id="333" w:author="嗯哼" w:date="2021-09-13T09:12:00Z">
            <w:rPr>
              <w:rFonts w:hint="eastAsia"/>
              <w:b/>
              <w:bCs/>
              <w:color w:val="auto"/>
              <w:sz w:val="30"/>
              <w:szCs w:val="30"/>
            </w:rPr>
          </w:rPrChange>
        </w:rPr>
        <w:t>政务数据开放共享水平有待提高</w:t>
      </w:r>
      <w:bookmarkEnd w:id="332"/>
    </w:p>
    <w:p w14:paraId="01823E23" w14:textId="77777777" w:rsidR="00000000" w:rsidRDefault="00000000">
      <w:pPr>
        <w:spacing w:line="560" w:lineRule="exact"/>
        <w:ind w:firstLineChars="200" w:firstLine="640"/>
        <w:rPr>
          <w:rFonts w:eastAsia="仿宋_GB2312"/>
          <w:color w:val="auto"/>
          <w:sz w:val="32"/>
          <w:szCs w:val="32"/>
          <w:rPrChange w:id="334" w:author="嗯哼" w:date="2021-09-13T09:12:00Z">
            <w:rPr>
              <w:rFonts w:ascii="仿宋" w:eastAsia="仿宋" w:hAnsi="仿宋" w:hint="eastAsia"/>
              <w:color w:val="auto"/>
              <w:sz w:val="30"/>
              <w:szCs w:val="30"/>
            </w:rPr>
          </w:rPrChange>
        </w:rPr>
      </w:pPr>
      <w:r>
        <w:rPr>
          <w:rFonts w:eastAsia="仿宋_GB2312"/>
          <w:color w:val="auto"/>
          <w:sz w:val="32"/>
          <w:szCs w:val="32"/>
          <w:rPrChange w:id="335" w:author="嗯哼" w:date="2021-09-13T09:12:00Z">
            <w:rPr>
              <w:rFonts w:ascii="仿宋" w:eastAsia="仿宋" w:hAnsi="仿宋" w:hint="eastAsia"/>
              <w:color w:val="auto"/>
              <w:sz w:val="30"/>
              <w:szCs w:val="30"/>
            </w:rPr>
          </w:rPrChange>
        </w:rPr>
        <w:t>受行政体系条块分割、标准规范不一等因素的影响，</w:t>
      </w:r>
      <w:r>
        <w:rPr>
          <w:rFonts w:eastAsia="仿宋_GB2312"/>
          <w:color w:val="auto"/>
          <w:sz w:val="32"/>
          <w:szCs w:val="32"/>
          <w:rPrChange w:id="336" w:author="嗯哼" w:date="2021-09-13T09:12:00Z">
            <w:rPr>
              <w:rFonts w:ascii="仿宋" w:eastAsia="仿宋" w:hAnsi="仿宋" w:hint="eastAsia"/>
              <w:color w:val="auto"/>
              <w:sz w:val="30"/>
              <w:szCs w:val="30"/>
            </w:rPr>
          </w:rPrChange>
        </w:rPr>
        <w:t>“</w:t>
      </w:r>
      <w:r>
        <w:rPr>
          <w:rFonts w:eastAsia="仿宋_GB2312"/>
          <w:color w:val="auto"/>
          <w:sz w:val="32"/>
          <w:szCs w:val="32"/>
          <w:rPrChange w:id="337" w:author="嗯哼" w:date="2021-09-13T09:12:00Z">
            <w:rPr>
              <w:rFonts w:ascii="仿宋" w:eastAsia="仿宋" w:hAnsi="仿宋" w:hint="eastAsia"/>
              <w:color w:val="auto"/>
              <w:sz w:val="30"/>
              <w:szCs w:val="30"/>
            </w:rPr>
          </w:rPrChange>
        </w:rPr>
        <w:t>互联互通难、信息共享难、业务协同难</w:t>
      </w:r>
      <w:r>
        <w:rPr>
          <w:rFonts w:eastAsia="仿宋_GB2312"/>
          <w:color w:val="auto"/>
          <w:sz w:val="32"/>
          <w:szCs w:val="32"/>
          <w:rPrChange w:id="338" w:author="嗯哼" w:date="2021-09-13T09:12:00Z">
            <w:rPr>
              <w:rFonts w:ascii="仿宋" w:eastAsia="仿宋" w:hAnsi="仿宋" w:hint="eastAsia"/>
              <w:color w:val="auto"/>
              <w:sz w:val="30"/>
              <w:szCs w:val="30"/>
            </w:rPr>
          </w:rPrChange>
        </w:rPr>
        <w:t>”</w:t>
      </w:r>
      <w:r>
        <w:rPr>
          <w:rFonts w:eastAsia="仿宋_GB2312"/>
          <w:color w:val="auto"/>
          <w:sz w:val="32"/>
          <w:szCs w:val="32"/>
          <w:rPrChange w:id="339" w:author="嗯哼" w:date="2021-09-13T09:12:00Z">
            <w:rPr>
              <w:rFonts w:ascii="仿宋" w:eastAsia="仿宋" w:hAnsi="仿宋" w:hint="eastAsia"/>
              <w:color w:val="auto"/>
              <w:sz w:val="30"/>
              <w:szCs w:val="30"/>
            </w:rPr>
          </w:rPrChange>
        </w:rPr>
        <w:t>仍是我市政府数字化转型的</w:t>
      </w:r>
      <w:r>
        <w:rPr>
          <w:rFonts w:eastAsia="仿宋_GB2312"/>
          <w:color w:val="auto"/>
          <w:sz w:val="32"/>
          <w:szCs w:val="32"/>
          <w:rPrChange w:id="340" w:author="嗯哼" w:date="2021-09-13T09:12:00Z">
            <w:rPr>
              <w:rFonts w:ascii="仿宋" w:eastAsia="仿宋" w:hAnsi="仿宋" w:hint="eastAsia"/>
              <w:color w:val="auto"/>
              <w:sz w:val="30"/>
              <w:szCs w:val="30"/>
            </w:rPr>
          </w:rPrChange>
        </w:rPr>
        <w:t>“</w:t>
      </w:r>
      <w:r>
        <w:rPr>
          <w:rFonts w:eastAsia="仿宋_GB2312"/>
          <w:color w:val="auto"/>
          <w:sz w:val="32"/>
          <w:szCs w:val="32"/>
          <w:rPrChange w:id="341" w:author="嗯哼" w:date="2021-09-13T09:12:00Z">
            <w:rPr>
              <w:rFonts w:ascii="仿宋" w:eastAsia="仿宋" w:hAnsi="仿宋" w:hint="eastAsia"/>
              <w:color w:val="auto"/>
              <w:sz w:val="30"/>
              <w:szCs w:val="30"/>
            </w:rPr>
          </w:rPrChange>
        </w:rPr>
        <w:t>瓶颈</w:t>
      </w:r>
      <w:r>
        <w:rPr>
          <w:rFonts w:eastAsia="仿宋_GB2312"/>
          <w:color w:val="auto"/>
          <w:sz w:val="32"/>
          <w:szCs w:val="32"/>
          <w:rPrChange w:id="342" w:author="嗯哼" w:date="2021-09-13T09:12:00Z">
            <w:rPr>
              <w:rFonts w:ascii="仿宋" w:eastAsia="仿宋" w:hAnsi="仿宋" w:hint="eastAsia"/>
              <w:color w:val="auto"/>
              <w:sz w:val="30"/>
              <w:szCs w:val="30"/>
            </w:rPr>
          </w:rPrChange>
        </w:rPr>
        <w:t>”</w:t>
      </w:r>
      <w:r>
        <w:rPr>
          <w:rFonts w:eastAsia="仿宋_GB2312"/>
          <w:color w:val="auto"/>
          <w:sz w:val="32"/>
          <w:szCs w:val="32"/>
          <w:rPrChange w:id="343" w:author="嗯哼" w:date="2021-09-13T09:12:00Z">
            <w:rPr>
              <w:rFonts w:ascii="仿宋" w:eastAsia="仿宋" w:hAnsi="仿宋" w:hint="eastAsia"/>
              <w:color w:val="auto"/>
              <w:sz w:val="30"/>
              <w:szCs w:val="30"/>
            </w:rPr>
          </w:rPrChange>
        </w:rPr>
        <w:t>。部门政务信息系统仍然存在信息孤立、交换困难、数据不一致等问题，若干部门掌握的政务信息不愿不会不敢开放共</w:t>
      </w:r>
      <w:r>
        <w:rPr>
          <w:rFonts w:eastAsia="仿宋_GB2312"/>
          <w:color w:val="auto"/>
          <w:sz w:val="32"/>
          <w:szCs w:val="32"/>
          <w:rPrChange w:id="344" w:author="嗯哼" w:date="2021-09-13T09:12:00Z">
            <w:rPr>
              <w:rFonts w:ascii="仿宋" w:eastAsia="仿宋" w:hAnsi="仿宋" w:hint="eastAsia"/>
              <w:color w:val="auto"/>
              <w:sz w:val="30"/>
              <w:szCs w:val="30"/>
            </w:rPr>
          </w:rPrChange>
        </w:rPr>
        <w:lastRenderedPageBreak/>
        <w:t>享。本地数据资源与垂直管理业务系统及省级集中业务系统之间的共享交换、开发利用不足。</w:t>
      </w:r>
    </w:p>
    <w:p w14:paraId="7C96793C" w14:textId="77777777" w:rsidR="00000000" w:rsidRDefault="00000000">
      <w:pPr>
        <w:pStyle w:val="a0"/>
        <w:spacing w:line="560" w:lineRule="exact"/>
        <w:ind w:firstLine="640"/>
        <w:rPr>
          <w:rFonts w:eastAsia="仿宋_GB2312"/>
          <w:b/>
          <w:bCs/>
          <w:color w:val="auto"/>
          <w:sz w:val="32"/>
          <w:szCs w:val="32"/>
          <w:rPrChange w:id="345" w:author="嗯哼" w:date="2021-09-13T09:12:00Z">
            <w:rPr>
              <w:b/>
              <w:bCs/>
              <w:color w:val="auto"/>
              <w:sz w:val="30"/>
              <w:szCs w:val="30"/>
            </w:rPr>
          </w:rPrChange>
        </w:rPr>
      </w:pPr>
      <w:bookmarkStart w:id="346" w:name="_Toc78814130"/>
      <w:r>
        <w:rPr>
          <w:rFonts w:eastAsia="仿宋_GB2312"/>
          <w:b/>
          <w:bCs/>
          <w:color w:val="auto"/>
          <w:sz w:val="32"/>
          <w:szCs w:val="32"/>
        </w:rPr>
        <w:t>3.</w:t>
      </w:r>
      <w:r>
        <w:rPr>
          <w:rFonts w:eastAsia="仿宋_GB2312"/>
          <w:b/>
          <w:bCs/>
          <w:color w:val="auto"/>
          <w:sz w:val="32"/>
          <w:szCs w:val="32"/>
          <w:rPrChange w:id="347" w:author="嗯哼" w:date="2021-09-13T09:12:00Z">
            <w:rPr>
              <w:rFonts w:hint="eastAsia"/>
              <w:b/>
              <w:bCs/>
              <w:color w:val="auto"/>
              <w:sz w:val="30"/>
              <w:szCs w:val="30"/>
            </w:rPr>
          </w:rPrChange>
        </w:rPr>
        <w:t>政务服务一体化与协同办公服务能力仍需提升</w:t>
      </w:r>
      <w:bookmarkEnd w:id="346"/>
    </w:p>
    <w:p w14:paraId="33B5FFAA" w14:textId="77777777" w:rsidR="00000000" w:rsidRDefault="00000000">
      <w:pPr>
        <w:spacing w:line="560" w:lineRule="exact"/>
        <w:ind w:firstLineChars="200" w:firstLine="640"/>
        <w:rPr>
          <w:rFonts w:eastAsia="仿宋_GB2312"/>
          <w:color w:val="auto"/>
          <w:sz w:val="32"/>
          <w:szCs w:val="32"/>
          <w:rPrChange w:id="348" w:author="嗯哼" w:date="2021-09-13T09:12:00Z">
            <w:rPr>
              <w:rFonts w:ascii="微软雅黑" w:eastAsia="微软雅黑" w:hAnsi="微软雅黑" w:cs="宋体"/>
              <w:color w:val="auto"/>
              <w:sz w:val="30"/>
              <w:szCs w:val="30"/>
            </w:rPr>
          </w:rPrChange>
        </w:rPr>
      </w:pPr>
      <w:r>
        <w:rPr>
          <w:rFonts w:eastAsia="仿宋_GB2312"/>
          <w:color w:val="auto"/>
          <w:sz w:val="32"/>
          <w:szCs w:val="32"/>
          <w:rPrChange w:id="349" w:author="嗯哼" w:date="2021-09-13T09:12:00Z">
            <w:rPr>
              <w:rFonts w:ascii="仿宋" w:eastAsia="仿宋" w:hAnsi="仿宋" w:hint="eastAsia"/>
              <w:color w:val="auto"/>
              <w:sz w:val="30"/>
              <w:szCs w:val="30"/>
            </w:rPr>
          </w:rPrChange>
        </w:rPr>
        <w:t>政务服务线上线下融合不足，部门业务流程不够优化，企业群众办事获得感不强。部分事项办事指南线上线下标准不一，电子证照应用不充分，距离</w:t>
      </w:r>
      <w:r>
        <w:rPr>
          <w:rFonts w:eastAsia="仿宋_GB2312"/>
          <w:color w:val="auto"/>
          <w:sz w:val="32"/>
          <w:szCs w:val="32"/>
          <w:rPrChange w:id="350" w:author="嗯哼" w:date="2021-09-13T09:12:00Z">
            <w:rPr>
              <w:rFonts w:ascii="仿宋" w:eastAsia="仿宋" w:hAnsi="仿宋" w:hint="eastAsia"/>
              <w:color w:val="auto"/>
              <w:sz w:val="30"/>
              <w:szCs w:val="30"/>
            </w:rPr>
          </w:rPrChange>
        </w:rPr>
        <w:t xml:space="preserve"> “</w:t>
      </w:r>
      <w:r>
        <w:rPr>
          <w:rFonts w:eastAsia="仿宋_GB2312"/>
          <w:color w:val="auto"/>
          <w:sz w:val="32"/>
          <w:szCs w:val="32"/>
          <w:rPrChange w:id="351" w:author="嗯哼" w:date="2021-09-13T09:12:00Z">
            <w:rPr>
              <w:rFonts w:ascii="仿宋" w:eastAsia="仿宋" w:hAnsi="仿宋" w:hint="eastAsia"/>
              <w:color w:val="auto"/>
              <w:sz w:val="30"/>
              <w:szCs w:val="30"/>
            </w:rPr>
          </w:rPrChange>
        </w:rPr>
        <w:t>数据多跑路，群众少跑腿</w:t>
      </w:r>
      <w:r>
        <w:rPr>
          <w:rFonts w:eastAsia="仿宋_GB2312"/>
          <w:color w:val="auto"/>
          <w:sz w:val="32"/>
          <w:szCs w:val="32"/>
          <w:rPrChange w:id="352" w:author="嗯哼" w:date="2021-09-13T09:12:00Z">
            <w:rPr>
              <w:rFonts w:ascii="仿宋" w:eastAsia="仿宋" w:hAnsi="仿宋" w:hint="eastAsia"/>
              <w:color w:val="auto"/>
              <w:sz w:val="30"/>
              <w:szCs w:val="30"/>
            </w:rPr>
          </w:rPrChange>
        </w:rPr>
        <w:t>”</w:t>
      </w:r>
      <w:r>
        <w:rPr>
          <w:rFonts w:eastAsia="仿宋_GB2312"/>
          <w:color w:val="auto"/>
          <w:sz w:val="32"/>
          <w:szCs w:val="32"/>
          <w:rPrChange w:id="353" w:author="嗯哼" w:date="2021-09-13T09:12:00Z">
            <w:rPr>
              <w:rFonts w:ascii="仿宋" w:eastAsia="仿宋" w:hAnsi="仿宋" w:hint="eastAsia"/>
              <w:color w:val="auto"/>
              <w:sz w:val="30"/>
              <w:szCs w:val="30"/>
            </w:rPr>
          </w:rPrChange>
        </w:rPr>
        <w:t>的</w:t>
      </w:r>
      <w:r>
        <w:rPr>
          <w:rFonts w:eastAsia="仿宋_GB2312"/>
          <w:color w:val="auto"/>
          <w:sz w:val="32"/>
          <w:szCs w:val="32"/>
          <w:rPrChange w:id="354" w:author="嗯哼" w:date="2021-09-13T09:12:00Z">
            <w:rPr>
              <w:rFonts w:ascii="仿宋" w:eastAsia="仿宋" w:hAnsi="仿宋" w:hint="eastAsia"/>
              <w:color w:val="auto"/>
              <w:sz w:val="30"/>
              <w:szCs w:val="30"/>
            </w:rPr>
          </w:rPrChange>
        </w:rPr>
        <w:t>“</w:t>
      </w:r>
      <w:r>
        <w:rPr>
          <w:rFonts w:eastAsia="仿宋_GB2312"/>
          <w:color w:val="auto"/>
          <w:sz w:val="32"/>
          <w:szCs w:val="32"/>
          <w:rPrChange w:id="355" w:author="嗯哼" w:date="2021-09-13T09:12:00Z">
            <w:rPr>
              <w:rFonts w:ascii="仿宋" w:eastAsia="仿宋" w:hAnsi="仿宋" w:hint="eastAsia"/>
              <w:color w:val="auto"/>
              <w:sz w:val="30"/>
              <w:szCs w:val="30"/>
            </w:rPr>
          </w:rPrChange>
        </w:rPr>
        <w:t>皖事通办</w:t>
      </w:r>
      <w:r>
        <w:rPr>
          <w:rFonts w:eastAsia="仿宋_GB2312"/>
          <w:color w:val="auto"/>
          <w:sz w:val="32"/>
          <w:szCs w:val="32"/>
          <w:rPrChange w:id="356" w:author="嗯哼" w:date="2021-09-13T09:12:00Z">
            <w:rPr>
              <w:rFonts w:ascii="仿宋" w:eastAsia="仿宋" w:hAnsi="仿宋" w:hint="eastAsia"/>
              <w:color w:val="auto"/>
              <w:sz w:val="30"/>
              <w:szCs w:val="30"/>
            </w:rPr>
          </w:rPrChange>
        </w:rPr>
        <w:t>”</w:t>
      </w:r>
      <w:r>
        <w:rPr>
          <w:rFonts w:eastAsia="仿宋_GB2312"/>
          <w:color w:val="auto"/>
          <w:sz w:val="32"/>
          <w:szCs w:val="32"/>
          <w:rPrChange w:id="357" w:author="嗯哼" w:date="2021-09-13T09:12:00Z">
            <w:rPr>
              <w:rFonts w:ascii="仿宋" w:eastAsia="仿宋" w:hAnsi="仿宋" w:hint="eastAsia"/>
              <w:color w:val="auto"/>
              <w:sz w:val="30"/>
              <w:szCs w:val="30"/>
            </w:rPr>
          </w:rPrChange>
        </w:rPr>
        <w:t>目标有一定差距。基于政策文件、部门法规规章和部门业务知识的统一政务知识库共享服务体系仍未健全，政务协同与知识服务创新能力欠缺。</w:t>
      </w:r>
    </w:p>
    <w:p w14:paraId="681DEE5A" w14:textId="77777777" w:rsidR="00000000" w:rsidRDefault="00000000">
      <w:pPr>
        <w:pStyle w:val="a0"/>
        <w:spacing w:line="560" w:lineRule="exact"/>
        <w:ind w:firstLine="640"/>
        <w:rPr>
          <w:rFonts w:eastAsia="仿宋_GB2312"/>
          <w:b/>
          <w:bCs/>
          <w:color w:val="auto"/>
          <w:sz w:val="32"/>
          <w:szCs w:val="32"/>
          <w:rPrChange w:id="358" w:author="嗯哼" w:date="2021-09-13T09:12:00Z">
            <w:rPr>
              <w:rFonts w:ascii="仿宋" w:hAnsi="仿宋"/>
              <w:b/>
              <w:bCs/>
              <w:color w:val="auto"/>
              <w:sz w:val="30"/>
              <w:szCs w:val="30"/>
            </w:rPr>
          </w:rPrChange>
        </w:rPr>
      </w:pPr>
      <w:bookmarkStart w:id="359" w:name="_Toc78814131"/>
      <w:r>
        <w:rPr>
          <w:rFonts w:eastAsia="仿宋_GB2312"/>
          <w:b/>
          <w:bCs/>
          <w:color w:val="auto"/>
          <w:sz w:val="32"/>
          <w:szCs w:val="32"/>
        </w:rPr>
        <w:t>4.</w:t>
      </w:r>
      <w:r>
        <w:rPr>
          <w:rFonts w:eastAsia="仿宋_GB2312"/>
          <w:b/>
          <w:bCs/>
          <w:color w:val="auto"/>
          <w:sz w:val="32"/>
          <w:szCs w:val="32"/>
          <w:rPrChange w:id="360" w:author="嗯哼" w:date="2021-09-13T09:12:00Z">
            <w:rPr>
              <w:rFonts w:hint="eastAsia"/>
              <w:b/>
              <w:bCs/>
              <w:color w:val="auto"/>
              <w:sz w:val="30"/>
              <w:szCs w:val="30"/>
            </w:rPr>
          </w:rPrChange>
        </w:rPr>
        <w:t>城市运行与社会治理智能化水平偏低</w:t>
      </w:r>
      <w:bookmarkEnd w:id="359"/>
    </w:p>
    <w:p w14:paraId="5F4DEB7A" w14:textId="77777777" w:rsidR="00000000" w:rsidRDefault="00000000">
      <w:pPr>
        <w:spacing w:line="560" w:lineRule="exact"/>
        <w:ind w:firstLineChars="200" w:firstLine="640"/>
        <w:rPr>
          <w:rFonts w:eastAsia="仿宋_GB2312"/>
          <w:color w:val="auto"/>
          <w:sz w:val="32"/>
          <w:szCs w:val="32"/>
          <w:rPrChange w:id="361" w:author="嗯哼" w:date="2021-09-13T09:12:00Z">
            <w:rPr>
              <w:rFonts w:ascii="仿宋" w:eastAsia="仿宋" w:hAnsi="仿宋"/>
              <w:color w:val="auto"/>
              <w:sz w:val="30"/>
              <w:szCs w:val="30"/>
            </w:rPr>
          </w:rPrChange>
        </w:rPr>
      </w:pPr>
      <w:r>
        <w:rPr>
          <w:rFonts w:eastAsia="仿宋_GB2312"/>
          <w:color w:val="auto"/>
          <w:sz w:val="32"/>
          <w:szCs w:val="32"/>
          <w:rPrChange w:id="362" w:author="嗯哼" w:date="2021-09-13T09:12:00Z">
            <w:rPr>
              <w:rFonts w:ascii="仿宋" w:eastAsia="仿宋" w:hAnsi="仿宋" w:hint="eastAsia"/>
              <w:color w:val="auto"/>
              <w:sz w:val="30"/>
              <w:szCs w:val="30"/>
            </w:rPr>
          </w:rPrChange>
        </w:rPr>
        <w:t>城市经济调控数字化手段不强，数字资源的利用效率较低；城市管理方式比较传统，缺乏管理多元参与途径；综合指挥调度能力较弱，跨部门协同工作困难，难以实现快速资源调度；市场、安监、消防、交通等监管手段单一，监管覆盖面窄，监管效能较低，应对异常情况的精准分析和预警能力不足。</w:t>
      </w:r>
    </w:p>
    <w:p w14:paraId="4B4FA008" w14:textId="77777777" w:rsidR="00000000" w:rsidRDefault="00000000">
      <w:pPr>
        <w:pStyle w:val="a0"/>
        <w:spacing w:line="560" w:lineRule="exact"/>
        <w:ind w:firstLine="640"/>
        <w:rPr>
          <w:rFonts w:eastAsia="仿宋_GB2312"/>
          <w:b/>
          <w:bCs/>
          <w:color w:val="auto"/>
          <w:sz w:val="32"/>
          <w:szCs w:val="32"/>
          <w:rPrChange w:id="363" w:author="嗯哼" w:date="2021-09-13T09:12:00Z">
            <w:rPr>
              <w:b/>
              <w:bCs/>
              <w:color w:val="auto"/>
              <w:sz w:val="30"/>
              <w:szCs w:val="30"/>
            </w:rPr>
          </w:rPrChange>
        </w:rPr>
      </w:pPr>
      <w:bookmarkStart w:id="364" w:name="_Toc78814132"/>
      <w:r>
        <w:rPr>
          <w:rFonts w:eastAsia="仿宋_GB2312"/>
          <w:b/>
          <w:bCs/>
          <w:color w:val="auto"/>
          <w:sz w:val="32"/>
          <w:szCs w:val="32"/>
        </w:rPr>
        <w:t>5.</w:t>
      </w:r>
      <w:r>
        <w:rPr>
          <w:rFonts w:eastAsia="仿宋_GB2312"/>
          <w:b/>
          <w:bCs/>
          <w:color w:val="auto"/>
          <w:sz w:val="32"/>
          <w:szCs w:val="32"/>
          <w:rPrChange w:id="365" w:author="嗯哼" w:date="2021-09-13T09:12:00Z">
            <w:rPr>
              <w:rFonts w:hint="eastAsia"/>
              <w:b/>
              <w:bCs/>
              <w:color w:val="auto"/>
              <w:sz w:val="30"/>
              <w:szCs w:val="30"/>
            </w:rPr>
          </w:rPrChange>
        </w:rPr>
        <w:t>资金人才缺口亟须弥补</w:t>
      </w:r>
      <w:bookmarkEnd w:id="364"/>
    </w:p>
    <w:p w14:paraId="48BB1E49" w14:textId="77777777" w:rsidR="00000000" w:rsidRDefault="00000000">
      <w:pPr>
        <w:spacing w:line="560" w:lineRule="exact"/>
        <w:ind w:firstLineChars="200" w:firstLine="640"/>
        <w:rPr>
          <w:rFonts w:eastAsia="仿宋_GB2312"/>
          <w:color w:val="auto"/>
          <w:sz w:val="32"/>
          <w:szCs w:val="32"/>
          <w:rPrChange w:id="366" w:author="嗯哼" w:date="2021-09-13T09:12:00Z">
            <w:rPr>
              <w:rFonts w:ascii="仿宋" w:eastAsia="仿宋" w:hAnsi="仿宋"/>
              <w:color w:val="auto"/>
              <w:sz w:val="30"/>
              <w:szCs w:val="30"/>
            </w:rPr>
          </w:rPrChange>
        </w:rPr>
      </w:pPr>
      <w:r>
        <w:rPr>
          <w:rFonts w:eastAsia="仿宋_GB2312"/>
          <w:color w:val="auto"/>
          <w:sz w:val="32"/>
          <w:szCs w:val="32"/>
          <w:rPrChange w:id="367" w:author="嗯哼" w:date="2021-09-13T09:12:00Z">
            <w:rPr>
              <w:rFonts w:ascii="仿宋" w:eastAsia="仿宋" w:hAnsi="仿宋" w:hint="eastAsia"/>
              <w:color w:val="auto"/>
              <w:sz w:val="30"/>
              <w:szCs w:val="30"/>
            </w:rPr>
          </w:rPrChange>
        </w:rPr>
        <w:t>受制于我市经济社会发展总体水平，市直部门及各县（区）存在</w:t>
      </w:r>
      <w:r>
        <w:rPr>
          <w:rFonts w:eastAsia="仿宋_GB2312"/>
          <w:color w:val="auto"/>
          <w:sz w:val="32"/>
          <w:szCs w:val="32"/>
          <w:rPrChange w:id="368" w:author="嗯哼" w:date="2021-09-13T09:12:00Z">
            <w:rPr>
              <w:rFonts w:ascii="仿宋" w:eastAsia="仿宋" w:hAnsi="仿宋" w:hint="eastAsia"/>
              <w:color w:val="auto"/>
              <w:sz w:val="30"/>
              <w:szCs w:val="30"/>
            </w:rPr>
          </w:rPrChange>
        </w:rPr>
        <w:t>“</w:t>
      </w:r>
      <w:r>
        <w:rPr>
          <w:rFonts w:eastAsia="仿宋_GB2312"/>
          <w:color w:val="auto"/>
          <w:sz w:val="32"/>
          <w:szCs w:val="32"/>
          <w:rPrChange w:id="369" w:author="嗯哼" w:date="2021-09-13T09:12:00Z">
            <w:rPr>
              <w:rFonts w:ascii="仿宋" w:eastAsia="仿宋" w:hAnsi="仿宋" w:hint="eastAsia"/>
              <w:color w:val="auto"/>
              <w:sz w:val="30"/>
              <w:szCs w:val="30"/>
            </w:rPr>
          </w:rPrChange>
        </w:rPr>
        <w:t>数字政府</w:t>
      </w:r>
      <w:r>
        <w:rPr>
          <w:rFonts w:eastAsia="仿宋_GB2312"/>
          <w:color w:val="auto"/>
          <w:sz w:val="32"/>
          <w:szCs w:val="32"/>
          <w:rPrChange w:id="370" w:author="嗯哼" w:date="2021-09-13T09:12:00Z">
            <w:rPr>
              <w:rFonts w:ascii="仿宋" w:eastAsia="仿宋" w:hAnsi="仿宋" w:hint="eastAsia"/>
              <w:color w:val="auto"/>
              <w:sz w:val="30"/>
              <w:szCs w:val="30"/>
            </w:rPr>
          </w:rPrChange>
        </w:rPr>
        <w:t>”</w:t>
      </w:r>
      <w:r>
        <w:rPr>
          <w:rFonts w:eastAsia="仿宋_GB2312"/>
          <w:color w:val="auto"/>
          <w:sz w:val="32"/>
          <w:szCs w:val="32"/>
          <w:rPrChange w:id="371" w:author="嗯哼" w:date="2021-09-13T09:12:00Z">
            <w:rPr>
              <w:rFonts w:ascii="仿宋" w:eastAsia="仿宋" w:hAnsi="仿宋" w:hint="eastAsia"/>
              <w:color w:val="auto"/>
              <w:sz w:val="30"/>
              <w:szCs w:val="30"/>
            </w:rPr>
          </w:rPrChange>
        </w:rPr>
        <w:t>建设费用不足、缺少</w:t>
      </w:r>
      <w:r>
        <w:rPr>
          <w:rFonts w:eastAsia="仿宋_GB2312"/>
          <w:color w:val="auto"/>
          <w:sz w:val="32"/>
          <w:szCs w:val="32"/>
          <w:rPrChange w:id="372" w:author="嗯哼" w:date="2021-09-13T09:12:00Z">
            <w:rPr>
              <w:rFonts w:ascii="仿宋" w:eastAsia="仿宋" w:hAnsi="仿宋" w:hint="eastAsia"/>
              <w:color w:val="auto"/>
              <w:sz w:val="30"/>
              <w:szCs w:val="30"/>
            </w:rPr>
          </w:rPrChange>
        </w:rPr>
        <w:t>“</w:t>
      </w:r>
      <w:r>
        <w:rPr>
          <w:rFonts w:eastAsia="仿宋_GB2312"/>
          <w:color w:val="auto"/>
          <w:sz w:val="32"/>
          <w:szCs w:val="32"/>
          <w:rPrChange w:id="373" w:author="嗯哼" w:date="2021-09-13T09:12:00Z">
            <w:rPr>
              <w:rFonts w:ascii="仿宋" w:eastAsia="仿宋" w:hAnsi="仿宋" w:hint="eastAsia"/>
              <w:color w:val="auto"/>
              <w:sz w:val="30"/>
              <w:szCs w:val="30"/>
            </w:rPr>
          </w:rPrChange>
        </w:rPr>
        <w:t>数字政府</w:t>
      </w:r>
      <w:r>
        <w:rPr>
          <w:rFonts w:eastAsia="仿宋_GB2312"/>
          <w:color w:val="auto"/>
          <w:sz w:val="32"/>
          <w:szCs w:val="32"/>
          <w:rPrChange w:id="374" w:author="嗯哼" w:date="2021-09-13T09:12:00Z">
            <w:rPr>
              <w:rFonts w:ascii="仿宋" w:eastAsia="仿宋" w:hAnsi="仿宋" w:hint="eastAsia"/>
              <w:color w:val="auto"/>
              <w:sz w:val="30"/>
              <w:szCs w:val="30"/>
            </w:rPr>
          </w:rPrChange>
        </w:rPr>
        <w:t>”</w:t>
      </w:r>
      <w:r>
        <w:rPr>
          <w:rFonts w:eastAsia="仿宋_GB2312"/>
          <w:color w:val="auto"/>
          <w:sz w:val="32"/>
          <w:szCs w:val="32"/>
          <w:rPrChange w:id="375" w:author="嗯哼" w:date="2021-09-13T09:12:00Z">
            <w:rPr>
              <w:rFonts w:ascii="仿宋" w:eastAsia="仿宋" w:hAnsi="仿宋" w:hint="eastAsia"/>
              <w:color w:val="auto"/>
              <w:sz w:val="30"/>
              <w:szCs w:val="30"/>
            </w:rPr>
          </w:rPrChange>
        </w:rPr>
        <w:t>信息管理和信息技术专业人才等难题。</w:t>
      </w:r>
    </w:p>
    <w:p w14:paraId="4D85A605" w14:textId="77777777" w:rsidR="00000000" w:rsidRDefault="00000000">
      <w:pPr>
        <w:pStyle w:val="a0"/>
        <w:spacing w:line="560" w:lineRule="exact"/>
        <w:ind w:firstLine="640"/>
        <w:rPr>
          <w:rFonts w:eastAsia="仿宋_GB2312"/>
          <w:b/>
          <w:bCs/>
          <w:color w:val="auto"/>
          <w:sz w:val="32"/>
          <w:szCs w:val="32"/>
          <w:rPrChange w:id="376" w:author="嗯哼" w:date="2021-09-13T09:12:00Z">
            <w:rPr>
              <w:b/>
              <w:bCs/>
              <w:color w:val="auto"/>
              <w:sz w:val="30"/>
              <w:szCs w:val="30"/>
            </w:rPr>
          </w:rPrChange>
        </w:rPr>
      </w:pPr>
      <w:bookmarkStart w:id="377" w:name="_Toc78814133"/>
      <w:r>
        <w:rPr>
          <w:rFonts w:eastAsia="仿宋_GB2312"/>
          <w:b/>
          <w:bCs/>
          <w:color w:val="auto"/>
          <w:sz w:val="32"/>
          <w:szCs w:val="32"/>
        </w:rPr>
        <w:t>6.</w:t>
      </w:r>
      <w:r>
        <w:rPr>
          <w:rFonts w:eastAsia="仿宋_GB2312"/>
          <w:b/>
          <w:bCs/>
          <w:color w:val="auto"/>
          <w:sz w:val="32"/>
          <w:szCs w:val="32"/>
          <w:rPrChange w:id="378" w:author="嗯哼" w:date="2021-09-13T09:12:00Z">
            <w:rPr>
              <w:rFonts w:hint="eastAsia"/>
              <w:b/>
              <w:bCs/>
              <w:color w:val="auto"/>
              <w:sz w:val="30"/>
              <w:szCs w:val="30"/>
            </w:rPr>
          </w:rPrChange>
        </w:rPr>
        <w:t>数字政府建设管理服务制度体系尚不完善</w:t>
      </w:r>
      <w:bookmarkEnd w:id="377"/>
    </w:p>
    <w:p w14:paraId="1B3EDCF1" w14:textId="77777777" w:rsidR="00000000" w:rsidRDefault="00000000">
      <w:pPr>
        <w:pStyle w:val="a0"/>
        <w:spacing w:line="560" w:lineRule="exact"/>
        <w:ind w:firstLine="640"/>
        <w:rPr>
          <w:rFonts w:eastAsia="仿宋_GB2312"/>
          <w:color w:val="auto"/>
          <w:sz w:val="32"/>
          <w:szCs w:val="32"/>
          <w:rPrChange w:id="379" w:author="嗯哼" w:date="2021-09-13T09:12:00Z">
            <w:rPr>
              <w:rFonts w:ascii="仿宋" w:eastAsia="仿宋" w:hAnsi="仿宋" w:hint="eastAsia"/>
              <w:color w:val="auto"/>
              <w:sz w:val="30"/>
              <w:szCs w:val="30"/>
            </w:rPr>
          </w:rPrChange>
        </w:rPr>
      </w:pPr>
      <w:r>
        <w:rPr>
          <w:rFonts w:eastAsia="仿宋_GB2312"/>
          <w:color w:val="auto"/>
          <w:sz w:val="32"/>
          <w:szCs w:val="32"/>
          <w:rPrChange w:id="380" w:author="嗯哼" w:date="2021-09-13T09:12:00Z">
            <w:rPr>
              <w:rFonts w:ascii="仿宋" w:eastAsia="仿宋" w:hAnsi="仿宋" w:hint="eastAsia"/>
              <w:color w:val="auto"/>
              <w:sz w:val="30"/>
              <w:szCs w:val="30"/>
            </w:rPr>
          </w:rPrChange>
        </w:rPr>
        <w:t>我市新型智慧城市建设起步较晚，依托城市大脑的数字政府建设仍属于初创阶段，平台运行标准化、政务协同、有序开放共</w:t>
      </w:r>
      <w:r>
        <w:rPr>
          <w:rFonts w:eastAsia="仿宋_GB2312"/>
          <w:color w:val="auto"/>
          <w:sz w:val="32"/>
          <w:szCs w:val="32"/>
          <w:rPrChange w:id="381" w:author="嗯哼" w:date="2021-09-13T09:12:00Z">
            <w:rPr>
              <w:rFonts w:ascii="仿宋" w:eastAsia="仿宋" w:hAnsi="仿宋" w:hint="eastAsia"/>
              <w:color w:val="auto"/>
              <w:sz w:val="30"/>
              <w:szCs w:val="30"/>
            </w:rPr>
          </w:rPrChange>
        </w:rPr>
        <w:lastRenderedPageBreak/>
        <w:t>享、数据资产管理、数据治理</w:t>
      </w:r>
      <w:r>
        <w:rPr>
          <w:rFonts w:eastAsia="仿宋_GB2312"/>
          <w:color w:val="auto"/>
          <w:sz w:val="32"/>
          <w:szCs w:val="32"/>
          <w:rPrChange w:id="382" w:author="嗯哼" w:date="2021-09-13T09:12:00Z">
            <w:rPr>
              <w:rFonts w:ascii="仿宋" w:eastAsia="仿宋" w:hAnsi="仿宋" w:hint="eastAsia"/>
              <w:color w:val="0000CC"/>
              <w:sz w:val="30"/>
              <w:szCs w:val="30"/>
            </w:rPr>
          </w:rPrChange>
        </w:rPr>
        <w:t>等方面的</w:t>
      </w:r>
      <w:r>
        <w:rPr>
          <w:rFonts w:eastAsia="仿宋_GB2312"/>
          <w:color w:val="auto"/>
          <w:sz w:val="32"/>
          <w:szCs w:val="32"/>
          <w:rPrChange w:id="383" w:author="嗯哼" w:date="2021-09-13T09:12:00Z">
            <w:rPr>
              <w:rFonts w:ascii="仿宋" w:eastAsia="仿宋" w:hAnsi="仿宋" w:hint="eastAsia"/>
              <w:color w:val="auto"/>
              <w:sz w:val="30"/>
              <w:szCs w:val="30"/>
            </w:rPr>
          </w:rPrChange>
        </w:rPr>
        <w:t>管理制度和服务规范体系尚不够完善。</w:t>
      </w:r>
    </w:p>
    <w:p w14:paraId="55AEDC32" w14:textId="77777777" w:rsidR="00000000" w:rsidRDefault="00000000">
      <w:pPr>
        <w:spacing w:line="560" w:lineRule="exact"/>
        <w:ind w:firstLineChars="200" w:firstLine="640"/>
        <w:rPr>
          <w:rFonts w:eastAsia="楷体_GB2312"/>
          <w:b/>
          <w:bCs/>
          <w:sz w:val="32"/>
          <w:szCs w:val="32"/>
          <w:rPrChange w:id="384" w:author="嗯哼" w:date="2021-09-13T09:12:00Z">
            <w:rPr>
              <w:b/>
              <w:bCs/>
            </w:rPr>
          </w:rPrChange>
        </w:rPr>
      </w:pPr>
      <w:bookmarkStart w:id="385" w:name="_Toc78814134"/>
      <w:r>
        <w:rPr>
          <w:rFonts w:eastAsia="楷体_GB2312"/>
          <w:b/>
          <w:bCs/>
          <w:sz w:val="32"/>
          <w:szCs w:val="32"/>
        </w:rPr>
        <w:t>（三）</w:t>
      </w:r>
      <w:r>
        <w:rPr>
          <w:rFonts w:eastAsia="楷体_GB2312"/>
          <w:b/>
          <w:bCs/>
          <w:sz w:val="32"/>
          <w:szCs w:val="32"/>
          <w:rPrChange w:id="386" w:author="嗯哼" w:date="2021-09-13T09:12:00Z">
            <w:rPr>
              <w:rFonts w:hint="eastAsia"/>
              <w:b/>
              <w:bCs/>
            </w:rPr>
          </w:rPrChange>
        </w:rPr>
        <w:t>面临形势</w:t>
      </w:r>
      <w:bookmarkEnd w:id="385"/>
    </w:p>
    <w:p w14:paraId="3042516B" w14:textId="77777777" w:rsidR="00000000" w:rsidRDefault="00000000">
      <w:pPr>
        <w:pStyle w:val="a0"/>
        <w:spacing w:line="560" w:lineRule="exact"/>
        <w:ind w:firstLine="640"/>
        <w:rPr>
          <w:rFonts w:eastAsia="仿宋_GB2312"/>
          <w:b/>
          <w:bCs/>
          <w:color w:val="auto"/>
          <w:sz w:val="32"/>
          <w:szCs w:val="32"/>
          <w:rPrChange w:id="387" w:author="嗯哼" w:date="2021-09-13T09:12:00Z">
            <w:rPr>
              <w:rFonts w:ascii="仿宋" w:hAnsi="仿宋"/>
              <w:b/>
              <w:bCs/>
              <w:color w:val="auto"/>
              <w:sz w:val="30"/>
              <w:szCs w:val="30"/>
            </w:rPr>
          </w:rPrChange>
        </w:rPr>
      </w:pPr>
      <w:bookmarkStart w:id="388" w:name="_Toc52982939"/>
      <w:bookmarkStart w:id="389" w:name="_Toc78814135"/>
      <w:r>
        <w:rPr>
          <w:rFonts w:eastAsia="仿宋_GB2312"/>
          <w:b/>
          <w:bCs/>
          <w:color w:val="auto"/>
          <w:sz w:val="32"/>
          <w:szCs w:val="32"/>
        </w:rPr>
        <w:t>1.</w:t>
      </w:r>
      <w:r>
        <w:rPr>
          <w:rFonts w:eastAsia="仿宋_GB2312"/>
          <w:b/>
          <w:bCs/>
          <w:color w:val="auto"/>
          <w:sz w:val="32"/>
          <w:szCs w:val="32"/>
          <w:rPrChange w:id="390" w:author="嗯哼" w:date="2021-09-13T09:12:00Z">
            <w:rPr>
              <w:rFonts w:ascii="仿宋" w:hAnsi="仿宋" w:hint="eastAsia"/>
              <w:b/>
              <w:bCs/>
              <w:color w:val="auto"/>
              <w:sz w:val="30"/>
              <w:szCs w:val="30"/>
            </w:rPr>
          </w:rPrChange>
        </w:rPr>
        <w:t>政府治理体系和治理能力现代化赋予数字政府发展新使命</w:t>
      </w:r>
      <w:bookmarkEnd w:id="388"/>
      <w:bookmarkEnd w:id="389"/>
    </w:p>
    <w:p w14:paraId="7B3A34E2" w14:textId="77777777" w:rsidR="00000000" w:rsidRDefault="00000000">
      <w:pPr>
        <w:pStyle w:val="a0"/>
        <w:spacing w:line="560" w:lineRule="exact"/>
        <w:ind w:firstLine="640"/>
        <w:rPr>
          <w:rFonts w:eastAsia="仿宋_GB2312"/>
          <w:color w:val="auto"/>
          <w:sz w:val="32"/>
          <w:szCs w:val="32"/>
          <w:rPrChange w:id="391" w:author="嗯哼" w:date="2021-09-13T09:12:00Z">
            <w:rPr>
              <w:rFonts w:ascii="仿宋" w:eastAsia="仿宋" w:hAnsi="仿宋"/>
              <w:color w:val="auto"/>
              <w:sz w:val="30"/>
              <w:szCs w:val="30"/>
            </w:rPr>
          </w:rPrChange>
        </w:rPr>
      </w:pPr>
      <w:r>
        <w:rPr>
          <w:rFonts w:eastAsia="仿宋_GB2312"/>
          <w:color w:val="auto"/>
          <w:sz w:val="32"/>
          <w:szCs w:val="32"/>
          <w:rPrChange w:id="392" w:author="嗯哼" w:date="2021-09-13T09:12:00Z">
            <w:rPr>
              <w:rFonts w:ascii="仿宋" w:eastAsia="仿宋" w:hAnsi="仿宋" w:hint="eastAsia"/>
              <w:color w:val="auto"/>
              <w:sz w:val="30"/>
              <w:szCs w:val="30"/>
            </w:rPr>
          </w:rPrChange>
        </w:rPr>
        <w:t>党的十九届四中全会明确提出</w:t>
      </w:r>
      <w:r>
        <w:rPr>
          <w:rFonts w:eastAsia="仿宋_GB2312"/>
          <w:color w:val="auto"/>
          <w:sz w:val="32"/>
          <w:szCs w:val="32"/>
          <w:rPrChange w:id="393" w:author="嗯哼" w:date="2021-09-13T09:12:00Z">
            <w:rPr>
              <w:rFonts w:ascii="仿宋" w:eastAsia="仿宋" w:hAnsi="仿宋" w:hint="eastAsia"/>
              <w:color w:val="auto"/>
              <w:sz w:val="30"/>
              <w:szCs w:val="30"/>
            </w:rPr>
          </w:rPrChange>
        </w:rPr>
        <w:t>“</w:t>
      </w:r>
      <w:r>
        <w:rPr>
          <w:rFonts w:eastAsia="仿宋_GB2312"/>
          <w:color w:val="auto"/>
          <w:sz w:val="32"/>
          <w:szCs w:val="32"/>
          <w:rPrChange w:id="394" w:author="嗯哼" w:date="2021-09-13T09:12:00Z">
            <w:rPr>
              <w:rFonts w:ascii="仿宋" w:eastAsia="仿宋" w:hAnsi="仿宋" w:hint="eastAsia"/>
              <w:color w:val="auto"/>
              <w:sz w:val="30"/>
              <w:szCs w:val="30"/>
            </w:rPr>
          </w:rPrChange>
        </w:rPr>
        <w:t>建立健全运用互联网、大数据、人工智能等技术手段进行行政管理的制度规则，推进数字政府建设，加强数据有序共享</w:t>
      </w:r>
      <w:r>
        <w:rPr>
          <w:rFonts w:eastAsia="仿宋_GB2312"/>
          <w:color w:val="auto"/>
          <w:sz w:val="32"/>
          <w:szCs w:val="32"/>
          <w:rPrChange w:id="395" w:author="嗯哼" w:date="2021-09-13T09:12:00Z">
            <w:rPr>
              <w:rFonts w:ascii="仿宋" w:eastAsia="仿宋" w:hAnsi="仿宋" w:hint="eastAsia"/>
              <w:color w:val="auto"/>
              <w:sz w:val="30"/>
              <w:szCs w:val="30"/>
            </w:rPr>
          </w:rPrChange>
        </w:rPr>
        <w:t>”</w:t>
      </w:r>
      <w:r>
        <w:rPr>
          <w:rFonts w:eastAsia="仿宋_GB2312"/>
          <w:color w:val="auto"/>
          <w:sz w:val="32"/>
          <w:szCs w:val="32"/>
          <w:rPrChange w:id="396" w:author="嗯哼" w:date="2021-09-13T09:12:00Z">
            <w:rPr>
              <w:rFonts w:ascii="仿宋" w:eastAsia="仿宋" w:hAnsi="仿宋" w:hint="eastAsia"/>
              <w:color w:val="auto"/>
              <w:sz w:val="30"/>
              <w:szCs w:val="30"/>
            </w:rPr>
          </w:rPrChange>
        </w:rPr>
        <w:t>，新时期行政管理必须创新方式，提高效能，建设人民满意的服务型政府。党的十九届五中全会强调</w:t>
      </w:r>
      <w:r>
        <w:rPr>
          <w:rFonts w:eastAsia="仿宋_GB2312"/>
          <w:color w:val="auto"/>
          <w:sz w:val="32"/>
          <w:szCs w:val="32"/>
          <w:rPrChange w:id="397" w:author="嗯哼" w:date="2021-09-13T09:12:00Z">
            <w:rPr>
              <w:rFonts w:ascii="仿宋" w:eastAsia="仿宋" w:hAnsi="仿宋" w:hint="eastAsia"/>
              <w:color w:val="auto"/>
              <w:sz w:val="30"/>
              <w:szCs w:val="30"/>
            </w:rPr>
          </w:rPrChange>
        </w:rPr>
        <w:t>“</w:t>
      </w:r>
      <w:r>
        <w:rPr>
          <w:rFonts w:eastAsia="仿宋_GB2312"/>
          <w:color w:val="auto"/>
          <w:sz w:val="32"/>
          <w:szCs w:val="32"/>
          <w:rPrChange w:id="398" w:author="嗯哼" w:date="2021-09-13T09:12:00Z">
            <w:rPr>
              <w:rFonts w:ascii="仿宋" w:eastAsia="仿宋" w:hAnsi="仿宋" w:hint="eastAsia"/>
              <w:color w:val="auto"/>
              <w:sz w:val="30"/>
              <w:szCs w:val="30"/>
            </w:rPr>
          </w:rPrChange>
        </w:rPr>
        <w:t>加强数字社会、数字政府建设，提升公共服务、社会治理等数字化智能化水平</w:t>
      </w:r>
      <w:r>
        <w:rPr>
          <w:rFonts w:eastAsia="仿宋_GB2312"/>
          <w:color w:val="auto"/>
          <w:sz w:val="32"/>
          <w:szCs w:val="32"/>
          <w:rPrChange w:id="399" w:author="嗯哼" w:date="2021-09-13T09:12:00Z">
            <w:rPr>
              <w:rFonts w:ascii="仿宋" w:eastAsia="仿宋" w:hAnsi="仿宋" w:hint="eastAsia"/>
              <w:color w:val="auto"/>
              <w:sz w:val="30"/>
              <w:szCs w:val="30"/>
            </w:rPr>
          </w:rPrChange>
        </w:rPr>
        <w:t>”</w:t>
      </w:r>
      <w:r>
        <w:rPr>
          <w:rFonts w:eastAsia="仿宋_GB2312"/>
          <w:color w:val="auto"/>
          <w:sz w:val="32"/>
          <w:szCs w:val="32"/>
          <w:rPrChange w:id="400" w:author="嗯哼" w:date="2021-09-13T09:12:00Z">
            <w:rPr>
              <w:rFonts w:ascii="仿宋" w:eastAsia="仿宋" w:hAnsi="仿宋" w:hint="eastAsia"/>
              <w:color w:val="auto"/>
              <w:sz w:val="30"/>
              <w:szCs w:val="30"/>
            </w:rPr>
          </w:rPrChange>
        </w:rPr>
        <w:t>。加强数字政府建设成为新时代推进政府治理体系和治理能力现代化，提升行政效率和履职水平的新使命。</w:t>
      </w:r>
    </w:p>
    <w:p w14:paraId="030BB917" w14:textId="77777777" w:rsidR="00000000" w:rsidRDefault="00000000">
      <w:pPr>
        <w:pStyle w:val="a0"/>
        <w:spacing w:line="560" w:lineRule="exact"/>
        <w:ind w:firstLine="640"/>
        <w:rPr>
          <w:rFonts w:eastAsia="仿宋_GB2312"/>
          <w:b/>
          <w:bCs/>
          <w:color w:val="auto"/>
          <w:sz w:val="32"/>
          <w:szCs w:val="32"/>
          <w:rPrChange w:id="401" w:author="嗯哼" w:date="2021-09-13T09:12:00Z">
            <w:rPr>
              <w:rFonts w:ascii="仿宋" w:hAnsi="仿宋"/>
              <w:b/>
              <w:bCs/>
              <w:color w:val="auto"/>
              <w:sz w:val="30"/>
              <w:szCs w:val="30"/>
            </w:rPr>
          </w:rPrChange>
        </w:rPr>
      </w:pPr>
      <w:bookmarkStart w:id="402" w:name="_Toc52982940"/>
      <w:bookmarkStart w:id="403" w:name="_Toc78814136"/>
      <w:r>
        <w:rPr>
          <w:rFonts w:eastAsia="仿宋_GB2312"/>
          <w:b/>
          <w:bCs/>
          <w:color w:val="auto"/>
          <w:sz w:val="32"/>
          <w:szCs w:val="32"/>
        </w:rPr>
        <w:t>2.</w:t>
      </w:r>
      <w:r>
        <w:rPr>
          <w:rFonts w:eastAsia="仿宋_GB2312"/>
          <w:b/>
          <w:bCs/>
          <w:color w:val="auto"/>
          <w:sz w:val="32"/>
          <w:szCs w:val="32"/>
          <w:rPrChange w:id="404" w:author="嗯哼" w:date="2021-09-13T09:12:00Z">
            <w:rPr>
              <w:rFonts w:ascii="仿宋" w:hAnsi="仿宋"/>
              <w:b/>
              <w:bCs/>
              <w:color w:val="auto"/>
              <w:sz w:val="30"/>
              <w:szCs w:val="30"/>
            </w:rPr>
          </w:rPrChange>
        </w:rPr>
        <w:t>5</w:t>
      </w:r>
      <w:r>
        <w:rPr>
          <w:rFonts w:eastAsia="仿宋_GB2312"/>
          <w:b/>
          <w:bCs/>
          <w:color w:val="auto"/>
          <w:sz w:val="32"/>
          <w:szCs w:val="32"/>
          <w:rPrChange w:id="405" w:author="嗯哼" w:date="2021-09-13T09:12:00Z">
            <w:rPr>
              <w:rFonts w:ascii="仿宋" w:hAnsi="仿宋" w:hint="eastAsia"/>
              <w:b/>
              <w:bCs/>
              <w:color w:val="auto"/>
              <w:sz w:val="30"/>
              <w:szCs w:val="30"/>
            </w:rPr>
          </w:rPrChange>
        </w:rPr>
        <w:t>G</w:t>
      </w:r>
      <w:r>
        <w:rPr>
          <w:rFonts w:eastAsia="仿宋_GB2312"/>
          <w:b/>
          <w:bCs/>
          <w:color w:val="auto"/>
          <w:sz w:val="32"/>
          <w:szCs w:val="32"/>
          <w:rPrChange w:id="406" w:author="嗯哼" w:date="2021-09-13T09:12:00Z">
            <w:rPr>
              <w:rFonts w:ascii="仿宋" w:hAnsi="仿宋"/>
              <w:b/>
              <w:bCs/>
              <w:color w:val="auto"/>
              <w:sz w:val="30"/>
              <w:szCs w:val="30"/>
            </w:rPr>
          </w:rPrChange>
        </w:rPr>
        <w:t>时代为</w:t>
      </w:r>
      <w:r>
        <w:rPr>
          <w:rFonts w:eastAsia="仿宋_GB2312"/>
          <w:b/>
          <w:bCs/>
          <w:color w:val="auto"/>
          <w:sz w:val="32"/>
          <w:szCs w:val="32"/>
          <w:rPrChange w:id="407" w:author="嗯哼" w:date="2021-09-13T09:12:00Z">
            <w:rPr>
              <w:rFonts w:ascii="仿宋" w:hAnsi="仿宋" w:hint="eastAsia"/>
              <w:b/>
              <w:bCs/>
              <w:color w:val="auto"/>
              <w:sz w:val="30"/>
              <w:szCs w:val="30"/>
            </w:rPr>
          </w:rPrChange>
        </w:rPr>
        <w:t>数字政府协同服务和智慧服务带来新突破</w:t>
      </w:r>
      <w:bookmarkEnd w:id="402"/>
      <w:bookmarkEnd w:id="403"/>
    </w:p>
    <w:p w14:paraId="73C86BE9" w14:textId="77777777" w:rsidR="00000000" w:rsidRDefault="00000000">
      <w:pPr>
        <w:pStyle w:val="a0"/>
        <w:spacing w:line="560" w:lineRule="exact"/>
        <w:ind w:firstLine="640"/>
        <w:rPr>
          <w:rFonts w:eastAsia="仿宋_GB2312"/>
          <w:color w:val="auto"/>
          <w:sz w:val="32"/>
          <w:szCs w:val="32"/>
          <w:rPrChange w:id="408" w:author="嗯哼" w:date="2021-09-13T09:12:00Z">
            <w:rPr>
              <w:rFonts w:ascii="仿宋" w:eastAsia="仿宋" w:hAnsi="仿宋" w:hint="eastAsia"/>
              <w:color w:val="auto"/>
              <w:sz w:val="30"/>
              <w:szCs w:val="30"/>
            </w:rPr>
          </w:rPrChange>
        </w:rPr>
      </w:pPr>
      <w:r>
        <w:rPr>
          <w:rFonts w:eastAsia="仿宋_GB2312"/>
          <w:color w:val="auto"/>
          <w:sz w:val="32"/>
          <w:szCs w:val="32"/>
          <w:rPrChange w:id="409" w:author="嗯哼" w:date="2021-09-13T09:12:00Z">
            <w:rPr>
              <w:rFonts w:ascii="仿宋" w:eastAsia="仿宋" w:hAnsi="仿宋" w:hint="eastAsia"/>
              <w:color w:val="auto"/>
              <w:sz w:val="30"/>
              <w:szCs w:val="30"/>
            </w:rPr>
          </w:rPrChange>
        </w:rPr>
        <w:t>依托</w:t>
      </w:r>
      <w:r>
        <w:rPr>
          <w:rFonts w:eastAsia="仿宋_GB2312"/>
          <w:color w:val="auto"/>
          <w:sz w:val="32"/>
          <w:szCs w:val="32"/>
          <w:rPrChange w:id="410" w:author="嗯哼" w:date="2021-09-13T09:12:00Z">
            <w:rPr>
              <w:rFonts w:ascii="仿宋" w:eastAsia="仿宋" w:hAnsi="仿宋" w:hint="eastAsia"/>
              <w:color w:val="auto"/>
              <w:sz w:val="30"/>
              <w:szCs w:val="30"/>
            </w:rPr>
          </w:rPrChange>
        </w:rPr>
        <w:t>5G</w:t>
      </w:r>
      <w:r>
        <w:rPr>
          <w:rFonts w:eastAsia="仿宋_GB2312"/>
          <w:color w:val="auto"/>
          <w:sz w:val="32"/>
          <w:szCs w:val="32"/>
          <w:rPrChange w:id="411" w:author="嗯哼" w:date="2021-09-13T09:12:00Z">
            <w:rPr>
              <w:rFonts w:ascii="仿宋" w:eastAsia="仿宋" w:hAnsi="仿宋" w:hint="eastAsia"/>
              <w:color w:val="auto"/>
              <w:sz w:val="30"/>
              <w:szCs w:val="30"/>
            </w:rPr>
          </w:rPrChange>
        </w:rPr>
        <w:t>网络</w:t>
      </w:r>
      <w:r>
        <w:rPr>
          <w:rFonts w:eastAsia="仿宋_GB2312"/>
          <w:color w:val="auto"/>
          <w:sz w:val="32"/>
          <w:szCs w:val="32"/>
        </w:rPr>
        <w:t>，</w:t>
      </w:r>
      <w:r>
        <w:rPr>
          <w:rFonts w:eastAsia="仿宋_GB2312"/>
          <w:color w:val="auto"/>
          <w:sz w:val="32"/>
          <w:szCs w:val="32"/>
          <w:rPrChange w:id="412" w:author="嗯哼" w:date="2021-09-13T09:12:00Z">
            <w:rPr>
              <w:rFonts w:ascii="仿宋" w:eastAsia="仿宋" w:hAnsi="仿宋" w:hint="eastAsia"/>
              <w:color w:val="auto"/>
              <w:sz w:val="30"/>
              <w:szCs w:val="30"/>
            </w:rPr>
          </w:rPrChange>
        </w:rPr>
        <w:t>运用大数据、人工智能、区块链、</w:t>
      </w:r>
      <w:r>
        <w:rPr>
          <w:rFonts w:eastAsia="仿宋_GB2312"/>
          <w:color w:val="auto"/>
          <w:sz w:val="32"/>
          <w:szCs w:val="32"/>
          <w:rPrChange w:id="413" w:author="嗯哼" w:date="2021-09-13T09:12:00Z">
            <w:rPr>
              <w:rFonts w:ascii="仿宋" w:eastAsia="仿宋" w:hAnsi="仿宋" w:hint="eastAsia"/>
              <w:color w:val="auto"/>
              <w:sz w:val="30"/>
              <w:szCs w:val="30"/>
            </w:rPr>
          </w:rPrChange>
        </w:rPr>
        <w:t>VR/AR</w:t>
      </w:r>
      <w:r>
        <w:rPr>
          <w:rFonts w:eastAsia="仿宋_GB2312"/>
          <w:color w:val="auto"/>
          <w:sz w:val="32"/>
          <w:szCs w:val="32"/>
          <w:rPrChange w:id="414" w:author="嗯哼" w:date="2021-09-13T09:12:00Z">
            <w:rPr>
              <w:rFonts w:ascii="仿宋" w:eastAsia="仿宋" w:hAnsi="仿宋" w:hint="eastAsia"/>
              <w:color w:val="auto"/>
              <w:sz w:val="30"/>
              <w:szCs w:val="30"/>
            </w:rPr>
          </w:rPrChange>
        </w:rPr>
        <w:t>等前沿数字技术，搭建新型政务</w:t>
      </w:r>
      <w:r>
        <w:rPr>
          <w:rFonts w:eastAsia="仿宋_GB2312"/>
          <w:color w:val="auto"/>
          <w:sz w:val="32"/>
          <w:szCs w:val="32"/>
          <w:rPrChange w:id="415" w:author="嗯哼" w:date="2021-09-13T09:12:00Z">
            <w:rPr>
              <w:rFonts w:ascii="仿宋" w:eastAsia="仿宋" w:hAnsi="仿宋" w:hint="eastAsia"/>
              <w:color w:val="auto"/>
              <w:sz w:val="30"/>
              <w:szCs w:val="30"/>
            </w:rPr>
          </w:rPrChange>
        </w:rPr>
        <w:t>“</w:t>
      </w:r>
      <w:r>
        <w:rPr>
          <w:rFonts w:eastAsia="仿宋_GB2312"/>
          <w:color w:val="auto"/>
          <w:sz w:val="32"/>
          <w:szCs w:val="32"/>
          <w:rPrChange w:id="416" w:author="嗯哼" w:date="2021-09-13T09:12:00Z">
            <w:rPr>
              <w:rFonts w:ascii="仿宋" w:eastAsia="仿宋" w:hAnsi="仿宋" w:hint="eastAsia"/>
              <w:color w:val="auto"/>
              <w:sz w:val="30"/>
              <w:szCs w:val="30"/>
            </w:rPr>
          </w:rPrChange>
        </w:rPr>
        <w:t>高速公路</w:t>
      </w:r>
      <w:r>
        <w:rPr>
          <w:rFonts w:eastAsia="仿宋_GB2312"/>
          <w:color w:val="auto"/>
          <w:sz w:val="32"/>
          <w:szCs w:val="32"/>
          <w:rPrChange w:id="417" w:author="嗯哼" w:date="2021-09-13T09:12:00Z">
            <w:rPr>
              <w:rFonts w:ascii="仿宋" w:eastAsia="仿宋" w:hAnsi="仿宋" w:hint="eastAsia"/>
              <w:color w:val="auto"/>
              <w:sz w:val="30"/>
              <w:szCs w:val="30"/>
            </w:rPr>
          </w:rPrChange>
        </w:rPr>
        <w:t>”</w:t>
      </w:r>
      <w:r>
        <w:rPr>
          <w:rFonts w:eastAsia="仿宋_GB2312"/>
          <w:color w:val="auto"/>
          <w:sz w:val="32"/>
          <w:szCs w:val="32"/>
          <w:rPrChange w:id="418" w:author="嗯哼" w:date="2021-09-13T09:12:00Z">
            <w:rPr>
              <w:rFonts w:ascii="仿宋" w:eastAsia="仿宋" w:hAnsi="仿宋" w:hint="eastAsia"/>
              <w:color w:val="auto"/>
              <w:sz w:val="30"/>
              <w:szCs w:val="30"/>
            </w:rPr>
          </w:rPrChange>
        </w:rPr>
        <w:t>，云存储、云计算能力大幅增强，数据共享速度和协同能力大幅提升。通过</w:t>
      </w:r>
      <w:r>
        <w:rPr>
          <w:rFonts w:eastAsia="仿宋_GB2312"/>
          <w:color w:val="auto"/>
          <w:sz w:val="32"/>
          <w:szCs w:val="32"/>
          <w:rPrChange w:id="419" w:author="嗯哼" w:date="2021-09-13T09:12:00Z">
            <w:rPr>
              <w:rFonts w:ascii="仿宋" w:eastAsia="仿宋" w:hAnsi="仿宋" w:hint="eastAsia"/>
              <w:color w:val="auto"/>
              <w:sz w:val="30"/>
              <w:szCs w:val="30"/>
            </w:rPr>
          </w:rPrChange>
        </w:rPr>
        <w:t>5G</w:t>
      </w:r>
      <w:r>
        <w:rPr>
          <w:rFonts w:eastAsia="仿宋_GB2312"/>
          <w:color w:val="auto"/>
          <w:sz w:val="32"/>
          <w:szCs w:val="32"/>
          <w:rPrChange w:id="420" w:author="嗯哼" w:date="2021-09-13T09:12:00Z">
            <w:rPr>
              <w:rFonts w:ascii="仿宋" w:eastAsia="仿宋" w:hAnsi="仿宋" w:hint="eastAsia"/>
              <w:color w:val="auto"/>
              <w:sz w:val="30"/>
              <w:szCs w:val="30"/>
            </w:rPr>
          </w:rPrChange>
        </w:rPr>
        <w:t>与</w:t>
      </w:r>
      <w:r>
        <w:rPr>
          <w:rFonts w:eastAsia="仿宋_GB2312"/>
          <w:color w:val="auto"/>
          <w:sz w:val="32"/>
          <w:szCs w:val="32"/>
          <w:rPrChange w:id="421" w:author="嗯哼" w:date="2021-09-13T09:12:00Z">
            <w:rPr>
              <w:rFonts w:ascii="仿宋" w:eastAsia="仿宋" w:hAnsi="仿宋" w:hint="eastAsia"/>
              <w:color w:val="auto"/>
              <w:sz w:val="30"/>
              <w:szCs w:val="30"/>
            </w:rPr>
          </w:rPrChange>
        </w:rPr>
        <w:t>VR/AR</w:t>
      </w:r>
      <w:r>
        <w:rPr>
          <w:rFonts w:eastAsia="仿宋_GB2312"/>
          <w:color w:val="auto"/>
          <w:sz w:val="32"/>
          <w:szCs w:val="32"/>
          <w:rPrChange w:id="422" w:author="嗯哼" w:date="2021-09-13T09:12:00Z">
            <w:rPr>
              <w:rFonts w:ascii="仿宋" w:eastAsia="仿宋" w:hAnsi="仿宋" w:hint="eastAsia"/>
              <w:color w:val="auto"/>
              <w:sz w:val="30"/>
              <w:szCs w:val="30"/>
            </w:rPr>
          </w:rPrChange>
        </w:rPr>
        <w:t>等智能化创新应用，结合远程识别、认证等方式，能够为企业群众提供更精准、更精细、更优质、更人性化的、全场景式的线上线下协同服务和智慧服务，为政府数字化转型带来新突破。</w:t>
      </w:r>
    </w:p>
    <w:p w14:paraId="6AE0D191" w14:textId="77777777" w:rsidR="00000000" w:rsidRDefault="00000000">
      <w:pPr>
        <w:pStyle w:val="a0"/>
        <w:spacing w:line="560" w:lineRule="exact"/>
        <w:ind w:firstLine="640"/>
        <w:rPr>
          <w:rFonts w:eastAsia="仿宋_GB2312"/>
          <w:b/>
          <w:bCs/>
          <w:color w:val="auto"/>
          <w:sz w:val="32"/>
          <w:szCs w:val="32"/>
          <w:rPrChange w:id="423" w:author="嗯哼" w:date="2021-09-13T09:12:00Z">
            <w:rPr>
              <w:rFonts w:ascii="仿宋" w:hAnsi="仿宋"/>
              <w:b/>
              <w:bCs/>
              <w:color w:val="auto"/>
              <w:sz w:val="30"/>
              <w:szCs w:val="30"/>
            </w:rPr>
          </w:rPrChange>
        </w:rPr>
      </w:pPr>
      <w:bookmarkStart w:id="424" w:name="_Toc78814137"/>
      <w:bookmarkStart w:id="425" w:name="_Toc52982941"/>
      <w:r>
        <w:rPr>
          <w:rFonts w:eastAsia="仿宋_GB2312"/>
          <w:b/>
          <w:bCs/>
          <w:color w:val="auto"/>
          <w:sz w:val="32"/>
          <w:szCs w:val="32"/>
        </w:rPr>
        <w:t>3.</w:t>
      </w:r>
      <w:r>
        <w:rPr>
          <w:rFonts w:eastAsia="仿宋_GB2312"/>
          <w:b/>
          <w:bCs/>
          <w:color w:val="auto"/>
          <w:sz w:val="32"/>
          <w:szCs w:val="32"/>
          <w:rPrChange w:id="426" w:author="嗯哼" w:date="2021-09-13T09:12:00Z">
            <w:rPr>
              <w:rFonts w:ascii="仿宋" w:hAnsi="仿宋" w:hint="eastAsia"/>
              <w:b/>
              <w:bCs/>
              <w:color w:val="auto"/>
              <w:sz w:val="30"/>
              <w:szCs w:val="30"/>
            </w:rPr>
          </w:rPrChange>
        </w:rPr>
        <w:t>“</w:t>
      </w:r>
      <w:r>
        <w:rPr>
          <w:rFonts w:eastAsia="仿宋_GB2312"/>
          <w:b/>
          <w:bCs/>
          <w:color w:val="auto"/>
          <w:sz w:val="32"/>
          <w:szCs w:val="32"/>
          <w:rPrChange w:id="427" w:author="嗯哼" w:date="2021-09-13T09:12:00Z">
            <w:rPr>
              <w:rFonts w:ascii="仿宋" w:hAnsi="仿宋" w:hint="eastAsia"/>
              <w:b/>
              <w:bCs/>
              <w:color w:val="auto"/>
              <w:sz w:val="30"/>
              <w:szCs w:val="30"/>
            </w:rPr>
          </w:rPrChange>
        </w:rPr>
        <w:t>数字江淮</w:t>
      </w:r>
      <w:r>
        <w:rPr>
          <w:rFonts w:eastAsia="仿宋_GB2312"/>
          <w:b/>
          <w:bCs/>
          <w:color w:val="auto"/>
          <w:sz w:val="32"/>
          <w:szCs w:val="32"/>
          <w:rPrChange w:id="428" w:author="嗯哼" w:date="2021-09-13T09:12:00Z">
            <w:rPr>
              <w:rFonts w:ascii="仿宋" w:hAnsi="仿宋" w:hint="eastAsia"/>
              <w:b/>
              <w:bCs/>
              <w:color w:val="auto"/>
              <w:sz w:val="30"/>
              <w:szCs w:val="30"/>
            </w:rPr>
          </w:rPrChange>
        </w:rPr>
        <w:t>”</w:t>
      </w:r>
      <w:r>
        <w:rPr>
          <w:rFonts w:eastAsia="仿宋_GB2312"/>
          <w:b/>
          <w:bCs/>
          <w:color w:val="auto"/>
          <w:sz w:val="32"/>
          <w:szCs w:val="32"/>
          <w:rPrChange w:id="429" w:author="嗯哼" w:date="2021-09-13T09:12:00Z">
            <w:rPr>
              <w:rFonts w:ascii="仿宋" w:hAnsi="仿宋" w:hint="eastAsia"/>
              <w:b/>
              <w:bCs/>
              <w:color w:val="auto"/>
              <w:sz w:val="30"/>
              <w:szCs w:val="30"/>
            </w:rPr>
          </w:rPrChange>
        </w:rPr>
        <w:t>统筹发展为数字政府建设注入新动能</w:t>
      </w:r>
      <w:bookmarkEnd w:id="424"/>
      <w:bookmarkEnd w:id="425"/>
    </w:p>
    <w:p w14:paraId="4DD48543" w14:textId="77777777" w:rsidR="00000000" w:rsidRDefault="00000000">
      <w:pPr>
        <w:pStyle w:val="a0"/>
        <w:spacing w:line="560" w:lineRule="exact"/>
        <w:ind w:firstLine="640"/>
        <w:rPr>
          <w:rFonts w:eastAsia="仿宋_GB2312"/>
          <w:color w:val="auto"/>
          <w:sz w:val="32"/>
          <w:szCs w:val="32"/>
          <w:rPrChange w:id="430" w:author="嗯哼" w:date="2021-09-13T09:12:00Z">
            <w:rPr>
              <w:rFonts w:ascii="仿宋" w:eastAsia="仿宋" w:hAnsi="仿宋"/>
              <w:color w:val="auto"/>
              <w:sz w:val="30"/>
              <w:szCs w:val="30"/>
            </w:rPr>
          </w:rPrChange>
        </w:rPr>
      </w:pPr>
      <w:r>
        <w:rPr>
          <w:rFonts w:eastAsia="仿宋_GB2312"/>
          <w:color w:val="auto"/>
          <w:sz w:val="32"/>
          <w:szCs w:val="32"/>
          <w:rPrChange w:id="431" w:author="嗯哼" w:date="2021-09-13T09:12:00Z">
            <w:rPr>
              <w:rFonts w:ascii="仿宋" w:eastAsia="仿宋" w:hAnsi="仿宋" w:hint="eastAsia"/>
              <w:color w:val="auto"/>
              <w:sz w:val="30"/>
              <w:szCs w:val="30"/>
            </w:rPr>
          </w:rPrChange>
        </w:rPr>
        <w:lastRenderedPageBreak/>
        <w:t>“</w:t>
      </w:r>
      <w:r>
        <w:rPr>
          <w:rFonts w:eastAsia="仿宋_GB2312"/>
          <w:color w:val="auto"/>
          <w:sz w:val="32"/>
          <w:szCs w:val="32"/>
          <w:rPrChange w:id="432" w:author="嗯哼" w:date="2021-09-13T09:12:00Z">
            <w:rPr>
              <w:rFonts w:ascii="仿宋" w:eastAsia="仿宋" w:hAnsi="仿宋" w:hint="eastAsia"/>
              <w:color w:val="auto"/>
              <w:sz w:val="30"/>
              <w:szCs w:val="30"/>
            </w:rPr>
          </w:rPrChange>
        </w:rPr>
        <w:t>数字江淮</w:t>
      </w:r>
      <w:r>
        <w:rPr>
          <w:rFonts w:eastAsia="仿宋_GB2312"/>
          <w:color w:val="auto"/>
          <w:sz w:val="32"/>
          <w:szCs w:val="32"/>
          <w:rPrChange w:id="433" w:author="嗯哼" w:date="2021-09-13T09:12:00Z">
            <w:rPr>
              <w:rFonts w:ascii="仿宋" w:eastAsia="仿宋" w:hAnsi="仿宋" w:hint="eastAsia"/>
              <w:color w:val="auto"/>
              <w:sz w:val="30"/>
              <w:szCs w:val="30"/>
            </w:rPr>
          </w:rPrChange>
        </w:rPr>
        <w:t>”</w:t>
      </w:r>
      <w:r>
        <w:rPr>
          <w:rFonts w:eastAsia="仿宋_GB2312"/>
          <w:color w:val="auto"/>
          <w:sz w:val="32"/>
          <w:szCs w:val="32"/>
          <w:rPrChange w:id="434" w:author="嗯哼" w:date="2021-09-13T09:12:00Z">
            <w:rPr>
              <w:rFonts w:ascii="仿宋" w:eastAsia="仿宋" w:hAnsi="仿宋" w:hint="eastAsia"/>
              <w:color w:val="auto"/>
              <w:sz w:val="30"/>
              <w:szCs w:val="30"/>
            </w:rPr>
          </w:rPrChange>
        </w:rPr>
        <w:t>规划把数字政府建设作为深化</w:t>
      </w:r>
      <w:r>
        <w:rPr>
          <w:rFonts w:eastAsia="仿宋_GB2312"/>
          <w:color w:val="auto"/>
          <w:sz w:val="32"/>
          <w:szCs w:val="32"/>
          <w:rPrChange w:id="435" w:author="嗯哼" w:date="2021-09-13T09:12:00Z">
            <w:rPr>
              <w:rFonts w:ascii="仿宋" w:eastAsia="仿宋" w:hAnsi="仿宋" w:hint="eastAsia"/>
              <w:color w:val="auto"/>
              <w:sz w:val="30"/>
              <w:szCs w:val="30"/>
            </w:rPr>
          </w:rPrChange>
        </w:rPr>
        <w:t>“</w:t>
      </w:r>
      <w:r>
        <w:rPr>
          <w:rFonts w:eastAsia="仿宋_GB2312"/>
          <w:color w:val="auto"/>
          <w:sz w:val="32"/>
          <w:szCs w:val="32"/>
          <w:rPrChange w:id="436" w:author="嗯哼" w:date="2021-09-13T09:12:00Z">
            <w:rPr>
              <w:rFonts w:ascii="仿宋" w:eastAsia="仿宋" w:hAnsi="仿宋" w:hint="eastAsia"/>
              <w:color w:val="auto"/>
              <w:sz w:val="30"/>
              <w:szCs w:val="30"/>
            </w:rPr>
          </w:rPrChange>
        </w:rPr>
        <w:t>放管服</w:t>
      </w:r>
      <w:r>
        <w:rPr>
          <w:rFonts w:eastAsia="仿宋_GB2312"/>
          <w:color w:val="auto"/>
          <w:sz w:val="32"/>
          <w:szCs w:val="32"/>
          <w:rPrChange w:id="437" w:author="嗯哼" w:date="2021-09-13T09:12:00Z">
            <w:rPr>
              <w:rFonts w:ascii="仿宋" w:eastAsia="仿宋" w:hAnsi="仿宋" w:hint="eastAsia"/>
              <w:color w:val="auto"/>
              <w:sz w:val="30"/>
              <w:szCs w:val="30"/>
            </w:rPr>
          </w:rPrChange>
        </w:rPr>
        <w:t>”</w:t>
      </w:r>
      <w:r>
        <w:rPr>
          <w:rFonts w:eastAsia="仿宋_GB2312"/>
          <w:color w:val="auto"/>
          <w:sz w:val="32"/>
          <w:szCs w:val="32"/>
          <w:rPrChange w:id="438" w:author="嗯哼" w:date="2021-09-13T09:12:00Z">
            <w:rPr>
              <w:rFonts w:ascii="仿宋" w:eastAsia="仿宋" w:hAnsi="仿宋" w:hint="eastAsia"/>
              <w:color w:val="auto"/>
              <w:sz w:val="30"/>
              <w:szCs w:val="30"/>
            </w:rPr>
          </w:rPrChange>
        </w:rPr>
        <w:t>改革、促进政府数字化发展、提升政府治理体系和治理能力现代化水平、推动经济社会高质量发展的着力点和突破口，在统筹部署全省数字基础设施和数据资源体系以及各市</w:t>
      </w:r>
      <w:r>
        <w:rPr>
          <w:rFonts w:eastAsia="仿宋_GB2312"/>
          <w:color w:val="auto"/>
          <w:sz w:val="32"/>
          <w:szCs w:val="32"/>
          <w:rPrChange w:id="439" w:author="嗯哼" w:date="2021-09-13T09:12:00Z">
            <w:rPr>
              <w:rFonts w:ascii="仿宋" w:eastAsia="仿宋" w:hAnsi="仿宋" w:hint="eastAsia"/>
              <w:color w:val="auto"/>
              <w:sz w:val="30"/>
              <w:szCs w:val="30"/>
            </w:rPr>
          </w:rPrChange>
        </w:rPr>
        <w:t>“</w:t>
      </w:r>
      <w:r>
        <w:rPr>
          <w:rFonts w:eastAsia="仿宋_GB2312"/>
          <w:color w:val="auto"/>
          <w:sz w:val="32"/>
          <w:szCs w:val="32"/>
          <w:rPrChange w:id="440" w:author="嗯哼" w:date="2021-09-13T09:12:00Z">
            <w:rPr>
              <w:rFonts w:ascii="仿宋" w:eastAsia="仿宋" w:hAnsi="仿宋" w:hint="eastAsia"/>
              <w:color w:val="auto"/>
              <w:sz w:val="30"/>
              <w:szCs w:val="30"/>
            </w:rPr>
          </w:rPrChange>
        </w:rPr>
        <w:t>城市大脑</w:t>
      </w:r>
      <w:r>
        <w:rPr>
          <w:rFonts w:eastAsia="仿宋_GB2312"/>
          <w:color w:val="auto"/>
          <w:sz w:val="32"/>
          <w:szCs w:val="32"/>
          <w:rPrChange w:id="441" w:author="嗯哼" w:date="2021-09-13T09:12:00Z">
            <w:rPr>
              <w:rFonts w:ascii="仿宋" w:eastAsia="仿宋" w:hAnsi="仿宋" w:hint="eastAsia"/>
              <w:color w:val="auto"/>
              <w:sz w:val="30"/>
              <w:szCs w:val="30"/>
            </w:rPr>
          </w:rPrChange>
        </w:rPr>
        <w:t>”</w:t>
      </w:r>
      <w:r>
        <w:rPr>
          <w:rFonts w:eastAsia="仿宋_GB2312"/>
          <w:color w:val="auto"/>
          <w:sz w:val="32"/>
          <w:szCs w:val="32"/>
          <w:rPrChange w:id="442" w:author="嗯哼" w:date="2021-09-13T09:12:00Z">
            <w:rPr>
              <w:rFonts w:ascii="仿宋" w:eastAsia="仿宋" w:hAnsi="仿宋" w:hint="eastAsia"/>
              <w:color w:val="auto"/>
              <w:sz w:val="30"/>
              <w:szCs w:val="30"/>
            </w:rPr>
          </w:rPrChange>
        </w:rPr>
        <w:t>建设的基础上，提出推进政务云平台建设、全面提升</w:t>
      </w:r>
      <w:r>
        <w:rPr>
          <w:rFonts w:eastAsia="仿宋_GB2312"/>
          <w:color w:val="auto"/>
          <w:sz w:val="32"/>
          <w:szCs w:val="32"/>
          <w:rPrChange w:id="443" w:author="嗯哼" w:date="2021-09-13T09:12:00Z">
            <w:rPr>
              <w:rFonts w:ascii="仿宋" w:eastAsia="仿宋" w:hAnsi="仿宋" w:hint="eastAsia"/>
              <w:color w:val="auto"/>
              <w:sz w:val="30"/>
              <w:szCs w:val="30"/>
            </w:rPr>
          </w:rPrChange>
        </w:rPr>
        <w:t>“</w:t>
      </w:r>
      <w:r>
        <w:rPr>
          <w:rFonts w:eastAsia="仿宋_GB2312"/>
          <w:color w:val="auto"/>
          <w:sz w:val="32"/>
          <w:szCs w:val="32"/>
          <w:rPrChange w:id="444" w:author="嗯哼" w:date="2021-09-13T09:12:00Z">
            <w:rPr>
              <w:rFonts w:ascii="仿宋" w:eastAsia="仿宋" w:hAnsi="仿宋" w:hint="eastAsia"/>
              <w:color w:val="auto"/>
              <w:sz w:val="30"/>
              <w:szCs w:val="30"/>
            </w:rPr>
          </w:rPrChange>
        </w:rPr>
        <w:t>皖事通办</w:t>
      </w:r>
      <w:r>
        <w:rPr>
          <w:rFonts w:eastAsia="仿宋_GB2312"/>
          <w:color w:val="auto"/>
          <w:sz w:val="32"/>
          <w:szCs w:val="32"/>
          <w:rPrChange w:id="445" w:author="嗯哼" w:date="2021-09-13T09:12:00Z">
            <w:rPr>
              <w:rFonts w:ascii="仿宋" w:eastAsia="仿宋" w:hAnsi="仿宋" w:hint="eastAsia"/>
              <w:color w:val="auto"/>
              <w:sz w:val="30"/>
              <w:szCs w:val="30"/>
            </w:rPr>
          </w:rPrChange>
        </w:rPr>
        <w:t>”</w:t>
      </w:r>
      <w:r>
        <w:rPr>
          <w:rFonts w:eastAsia="仿宋_GB2312"/>
          <w:color w:val="auto"/>
          <w:sz w:val="32"/>
          <w:szCs w:val="32"/>
          <w:rPrChange w:id="446" w:author="嗯哼" w:date="2021-09-13T09:12:00Z">
            <w:rPr>
              <w:rFonts w:ascii="仿宋" w:eastAsia="仿宋" w:hAnsi="仿宋" w:hint="eastAsia"/>
              <w:color w:val="auto"/>
              <w:sz w:val="30"/>
              <w:szCs w:val="30"/>
            </w:rPr>
          </w:rPrChange>
        </w:rPr>
        <w:t>线上线下一体化政务服务水平、创优</w:t>
      </w:r>
      <w:r>
        <w:rPr>
          <w:rFonts w:eastAsia="仿宋_GB2312"/>
          <w:color w:val="auto"/>
          <w:sz w:val="32"/>
          <w:szCs w:val="32"/>
          <w:rPrChange w:id="447" w:author="嗯哼" w:date="2021-09-13T09:12:00Z">
            <w:rPr>
              <w:rFonts w:ascii="仿宋" w:eastAsia="仿宋" w:hAnsi="仿宋" w:hint="eastAsia"/>
              <w:color w:val="auto"/>
              <w:sz w:val="30"/>
              <w:szCs w:val="30"/>
            </w:rPr>
          </w:rPrChange>
        </w:rPr>
        <w:t>“</w:t>
      </w:r>
      <w:r>
        <w:rPr>
          <w:rFonts w:eastAsia="仿宋_GB2312"/>
          <w:color w:val="auto"/>
          <w:sz w:val="32"/>
          <w:szCs w:val="32"/>
          <w:rPrChange w:id="448" w:author="嗯哼" w:date="2021-09-13T09:12:00Z">
            <w:rPr>
              <w:rFonts w:ascii="仿宋" w:eastAsia="仿宋" w:hAnsi="仿宋" w:hint="eastAsia"/>
              <w:color w:val="auto"/>
              <w:sz w:val="30"/>
              <w:szCs w:val="30"/>
            </w:rPr>
          </w:rPrChange>
        </w:rPr>
        <w:t>四最</w:t>
      </w:r>
      <w:r>
        <w:rPr>
          <w:rFonts w:eastAsia="仿宋_GB2312"/>
          <w:color w:val="auto"/>
          <w:sz w:val="32"/>
          <w:szCs w:val="32"/>
          <w:rPrChange w:id="449" w:author="嗯哼" w:date="2021-09-13T09:12:00Z">
            <w:rPr>
              <w:rFonts w:ascii="仿宋" w:eastAsia="仿宋" w:hAnsi="仿宋" w:hint="eastAsia"/>
              <w:color w:val="auto"/>
              <w:sz w:val="30"/>
              <w:szCs w:val="30"/>
            </w:rPr>
          </w:rPrChange>
        </w:rPr>
        <w:t>”</w:t>
      </w:r>
      <w:r>
        <w:rPr>
          <w:rFonts w:eastAsia="仿宋_GB2312"/>
          <w:color w:val="auto"/>
          <w:sz w:val="32"/>
          <w:szCs w:val="32"/>
          <w:rPrChange w:id="450" w:author="嗯哼" w:date="2021-09-13T09:12:00Z">
            <w:rPr>
              <w:rFonts w:ascii="仿宋" w:eastAsia="仿宋" w:hAnsi="仿宋" w:hint="eastAsia"/>
              <w:color w:val="auto"/>
              <w:sz w:val="30"/>
              <w:szCs w:val="30"/>
            </w:rPr>
          </w:rPrChange>
        </w:rPr>
        <w:t>营商环境、深化</w:t>
      </w:r>
      <w:r>
        <w:rPr>
          <w:rFonts w:eastAsia="仿宋_GB2312"/>
          <w:color w:val="auto"/>
          <w:sz w:val="32"/>
          <w:szCs w:val="32"/>
          <w:rPrChange w:id="451" w:author="嗯哼" w:date="2021-09-13T09:12:00Z">
            <w:rPr>
              <w:rFonts w:ascii="仿宋" w:eastAsia="仿宋" w:hAnsi="仿宋" w:hint="eastAsia"/>
              <w:color w:val="auto"/>
              <w:sz w:val="30"/>
              <w:szCs w:val="30"/>
            </w:rPr>
          </w:rPrChange>
        </w:rPr>
        <w:t>“</w:t>
      </w:r>
      <w:r>
        <w:rPr>
          <w:rFonts w:eastAsia="仿宋_GB2312"/>
          <w:color w:val="auto"/>
          <w:sz w:val="32"/>
          <w:szCs w:val="32"/>
          <w:rPrChange w:id="452" w:author="嗯哼" w:date="2021-09-13T09:12:00Z">
            <w:rPr>
              <w:rFonts w:ascii="仿宋" w:eastAsia="仿宋" w:hAnsi="仿宋" w:hint="eastAsia"/>
              <w:color w:val="auto"/>
              <w:sz w:val="30"/>
              <w:szCs w:val="30"/>
            </w:rPr>
          </w:rPrChange>
        </w:rPr>
        <w:t>互联网</w:t>
      </w:r>
      <w:r>
        <w:rPr>
          <w:rFonts w:eastAsia="仿宋_GB2312"/>
          <w:color w:val="auto"/>
          <w:sz w:val="32"/>
          <w:szCs w:val="32"/>
          <w:rPrChange w:id="453" w:author="嗯哼" w:date="2021-09-13T09:12:00Z">
            <w:rPr>
              <w:rFonts w:ascii="仿宋" w:eastAsia="仿宋" w:hAnsi="仿宋" w:hint="eastAsia"/>
              <w:color w:val="auto"/>
              <w:sz w:val="30"/>
              <w:szCs w:val="30"/>
            </w:rPr>
          </w:rPrChange>
        </w:rPr>
        <w:t>+</w:t>
      </w:r>
      <w:r>
        <w:rPr>
          <w:rFonts w:eastAsia="仿宋_GB2312"/>
          <w:color w:val="auto"/>
          <w:sz w:val="32"/>
          <w:szCs w:val="32"/>
          <w:rPrChange w:id="454" w:author="嗯哼" w:date="2021-09-13T09:12:00Z">
            <w:rPr>
              <w:rFonts w:ascii="仿宋" w:eastAsia="仿宋" w:hAnsi="仿宋" w:hint="eastAsia"/>
              <w:color w:val="auto"/>
              <w:sz w:val="30"/>
              <w:szCs w:val="30"/>
            </w:rPr>
          </w:rPrChange>
        </w:rPr>
        <w:t>监管</w:t>
      </w:r>
      <w:r>
        <w:rPr>
          <w:rFonts w:eastAsia="仿宋_GB2312"/>
          <w:color w:val="auto"/>
          <w:sz w:val="32"/>
          <w:szCs w:val="32"/>
          <w:rPrChange w:id="455" w:author="嗯哼" w:date="2021-09-13T09:12:00Z">
            <w:rPr>
              <w:rFonts w:ascii="仿宋" w:eastAsia="仿宋" w:hAnsi="仿宋" w:hint="eastAsia"/>
              <w:color w:val="auto"/>
              <w:sz w:val="30"/>
              <w:szCs w:val="30"/>
            </w:rPr>
          </w:rPrChange>
        </w:rPr>
        <w:t>”</w:t>
      </w:r>
      <w:r>
        <w:rPr>
          <w:rFonts w:eastAsia="仿宋_GB2312"/>
          <w:color w:val="auto"/>
          <w:sz w:val="32"/>
          <w:szCs w:val="32"/>
          <w:rPrChange w:id="456" w:author="嗯哼" w:date="2021-09-13T09:12:00Z">
            <w:rPr>
              <w:rFonts w:ascii="仿宋" w:eastAsia="仿宋" w:hAnsi="仿宋" w:hint="eastAsia"/>
              <w:color w:val="auto"/>
              <w:sz w:val="30"/>
              <w:szCs w:val="30"/>
            </w:rPr>
          </w:rPrChange>
        </w:rPr>
        <w:t>平台建设等政府数字化转型工作要求，为新时代我市数字政府建设注入新动能。</w:t>
      </w:r>
    </w:p>
    <w:p w14:paraId="6D09303B" w14:textId="77777777" w:rsidR="00000000" w:rsidRDefault="00000000">
      <w:pPr>
        <w:pStyle w:val="a0"/>
        <w:spacing w:line="560" w:lineRule="exact"/>
        <w:ind w:firstLine="640"/>
        <w:rPr>
          <w:rFonts w:eastAsia="仿宋_GB2312"/>
          <w:b/>
          <w:bCs/>
          <w:color w:val="auto"/>
          <w:sz w:val="32"/>
          <w:szCs w:val="32"/>
          <w:rPrChange w:id="457" w:author="嗯哼" w:date="2021-09-13T09:12:00Z">
            <w:rPr>
              <w:rFonts w:ascii="仿宋" w:hAnsi="仿宋"/>
              <w:b/>
              <w:bCs/>
              <w:color w:val="auto"/>
              <w:sz w:val="30"/>
              <w:szCs w:val="30"/>
            </w:rPr>
          </w:rPrChange>
        </w:rPr>
      </w:pPr>
      <w:bookmarkStart w:id="458" w:name="_Toc52982942"/>
      <w:bookmarkStart w:id="459" w:name="_Toc78814138"/>
      <w:r>
        <w:rPr>
          <w:rFonts w:eastAsia="仿宋_GB2312"/>
          <w:b/>
          <w:bCs/>
          <w:color w:val="auto"/>
          <w:sz w:val="32"/>
          <w:szCs w:val="32"/>
        </w:rPr>
        <w:t>4.</w:t>
      </w:r>
      <w:r>
        <w:rPr>
          <w:rFonts w:eastAsia="仿宋_GB2312"/>
          <w:b/>
          <w:bCs/>
          <w:color w:val="auto"/>
          <w:sz w:val="32"/>
          <w:szCs w:val="32"/>
          <w:rPrChange w:id="460" w:author="嗯哼" w:date="2021-09-13T09:12:00Z">
            <w:rPr>
              <w:rFonts w:ascii="仿宋" w:hAnsi="仿宋"/>
              <w:b/>
              <w:bCs/>
              <w:color w:val="auto"/>
              <w:sz w:val="30"/>
              <w:szCs w:val="30"/>
            </w:rPr>
          </w:rPrChange>
        </w:rPr>
        <w:t>新型智慧城市</w:t>
      </w:r>
      <w:r>
        <w:rPr>
          <w:rFonts w:eastAsia="仿宋_GB2312"/>
          <w:b/>
          <w:bCs/>
          <w:color w:val="auto"/>
          <w:sz w:val="32"/>
          <w:szCs w:val="32"/>
          <w:rPrChange w:id="461" w:author="嗯哼" w:date="2021-09-13T09:12:00Z">
            <w:rPr>
              <w:rFonts w:ascii="仿宋" w:hAnsi="仿宋" w:hint="eastAsia"/>
              <w:b/>
              <w:bCs/>
              <w:color w:val="auto"/>
              <w:sz w:val="30"/>
              <w:szCs w:val="30"/>
            </w:rPr>
          </w:rPrChange>
        </w:rPr>
        <w:t>建设赋能数字政府发展新格局</w:t>
      </w:r>
      <w:bookmarkEnd w:id="458"/>
      <w:bookmarkEnd w:id="459"/>
    </w:p>
    <w:p w14:paraId="148C3FEC" w14:textId="77777777" w:rsidR="00000000" w:rsidRDefault="00000000">
      <w:pPr>
        <w:pStyle w:val="a0"/>
        <w:spacing w:line="560" w:lineRule="exact"/>
        <w:ind w:firstLine="640"/>
        <w:rPr>
          <w:rFonts w:eastAsia="仿宋_GB2312"/>
          <w:color w:val="auto"/>
          <w:sz w:val="32"/>
          <w:szCs w:val="32"/>
          <w:rPrChange w:id="462" w:author="嗯哼" w:date="2021-09-13T09:12:00Z">
            <w:rPr>
              <w:rFonts w:ascii="仿宋" w:eastAsia="仿宋" w:hAnsi="仿宋"/>
              <w:color w:val="auto"/>
              <w:sz w:val="30"/>
              <w:szCs w:val="30"/>
            </w:rPr>
          </w:rPrChange>
        </w:rPr>
      </w:pPr>
      <w:r>
        <w:rPr>
          <w:rFonts w:eastAsia="仿宋_GB2312"/>
          <w:color w:val="auto"/>
          <w:sz w:val="32"/>
          <w:szCs w:val="32"/>
          <w:rPrChange w:id="463" w:author="嗯哼" w:date="2021-09-13T09:12:00Z">
            <w:rPr>
              <w:rFonts w:ascii="仿宋" w:eastAsia="仿宋" w:hAnsi="仿宋" w:hint="eastAsia"/>
              <w:color w:val="auto"/>
              <w:sz w:val="30"/>
              <w:szCs w:val="30"/>
            </w:rPr>
          </w:rPrChange>
        </w:rPr>
        <w:t>以黄</w:t>
      </w:r>
      <w:r>
        <w:rPr>
          <w:rFonts w:eastAsia="仿宋_GB2312"/>
          <w:color w:val="auto"/>
          <w:sz w:val="32"/>
          <w:szCs w:val="32"/>
          <w:rPrChange w:id="464" w:author="嗯哼" w:date="2021-09-13T09:12:00Z">
            <w:rPr>
              <w:rFonts w:ascii="仿宋" w:eastAsia="仿宋" w:hAnsi="仿宋"/>
              <w:color w:val="auto"/>
              <w:sz w:val="30"/>
              <w:szCs w:val="30"/>
            </w:rPr>
          </w:rPrChange>
        </w:rPr>
        <w:t>山市</w:t>
      </w:r>
      <w:r>
        <w:rPr>
          <w:rFonts w:eastAsia="仿宋_GB2312"/>
          <w:color w:val="auto"/>
          <w:sz w:val="32"/>
          <w:szCs w:val="32"/>
          <w:rPrChange w:id="465" w:author="嗯哼" w:date="2021-09-13T09:12:00Z">
            <w:rPr>
              <w:rFonts w:ascii="仿宋" w:eastAsia="仿宋" w:hAnsi="仿宋" w:hint="eastAsia"/>
              <w:color w:val="auto"/>
              <w:sz w:val="30"/>
              <w:szCs w:val="30"/>
            </w:rPr>
          </w:rPrChange>
        </w:rPr>
        <w:t>新型智慧城市建设为契机，从构建整体高效的政府运行和协同治理新体制，集约共享形成大平台共享、大数据慧治、大系统共治的顶层新架构，不断创新政府数字化应用场景新服务，引领我市数字经济和数字社会新发展等四个方面发力，赋能我市数字政府发展新格局。</w:t>
      </w:r>
    </w:p>
    <w:p w14:paraId="637CF735" w14:textId="77777777" w:rsidR="00000000" w:rsidRDefault="00000000">
      <w:pPr>
        <w:spacing w:line="560" w:lineRule="exact"/>
        <w:ind w:firstLineChars="200" w:firstLine="640"/>
        <w:rPr>
          <w:rFonts w:eastAsia="黑体"/>
          <w:sz w:val="32"/>
          <w:szCs w:val="32"/>
          <w:rPrChange w:id="466" w:author="嗯哼" w:date="2021-09-13T09:12:00Z">
            <w:rPr>
              <w:b/>
              <w:bCs/>
            </w:rPr>
          </w:rPrChange>
        </w:rPr>
      </w:pPr>
      <w:bookmarkStart w:id="467" w:name="_Toc78814139"/>
      <w:r>
        <w:rPr>
          <w:rFonts w:eastAsia="黑体"/>
          <w:sz w:val="32"/>
          <w:szCs w:val="32"/>
        </w:rPr>
        <w:t>二、</w:t>
      </w:r>
      <w:r>
        <w:rPr>
          <w:rFonts w:eastAsia="黑体"/>
          <w:sz w:val="32"/>
          <w:szCs w:val="32"/>
          <w:rPrChange w:id="468" w:author="嗯哼" w:date="2021-09-13T09:12:00Z">
            <w:rPr>
              <w:rFonts w:hint="eastAsia"/>
              <w:b/>
              <w:bCs/>
            </w:rPr>
          </w:rPrChange>
        </w:rPr>
        <w:t>总体思路</w:t>
      </w:r>
      <w:bookmarkEnd w:id="467"/>
    </w:p>
    <w:p w14:paraId="4C24881E" w14:textId="77777777" w:rsidR="00000000" w:rsidRDefault="00000000">
      <w:pPr>
        <w:spacing w:line="560" w:lineRule="exact"/>
        <w:ind w:firstLineChars="200" w:firstLine="640"/>
        <w:rPr>
          <w:rFonts w:eastAsia="楷体_GB2312"/>
          <w:b/>
          <w:bCs/>
          <w:sz w:val="32"/>
          <w:szCs w:val="32"/>
          <w:rPrChange w:id="469" w:author="嗯哼" w:date="2021-09-13T09:12:00Z">
            <w:rPr>
              <w:b/>
              <w:bCs/>
            </w:rPr>
          </w:rPrChange>
        </w:rPr>
      </w:pPr>
      <w:bookmarkStart w:id="470" w:name="_Toc78814140"/>
      <w:r>
        <w:rPr>
          <w:rFonts w:eastAsia="楷体_GB2312"/>
          <w:b/>
          <w:bCs/>
          <w:sz w:val="32"/>
          <w:szCs w:val="32"/>
        </w:rPr>
        <w:t>（一）</w:t>
      </w:r>
      <w:r>
        <w:rPr>
          <w:rFonts w:eastAsia="楷体_GB2312"/>
          <w:b/>
          <w:bCs/>
          <w:sz w:val="32"/>
          <w:szCs w:val="32"/>
          <w:rPrChange w:id="471" w:author="嗯哼" w:date="2021-09-13T09:12:00Z">
            <w:rPr>
              <w:rFonts w:hint="eastAsia"/>
              <w:b/>
              <w:bCs/>
            </w:rPr>
          </w:rPrChange>
        </w:rPr>
        <w:t>指导思想</w:t>
      </w:r>
      <w:bookmarkEnd w:id="470"/>
    </w:p>
    <w:p w14:paraId="3086B4E6" w14:textId="77777777" w:rsidR="00000000" w:rsidRDefault="00000000">
      <w:pPr>
        <w:pStyle w:val="a0"/>
        <w:spacing w:line="560" w:lineRule="exact"/>
        <w:ind w:firstLine="640"/>
        <w:jc w:val="both"/>
        <w:rPr>
          <w:rFonts w:eastAsia="仿宋_GB2312"/>
          <w:color w:val="auto"/>
          <w:sz w:val="32"/>
          <w:szCs w:val="32"/>
          <w:rPrChange w:id="472" w:author="嗯哼" w:date="2021-09-13T09:12:00Z">
            <w:rPr>
              <w:rFonts w:ascii="仿宋" w:eastAsia="仿宋" w:hAnsi="仿宋" w:hint="eastAsia"/>
              <w:color w:val="auto"/>
              <w:sz w:val="30"/>
              <w:szCs w:val="30"/>
            </w:rPr>
          </w:rPrChange>
        </w:rPr>
      </w:pPr>
      <w:r>
        <w:rPr>
          <w:rFonts w:eastAsia="仿宋_GB2312"/>
          <w:color w:val="auto"/>
          <w:sz w:val="32"/>
          <w:szCs w:val="32"/>
          <w:rPrChange w:id="473" w:author="嗯哼" w:date="2021-09-13T09:12:00Z">
            <w:rPr>
              <w:rFonts w:ascii="仿宋" w:eastAsia="仿宋" w:hAnsi="仿宋" w:hint="eastAsia"/>
              <w:color w:val="auto"/>
              <w:sz w:val="30"/>
              <w:szCs w:val="30"/>
            </w:rPr>
          </w:rPrChange>
        </w:rPr>
        <w:t>以习近平新时代中国特色社会主义思想为指导，全面贯彻党的十九大和十九届二中、三中、四中、五中全会精神，认真落实习近平总书记关于数字中国建设的重要论述、考察安徽和在合肥主持召开扎实推进长三角一体化发展座谈会重要讲话精神，落实省委省政府关于加快建设</w:t>
      </w:r>
      <w:r>
        <w:rPr>
          <w:rFonts w:eastAsia="仿宋_GB2312"/>
          <w:color w:val="auto"/>
          <w:sz w:val="32"/>
          <w:szCs w:val="32"/>
          <w:rPrChange w:id="474" w:author="嗯哼" w:date="2021-09-13T09:12:00Z">
            <w:rPr>
              <w:rFonts w:ascii="仿宋" w:eastAsia="仿宋" w:hAnsi="仿宋" w:hint="eastAsia"/>
              <w:color w:val="auto"/>
              <w:sz w:val="30"/>
              <w:szCs w:val="30"/>
            </w:rPr>
          </w:rPrChange>
        </w:rPr>
        <w:t>“</w:t>
      </w:r>
      <w:r>
        <w:rPr>
          <w:rFonts w:eastAsia="仿宋_GB2312"/>
          <w:color w:val="auto"/>
          <w:sz w:val="32"/>
          <w:szCs w:val="32"/>
          <w:rPrChange w:id="475" w:author="嗯哼" w:date="2021-09-13T09:12:00Z">
            <w:rPr>
              <w:rFonts w:ascii="仿宋" w:eastAsia="仿宋" w:hAnsi="仿宋" w:hint="eastAsia"/>
              <w:color w:val="auto"/>
              <w:sz w:val="30"/>
              <w:szCs w:val="30"/>
            </w:rPr>
          </w:rPrChange>
        </w:rPr>
        <w:t>数字江淮</w:t>
      </w:r>
      <w:r>
        <w:rPr>
          <w:rFonts w:eastAsia="仿宋_GB2312"/>
          <w:color w:val="auto"/>
          <w:sz w:val="32"/>
          <w:szCs w:val="32"/>
          <w:rPrChange w:id="476" w:author="嗯哼" w:date="2021-09-13T09:12:00Z">
            <w:rPr>
              <w:rFonts w:ascii="仿宋" w:eastAsia="仿宋" w:hAnsi="仿宋" w:hint="eastAsia"/>
              <w:color w:val="auto"/>
              <w:sz w:val="30"/>
              <w:szCs w:val="30"/>
            </w:rPr>
          </w:rPrChange>
        </w:rPr>
        <w:t>”</w:t>
      </w:r>
      <w:r>
        <w:rPr>
          <w:rFonts w:eastAsia="仿宋_GB2312"/>
          <w:color w:val="auto"/>
          <w:sz w:val="32"/>
          <w:szCs w:val="32"/>
          <w:rPrChange w:id="477" w:author="嗯哼" w:date="2021-09-13T09:12:00Z">
            <w:rPr>
              <w:rFonts w:ascii="仿宋" w:eastAsia="仿宋" w:hAnsi="仿宋" w:hint="eastAsia"/>
              <w:color w:val="auto"/>
              <w:sz w:val="30"/>
              <w:szCs w:val="30"/>
            </w:rPr>
          </w:rPrChange>
        </w:rPr>
        <w:t>的决策部署，坚持以人民为中心，以深化</w:t>
      </w:r>
      <w:r>
        <w:rPr>
          <w:rFonts w:eastAsia="仿宋_GB2312"/>
          <w:color w:val="auto"/>
          <w:sz w:val="32"/>
          <w:szCs w:val="32"/>
          <w:rPrChange w:id="478" w:author="嗯哼" w:date="2021-09-13T09:12:00Z">
            <w:rPr>
              <w:rFonts w:ascii="仿宋" w:eastAsia="仿宋" w:hAnsi="仿宋" w:hint="eastAsia"/>
              <w:color w:val="auto"/>
              <w:sz w:val="30"/>
              <w:szCs w:val="30"/>
            </w:rPr>
          </w:rPrChange>
        </w:rPr>
        <w:t>“</w:t>
      </w:r>
      <w:r>
        <w:rPr>
          <w:rFonts w:eastAsia="仿宋_GB2312"/>
          <w:color w:val="auto"/>
          <w:sz w:val="32"/>
          <w:szCs w:val="32"/>
          <w:rPrChange w:id="479" w:author="嗯哼" w:date="2021-09-13T09:12:00Z">
            <w:rPr>
              <w:rFonts w:ascii="仿宋" w:eastAsia="仿宋" w:hAnsi="仿宋" w:hint="eastAsia"/>
              <w:color w:val="auto"/>
              <w:sz w:val="30"/>
              <w:szCs w:val="30"/>
            </w:rPr>
          </w:rPrChange>
        </w:rPr>
        <w:t>放管服</w:t>
      </w:r>
      <w:r>
        <w:rPr>
          <w:rFonts w:eastAsia="仿宋_GB2312"/>
          <w:color w:val="auto"/>
          <w:sz w:val="32"/>
          <w:szCs w:val="32"/>
          <w:rPrChange w:id="480" w:author="嗯哼" w:date="2021-09-13T09:12:00Z">
            <w:rPr>
              <w:rFonts w:ascii="仿宋" w:eastAsia="仿宋" w:hAnsi="仿宋" w:hint="eastAsia"/>
              <w:color w:val="auto"/>
              <w:sz w:val="30"/>
              <w:szCs w:val="30"/>
            </w:rPr>
          </w:rPrChange>
        </w:rPr>
        <w:t>”</w:t>
      </w:r>
      <w:r>
        <w:rPr>
          <w:rFonts w:eastAsia="仿宋_GB2312"/>
          <w:color w:val="auto"/>
          <w:sz w:val="32"/>
          <w:szCs w:val="32"/>
          <w:rPrChange w:id="481" w:author="嗯哼" w:date="2021-09-13T09:12:00Z">
            <w:rPr>
              <w:rFonts w:ascii="仿宋" w:eastAsia="仿宋" w:hAnsi="仿宋" w:hint="eastAsia"/>
              <w:color w:val="auto"/>
              <w:sz w:val="30"/>
              <w:szCs w:val="30"/>
            </w:rPr>
          </w:rPrChange>
        </w:rPr>
        <w:t>改革为抓手，以优化营商环境和提供政务</w:t>
      </w:r>
      <w:r>
        <w:rPr>
          <w:rFonts w:eastAsia="仿宋_GB2312"/>
          <w:color w:val="auto"/>
          <w:sz w:val="32"/>
          <w:szCs w:val="32"/>
          <w:rPrChange w:id="482" w:author="嗯哼" w:date="2021-09-13T09:12:00Z">
            <w:rPr>
              <w:rFonts w:ascii="仿宋" w:eastAsia="仿宋" w:hAnsi="仿宋" w:hint="eastAsia"/>
              <w:color w:val="auto"/>
              <w:sz w:val="30"/>
              <w:szCs w:val="30"/>
            </w:rPr>
          </w:rPrChange>
        </w:rPr>
        <w:lastRenderedPageBreak/>
        <w:t>数字化应用场景为着力点，聚焦</w:t>
      </w:r>
      <w:r>
        <w:rPr>
          <w:rFonts w:eastAsia="仿宋_GB2312"/>
          <w:color w:val="auto"/>
          <w:sz w:val="32"/>
          <w:szCs w:val="32"/>
          <w:rPrChange w:id="483" w:author="嗯哼" w:date="2021-09-13T09:12:00Z">
            <w:rPr>
              <w:rFonts w:ascii="仿宋" w:eastAsia="仿宋" w:hAnsi="仿宋" w:hint="eastAsia"/>
              <w:color w:val="auto"/>
              <w:sz w:val="30"/>
              <w:szCs w:val="30"/>
            </w:rPr>
          </w:rPrChange>
        </w:rPr>
        <w:t>“</w:t>
      </w:r>
      <w:r>
        <w:rPr>
          <w:rFonts w:eastAsia="仿宋_GB2312"/>
          <w:color w:val="auto"/>
          <w:sz w:val="32"/>
          <w:szCs w:val="32"/>
          <w:rPrChange w:id="484" w:author="嗯哼" w:date="2021-09-13T09:12:00Z">
            <w:rPr>
              <w:rFonts w:ascii="仿宋" w:eastAsia="仿宋" w:hAnsi="仿宋" w:hint="eastAsia"/>
              <w:color w:val="auto"/>
              <w:sz w:val="30"/>
              <w:szCs w:val="30"/>
            </w:rPr>
          </w:rPrChange>
        </w:rPr>
        <w:t>互联网</w:t>
      </w:r>
      <w:r>
        <w:rPr>
          <w:rFonts w:eastAsia="仿宋_GB2312"/>
          <w:color w:val="auto"/>
          <w:sz w:val="32"/>
          <w:szCs w:val="32"/>
          <w:rPrChange w:id="485" w:author="嗯哼" w:date="2021-09-13T09:12:00Z">
            <w:rPr>
              <w:rFonts w:ascii="仿宋" w:eastAsia="仿宋" w:hAnsi="仿宋" w:hint="eastAsia"/>
              <w:color w:val="auto"/>
              <w:sz w:val="30"/>
              <w:szCs w:val="30"/>
            </w:rPr>
          </w:rPrChange>
        </w:rPr>
        <w:t>+</w:t>
      </w:r>
      <w:r>
        <w:rPr>
          <w:rFonts w:eastAsia="仿宋_GB2312"/>
          <w:color w:val="auto"/>
          <w:sz w:val="32"/>
          <w:szCs w:val="32"/>
          <w:rPrChange w:id="486" w:author="嗯哼" w:date="2021-09-13T09:12:00Z">
            <w:rPr>
              <w:rFonts w:ascii="仿宋" w:eastAsia="仿宋" w:hAnsi="仿宋" w:hint="eastAsia"/>
              <w:color w:val="auto"/>
              <w:sz w:val="30"/>
              <w:szCs w:val="30"/>
            </w:rPr>
          </w:rPrChange>
        </w:rPr>
        <w:t>政务</w:t>
      </w:r>
      <w:r>
        <w:rPr>
          <w:rFonts w:eastAsia="仿宋_GB2312"/>
          <w:color w:val="auto"/>
          <w:sz w:val="32"/>
          <w:szCs w:val="32"/>
          <w:rPrChange w:id="487" w:author="嗯哼" w:date="2021-09-13T09:12:00Z">
            <w:rPr>
              <w:rFonts w:ascii="仿宋" w:eastAsia="仿宋" w:hAnsi="仿宋" w:hint="eastAsia"/>
              <w:color w:val="auto"/>
              <w:sz w:val="30"/>
              <w:szCs w:val="30"/>
            </w:rPr>
          </w:rPrChange>
        </w:rPr>
        <w:t>”</w:t>
      </w:r>
      <w:r>
        <w:rPr>
          <w:rFonts w:eastAsia="仿宋_GB2312"/>
          <w:color w:val="auto"/>
          <w:sz w:val="32"/>
          <w:szCs w:val="32"/>
          <w:rPrChange w:id="488" w:author="嗯哼" w:date="2021-09-13T09:12:00Z">
            <w:rPr>
              <w:rFonts w:ascii="仿宋" w:eastAsia="仿宋" w:hAnsi="仿宋" w:hint="eastAsia"/>
              <w:color w:val="auto"/>
              <w:sz w:val="30"/>
              <w:szCs w:val="30"/>
            </w:rPr>
          </w:rPrChange>
        </w:rPr>
        <w:t>和城市大脑融合发展目标，以数据赋能平台为关键支撑，全面推进经济调节、市场监管、公共服务、社会管理、生态环境保护等政府职能数字化转型，</w:t>
      </w:r>
      <w:r>
        <w:rPr>
          <w:rFonts w:eastAsia="仿宋_GB2312"/>
          <w:color w:val="auto"/>
          <w:sz w:val="32"/>
          <w:szCs w:val="32"/>
          <w:rPrChange w:id="489" w:author="嗯哼" w:date="2021-09-13T09:12:00Z">
            <w:rPr>
              <w:rFonts w:ascii="仿宋" w:eastAsia="仿宋" w:hAnsi="仿宋" w:hint="eastAsia"/>
              <w:color w:val="0000CC"/>
              <w:sz w:val="30"/>
              <w:szCs w:val="30"/>
            </w:rPr>
          </w:rPrChange>
        </w:rPr>
        <w:t>推动政府治理流程再造和模式优化，</w:t>
      </w:r>
      <w:r>
        <w:rPr>
          <w:rFonts w:eastAsia="仿宋_GB2312"/>
          <w:color w:val="auto"/>
          <w:sz w:val="32"/>
          <w:szCs w:val="32"/>
          <w:rPrChange w:id="490" w:author="嗯哼" w:date="2021-09-13T09:12:00Z">
            <w:rPr>
              <w:rFonts w:ascii="仿宋" w:eastAsia="仿宋" w:hAnsi="仿宋" w:hint="eastAsia"/>
              <w:color w:val="auto"/>
              <w:sz w:val="30"/>
              <w:szCs w:val="30"/>
            </w:rPr>
          </w:rPrChange>
        </w:rPr>
        <w:t>大力推进政府治理体系和治理能力现代化，打造数字政府</w:t>
      </w:r>
      <w:r>
        <w:rPr>
          <w:rFonts w:eastAsia="仿宋_GB2312"/>
          <w:color w:val="auto"/>
          <w:sz w:val="32"/>
          <w:szCs w:val="32"/>
          <w:rPrChange w:id="491" w:author="嗯哼" w:date="2021-09-13T09:12:00Z">
            <w:rPr>
              <w:rFonts w:ascii="仿宋" w:eastAsia="仿宋" w:hAnsi="仿宋" w:hint="eastAsia"/>
              <w:color w:val="auto"/>
              <w:sz w:val="30"/>
              <w:szCs w:val="30"/>
            </w:rPr>
          </w:rPrChange>
        </w:rPr>
        <w:t>“</w:t>
      </w:r>
      <w:r>
        <w:rPr>
          <w:rFonts w:eastAsia="仿宋_GB2312"/>
          <w:color w:val="auto"/>
          <w:sz w:val="32"/>
          <w:szCs w:val="32"/>
          <w:rPrChange w:id="492" w:author="嗯哼" w:date="2021-09-13T09:12:00Z">
            <w:rPr>
              <w:rFonts w:ascii="仿宋" w:eastAsia="仿宋" w:hAnsi="仿宋" w:hint="eastAsia"/>
              <w:color w:val="auto"/>
              <w:sz w:val="30"/>
              <w:szCs w:val="30"/>
            </w:rPr>
          </w:rPrChange>
        </w:rPr>
        <w:t>一体两翼</w:t>
      </w:r>
      <w:r>
        <w:rPr>
          <w:rFonts w:eastAsia="仿宋_GB2312"/>
          <w:color w:val="auto"/>
          <w:sz w:val="32"/>
          <w:szCs w:val="32"/>
          <w:rPrChange w:id="493" w:author="嗯哼" w:date="2021-09-13T09:12:00Z">
            <w:rPr>
              <w:rFonts w:ascii="仿宋" w:eastAsia="仿宋" w:hAnsi="仿宋" w:hint="eastAsia"/>
              <w:color w:val="auto"/>
              <w:sz w:val="30"/>
              <w:szCs w:val="30"/>
            </w:rPr>
          </w:rPrChange>
        </w:rPr>
        <w:t>”</w:t>
      </w:r>
      <w:r>
        <w:rPr>
          <w:rFonts w:eastAsia="仿宋_GB2312"/>
          <w:color w:val="auto"/>
          <w:sz w:val="32"/>
          <w:szCs w:val="32"/>
          <w:rPrChange w:id="494" w:author="嗯哼" w:date="2021-09-13T09:12:00Z">
            <w:rPr>
              <w:rFonts w:ascii="仿宋" w:eastAsia="仿宋" w:hAnsi="仿宋" w:hint="eastAsia"/>
              <w:color w:val="auto"/>
              <w:sz w:val="30"/>
              <w:szCs w:val="30"/>
            </w:rPr>
          </w:rPrChange>
        </w:rPr>
        <w:t>服务品牌，促进黄山市政务数字化发展环境走在全省前列。</w:t>
      </w:r>
    </w:p>
    <w:p w14:paraId="3AD6B8C4" w14:textId="77777777" w:rsidR="00000000" w:rsidRDefault="00000000">
      <w:pPr>
        <w:spacing w:line="560" w:lineRule="exact"/>
        <w:ind w:firstLineChars="200" w:firstLine="640"/>
        <w:rPr>
          <w:rFonts w:eastAsia="楷体_GB2312"/>
          <w:b/>
          <w:bCs/>
          <w:sz w:val="32"/>
          <w:szCs w:val="32"/>
          <w:rPrChange w:id="495" w:author="嗯哼" w:date="2021-09-13T09:12:00Z">
            <w:rPr>
              <w:b/>
              <w:bCs/>
            </w:rPr>
          </w:rPrChange>
        </w:rPr>
      </w:pPr>
      <w:bookmarkStart w:id="496" w:name="_Toc78814141"/>
      <w:r>
        <w:rPr>
          <w:rFonts w:eastAsia="楷体_GB2312"/>
          <w:b/>
          <w:bCs/>
          <w:sz w:val="32"/>
          <w:szCs w:val="32"/>
        </w:rPr>
        <w:t>（二）</w:t>
      </w:r>
      <w:r>
        <w:rPr>
          <w:rFonts w:eastAsia="楷体_GB2312"/>
          <w:b/>
          <w:bCs/>
          <w:sz w:val="32"/>
          <w:szCs w:val="32"/>
          <w:rPrChange w:id="497" w:author="嗯哼" w:date="2021-09-13T09:12:00Z">
            <w:rPr>
              <w:rFonts w:hint="eastAsia"/>
              <w:b/>
              <w:bCs/>
            </w:rPr>
          </w:rPrChange>
        </w:rPr>
        <w:t>基本原则</w:t>
      </w:r>
      <w:bookmarkEnd w:id="496"/>
    </w:p>
    <w:p w14:paraId="5A7B0F8B" w14:textId="77777777" w:rsidR="00000000" w:rsidRDefault="00000000">
      <w:pPr>
        <w:pStyle w:val="a0"/>
        <w:spacing w:line="560" w:lineRule="exact"/>
        <w:ind w:firstLine="640"/>
        <w:jc w:val="both"/>
        <w:rPr>
          <w:rFonts w:eastAsia="仿宋_GB2312"/>
          <w:b/>
          <w:bCs/>
          <w:color w:val="auto"/>
          <w:sz w:val="32"/>
          <w:szCs w:val="32"/>
          <w:rPrChange w:id="498" w:author="嗯哼" w:date="2021-09-13T09:12:00Z">
            <w:rPr>
              <w:rFonts w:ascii="仿宋" w:hAnsi="仿宋"/>
              <w:b/>
              <w:bCs/>
              <w:color w:val="auto"/>
              <w:sz w:val="30"/>
              <w:szCs w:val="30"/>
            </w:rPr>
          </w:rPrChange>
        </w:rPr>
      </w:pPr>
      <w:bookmarkStart w:id="499" w:name="_Toc78814142"/>
      <w:r>
        <w:rPr>
          <w:rFonts w:eastAsia="仿宋_GB2312"/>
          <w:b/>
          <w:bCs/>
          <w:color w:val="auto"/>
          <w:sz w:val="32"/>
          <w:szCs w:val="32"/>
        </w:rPr>
        <w:t>1.</w:t>
      </w:r>
      <w:r>
        <w:rPr>
          <w:rFonts w:eastAsia="仿宋_GB2312"/>
          <w:b/>
          <w:bCs/>
          <w:color w:val="auto"/>
          <w:sz w:val="32"/>
          <w:szCs w:val="32"/>
          <w:rPrChange w:id="500" w:author="嗯哼" w:date="2021-09-13T09:12:00Z">
            <w:rPr>
              <w:rFonts w:ascii="仿宋" w:hAnsi="仿宋"/>
              <w:b/>
              <w:bCs/>
              <w:color w:val="auto"/>
              <w:sz w:val="30"/>
              <w:szCs w:val="30"/>
            </w:rPr>
          </w:rPrChange>
        </w:rPr>
        <w:t>统筹推进，集约共建</w:t>
      </w:r>
      <w:bookmarkEnd w:id="499"/>
    </w:p>
    <w:p w14:paraId="3E102741" w14:textId="77777777" w:rsidR="00000000" w:rsidRDefault="00000000">
      <w:pPr>
        <w:spacing w:line="560" w:lineRule="exact"/>
        <w:ind w:firstLineChars="200" w:firstLine="640"/>
        <w:rPr>
          <w:rFonts w:eastAsia="仿宋_GB2312"/>
          <w:color w:val="auto"/>
          <w:sz w:val="32"/>
          <w:szCs w:val="32"/>
          <w:rPrChange w:id="501" w:author="嗯哼" w:date="2021-09-13T09:12:00Z">
            <w:rPr>
              <w:rFonts w:ascii="仿宋" w:eastAsia="仿宋" w:hAnsi="仿宋"/>
              <w:color w:val="auto"/>
              <w:sz w:val="30"/>
              <w:szCs w:val="30"/>
            </w:rPr>
          </w:rPrChange>
        </w:rPr>
      </w:pPr>
      <w:r>
        <w:rPr>
          <w:rFonts w:eastAsia="仿宋_GB2312"/>
          <w:color w:val="auto"/>
          <w:sz w:val="32"/>
          <w:szCs w:val="32"/>
          <w:rPrChange w:id="502" w:author="嗯哼" w:date="2021-09-13T09:12:00Z">
            <w:rPr>
              <w:rFonts w:ascii="仿宋" w:eastAsia="仿宋" w:hAnsi="仿宋" w:hint="eastAsia"/>
              <w:color w:val="auto"/>
              <w:sz w:val="30"/>
              <w:szCs w:val="30"/>
            </w:rPr>
          </w:rPrChange>
        </w:rPr>
        <w:t>按照</w:t>
      </w:r>
      <w:r>
        <w:rPr>
          <w:rFonts w:eastAsia="仿宋_GB2312"/>
          <w:color w:val="auto"/>
          <w:sz w:val="32"/>
          <w:szCs w:val="32"/>
          <w:rPrChange w:id="503" w:author="嗯哼" w:date="2021-09-13T09:12:00Z">
            <w:rPr>
              <w:rFonts w:ascii="仿宋" w:eastAsia="仿宋" w:hAnsi="仿宋" w:hint="eastAsia"/>
              <w:color w:val="auto"/>
              <w:sz w:val="30"/>
              <w:szCs w:val="30"/>
            </w:rPr>
          </w:rPrChange>
        </w:rPr>
        <w:t>“</w:t>
      </w:r>
      <w:r>
        <w:rPr>
          <w:rFonts w:eastAsia="仿宋_GB2312"/>
          <w:color w:val="auto"/>
          <w:sz w:val="32"/>
          <w:szCs w:val="32"/>
          <w:rPrChange w:id="504" w:author="嗯哼" w:date="2021-09-13T09:12:00Z">
            <w:rPr>
              <w:rFonts w:ascii="仿宋" w:eastAsia="仿宋" w:hAnsi="仿宋" w:hint="eastAsia"/>
              <w:color w:val="auto"/>
              <w:sz w:val="30"/>
              <w:szCs w:val="30"/>
            </w:rPr>
          </w:rPrChange>
        </w:rPr>
        <w:t>全省一盘棋</w:t>
      </w:r>
      <w:r>
        <w:rPr>
          <w:rFonts w:eastAsia="仿宋_GB2312"/>
          <w:color w:val="auto"/>
          <w:sz w:val="32"/>
          <w:szCs w:val="32"/>
          <w:rPrChange w:id="505" w:author="嗯哼" w:date="2021-09-13T09:12:00Z">
            <w:rPr>
              <w:rFonts w:ascii="仿宋" w:eastAsia="仿宋" w:hAnsi="仿宋" w:hint="eastAsia"/>
              <w:color w:val="auto"/>
              <w:sz w:val="30"/>
              <w:szCs w:val="30"/>
            </w:rPr>
          </w:rPrChange>
        </w:rPr>
        <w:t>”</w:t>
      </w:r>
      <w:r>
        <w:rPr>
          <w:rFonts w:eastAsia="仿宋_GB2312"/>
          <w:color w:val="auto"/>
          <w:sz w:val="32"/>
          <w:szCs w:val="32"/>
          <w:rPrChange w:id="506" w:author="嗯哼" w:date="2021-09-13T09:12:00Z">
            <w:rPr>
              <w:rFonts w:ascii="仿宋" w:eastAsia="仿宋" w:hAnsi="仿宋"/>
              <w:color w:val="auto"/>
              <w:sz w:val="30"/>
              <w:szCs w:val="30"/>
            </w:rPr>
          </w:rPrChange>
        </w:rPr>
        <w:t>“</w:t>
      </w:r>
      <w:r>
        <w:rPr>
          <w:rFonts w:eastAsia="仿宋_GB2312"/>
          <w:color w:val="auto"/>
          <w:sz w:val="32"/>
          <w:szCs w:val="32"/>
          <w:rPrChange w:id="507" w:author="嗯哼" w:date="2021-09-13T09:12:00Z">
            <w:rPr>
              <w:rFonts w:ascii="仿宋" w:eastAsia="仿宋" w:hAnsi="仿宋"/>
              <w:color w:val="auto"/>
              <w:sz w:val="30"/>
              <w:szCs w:val="30"/>
            </w:rPr>
          </w:rPrChange>
        </w:rPr>
        <w:t>全市一盘棋</w:t>
      </w:r>
      <w:r>
        <w:rPr>
          <w:rFonts w:eastAsia="仿宋_GB2312"/>
          <w:color w:val="auto"/>
          <w:sz w:val="32"/>
          <w:szCs w:val="32"/>
          <w:rPrChange w:id="508" w:author="嗯哼" w:date="2021-09-13T09:12:00Z">
            <w:rPr>
              <w:rFonts w:ascii="仿宋" w:eastAsia="仿宋" w:hAnsi="仿宋"/>
              <w:color w:val="auto"/>
              <w:sz w:val="30"/>
              <w:szCs w:val="30"/>
            </w:rPr>
          </w:rPrChange>
        </w:rPr>
        <w:t>”</w:t>
      </w:r>
      <w:r>
        <w:rPr>
          <w:rFonts w:eastAsia="仿宋_GB2312"/>
          <w:color w:val="auto"/>
          <w:sz w:val="32"/>
          <w:szCs w:val="32"/>
          <w:rPrChange w:id="509" w:author="嗯哼" w:date="2021-09-13T09:12:00Z">
            <w:rPr>
              <w:rFonts w:ascii="仿宋" w:eastAsia="仿宋" w:hAnsi="仿宋"/>
              <w:color w:val="auto"/>
              <w:sz w:val="30"/>
              <w:szCs w:val="30"/>
            </w:rPr>
          </w:rPrChange>
        </w:rPr>
        <w:t>推进</w:t>
      </w:r>
      <w:r>
        <w:rPr>
          <w:rFonts w:eastAsia="仿宋_GB2312"/>
          <w:color w:val="auto"/>
          <w:sz w:val="32"/>
          <w:szCs w:val="32"/>
          <w:rPrChange w:id="510" w:author="嗯哼" w:date="2021-09-13T09:12:00Z">
            <w:rPr>
              <w:rFonts w:ascii="仿宋" w:eastAsia="仿宋" w:hAnsi="仿宋" w:hint="eastAsia"/>
              <w:color w:val="auto"/>
              <w:sz w:val="30"/>
              <w:szCs w:val="30"/>
            </w:rPr>
          </w:rPrChange>
        </w:rPr>
        <w:t>的要求加强顶层设计，统筹推进全市</w:t>
      </w:r>
      <w:r>
        <w:rPr>
          <w:rFonts w:eastAsia="仿宋_GB2312"/>
          <w:color w:val="auto"/>
          <w:sz w:val="32"/>
          <w:szCs w:val="32"/>
          <w:rPrChange w:id="511" w:author="嗯哼" w:date="2021-09-13T09:12:00Z">
            <w:rPr>
              <w:rFonts w:ascii="仿宋" w:eastAsia="仿宋" w:hAnsi="仿宋"/>
              <w:color w:val="auto"/>
              <w:sz w:val="30"/>
              <w:szCs w:val="30"/>
            </w:rPr>
          </w:rPrChange>
        </w:rPr>
        <w:t>数字政府建设</w:t>
      </w:r>
      <w:r>
        <w:rPr>
          <w:rFonts w:eastAsia="仿宋_GB2312"/>
          <w:color w:val="auto"/>
          <w:sz w:val="32"/>
          <w:szCs w:val="32"/>
          <w:rPrChange w:id="512" w:author="嗯哼" w:date="2021-09-13T09:12:00Z">
            <w:rPr>
              <w:rFonts w:ascii="仿宋" w:eastAsia="仿宋" w:hAnsi="仿宋" w:hint="eastAsia"/>
              <w:color w:val="auto"/>
              <w:sz w:val="30"/>
              <w:szCs w:val="30"/>
            </w:rPr>
          </w:rPrChange>
        </w:rPr>
        <w:t>，加快政府数字化转型，</w:t>
      </w:r>
      <w:r>
        <w:rPr>
          <w:rFonts w:eastAsia="仿宋_GB2312"/>
          <w:color w:val="auto"/>
          <w:sz w:val="32"/>
          <w:szCs w:val="32"/>
          <w:rPrChange w:id="513" w:author="嗯哼" w:date="2021-09-13T09:12:00Z">
            <w:rPr>
              <w:rFonts w:ascii="仿宋" w:eastAsia="仿宋" w:hAnsi="仿宋"/>
              <w:color w:val="auto"/>
              <w:sz w:val="30"/>
              <w:szCs w:val="30"/>
            </w:rPr>
          </w:rPrChange>
        </w:rPr>
        <w:t>打造一体化数据治理平台，实现新型数字基础设施、数据资源体系、数据融合平台和公共应用支撑共建共享。</w:t>
      </w:r>
    </w:p>
    <w:p w14:paraId="0CBEC7B3" w14:textId="77777777" w:rsidR="00000000" w:rsidRDefault="00000000">
      <w:pPr>
        <w:pStyle w:val="a0"/>
        <w:spacing w:line="560" w:lineRule="exact"/>
        <w:ind w:firstLine="640"/>
        <w:jc w:val="both"/>
        <w:rPr>
          <w:rFonts w:eastAsia="仿宋_GB2312"/>
          <w:b/>
          <w:bCs/>
          <w:color w:val="auto"/>
          <w:sz w:val="32"/>
          <w:szCs w:val="32"/>
          <w:rPrChange w:id="514" w:author="嗯哼" w:date="2021-09-13T09:12:00Z">
            <w:rPr>
              <w:rFonts w:ascii="仿宋" w:hAnsi="仿宋"/>
              <w:b/>
              <w:bCs/>
              <w:sz w:val="30"/>
              <w:szCs w:val="30"/>
            </w:rPr>
          </w:rPrChange>
        </w:rPr>
      </w:pPr>
      <w:bookmarkStart w:id="515" w:name="_Toc78814143"/>
      <w:r>
        <w:rPr>
          <w:rFonts w:eastAsia="仿宋_GB2312"/>
          <w:b/>
          <w:bCs/>
          <w:color w:val="auto"/>
          <w:sz w:val="32"/>
          <w:szCs w:val="32"/>
        </w:rPr>
        <w:t>2.</w:t>
      </w:r>
      <w:r>
        <w:rPr>
          <w:rFonts w:eastAsia="仿宋_GB2312"/>
          <w:b/>
          <w:bCs/>
          <w:color w:val="auto"/>
          <w:sz w:val="32"/>
          <w:szCs w:val="32"/>
          <w:rPrChange w:id="516" w:author="嗯哼" w:date="2021-09-13T09:12:00Z">
            <w:rPr>
              <w:rFonts w:ascii="仿宋" w:hAnsi="仿宋"/>
              <w:b/>
              <w:bCs/>
              <w:sz w:val="30"/>
              <w:szCs w:val="30"/>
            </w:rPr>
          </w:rPrChange>
        </w:rPr>
        <w:t>制度先行，标准引领</w:t>
      </w:r>
      <w:bookmarkEnd w:id="515"/>
    </w:p>
    <w:p w14:paraId="0DFFE4C3" w14:textId="77777777" w:rsidR="00000000" w:rsidRDefault="00000000">
      <w:pPr>
        <w:spacing w:line="560" w:lineRule="exact"/>
        <w:ind w:firstLineChars="200" w:firstLine="640"/>
        <w:rPr>
          <w:rFonts w:eastAsia="仿宋_GB2312"/>
          <w:color w:val="auto"/>
          <w:sz w:val="32"/>
          <w:szCs w:val="32"/>
          <w:rPrChange w:id="517" w:author="嗯哼" w:date="2021-09-13T09:12:00Z">
            <w:rPr>
              <w:rFonts w:ascii="仿宋" w:eastAsia="仿宋" w:hAnsi="仿宋"/>
              <w:sz w:val="30"/>
              <w:szCs w:val="30"/>
            </w:rPr>
          </w:rPrChange>
        </w:rPr>
      </w:pPr>
      <w:r>
        <w:rPr>
          <w:rFonts w:eastAsia="仿宋_GB2312"/>
          <w:color w:val="auto"/>
          <w:sz w:val="32"/>
          <w:szCs w:val="32"/>
          <w:rPrChange w:id="518" w:author="嗯哼" w:date="2021-09-13T09:12:00Z">
            <w:rPr>
              <w:rFonts w:ascii="仿宋" w:eastAsia="仿宋" w:hAnsi="仿宋" w:hint="eastAsia"/>
              <w:color w:val="auto"/>
              <w:sz w:val="30"/>
              <w:szCs w:val="30"/>
            </w:rPr>
          </w:rPrChange>
        </w:rPr>
        <w:t>结合国家和省已有制度和标准规范，</w:t>
      </w:r>
      <w:r>
        <w:rPr>
          <w:rFonts w:eastAsia="仿宋_GB2312"/>
          <w:color w:val="auto"/>
          <w:sz w:val="32"/>
          <w:szCs w:val="32"/>
          <w:rPrChange w:id="519" w:author="嗯哼" w:date="2021-09-13T09:12:00Z">
            <w:rPr>
              <w:rFonts w:ascii="仿宋" w:eastAsia="仿宋" w:hAnsi="仿宋" w:hint="eastAsia"/>
              <w:sz w:val="30"/>
              <w:szCs w:val="30"/>
            </w:rPr>
          </w:rPrChange>
        </w:rPr>
        <w:t>完善我市数字政府建设政策制度体系，补充制定本地数字化发展所缺失的政策制度和标准规范。发挥标准的基础和先导作用，推动政务信息资源共建共享共用，促进数据开放共享、业务整体协同，引领数字政府平台一体化服务。</w:t>
      </w:r>
    </w:p>
    <w:p w14:paraId="2CF7D24D" w14:textId="77777777" w:rsidR="00000000" w:rsidRDefault="00000000">
      <w:pPr>
        <w:pStyle w:val="a0"/>
        <w:spacing w:line="560" w:lineRule="exact"/>
        <w:ind w:firstLine="640"/>
        <w:jc w:val="both"/>
        <w:rPr>
          <w:rFonts w:eastAsia="仿宋_GB2312"/>
          <w:b/>
          <w:bCs/>
          <w:color w:val="auto"/>
          <w:sz w:val="32"/>
          <w:szCs w:val="32"/>
          <w:rPrChange w:id="520" w:author="嗯哼" w:date="2021-09-13T09:12:00Z">
            <w:rPr>
              <w:rFonts w:ascii="仿宋" w:hAnsi="仿宋"/>
              <w:b/>
              <w:bCs/>
              <w:color w:val="auto"/>
              <w:sz w:val="30"/>
              <w:szCs w:val="30"/>
            </w:rPr>
          </w:rPrChange>
        </w:rPr>
      </w:pPr>
      <w:bookmarkStart w:id="521" w:name="_Toc78814144"/>
      <w:r>
        <w:rPr>
          <w:rFonts w:eastAsia="仿宋_GB2312"/>
          <w:b/>
          <w:bCs/>
          <w:color w:val="auto"/>
          <w:sz w:val="32"/>
          <w:szCs w:val="32"/>
        </w:rPr>
        <w:t>3.</w:t>
      </w:r>
      <w:r>
        <w:rPr>
          <w:rFonts w:eastAsia="仿宋_GB2312"/>
          <w:b/>
          <w:bCs/>
          <w:color w:val="auto"/>
          <w:sz w:val="32"/>
          <w:szCs w:val="32"/>
          <w:rPrChange w:id="522" w:author="嗯哼" w:date="2021-09-13T09:12:00Z">
            <w:rPr>
              <w:rFonts w:ascii="仿宋" w:hAnsi="仿宋"/>
              <w:b/>
              <w:bCs/>
              <w:color w:val="auto"/>
              <w:sz w:val="30"/>
              <w:szCs w:val="30"/>
            </w:rPr>
          </w:rPrChange>
        </w:rPr>
        <w:t>以人为本，数字惠民</w:t>
      </w:r>
      <w:bookmarkEnd w:id="521"/>
    </w:p>
    <w:p w14:paraId="3A4B960F" w14:textId="77777777" w:rsidR="00000000" w:rsidRDefault="00000000">
      <w:pPr>
        <w:spacing w:line="560" w:lineRule="exact"/>
        <w:ind w:firstLineChars="200" w:firstLine="640"/>
        <w:rPr>
          <w:rFonts w:eastAsia="仿宋_GB2312"/>
          <w:color w:val="auto"/>
          <w:sz w:val="32"/>
          <w:szCs w:val="32"/>
          <w:rPrChange w:id="523" w:author="嗯哼" w:date="2021-09-13T09:12:00Z">
            <w:rPr>
              <w:rFonts w:ascii="仿宋" w:eastAsia="仿宋" w:hAnsi="仿宋"/>
              <w:color w:val="auto"/>
              <w:sz w:val="30"/>
              <w:szCs w:val="30"/>
            </w:rPr>
          </w:rPrChange>
        </w:rPr>
      </w:pPr>
      <w:r>
        <w:rPr>
          <w:rFonts w:eastAsia="仿宋_GB2312"/>
          <w:color w:val="auto"/>
          <w:sz w:val="32"/>
          <w:szCs w:val="32"/>
          <w:rPrChange w:id="524" w:author="嗯哼" w:date="2021-09-13T09:12:00Z">
            <w:rPr>
              <w:rFonts w:ascii="仿宋" w:eastAsia="仿宋" w:hAnsi="仿宋"/>
              <w:color w:val="auto"/>
              <w:sz w:val="30"/>
              <w:szCs w:val="30"/>
            </w:rPr>
          </w:rPrChange>
        </w:rPr>
        <w:t>坚持以人民为中心，以企业群众获得感为第一标准，对政府业务流程进行优化再造和标准化，破除</w:t>
      </w:r>
      <w:r>
        <w:rPr>
          <w:rFonts w:eastAsia="仿宋_GB2312"/>
          <w:color w:val="auto"/>
          <w:sz w:val="32"/>
          <w:szCs w:val="32"/>
          <w:rPrChange w:id="525" w:author="嗯哼" w:date="2021-09-13T09:12:00Z">
            <w:rPr>
              <w:rFonts w:ascii="仿宋" w:eastAsia="仿宋" w:hAnsi="仿宋"/>
              <w:color w:val="auto"/>
              <w:sz w:val="30"/>
              <w:szCs w:val="30"/>
            </w:rPr>
          </w:rPrChange>
        </w:rPr>
        <w:t>“</w:t>
      </w:r>
      <w:r>
        <w:rPr>
          <w:rFonts w:eastAsia="仿宋_GB2312"/>
          <w:color w:val="auto"/>
          <w:sz w:val="32"/>
          <w:szCs w:val="32"/>
          <w:rPrChange w:id="526" w:author="嗯哼" w:date="2021-09-13T09:12:00Z">
            <w:rPr>
              <w:rFonts w:ascii="仿宋" w:eastAsia="仿宋" w:hAnsi="仿宋"/>
              <w:color w:val="auto"/>
              <w:sz w:val="30"/>
              <w:szCs w:val="30"/>
            </w:rPr>
          </w:rPrChange>
        </w:rPr>
        <w:t>数字鸿沟</w:t>
      </w:r>
      <w:r>
        <w:rPr>
          <w:rFonts w:eastAsia="仿宋_GB2312"/>
          <w:color w:val="auto"/>
          <w:sz w:val="32"/>
          <w:szCs w:val="32"/>
          <w:rPrChange w:id="527" w:author="嗯哼" w:date="2021-09-13T09:12:00Z">
            <w:rPr>
              <w:rFonts w:ascii="仿宋" w:eastAsia="仿宋" w:hAnsi="仿宋"/>
              <w:color w:val="auto"/>
              <w:sz w:val="30"/>
              <w:szCs w:val="30"/>
            </w:rPr>
          </w:rPrChange>
        </w:rPr>
        <w:t>”</w:t>
      </w:r>
      <w:r>
        <w:rPr>
          <w:rFonts w:eastAsia="仿宋_GB2312"/>
          <w:color w:val="auto"/>
          <w:sz w:val="32"/>
          <w:szCs w:val="32"/>
          <w:rPrChange w:id="528" w:author="嗯哼" w:date="2021-09-13T09:12:00Z">
            <w:rPr>
              <w:rFonts w:ascii="仿宋" w:eastAsia="仿宋" w:hAnsi="仿宋"/>
              <w:color w:val="auto"/>
              <w:sz w:val="30"/>
              <w:szCs w:val="30"/>
            </w:rPr>
          </w:rPrChange>
        </w:rPr>
        <w:t>，建设整体政府。</w:t>
      </w:r>
      <w:r>
        <w:rPr>
          <w:rFonts w:eastAsia="仿宋_GB2312"/>
          <w:color w:val="auto"/>
          <w:sz w:val="32"/>
          <w:szCs w:val="32"/>
          <w:rPrChange w:id="529" w:author="嗯哼" w:date="2021-09-13T09:12:00Z">
            <w:rPr>
              <w:rFonts w:ascii="仿宋" w:eastAsia="仿宋" w:hAnsi="仿宋" w:hint="eastAsia"/>
              <w:color w:val="auto"/>
              <w:sz w:val="30"/>
              <w:szCs w:val="30"/>
            </w:rPr>
          </w:rPrChange>
        </w:rPr>
        <w:t>以深化政府数字化应用，创新服务模式，以数据驱动智能审</w:t>
      </w:r>
      <w:r>
        <w:rPr>
          <w:rFonts w:eastAsia="仿宋_GB2312"/>
          <w:color w:val="auto"/>
          <w:sz w:val="32"/>
          <w:szCs w:val="32"/>
          <w:rPrChange w:id="530" w:author="嗯哼" w:date="2021-09-13T09:12:00Z">
            <w:rPr>
              <w:rFonts w:ascii="仿宋" w:eastAsia="仿宋" w:hAnsi="仿宋" w:hint="eastAsia"/>
              <w:color w:val="auto"/>
              <w:sz w:val="30"/>
              <w:szCs w:val="30"/>
            </w:rPr>
          </w:rPrChange>
        </w:rPr>
        <w:lastRenderedPageBreak/>
        <w:t>批改革，提供流程简约、服务快捷的公共服务，让企业群众办事像网购一样方便。</w:t>
      </w:r>
    </w:p>
    <w:p w14:paraId="00C89F3C" w14:textId="77777777" w:rsidR="00000000" w:rsidRDefault="00000000">
      <w:pPr>
        <w:pStyle w:val="a0"/>
        <w:spacing w:line="560" w:lineRule="exact"/>
        <w:ind w:firstLine="640"/>
        <w:jc w:val="both"/>
        <w:rPr>
          <w:rFonts w:eastAsia="仿宋_GB2312"/>
          <w:b/>
          <w:bCs/>
          <w:color w:val="auto"/>
          <w:sz w:val="32"/>
          <w:szCs w:val="32"/>
          <w:rPrChange w:id="531" w:author="嗯哼" w:date="2021-09-13T09:12:00Z">
            <w:rPr>
              <w:rFonts w:ascii="仿宋" w:hAnsi="仿宋"/>
              <w:b/>
              <w:bCs/>
              <w:color w:val="auto"/>
              <w:sz w:val="30"/>
              <w:szCs w:val="30"/>
            </w:rPr>
          </w:rPrChange>
        </w:rPr>
      </w:pPr>
      <w:bookmarkStart w:id="532" w:name="_Toc78814145"/>
      <w:r>
        <w:rPr>
          <w:rFonts w:eastAsia="仿宋_GB2312"/>
          <w:b/>
          <w:bCs/>
          <w:color w:val="auto"/>
          <w:sz w:val="32"/>
          <w:szCs w:val="32"/>
        </w:rPr>
        <w:t>4.</w:t>
      </w:r>
      <w:r>
        <w:rPr>
          <w:rFonts w:eastAsia="仿宋_GB2312"/>
          <w:b/>
          <w:bCs/>
          <w:color w:val="auto"/>
          <w:sz w:val="32"/>
          <w:szCs w:val="32"/>
          <w:rPrChange w:id="533" w:author="嗯哼" w:date="2021-09-13T09:12:00Z">
            <w:rPr>
              <w:rFonts w:ascii="仿宋" w:hAnsi="仿宋"/>
              <w:b/>
              <w:bCs/>
              <w:color w:val="auto"/>
              <w:sz w:val="30"/>
              <w:szCs w:val="30"/>
            </w:rPr>
          </w:rPrChange>
        </w:rPr>
        <w:t>政企合作，整体协同</w:t>
      </w:r>
      <w:bookmarkEnd w:id="532"/>
    </w:p>
    <w:p w14:paraId="2B9175D9" w14:textId="77777777" w:rsidR="00000000" w:rsidRDefault="00000000">
      <w:pPr>
        <w:spacing w:line="560" w:lineRule="exact"/>
        <w:ind w:firstLineChars="200" w:firstLine="640"/>
        <w:rPr>
          <w:rFonts w:eastAsia="仿宋_GB2312"/>
          <w:color w:val="auto"/>
          <w:sz w:val="32"/>
          <w:szCs w:val="32"/>
          <w:rPrChange w:id="534" w:author="嗯哼" w:date="2021-09-13T09:12:00Z">
            <w:rPr>
              <w:rFonts w:ascii="仿宋" w:eastAsia="仿宋" w:hAnsi="仿宋"/>
              <w:color w:val="auto"/>
              <w:sz w:val="30"/>
              <w:szCs w:val="30"/>
            </w:rPr>
          </w:rPrChange>
        </w:rPr>
      </w:pPr>
      <w:r>
        <w:rPr>
          <w:rFonts w:eastAsia="仿宋_GB2312"/>
          <w:color w:val="auto"/>
          <w:sz w:val="32"/>
          <w:szCs w:val="32"/>
          <w:rPrChange w:id="535" w:author="嗯哼" w:date="2021-09-13T09:12:00Z">
            <w:rPr>
              <w:rFonts w:ascii="仿宋" w:eastAsia="仿宋" w:hAnsi="仿宋" w:hint="eastAsia"/>
              <w:color w:val="auto"/>
              <w:sz w:val="30"/>
              <w:szCs w:val="30"/>
            </w:rPr>
          </w:rPrChange>
        </w:rPr>
        <w:t>依托数字政府建设运营公司和市数字经济产业促进会，通过政府与社会资本双轮驱动，建立政企合作、联盟发展、社会参与的共创共赢运营机制。加强政府与社会联动，形成全民参与、数字协商的整体协同治理机制，构建多元化的、共建共享共用的数字政府生态体系。</w:t>
      </w:r>
    </w:p>
    <w:p w14:paraId="0662D064" w14:textId="77777777" w:rsidR="00000000" w:rsidRDefault="00000000">
      <w:pPr>
        <w:pStyle w:val="a0"/>
        <w:spacing w:line="560" w:lineRule="exact"/>
        <w:ind w:firstLine="640"/>
        <w:jc w:val="both"/>
        <w:rPr>
          <w:rFonts w:eastAsia="仿宋_GB2312"/>
          <w:b/>
          <w:bCs/>
          <w:color w:val="auto"/>
          <w:sz w:val="32"/>
          <w:szCs w:val="32"/>
          <w:rPrChange w:id="536" w:author="嗯哼" w:date="2021-09-13T09:12:00Z">
            <w:rPr>
              <w:rFonts w:ascii="仿宋" w:hAnsi="仿宋"/>
              <w:b/>
              <w:bCs/>
              <w:color w:val="auto"/>
              <w:sz w:val="30"/>
              <w:szCs w:val="30"/>
            </w:rPr>
          </w:rPrChange>
        </w:rPr>
      </w:pPr>
      <w:bookmarkStart w:id="537" w:name="_Toc78814146"/>
      <w:r>
        <w:rPr>
          <w:rFonts w:eastAsia="仿宋_GB2312"/>
          <w:b/>
          <w:bCs/>
          <w:color w:val="auto"/>
          <w:sz w:val="32"/>
          <w:szCs w:val="32"/>
        </w:rPr>
        <w:t>5.</w:t>
      </w:r>
      <w:r>
        <w:rPr>
          <w:rFonts w:eastAsia="仿宋_GB2312"/>
          <w:b/>
          <w:bCs/>
          <w:color w:val="auto"/>
          <w:sz w:val="32"/>
          <w:szCs w:val="32"/>
          <w:rPrChange w:id="538" w:author="嗯哼" w:date="2021-09-13T09:12:00Z">
            <w:rPr>
              <w:rFonts w:ascii="仿宋" w:hAnsi="仿宋"/>
              <w:b/>
              <w:bCs/>
              <w:color w:val="auto"/>
              <w:sz w:val="30"/>
              <w:szCs w:val="30"/>
            </w:rPr>
          </w:rPrChange>
        </w:rPr>
        <w:t>开放包容，</w:t>
      </w:r>
      <w:r>
        <w:rPr>
          <w:rFonts w:eastAsia="仿宋_GB2312"/>
          <w:b/>
          <w:bCs/>
          <w:color w:val="auto"/>
          <w:sz w:val="32"/>
          <w:szCs w:val="32"/>
          <w:rPrChange w:id="539" w:author="嗯哼" w:date="2021-09-13T09:12:00Z">
            <w:rPr>
              <w:rFonts w:ascii="仿宋" w:hAnsi="仿宋" w:hint="eastAsia"/>
              <w:b/>
              <w:color w:val="auto"/>
              <w:sz w:val="30"/>
              <w:szCs w:val="30"/>
            </w:rPr>
          </w:rPrChange>
        </w:rPr>
        <w:t>安全可靠</w:t>
      </w:r>
      <w:bookmarkEnd w:id="537"/>
    </w:p>
    <w:p w14:paraId="17E1410B" w14:textId="77777777" w:rsidR="00000000" w:rsidRDefault="00000000">
      <w:pPr>
        <w:spacing w:line="560" w:lineRule="exact"/>
        <w:ind w:firstLineChars="200" w:firstLine="640"/>
        <w:rPr>
          <w:rFonts w:eastAsia="仿宋_GB2312"/>
          <w:color w:val="auto"/>
          <w:sz w:val="32"/>
          <w:szCs w:val="32"/>
          <w:rPrChange w:id="540" w:author="嗯哼" w:date="2021-09-13T09:12:00Z">
            <w:rPr>
              <w:rFonts w:ascii="仿宋" w:eastAsia="仿宋" w:hAnsi="仿宋" w:hint="eastAsia"/>
              <w:color w:val="auto"/>
              <w:sz w:val="30"/>
              <w:szCs w:val="30"/>
            </w:rPr>
          </w:rPrChange>
        </w:rPr>
      </w:pPr>
      <w:r>
        <w:rPr>
          <w:rFonts w:eastAsia="仿宋_GB2312"/>
          <w:color w:val="auto"/>
          <w:sz w:val="32"/>
          <w:szCs w:val="32"/>
          <w:rPrChange w:id="541" w:author="嗯哼" w:date="2021-09-13T09:12:00Z">
            <w:rPr>
              <w:rFonts w:ascii="仿宋" w:eastAsia="仿宋" w:hAnsi="仿宋" w:hint="eastAsia"/>
              <w:color w:val="auto"/>
              <w:sz w:val="30"/>
              <w:szCs w:val="30"/>
            </w:rPr>
          </w:rPrChange>
        </w:rPr>
        <w:t>坚持发展与监管并重，有序开放公共数据，增强制度弹性，包容新业态、新模式发展，激发各类市场主体的创新创业活力。落实国家关于</w:t>
      </w:r>
      <w:r>
        <w:rPr>
          <w:rFonts w:eastAsia="仿宋_GB2312"/>
          <w:color w:val="auto"/>
          <w:sz w:val="32"/>
          <w:szCs w:val="32"/>
          <w:rPrChange w:id="542" w:author="嗯哼" w:date="2021-09-13T09:12:00Z">
            <w:rPr>
              <w:rFonts w:ascii="仿宋" w:eastAsia="仿宋" w:hAnsi="仿宋" w:hint="eastAsia"/>
              <w:color w:val="auto"/>
              <w:sz w:val="30"/>
              <w:szCs w:val="30"/>
            </w:rPr>
          </w:rPrChange>
        </w:rPr>
        <w:t>“</w:t>
      </w:r>
      <w:r>
        <w:rPr>
          <w:rFonts w:eastAsia="仿宋_GB2312"/>
          <w:color w:val="auto"/>
          <w:sz w:val="32"/>
          <w:szCs w:val="32"/>
          <w:rPrChange w:id="543" w:author="嗯哼" w:date="2021-09-13T09:12:00Z">
            <w:rPr>
              <w:rFonts w:ascii="仿宋" w:eastAsia="仿宋" w:hAnsi="仿宋" w:hint="eastAsia"/>
              <w:color w:val="auto"/>
              <w:sz w:val="30"/>
              <w:szCs w:val="30"/>
            </w:rPr>
          </w:rPrChange>
        </w:rPr>
        <w:t>自主可控</w:t>
      </w:r>
      <w:r>
        <w:rPr>
          <w:rFonts w:eastAsia="仿宋_GB2312"/>
          <w:color w:val="auto"/>
          <w:sz w:val="32"/>
          <w:szCs w:val="32"/>
          <w:rPrChange w:id="544" w:author="嗯哼" w:date="2021-09-13T09:12:00Z">
            <w:rPr>
              <w:rFonts w:ascii="仿宋" w:eastAsia="仿宋" w:hAnsi="仿宋" w:hint="eastAsia"/>
              <w:color w:val="auto"/>
              <w:sz w:val="30"/>
              <w:szCs w:val="30"/>
            </w:rPr>
          </w:rPrChange>
        </w:rPr>
        <w:t>”</w:t>
      </w:r>
      <w:r>
        <w:rPr>
          <w:rFonts w:eastAsia="仿宋_GB2312"/>
          <w:color w:val="auto"/>
          <w:sz w:val="32"/>
          <w:szCs w:val="32"/>
          <w:rPrChange w:id="545" w:author="嗯哼" w:date="2021-09-13T09:12:00Z">
            <w:rPr>
              <w:rFonts w:ascii="仿宋" w:eastAsia="仿宋" w:hAnsi="仿宋" w:hint="eastAsia"/>
              <w:color w:val="auto"/>
              <w:sz w:val="30"/>
              <w:szCs w:val="30"/>
            </w:rPr>
          </w:rPrChange>
        </w:rPr>
        <w:t>、</w:t>
      </w:r>
      <w:r>
        <w:rPr>
          <w:rFonts w:eastAsia="仿宋_GB2312"/>
          <w:color w:val="auto"/>
          <w:sz w:val="32"/>
          <w:szCs w:val="32"/>
          <w:rPrChange w:id="546" w:author="嗯哼" w:date="2021-09-13T09:12:00Z">
            <w:rPr>
              <w:rFonts w:ascii="仿宋" w:eastAsia="仿宋" w:hAnsi="仿宋" w:hint="eastAsia"/>
              <w:color w:val="auto"/>
              <w:sz w:val="30"/>
              <w:szCs w:val="30"/>
            </w:rPr>
          </w:rPrChange>
        </w:rPr>
        <w:t>“</w:t>
      </w:r>
      <w:r>
        <w:rPr>
          <w:rFonts w:eastAsia="仿宋_GB2312"/>
          <w:color w:val="auto"/>
          <w:sz w:val="32"/>
          <w:szCs w:val="32"/>
          <w:rPrChange w:id="547" w:author="嗯哼" w:date="2021-09-13T09:12:00Z">
            <w:rPr>
              <w:rFonts w:ascii="仿宋" w:eastAsia="仿宋" w:hAnsi="仿宋" w:hint="eastAsia"/>
              <w:color w:val="auto"/>
              <w:sz w:val="30"/>
              <w:szCs w:val="30"/>
            </w:rPr>
          </w:rPrChange>
        </w:rPr>
        <w:t>数据安全</w:t>
      </w:r>
      <w:r>
        <w:rPr>
          <w:rFonts w:eastAsia="仿宋_GB2312"/>
          <w:color w:val="auto"/>
          <w:sz w:val="32"/>
          <w:szCs w:val="32"/>
          <w:rPrChange w:id="548" w:author="嗯哼" w:date="2021-09-13T09:12:00Z">
            <w:rPr>
              <w:rFonts w:ascii="仿宋" w:eastAsia="仿宋" w:hAnsi="仿宋" w:hint="eastAsia"/>
              <w:color w:val="auto"/>
              <w:sz w:val="30"/>
              <w:szCs w:val="30"/>
            </w:rPr>
          </w:rPrChange>
        </w:rPr>
        <w:t>”</w:t>
      </w:r>
      <w:r>
        <w:rPr>
          <w:rFonts w:eastAsia="仿宋_GB2312"/>
          <w:color w:val="auto"/>
          <w:sz w:val="32"/>
          <w:szCs w:val="32"/>
          <w:rPrChange w:id="549" w:author="嗯哼" w:date="2021-09-13T09:12:00Z">
            <w:rPr>
              <w:rFonts w:ascii="仿宋" w:eastAsia="仿宋" w:hAnsi="仿宋" w:hint="eastAsia"/>
              <w:color w:val="auto"/>
              <w:sz w:val="30"/>
              <w:szCs w:val="30"/>
            </w:rPr>
          </w:rPrChange>
        </w:rPr>
        <w:t>的最新政策要求，构建网络安全综合防御体系，保障关键信息系统和公共数据安全。</w:t>
      </w:r>
    </w:p>
    <w:p w14:paraId="37890160" w14:textId="77777777" w:rsidR="00000000" w:rsidRDefault="00000000">
      <w:pPr>
        <w:spacing w:line="560" w:lineRule="exact"/>
        <w:ind w:firstLineChars="200" w:firstLine="640"/>
        <w:rPr>
          <w:rFonts w:eastAsia="楷体_GB2312"/>
          <w:b/>
          <w:bCs/>
          <w:sz w:val="32"/>
          <w:szCs w:val="32"/>
          <w:rPrChange w:id="550" w:author="嗯哼" w:date="2021-09-13T09:12:00Z">
            <w:rPr>
              <w:b/>
              <w:bCs/>
              <w:sz w:val="30"/>
              <w:szCs w:val="30"/>
            </w:rPr>
          </w:rPrChange>
        </w:rPr>
      </w:pPr>
      <w:bookmarkStart w:id="551" w:name="_Toc78814147"/>
      <w:r>
        <w:rPr>
          <w:rFonts w:eastAsia="楷体_GB2312"/>
          <w:b/>
          <w:bCs/>
          <w:sz w:val="32"/>
          <w:szCs w:val="32"/>
        </w:rPr>
        <w:t>（三）</w:t>
      </w:r>
      <w:r>
        <w:rPr>
          <w:rFonts w:eastAsia="楷体_GB2312"/>
          <w:b/>
          <w:bCs/>
          <w:sz w:val="32"/>
          <w:szCs w:val="32"/>
          <w:rPrChange w:id="552" w:author="嗯哼" w:date="2021-09-13T09:12:00Z">
            <w:rPr>
              <w:rFonts w:hint="eastAsia"/>
              <w:b/>
              <w:bCs/>
              <w:sz w:val="30"/>
              <w:szCs w:val="30"/>
            </w:rPr>
          </w:rPrChange>
        </w:rPr>
        <w:t>规划目标</w:t>
      </w:r>
      <w:bookmarkEnd w:id="551"/>
    </w:p>
    <w:p w14:paraId="1E068ED0" w14:textId="77777777" w:rsidR="00000000" w:rsidRDefault="00000000">
      <w:pPr>
        <w:pStyle w:val="a0"/>
        <w:spacing w:line="560" w:lineRule="exact"/>
        <w:ind w:firstLine="640"/>
        <w:jc w:val="both"/>
        <w:rPr>
          <w:rFonts w:eastAsia="仿宋_GB2312"/>
          <w:color w:val="auto"/>
          <w:sz w:val="32"/>
          <w:szCs w:val="32"/>
          <w:rPrChange w:id="553" w:author="嗯哼" w:date="2021-09-13T09:12:00Z">
            <w:rPr>
              <w:rFonts w:ascii="仿宋" w:eastAsia="仿宋" w:hAnsi="仿宋"/>
              <w:color w:val="auto"/>
              <w:sz w:val="30"/>
              <w:szCs w:val="30"/>
            </w:rPr>
          </w:rPrChange>
        </w:rPr>
      </w:pPr>
      <w:r>
        <w:rPr>
          <w:rFonts w:eastAsia="仿宋_GB2312"/>
          <w:color w:val="auto"/>
          <w:sz w:val="32"/>
          <w:szCs w:val="32"/>
          <w:rPrChange w:id="554" w:author="嗯哼" w:date="2021-09-13T09:12:00Z">
            <w:rPr>
              <w:rFonts w:ascii="仿宋" w:eastAsia="仿宋" w:hAnsi="仿宋" w:hint="eastAsia"/>
              <w:color w:val="auto"/>
              <w:sz w:val="30"/>
              <w:szCs w:val="30"/>
            </w:rPr>
          </w:rPrChange>
        </w:rPr>
        <w:t>到</w:t>
      </w:r>
      <w:r>
        <w:rPr>
          <w:rFonts w:eastAsia="仿宋_GB2312"/>
          <w:color w:val="auto"/>
          <w:sz w:val="32"/>
          <w:szCs w:val="32"/>
          <w:rPrChange w:id="555" w:author="嗯哼" w:date="2021-09-13T09:12:00Z">
            <w:rPr>
              <w:rFonts w:ascii="仿宋" w:eastAsia="仿宋" w:hAnsi="仿宋" w:hint="eastAsia"/>
              <w:color w:val="auto"/>
              <w:sz w:val="30"/>
              <w:szCs w:val="30"/>
            </w:rPr>
          </w:rPrChange>
        </w:rPr>
        <w:t>2025</w:t>
      </w:r>
      <w:r>
        <w:rPr>
          <w:rFonts w:eastAsia="仿宋_GB2312"/>
          <w:color w:val="auto"/>
          <w:sz w:val="32"/>
          <w:szCs w:val="32"/>
          <w:rPrChange w:id="556" w:author="嗯哼" w:date="2021-09-13T09:12:00Z">
            <w:rPr>
              <w:rFonts w:ascii="仿宋" w:eastAsia="仿宋" w:hAnsi="仿宋" w:hint="eastAsia"/>
              <w:color w:val="auto"/>
              <w:sz w:val="30"/>
              <w:szCs w:val="30"/>
            </w:rPr>
          </w:rPrChange>
        </w:rPr>
        <w:t>年底，建成对外服务一体化、内部协同一体化、线上线下一体化的数字政府平台。新型数字基础设施和数据资源体系更加健全，数据赋能平台支撑能力显著增强，七大类政务数字化应用基本实现功能全上线、市县（区）全贯通，公共数据依法依规实现按需共享与有序开放，管理运营与技术保障体系全面确立，数字技术与政府服务深度融合，政务数字化应用场景不断创新，</w:t>
      </w:r>
      <w:r>
        <w:rPr>
          <w:rFonts w:eastAsia="仿宋_GB2312"/>
          <w:color w:val="auto"/>
          <w:sz w:val="32"/>
          <w:szCs w:val="32"/>
          <w:rPrChange w:id="557" w:author="嗯哼" w:date="2021-09-13T09:12:00Z">
            <w:rPr>
              <w:rFonts w:ascii="仿宋" w:eastAsia="仿宋" w:hAnsi="仿宋" w:hint="eastAsia"/>
              <w:color w:val="auto"/>
              <w:sz w:val="30"/>
              <w:szCs w:val="30"/>
            </w:rPr>
          </w:rPrChange>
        </w:rPr>
        <w:t>“</w:t>
      </w:r>
      <w:r>
        <w:rPr>
          <w:rFonts w:eastAsia="仿宋_GB2312"/>
          <w:color w:val="auto"/>
          <w:sz w:val="32"/>
          <w:szCs w:val="32"/>
          <w:rPrChange w:id="558" w:author="嗯哼" w:date="2021-09-13T09:12:00Z">
            <w:rPr>
              <w:rFonts w:ascii="仿宋" w:eastAsia="仿宋" w:hAnsi="仿宋" w:hint="eastAsia"/>
              <w:color w:val="auto"/>
              <w:sz w:val="30"/>
              <w:szCs w:val="30"/>
            </w:rPr>
          </w:rPrChange>
        </w:rPr>
        <w:t>一体两翼</w:t>
      </w:r>
      <w:r>
        <w:rPr>
          <w:rFonts w:eastAsia="仿宋_GB2312"/>
          <w:color w:val="auto"/>
          <w:sz w:val="32"/>
          <w:szCs w:val="32"/>
          <w:rPrChange w:id="559" w:author="嗯哼" w:date="2021-09-13T09:12:00Z">
            <w:rPr>
              <w:rFonts w:ascii="仿宋" w:eastAsia="仿宋" w:hAnsi="仿宋" w:hint="eastAsia"/>
              <w:color w:val="auto"/>
              <w:sz w:val="30"/>
              <w:szCs w:val="30"/>
            </w:rPr>
          </w:rPrChange>
        </w:rPr>
        <w:t>”</w:t>
      </w:r>
      <w:r>
        <w:rPr>
          <w:rFonts w:eastAsia="仿宋_GB2312"/>
          <w:color w:val="auto"/>
          <w:sz w:val="32"/>
          <w:szCs w:val="32"/>
          <w:rPrChange w:id="560" w:author="嗯哼" w:date="2021-09-13T09:12:00Z">
            <w:rPr>
              <w:rFonts w:ascii="仿宋" w:eastAsia="仿宋" w:hAnsi="仿宋" w:hint="eastAsia"/>
              <w:color w:val="auto"/>
              <w:sz w:val="30"/>
              <w:szCs w:val="30"/>
            </w:rPr>
          </w:rPrChange>
        </w:rPr>
        <w:t>协同创新发展品牌形成，城市治理能力和治理水平显著提升，营商环境大幅改善。</w:t>
      </w:r>
    </w:p>
    <w:p w14:paraId="7CA195EE" w14:textId="77777777" w:rsidR="00000000" w:rsidRDefault="00000000">
      <w:pPr>
        <w:pStyle w:val="a0"/>
        <w:spacing w:line="560" w:lineRule="exact"/>
        <w:ind w:firstLine="640"/>
        <w:jc w:val="both"/>
        <w:rPr>
          <w:rFonts w:eastAsia="仿宋_GB2312"/>
          <w:color w:val="auto"/>
          <w:sz w:val="32"/>
          <w:szCs w:val="32"/>
          <w:rPrChange w:id="561" w:author="嗯哼" w:date="2021-09-13T09:12:00Z">
            <w:rPr>
              <w:rFonts w:ascii="仿宋" w:eastAsia="仿宋" w:hAnsi="仿宋"/>
              <w:color w:val="auto"/>
              <w:sz w:val="30"/>
              <w:szCs w:val="30"/>
            </w:rPr>
          </w:rPrChange>
        </w:rPr>
      </w:pPr>
      <w:r>
        <w:rPr>
          <w:rFonts w:eastAsia="仿宋_GB2312"/>
          <w:b/>
          <w:color w:val="auto"/>
          <w:sz w:val="32"/>
          <w:szCs w:val="32"/>
          <w:rPrChange w:id="562" w:author="嗯哼" w:date="2021-09-13T09:12:00Z">
            <w:rPr>
              <w:rFonts w:ascii="仿宋" w:eastAsia="仿宋" w:hAnsi="仿宋" w:hint="eastAsia"/>
              <w:b/>
              <w:sz w:val="30"/>
              <w:szCs w:val="30"/>
            </w:rPr>
          </w:rPrChange>
        </w:rPr>
        <w:lastRenderedPageBreak/>
        <w:t>——</w:t>
      </w:r>
      <w:r>
        <w:rPr>
          <w:rFonts w:eastAsia="仿宋_GB2312"/>
          <w:b/>
          <w:color w:val="auto"/>
          <w:sz w:val="32"/>
          <w:szCs w:val="32"/>
          <w:rPrChange w:id="563" w:author="嗯哼" w:date="2021-09-13T09:12:00Z">
            <w:rPr>
              <w:rFonts w:ascii="仿宋" w:eastAsia="仿宋" w:hAnsi="仿宋" w:hint="eastAsia"/>
              <w:b/>
              <w:sz w:val="30"/>
              <w:szCs w:val="30"/>
            </w:rPr>
          </w:rPrChange>
        </w:rPr>
        <w:t>强化数字基础设施支撑能力。</w:t>
      </w:r>
      <w:r>
        <w:rPr>
          <w:rFonts w:eastAsia="仿宋_GB2312"/>
          <w:color w:val="auto"/>
          <w:sz w:val="32"/>
          <w:szCs w:val="32"/>
          <w:rPrChange w:id="564" w:author="嗯哼" w:date="2021-09-13T09:12:00Z">
            <w:rPr>
              <w:rFonts w:ascii="仿宋" w:eastAsia="仿宋" w:hAnsi="仿宋" w:hint="eastAsia"/>
              <w:color w:val="auto"/>
              <w:sz w:val="30"/>
              <w:szCs w:val="30"/>
            </w:rPr>
          </w:rPrChange>
        </w:rPr>
        <w:t>到</w:t>
      </w:r>
      <w:r>
        <w:rPr>
          <w:rFonts w:eastAsia="仿宋_GB2312"/>
          <w:color w:val="auto"/>
          <w:sz w:val="32"/>
          <w:szCs w:val="32"/>
          <w:rPrChange w:id="565" w:author="嗯哼" w:date="2021-09-13T09:12:00Z">
            <w:rPr>
              <w:rFonts w:ascii="仿宋" w:eastAsia="仿宋" w:hAnsi="仿宋" w:hint="eastAsia"/>
              <w:color w:val="auto"/>
              <w:sz w:val="30"/>
              <w:szCs w:val="30"/>
            </w:rPr>
          </w:rPrChange>
        </w:rPr>
        <w:t>2023</w:t>
      </w:r>
      <w:r>
        <w:rPr>
          <w:rFonts w:eastAsia="仿宋_GB2312"/>
          <w:color w:val="auto"/>
          <w:sz w:val="32"/>
          <w:szCs w:val="32"/>
          <w:rPrChange w:id="566" w:author="嗯哼" w:date="2021-09-13T09:12:00Z">
            <w:rPr>
              <w:rFonts w:ascii="仿宋" w:eastAsia="仿宋" w:hAnsi="仿宋" w:hint="eastAsia"/>
              <w:color w:val="auto"/>
              <w:sz w:val="30"/>
              <w:szCs w:val="30"/>
            </w:rPr>
          </w:rPrChange>
        </w:rPr>
        <w:t>年，基本形成高速、安全、泛在的新型数字基础设施。</w:t>
      </w:r>
      <w:r>
        <w:rPr>
          <w:rFonts w:eastAsia="仿宋_GB2312"/>
          <w:color w:val="auto"/>
          <w:sz w:val="32"/>
          <w:szCs w:val="32"/>
          <w:rPrChange w:id="567" w:author="嗯哼" w:date="2021-09-13T09:12:00Z">
            <w:rPr>
              <w:rFonts w:ascii="仿宋" w:eastAsia="仿宋" w:hAnsi="仿宋" w:hint="eastAsia"/>
              <w:color w:val="auto"/>
              <w:sz w:val="30"/>
              <w:szCs w:val="30"/>
            </w:rPr>
          </w:rPrChange>
        </w:rPr>
        <w:t>5G</w:t>
      </w:r>
      <w:r>
        <w:rPr>
          <w:rFonts w:eastAsia="仿宋_GB2312"/>
          <w:color w:val="auto"/>
          <w:sz w:val="32"/>
          <w:szCs w:val="32"/>
          <w:rPrChange w:id="568" w:author="嗯哼" w:date="2021-09-13T09:12:00Z">
            <w:rPr>
              <w:rFonts w:ascii="仿宋" w:eastAsia="仿宋" w:hAnsi="仿宋" w:hint="eastAsia"/>
              <w:color w:val="auto"/>
              <w:sz w:val="30"/>
              <w:szCs w:val="30"/>
            </w:rPr>
          </w:rPrChange>
        </w:rPr>
        <w:t>网络实现重点乡镇以上全覆盖。扩大电子政务外网延伸区接入范围，实现高性能和高可靠的全市域及灾备能力覆盖。实现电子政务网络与城乡视频监控网、城市物联网、通信运营商</w:t>
      </w:r>
      <w:r>
        <w:rPr>
          <w:rFonts w:eastAsia="仿宋_GB2312"/>
          <w:color w:val="auto"/>
          <w:sz w:val="32"/>
          <w:szCs w:val="32"/>
          <w:rPrChange w:id="569" w:author="嗯哼" w:date="2021-09-13T09:12:00Z">
            <w:rPr>
              <w:rFonts w:ascii="仿宋" w:eastAsia="仿宋" w:hAnsi="仿宋" w:hint="eastAsia"/>
              <w:color w:val="auto"/>
              <w:sz w:val="30"/>
              <w:szCs w:val="30"/>
            </w:rPr>
          </w:rPrChange>
        </w:rPr>
        <w:t>5G</w:t>
      </w:r>
      <w:r>
        <w:rPr>
          <w:rFonts w:eastAsia="仿宋_GB2312"/>
          <w:color w:val="auto"/>
          <w:sz w:val="32"/>
          <w:szCs w:val="32"/>
          <w:rPrChange w:id="570" w:author="嗯哼" w:date="2021-09-13T09:12:00Z">
            <w:rPr>
              <w:rFonts w:ascii="仿宋" w:eastAsia="仿宋" w:hAnsi="仿宋" w:hint="eastAsia"/>
              <w:color w:val="auto"/>
              <w:sz w:val="30"/>
              <w:szCs w:val="30"/>
            </w:rPr>
          </w:rPrChange>
        </w:rPr>
        <w:t>边缘计算专网等各类网络的互联互通。改造升级政务云数据中心，搭建多节点的江淮大数据中心黄山市子平台（简称黄山市子平台），实现与江淮大数据中心总平台全面对接，核心业务系统实现同城双活，初步形成</w:t>
      </w:r>
      <w:r>
        <w:rPr>
          <w:rFonts w:eastAsia="仿宋_GB2312"/>
          <w:color w:val="auto"/>
          <w:sz w:val="32"/>
          <w:szCs w:val="32"/>
          <w:rPrChange w:id="571" w:author="嗯哼" w:date="2021-09-13T09:12:00Z">
            <w:rPr>
              <w:rFonts w:ascii="仿宋" w:eastAsia="仿宋" w:hAnsi="仿宋" w:hint="eastAsia"/>
              <w:color w:val="auto"/>
              <w:sz w:val="30"/>
              <w:szCs w:val="30"/>
            </w:rPr>
          </w:rPrChange>
        </w:rPr>
        <w:t>“</w:t>
      </w:r>
      <w:r>
        <w:rPr>
          <w:rFonts w:eastAsia="仿宋_GB2312"/>
          <w:color w:val="auto"/>
          <w:sz w:val="32"/>
          <w:szCs w:val="32"/>
          <w:rPrChange w:id="572" w:author="嗯哼" w:date="2021-09-13T09:12:00Z">
            <w:rPr>
              <w:rFonts w:ascii="仿宋" w:eastAsia="仿宋" w:hAnsi="仿宋" w:hint="eastAsia"/>
              <w:color w:val="auto"/>
              <w:sz w:val="30"/>
              <w:szCs w:val="30"/>
            </w:rPr>
          </w:rPrChange>
        </w:rPr>
        <w:t>两地三中心</w:t>
      </w:r>
      <w:r>
        <w:rPr>
          <w:rFonts w:eastAsia="仿宋_GB2312"/>
          <w:color w:val="auto"/>
          <w:sz w:val="32"/>
          <w:szCs w:val="32"/>
          <w:rPrChange w:id="573" w:author="嗯哼" w:date="2021-09-13T09:12:00Z">
            <w:rPr>
              <w:rFonts w:ascii="仿宋" w:eastAsia="仿宋" w:hAnsi="仿宋" w:hint="eastAsia"/>
              <w:color w:val="auto"/>
              <w:sz w:val="30"/>
              <w:szCs w:val="30"/>
            </w:rPr>
          </w:rPrChange>
        </w:rPr>
        <w:t>”</w:t>
      </w:r>
      <w:r>
        <w:rPr>
          <w:rFonts w:eastAsia="仿宋_GB2312"/>
          <w:color w:val="auto"/>
          <w:sz w:val="32"/>
          <w:szCs w:val="32"/>
          <w:rPrChange w:id="574" w:author="嗯哼" w:date="2021-09-13T09:12:00Z">
            <w:rPr>
              <w:rFonts w:ascii="仿宋" w:eastAsia="仿宋" w:hAnsi="仿宋" w:hint="eastAsia"/>
              <w:color w:val="auto"/>
              <w:sz w:val="30"/>
              <w:szCs w:val="30"/>
            </w:rPr>
          </w:rPrChange>
        </w:rPr>
        <w:t>的灾备体系。政务系统上云率</w:t>
      </w:r>
      <w:r>
        <w:rPr>
          <w:rFonts w:eastAsia="仿宋_GB2312"/>
          <w:color w:val="auto"/>
          <w:sz w:val="32"/>
          <w:szCs w:val="32"/>
          <w:rPrChange w:id="575" w:author="嗯哼" w:date="2021-09-13T09:12:00Z">
            <w:rPr>
              <w:rFonts w:ascii="仿宋" w:eastAsia="仿宋" w:hAnsi="仿宋" w:hint="eastAsia"/>
              <w:color w:val="auto"/>
              <w:sz w:val="30"/>
              <w:szCs w:val="30"/>
            </w:rPr>
          </w:rPrChange>
        </w:rPr>
        <w:t>90%</w:t>
      </w:r>
      <w:r>
        <w:rPr>
          <w:rFonts w:eastAsia="仿宋_GB2312"/>
          <w:color w:val="auto"/>
          <w:sz w:val="32"/>
          <w:szCs w:val="32"/>
          <w:rPrChange w:id="576" w:author="嗯哼" w:date="2021-09-13T09:12:00Z">
            <w:rPr>
              <w:rFonts w:ascii="仿宋" w:eastAsia="仿宋" w:hAnsi="仿宋" w:hint="eastAsia"/>
              <w:color w:val="auto"/>
              <w:sz w:val="30"/>
              <w:szCs w:val="30"/>
            </w:rPr>
          </w:rPrChange>
        </w:rPr>
        <w:t>以上。到</w:t>
      </w:r>
      <w:r>
        <w:rPr>
          <w:rFonts w:eastAsia="仿宋_GB2312"/>
          <w:color w:val="auto"/>
          <w:sz w:val="32"/>
          <w:szCs w:val="32"/>
          <w:rPrChange w:id="577" w:author="嗯哼" w:date="2021-09-13T09:12:00Z">
            <w:rPr>
              <w:rFonts w:ascii="仿宋" w:eastAsia="仿宋" w:hAnsi="仿宋" w:hint="eastAsia"/>
              <w:color w:val="auto"/>
              <w:sz w:val="30"/>
              <w:szCs w:val="30"/>
            </w:rPr>
          </w:rPrChange>
        </w:rPr>
        <w:t>2025</w:t>
      </w:r>
      <w:r>
        <w:rPr>
          <w:rFonts w:eastAsia="仿宋_GB2312"/>
          <w:color w:val="auto"/>
          <w:sz w:val="32"/>
          <w:szCs w:val="32"/>
          <w:rPrChange w:id="578" w:author="嗯哼" w:date="2021-09-13T09:12:00Z">
            <w:rPr>
              <w:rFonts w:ascii="仿宋" w:eastAsia="仿宋" w:hAnsi="仿宋" w:hint="eastAsia"/>
              <w:color w:val="auto"/>
              <w:sz w:val="30"/>
              <w:szCs w:val="30"/>
            </w:rPr>
          </w:rPrChange>
        </w:rPr>
        <w:t>年，</w:t>
      </w:r>
      <w:r>
        <w:rPr>
          <w:rFonts w:eastAsia="仿宋_GB2312"/>
          <w:color w:val="auto"/>
          <w:sz w:val="32"/>
          <w:szCs w:val="32"/>
          <w:rPrChange w:id="579" w:author="嗯哼" w:date="2021-09-13T09:12:00Z">
            <w:rPr>
              <w:rFonts w:ascii="仿宋" w:eastAsia="仿宋" w:hAnsi="仿宋" w:hint="eastAsia"/>
              <w:color w:val="auto"/>
              <w:sz w:val="30"/>
              <w:szCs w:val="30"/>
            </w:rPr>
          </w:rPrChange>
        </w:rPr>
        <w:t>5G</w:t>
      </w:r>
      <w:r>
        <w:rPr>
          <w:rFonts w:eastAsia="仿宋_GB2312"/>
          <w:color w:val="auto"/>
          <w:sz w:val="32"/>
          <w:szCs w:val="32"/>
          <w:rPrChange w:id="580" w:author="嗯哼" w:date="2021-09-13T09:12:00Z">
            <w:rPr>
              <w:rFonts w:ascii="仿宋" w:eastAsia="仿宋" w:hAnsi="仿宋" w:hint="eastAsia"/>
              <w:color w:val="auto"/>
              <w:sz w:val="30"/>
              <w:szCs w:val="30"/>
            </w:rPr>
          </w:rPrChange>
        </w:rPr>
        <w:t>网络大规模部署，完成城市政务云和华为（政务）云及安可云整合，建成全市逻辑统一的政务</w:t>
      </w:r>
      <w:r>
        <w:rPr>
          <w:rFonts w:eastAsia="仿宋_GB2312"/>
          <w:color w:val="auto"/>
          <w:sz w:val="32"/>
          <w:szCs w:val="32"/>
          <w:rPrChange w:id="581" w:author="嗯哼" w:date="2021-09-13T09:12:00Z">
            <w:rPr>
              <w:rFonts w:ascii="仿宋" w:eastAsia="仿宋" w:hAnsi="仿宋" w:hint="eastAsia"/>
              <w:color w:val="auto"/>
              <w:sz w:val="30"/>
              <w:szCs w:val="30"/>
            </w:rPr>
          </w:rPrChange>
        </w:rPr>
        <w:t>“</w:t>
      </w:r>
      <w:r>
        <w:rPr>
          <w:rFonts w:eastAsia="仿宋_GB2312"/>
          <w:color w:val="auto"/>
          <w:sz w:val="32"/>
          <w:szCs w:val="32"/>
          <w:rPrChange w:id="582" w:author="嗯哼" w:date="2021-09-13T09:12:00Z">
            <w:rPr>
              <w:rFonts w:ascii="仿宋" w:eastAsia="仿宋" w:hAnsi="仿宋" w:hint="eastAsia"/>
              <w:color w:val="auto"/>
              <w:sz w:val="30"/>
              <w:szCs w:val="30"/>
            </w:rPr>
          </w:rPrChange>
        </w:rPr>
        <w:t>一朵云</w:t>
      </w:r>
      <w:r>
        <w:rPr>
          <w:rFonts w:eastAsia="仿宋_GB2312"/>
          <w:color w:val="auto"/>
          <w:sz w:val="32"/>
          <w:szCs w:val="32"/>
          <w:rPrChange w:id="583" w:author="嗯哼" w:date="2021-09-13T09:12:00Z">
            <w:rPr>
              <w:rFonts w:ascii="仿宋" w:eastAsia="仿宋" w:hAnsi="仿宋" w:hint="eastAsia"/>
              <w:color w:val="auto"/>
              <w:sz w:val="30"/>
              <w:szCs w:val="30"/>
            </w:rPr>
          </w:rPrChange>
        </w:rPr>
        <w:t>”</w:t>
      </w:r>
      <w:r>
        <w:rPr>
          <w:rFonts w:eastAsia="仿宋_GB2312"/>
          <w:color w:val="auto"/>
          <w:sz w:val="32"/>
          <w:szCs w:val="32"/>
          <w:rPrChange w:id="584" w:author="嗯哼" w:date="2021-09-13T09:12:00Z">
            <w:rPr>
              <w:rFonts w:ascii="仿宋" w:eastAsia="仿宋" w:hAnsi="仿宋" w:hint="eastAsia"/>
              <w:color w:val="auto"/>
              <w:sz w:val="30"/>
              <w:szCs w:val="30"/>
            </w:rPr>
          </w:rPrChange>
        </w:rPr>
        <w:t>，政务系统上云实现</w:t>
      </w:r>
      <w:r>
        <w:rPr>
          <w:rFonts w:eastAsia="仿宋_GB2312"/>
          <w:color w:val="auto"/>
          <w:sz w:val="32"/>
          <w:szCs w:val="32"/>
          <w:rPrChange w:id="585" w:author="嗯哼" w:date="2021-09-13T09:12:00Z">
            <w:rPr>
              <w:rFonts w:ascii="仿宋" w:eastAsia="仿宋" w:hAnsi="仿宋" w:hint="eastAsia"/>
              <w:color w:val="auto"/>
              <w:sz w:val="30"/>
              <w:szCs w:val="30"/>
            </w:rPr>
          </w:rPrChange>
        </w:rPr>
        <w:t>“</w:t>
      </w:r>
      <w:r>
        <w:rPr>
          <w:rFonts w:eastAsia="仿宋_GB2312"/>
          <w:color w:val="auto"/>
          <w:sz w:val="32"/>
          <w:szCs w:val="32"/>
          <w:rPrChange w:id="586" w:author="嗯哼" w:date="2021-09-13T09:12:00Z">
            <w:rPr>
              <w:rFonts w:ascii="仿宋" w:eastAsia="仿宋" w:hAnsi="仿宋" w:hint="eastAsia"/>
              <w:color w:val="auto"/>
              <w:sz w:val="30"/>
              <w:szCs w:val="30"/>
            </w:rPr>
          </w:rPrChange>
        </w:rPr>
        <w:t>应上尽上</w:t>
      </w:r>
      <w:r>
        <w:rPr>
          <w:rFonts w:eastAsia="仿宋_GB2312"/>
          <w:color w:val="auto"/>
          <w:sz w:val="32"/>
          <w:szCs w:val="32"/>
          <w:rPrChange w:id="587" w:author="嗯哼" w:date="2021-09-13T09:12:00Z">
            <w:rPr>
              <w:rFonts w:ascii="仿宋" w:eastAsia="仿宋" w:hAnsi="仿宋" w:hint="eastAsia"/>
              <w:color w:val="auto"/>
              <w:sz w:val="30"/>
              <w:szCs w:val="30"/>
            </w:rPr>
          </w:rPrChange>
        </w:rPr>
        <w:t>”</w:t>
      </w:r>
      <w:r>
        <w:rPr>
          <w:rFonts w:eastAsia="仿宋_GB2312"/>
          <w:color w:val="auto"/>
          <w:sz w:val="32"/>
          <w:szCs w:val="32"/>
          <w:rPrChange w:id="588" w:author="嗯哼" w:date="2021-09-13T09:12:00Z">
            <w:rPr>
              <w:rFonts w:ascii="仿宋" w:eastAsia="仿宋" w:hAnsi="仿宋" w:hint="eastAsia"/>
              <w:color w:val="auto"/>
              <w:sz w:val="30"/>
              <w:szCs w:val="30"/>
            </w:rPr>
          </w:rPrChange>
        </w:rPr>
        <w:t>。建成全市公共数据全量目录体系，创建跨地区、跨部门、跨层级的数据资源汇聚共享机制，形成较为完善的数据资源体系，实现政务、社会、经济公共数据的全面汇聚和按需共享，完成</w:t>
      </w:r>
      <w:r>
        <w:rPr>
          <w:rFonts w:eastAsia="仿宋_GB2312"/>
          <w:color w:val="auto"/>
          <w:sz w:val="32"/>
          <w:szCs w:val="32"/>
          <w:rPrChange w:id="589" w:author="嗯哼" w:date="2021-09-13T09:12:00Z">
            <w:rPr>
              <w:rFonts w:ascii="仿宋" w:eastAsia="仿宋" w:hAnsi="仿宋" w:hint="eastAsia"/>
              <w:color w:val="auto"/>
              <w:sz w:val="30"/>
              <w:szCs w:val="30"/>
            </w:rPr>
          </w:rPrChange>
        </w:rPr>
        <w:t>100%</w:t>
      </w:r>
      <w:r>
        <w:rPr>
          <w:rFonts w:eastAsia="仿宋_GB2312"/>
          <w:color w:val="auto"/>
          <w:sz w:val="32"/>
          <w:szCs w:val="32"/>
          <w:rPrChange w:id="590" w:author="嗯哼" w:date="2021-09-13T09:12:00Z">
            <w:rPr>
              <w:rFonts w:ascii="仿宋" w:eastAsia="仿宋" w:hAnsi="仿宋" w:hint="eastAsia"/>
              <w:color w:val="auto"/>
              <w:sz w:val="30"/>
              <w:szCs w:val="30"/>
            </w:rPr>
          </w:rPrChange>
        </w:rPr>
        <w:t>的政务数据和</w:t>
      </w:r>
      <w:r>
        <w:rPr>
          <w:rFonts w:eastAsia="仿宋_GB2312"/>
          <w:color w:val="auto"/>
          <w:sz w:val="32"/>
          <w:szCs w:val="32"/>
          <w:rPrChange w:id="591" w:author="嗯哼" w:date="2021-09-13T09:12:00Z">
            <w:rPr>
              <w:rFonts w:ascii="仿宋" w:eastAsia="仿宋" w:hAnsi="仿宋" w:hint="eastAsia"/>
              <w:color w:val="auto"/>
              <w:sz w:val="30"/>
              <w:szCs w:val="30"/>
            </w:rPr>
          </w:rPrChange>
        </w:rPr>
        <w:t>60%</w:t>
      </w:r>
      <w:r>
        <w:rPr>
          <w:rFonts w:eastAsia="仿宋_GB2312"/>
          <w:color w:val="auto"/>
          <w:sz w:val="32"/>
          <w:szCs w:val="32"/>
          <w:rPrChange w:id="592" w:author="嗯哼" w:date="2021-09-13T09:12:00Z">
            <w:rPr>
              <w:rFonts w:ascii="仿宋" w:eastAsia="仿宋" w:hAnsi="仿宋" w:hint="eastAsia"/>
              <w:color w:val="auto"/>
              <w:sz w:val="30"/>
              <w:szCs w:val="30"/>
            </w:rPr>
          </w:rPrChange>
        </w:rPr>
        <w:t>的社会经济数据汇聚。</w:t>
      </w:r>
    </w:p>
    <w:p w14:paraId="5E01B987" w14:textId="77777777" w:rsidR="00000000" w:rsidRDefault="00000000">
      <w:pPr>
        <w:adjustRightInd w:val="0"/>
        <w:snapToGrid w:val="0"/>
        <w:spacing w:line="560" w:lineRule="exact"/>
        <w:ind w:firstLineChars="200" w:firstLine="640"/>
        <w:jc w:val="both"/>
        <w:rPr>
          <w:rFonts w:eastAsia="仿宋_GB2312"/>
          <w:color w:val="auto"/>
          <w:sz w:val="32"/>
          <w:szCs w:val="32"/>
          <w:rPrChange w:id="593" w:author="嗯哼" w:date="2021-09-13T09:12:00Z">
            <w:rPr>
              <w:rFonts w:ascii="仿宋" w:eastAsia="仿宋" w:hAnsi="仿宋"/>
              <w:sz w:val="30"/>
              <w:szCs w:val="30"/>
            </w:rPr>
          </w:rPrChange>
        </w:rPr>
      </w:pPr>
      <w:r>
        <w:rPr>
          <w:rFonts w:eastAsia="仿宋_GB2312"/>
          <w:b/>
          <w:color w:val="auto"/>
          <w:sz w:val="32"/>
          <w:szCs w:val="32"/>
          <w:rPrChange w:id="594" w:author="嗯哼" w:date="2021-09-13T09:12:00Z">
            <w:rPr>
              <w:rFonts w:ascii="仿宋" w:eastAsia="仿宋" w:hAnsi="仿宋" w:hint="eastAsia"/>
              <w:b/>
              <w:color w:val="auto"/>
              <w:sz w:val="30"/>
              <w:szCs w:val="30"/>
            </w:rPr>
          </w:rPrChange>
        </w:rPr>
        <w:t>——</w:t>
      </w:r>
      <w:r>
        <w:rPr>
          <w:rFonts w:eastAsia="仿宋_GB2312"/>
          <w:b/>
          <w:color w:val="auto"/>
          <w:sz w:val="32"/>
          <w:szCs w:val="32"/>
          <w:rPrChange w:id="595" w:author="嗯哼" w:date="2021-09-13T09:12:00Z">
            <w:rPr>
              <w:rFonts w:ascii="仿宋" w:eastAsia="仿宋" w:hAnsi="仿宋" w:hint="eastAsia"/>
              <w:b/>
              <w:color w:val="auto"/>
              <w:sz w:val="30"/>
              <w:szCs w:val="30"/>
            </w:rPr>
          </w:rPrChange>
        </w:rPr>
        <w:t>提升数据赋能平台服务能力。</w:t>
      </w:r>
      <w:r>
        <w:rPr>
          <w:rFonts w:eastAsia="仿宋_GB2312"/>
          <w:color w:val="auto"/>
          <w:sz w:val="32"/>
          <w:szCs w:val="32"/>
          <w:rPrChange w:id="596" w:author="嗯哼" w:date="2021-09-13T09:12:00Z">
            <w:rPr>
              <w:rFonts w:ascii="仿宋" w:eastAsia="仿宋" w:hAnsi="仿宋" w:hint="eastAsia"/>
              <w:sz w:val="30"/>
              <w:szCs w:val="30"/>
            </w:rPr>
          </w:rPrChange>
        </w:rPr>
        <w:t>到</w:t>
      </w:r>
      <w:r>
        <w:rPr>
          <w:rFonts w:eastAsia="仿宋_GB2312"/>
          <w:color w:val="auto"/>
          <w:sz w:val="32"/>
          <w:szCs w:val="32"/>
          <w:rPrChange w:id="597" w:author="嗯哼" w:date="2021-09-13T09:12:00Z">
            <w:rPr>
              <w:rFonts w:ascii="仿宋" w:eastAsia="仿宋" w:hAnsi="仿宋" w:hint="eastAsia"/>
              <w:sz w:val="30"/>
              <w:szCs w:val="30"/>
            </w:rPr>
          </w:rPrChange>
        </w:rPr>
        <w:t>2023</w:t>
      </w:r>
      <w:r>
        <w:rPr>
          <w:rFonts w:eastAsia="仿宋_GB2312"/>
          <w:color w:val="auto"/>
          <w:sz w:val="32"/>
          <w:szCs w:val="32"/>
          <w:rPrChange w:id="598" w:author="嗯哼" w:date="2021-09-13T09:12:00Z">
            <w:rPr>
              <w:rFonts w:ascii="仿宋" w:eastAsia="仿宋" w:hAnsi="仿宋" w:hint="eastAsia"/>
              <w:sz w:val="30"/>
              <w:szCs w:val="30"/>
            </w:rPr>
          </w:rPrChange>
        </w:rPr>
        <w:t>年，初步建成融合数据服务、业务应用和人工智能等支撑服务的数据赋能平台，构建夯实数字政府数据底座，支撑政务数字化应用场景的基础服务以及协同治理能力大幅提升。到</w:t>
      </w:r>
      <w:r>
        <w:rPr>
          <w:rFonts w:eastAsia="仿宋_GB2312"/>
          <w:color w:val="auto"/>
          <w:sz w:val="32"/>
          <w:szCs w:val="32"/>
          <w:rPrChange w:id="599" w:author="嗯哼" w:date="2021-09-13T09:12:00Z">
            <w:rPr>
              <w:rFonts w:ascii="仿宋" w:eastAsia="仿宋" w:hAnsi="仿宋" w:hint="eastAsia"/>
              <w:sz w:val="30"/>
              <w:szCs w:val="30"/>
            </w:rPr>
          </w:rPrChange>
        </w:rPr>
        <w:t>2025</w:t>
      </w:r>
      <w:r>
        <w:rPr>
          <w:rFonts w:eastAsia="仿宋_GB2312"/>
          <w:color w:val="auto"/>
          <w:sz w:val="32"/>
          <w:szCs w:val="32"/>
          <w:rPrChange w:id="600" w:author="嗯哼" w:date="2021-09-13T09:12:00Z">
            <w:rPr>
              <w:rFonts w:ascii="仿宋" w:eastAsia="仿宋" w:hAnsi="仿宋" w:hint="eastAsia"/>
              <w:sz w:val="30"/>
              <w:szCs w:val="30"/>
            </w:rPr>
          </w:rPrChange>
        </w:rPr>
        <w:t>年，形成标准规范、权责明确、机制完善的数据治理和管理制度，逐步整合社会经济数据，公共数据开放快速推进，基本实现数据</w:t>
      </w:r>
      <w:r>
        <w:rPr>
          <w:rFonts w:eastAsia="仿宋_GB2312"/>
          <w:color w:val="auto"/>
          <w:sz w:val="32"/>
          <w:szCs w:val="32"/>
          <w:rPrChange w:id="601" w:author="嗯哼" w:date="2021-09-13T09:12:00Z">
            <w:rPr>
              <w:rFonts w:ascii="仿宋" w:eastAsia="仿宋" w:hAnsi="仿宋" w:hint="eastAsia"/>
              <w:sz w:val="30"/>
              <w:szCs w:val="30"/>
            </w:rPr>
          </w:rPrChange>
        </w:rPr>
        <w:t>“</w:t>
      </w:r>
      <w:r>
        <w:rPr>
          <w:rFonts w:eastAsia="仿宋_GB2312"/>
          <w:color w:val="auto"/>
          <w:sz w:val="32"/>
          <w:szCs w:val="32"/>
          <w:rPrChange w:id="602" w:author="嗯哼" w:date="2021-09-13T09:12:00Z">
            <w:rPr>
              <w:rFonts w:ascii="仿宋" w:eastAsia="仿宋" w:hAnsi="仿宋" w:hint="eastAsia"/>
              <w:sz w:val="30"/>
              <w:szCs w:val="30"/>
            </w:rPr>
          </w:rPrChange>
        </w:rPr>
        <w:t>统起来、用起来、活起来</w:t>
      </w:r>
      <w:r>
        <w:rPr>
          <w:rFonts w:eastAsia="仿宋_GB2312"/>
          <w:color w:val="auto"/>
          <w:sz w:val="32"/>
          <w:szCs w:val="32"/>
          <w:rPrChange w:id="603" w:author="嗯哼" w:date="2021-09-13T09:12:00Z">
            <w:rPr>
              <w:rFonts w:ascii="仿宋" w:eastAsia="仿宋" w:hAnsi="仿宋" w:hint="eastAsia"/>
              <w:sz w:val="30"/>
              <w:szCs w:val="30"/>
            </w:rPr>
          </w:rPrChange>
        </w:rPr>
        <w:t>”</w:t>
      </w:r>
      <w:r>
        <w:rPr>
          <w:rFonts w:eastAsia="仿宋_GB2312"/>
          <w:color w:val="auto"/>
          <w:sz w:val="32"/>
          <w:szCs w:val="32"/>
          <w:rPrChange w:id="604" w:author="嗯哼" w:date="2021-09-13T09:12:00Z">
            <w:rPr>
              <w:rFonts w:ascii="仿宋" w:eastAsia="仿宋" w:hAnsi="仿宋" w:hint="eastAsia"/>
              <w:sz w:val="30"/>
              <w:szCs w:val="30"/>
            </w:rPr>
          </w:rPrChange>
        </w:rPr>
        <w:t>，进一步支撑数据赋能平台应用，持续打造城市大脑，</w:t>
      </w:r>
      <w:r>
        <w:rPr>
          <w:rFonts w:eastAsia="仿宋_GB2312"/>
          <w:color w:val="auto"/>
          <w:sz w:val="32"/>
          <w:szCs w:val="32"/>
          <w:rPrChange w:id="605" w:author="嗯哼" w:date="2021-09-13T09:12:00Z">
            <w:rPr>
              <w:rFonts w:ascii="仿宋" w:eastAsia="仿宋" w:hAnsi="仿宋" w:hint="eastAsia"/>
              <w:sz w:val="30"/>
              <w:szCs w:val="30"/>
            </w:rPr>
          </w:rPrChange>
        </w:rPr>
        <w:lastRenderedPageBreak/>
        <w:t>促进城市资源共建共享，支撑跨领域业务协同，赋能数字化应用场景创新，数据引领经济社会高质量发展。</w:t>
      </w:r>
    </w:p>
    <w:p w14:paraId="033769CE" w14:textId="77777777" w:rsidR="00000000" w:rsidRDefault="00000000">
      <w:pPr>
        <w:pStyle w:val="a0"/>
        <w:spacing w:line="560" w:lineRule="exact"/>
        <w:ind w:firstLine="640"/>
        <w:jc w:val="both"/>
        <w:rPr>
          <w:rFonts w:eastAsia="仿宋_GB2312"/>
          <w:color w:val="auto"/>
          <w:sz w:val="32"/>
          <w:szCs w:val="32"/>
          <w:rPrChange w:id="606" w:author="嗯哼" w:date="2021-09-13T09:12:00Z">
            <w:rPr>
              <w:rFonts w:ascii="仿宋" w:eastAsia="仿宋" w:hAnsi="仿宋"/>
              <w:sz w:val="30"/>
              <w:szCs w:val="30"/>
            </w:rPr>
          </w:rPrChange>
        </w:rPr>
      </w:pPr>
      <w:r>
        <w:rPr>
          <w:rFonts w:eastAsia="仿宋_GB2312"/>
          <w:b/>
          <w:color w:val="auto"/>
          <w:sz w:val="32"/>
          <w:szCs w:val="32"/>
          <w:rPrChange w:id="607" w:author="嗯哼" w:date="2021-09-13T09:12:00Z">
            <w:rPr>
              <w:rFonts w:ascii="仿宋" w:eastAsia="仿宋" w:hAnsi="仿宋" w:hint="eastAsia"/>
              <w:b/>
              <w:sz w:val="30"/>
              <w:szCs w:val="30"/>
            </w:rPr>
          </w:rPrChange>
        </w:rPr>
        <w:t>——</w:t>
      </w:r>
      <w:r>
        <w:rPr>
          <w:rFonts w:eastAsia="仿宋_GB2312"/>
          <w:b/>
          <w:color w:val="auto"/>
          <w:sz w:val="32"/>
          <w:szCs w:val="32"/>
          <w:rPrChange w:id="608" w:author="嗯哼" w:date="2021-09-13T09:12:00Z">
            <w:rPr>
              <w:rFonts w:ascii="仿宋" w:eastAsia="仿宋" w:hAnsi="仿宋" w:hint="eastAsia"/>
              <w:b/>
              <w:sz w:val="30"/>
              <w:szCs w:val="30"/>
            </w:rPr>
          </w:rPrChange>
        </w:rPr>
        <w:t>促进政府数字化转型高效惠民。</w:t>
      </w:r>
      <w:r>
        <w:rPr>
          <w:rFonts w:eastAsia="仿宋_GB2312"/>
          <w:color w:val="auto"/>
          <w:sz w:val="32"/>
          <w:szCs w:val="32"/>
          <w:rPrChange w:id="609" w:author="嗯哼" w:date="2021-09-13T09:12:00Z">
            <w:rPr>
              <w:rFonts w:ascii="仿宋" w:eastAsia="仿宋" w:hAnsi="仿宋" w:hint="eastAsia"/>
              <w:sz w:val="30"/>
              <w:szCs w:val="30"/>
            </w:rPr>
          </w:rPrChange>
        </w:rPr>
        <w:t>到</w:t>
      </w:r>
      <w:r>
        <w:rPr>
          <w:rFonts w:eastAsia="仿宋_GB2312"/>
          <w:color w:val="auto"/>
          <w:sz w:val="32"/>
          <w:szCs w:val="32"/>
          <w:rPrChange w:id="610" w:author="嗯哼" w:date="2021-09-13T09:12:00Z">
            <w:rPr>
              <w:rFonts w:ascii="仿宋" w:eastAsia="仿宋" w:hAnsi="仿宋" w:hint="eastAsia"/>
              <w:sz w:val="30"/>
              <w:szCs w:val="30"/>
            </w:rPr>
          </w:rPrChange>
        </w:rPr>
        <w:t>2023</w:t>
      </w:r>
      <w:r>
        <w:rPr>
          <w:rFonts w:eastAsia="仿宋_GB2312"/>
          <w:color w:val="auto"/>
          <w:sz w:val="32"/>
          <w:szCs w:val="32"/>
          <w:rPrChange w:id="611" w:author="嗯哼" w:date="2021-09-13T09:12:00Z">
            <w:rPr>
              <w:rFonts w:ascii="仿宋" w:eastAsia="仿宋" w:hAnsi="仿宋" w:hint="eastAsia"/>
              <w:sz w:val="30"/>
              <w:szCs w:val="30"/>
            </w:rPr>
          </w:rPrChange>
        </w:rPr>
        <w:t>年，</w:t>
      </w:r>
      <w:r>
        <w:rPr>
          <w:rFonts w:eastAsia="仿宋_GB2312"/>
          <w:color w:val="auto"/>
          <w:sz w:val="32"/>
          <w:szCs w:val="32"/>
          <w:rPrChange w:id="612" w:author="嗯哼" w:date="2021-09-13T09:12:00Z">
            <w:rPr>
              <w:rFonts w:ascii="仿宋" w:eastAsia="仿宋" w:hAnsi="仿宋" w:hint="eastAsia"/>
              <w:color w:val="0000CC"/>
              <w:sz w:val="30"/>
              <w:szCs w:val="30"/>
            </w:rPr>
          </w:rPrChange>
        </w:rPr>
        <w:t>基本完成城市运行管理、基层治理、应急管理、市场监管、文化旅游、公共交通、城市安全、协同办公等</w:t>
      </w:r>
      <w:r>
        <w:rPr>
          <w:rFonts w:eastAsia="仿宋_GB2312"/>
          <w:color w:val="auto"/>
          <w:sz w:val="32"/>
          <w:szCs w:val="32"/>
          <w:rPrChange w:id="613" w:author="嗯哼" w:date="2021-09-13T09:12:00Z">
            <w:rPr>
              <w:rFonts w:ascii="仿宋" w:eastAsia="仿宋" w:hAnsi="仿宋" w:hint="eastAsia"/>
              <w:sz w:val="30"/>
              <w:szCs w:val="30"/>
            </w:rPr>
          </w:rPrChange>
        </w:rPr>
        <w:t>领域智慧平台建设，打造多样化、智慧化、人性化、便利化、适老化的公共服务模式，完成布局合理、功能完善的生态环境动态感知监测网络建设。到</w:t>
      </w:r>
      <w:r>
        <w:rPr>
          <w:rFonts w:eastAsia="仿宋_GB2312"/>
          <w:color w:val="auto"/>
          <w:sz w:val="32"/>
          <w:szCs w:val="32"/>
          <w:rPrChange w:id="614" w:author="嗯哼" w:date="2021-09-13T09:12:00Z">
            <w:rPr>
              <w:rFonts w:ascii="仿宋" w:eastAsia="仿宋" w:hAnsi="仿宋" w:hint="eastAsia"/>
              <w:sz w:val="30"/>
              <w:szCs w:val="30"/>
            </w:rPr>
          </w:rPrChange>
        </w:rPr>
        <w:t>2025</w:t>
      </w:r>
      <w:r>
        <w:rPr>
          <w:rFonts w:eastAsia="仿宋_GB2312"/>
          <w:color w:val="auto"/>
          <w:sz w:val="32"/>
          <w:szCs w:val="32"/>
          <w:rPrChange w:id="615" w:author="嗯哼" w:date="2021-09-13T09:12:00Z">
            <w:rPr>
              <w:rFonts w:ascii="仿宋" w:eastAsia="仿宋" w:hAnsi="仿宋" w:hint="eastAsia"/>
              <w:sz w:val="30"/>
              <w:szCs w:val="30"/>
            </w:rPr>
          </w:rPrChange>
        </w:rPr>
        <w:t>年，建成经济运行监测分析系统，有序推动</w:t>
      </w:r>
      <w:r>
        <w:rPr>
          <w:rFonts w:eastAsia="仿宋_GB2312"/>
          <w:color w:val="auto"/>
          <w:sz w:val="32"/>
          <w:szCs w:val="32"/>
          <w:rPrChange w:id="616" w:author="嗯哼" w:date="2021-09-13T09:12:00Z">
            <w:rPr>
              <w:rFonts w:ascii="仿宋" w:eastAsia="仿宋" w:hAnsi="仿宋" w:hint="eastAsia"/>
              <w:sz w:val="30"/>
              <w:szCs w:val="30"/>
            </w:rPr>
          </w:rPrChange>
        </w:rPr>
        <w:t>“</w:t>
      </w:r>
      <w:r>
        <w:rPr>
          <w:rFonts w:eastAsia="仿宋_GB2312"/>
          <w:color w:val="auto"/>
          <w:sz w:val="32"/>
          <w:szCs w:val="32"/>
          <w:rPrChange w:id="617" w:author="嗯哼" w:date="2021-09-13T09:12:00Z">
            <w:rPr>
              <w:rFonts w:ascii="仿宋" w:eastAsia="仿宋" w:hAnsi="仿宋" w:hint="eastAsia"/>
              <w:sz w:val="30"/>
              <w:szCs w:val="30"/>
            </w:rPr>
          </w:rPrChange>
        </w:rPr>
        <w:t>互联网</w:t>
      </w:r>
      <w:r>
        <w:rPr>
          <w:rFonts w:eastAsia="仿宋_GB2312"/>
          <w:color w:val="auto"/>
          <w:sz w:val="32"/>
          <w:szCs w:val="32"/>
          <w:rPrChange w:id="618" w:author="嗯哼" w:date="2021-09-13T09:12:00Z">
            <w:rPr>
              <w:rFonts w:ascii="仿宋" w:eastAsia="仿宋" w:hAnsi="仿宋" w:hint="eastAsia"/>
              <w:sz w:val="30"/>
              <w:szCs w:val="30"/>
            </w:rPr>
          </w:rPrChange>
        </w:rPr>
        <w:t>+</w:t>
      </w:r>
      <w:r>
        <w:rPr>
          <w:rFonts w:eastAsia="仿宋_GB2312"/>
          <w:color w:val="auto"/>
          <w:sz w:val="32"/>
          <w:szCs w:val="32"/>
          <w:rPrChange w:id="619" w:author="嗯哼" w:date="2021-09-13T09:12:00Z">
            <w:rPr>
              <w:rFonts w:ascii="仿宋" w:eastAsia="仿宋" w:hAnsi="仿宋" w:hint="eastAsia"/>
              <w:sz w:val="30"/>
              <w:szCs w:val="30"/>
            </w:rPr>
          </w:rPrChange>
        </w:rPr>
        <w:t>监管</w:t>
      </w:r>
      <w:r>
        <w:rPr>
          <w:rFonts w:eastAsia="仿宋_GB2312"/>
          <w:color w:val="auto"/>
          <w:sz w:val="32"/>
          <w:szCs w:val="32"/>
          <w:rPrChange w:id="620" w:author="嗯哼" w:date="2021-09-13T09:12:00Z">
            <w:rPr>
              <w:rFonts w:ascii="仿宋" w:eastAsia="仿宋" w:hAnsi="仿宋" w:hint="eastAsia"/>
              <w:sz w:val="30"/>
              <w:szCs w:val="30"/>
            </w:rPr>
          </w:rPrChange>
        </w:rPr>
        <w:t>”</w:t>
      </w:r>
      <w:r>
        <w:rPr>
          <w:rFonts w:eastAsia="仿宋_GB2312"/>
          <w:color w:val="auto"/>
          <w:sz w:val="32"/>
          <w:szCs w:val="32"/>
          <w:rPrChange w:id="621" w:author="嗯哼" w:date="2021-09-13T09:12:00Z">
            <w:rPr>
              <w:rFonts w:ascii="仿宋" w:eastAsia="仿宋" w:hAnsi="仿宋" w:hint="eastAsia"/>
              <w:sz w:val="30"/>
              <w:szCs w:val="30"/>
            </w:rPr>
          </w:rPrChange>
        </w:rPr>
        <w:t>应用落地，公共服务普惠于民，基本实现生态环境监测数据治理现代化，基本建成以数据驱动，实时在线、透明高效、区域协同、人民满意的服务型政府。</w:t>
      </w:r>
    </w:p>
    <w:p w14:paraId="7FE2BDAD" w14:textId="77777777" w:rsidR="00000000" w:rsidRDefault="00000000">
      <w:pPr>
        <w:pStyle w:val="a0"/>
        <w:spacing w:line="560" w:lineRule="exact"/>
        <w:ind w:firstLine="640"/>
        <w:jc w:val="both"/>
        <w:rPr>
          <w:rFonts w:eastAsia="仿宋_GB2312"/>
          <w:color w:val="auto"/>
          <w:sz w:val="32"/>
          <w:szCs w:val="32"/>
          <w:rPrChange w:id="622" w:author="嗯哼" w:date="2021-09-13T09:12:00Z">
            <w:rPr>
              <w:rFonts w:ascii="仿宋" w:eastAsia="仿宋" w:hAnsi="仿宋"/>
              <w:sz w:val="30"/>
              <w:szCs w:val="30"/>
            </w:rPr>
          </w:rPrChange>
        </w:rPr>
      </w:pPr>
      <w:r>
        <w:rPr>
          <w:rFonts w:eastAsia="仿宋_GB2312"/>
          <w:b/>
          <w:color w:val="auto"/>
          <w:sz w:val="32"/>
          <w:szCs w:val="32"/>
          <w:rPrChange w:id="623" w:author="嗯哼" w:date="2021-09-13T09:12:00Z">
            <w:rPr>
              <w:rFonts w:ascii="仿宋" w:eastAsia="仿宋" w:hAnsi="仿宋"/>
              <w:b/>
              <w:sz w:val="30"/>
              <w:szCs w:val="30"/>
            </w:rPr>
          </w:rPrChange>
        </w:rPr>
        <w:t>——</w:t>
      </w:r>
      <w:r>
        <w:rPr>
          <w:rFonts w:eastAsia="仿宋_GB2312"/>
          <w:b/>
          <w:color w:val="auto"/>
          <w:sz w:val="32"/>
          <w:szCs w:val="32"/>
          <w:rPrChange w:id="624" w:author="嗯哼" w:date="2021-09-13T09:12:00Z">
            <w:rPr>
              <w:rFonts w:ascii="仿宋" w:eastAsia="仿宋" w:hAnsi="仿宋" w:hint="eastAsia"/>
              <w:b/>
              <w:sz w:val="30"/>
              <w:szCs w:val="30"/>
            </w:rPr>
          </w:rPrChange>
        </w:rPr>
        <w:t>推动</w:t>
      </w:r>
      <w:r>
        <w:rPr>
          <w:rFonts w:eastAsia="仿宋_GB2312"/>
          <w:b/>
          <w:color w:val="auto"/>
          <w:sz w:val="32"/>
          <w:szCs w:val="32"/>
          <w:rPrChange w:id="625" w:author="嗯哼" w:date="2021-09-13T09:12:00Z">
            <w:rPr>
              <w:rFonts w:ascii="仿宋" w:eastAsia="仿宋" w:hAnsi="仿宋" w:hint="eastAsia"/>
              <w:b/>
              <w:sz w:val="30"/>
              <w:szCs w:val="30"/>
            </w:rPr>
          </w:rPrChange>
        </w:rPr>
        <w:t>“</w:t>
      </w:r>
      <w:r>
        <w:rPr>
          <w:rFonts w:eastAsia="仿宋_GB2312"/>
          <w:b/>
          <w:color w:val="auto"/>
          <w:sz w:val="32"/>
          <w:szCs w:val="32"/>
          <w:rPrChange w:id="626" w:author="嗯哼" w:date="2021-09-13T09:12:00Z">
            <w:rPr>
              <w:rFonts w:ascii="仿宋" w:eastAsia="仿宋" w:hAnsi="仿宋" w:hint="eastAsia"/>
              <w:b/>
              <w:sz w:val="30"/>
              <w:szCs w:val="30"/>
            </w:rPr>
          </w:rPrChange>
        </w:rPr>
        <w:t>一体两翼</w:t>
      </w:r>
      <w:r>
        <w:rPr>
          <w:rFonts w:eastAsia="仿宋_GB2312"/>
          <w:b/>
          <w:color w:val="auto"/>
          <w:sz w:val="32"/>
          <w:szCs w:val="32"/>
          <w:rPrChange w:id="627" w:author="嗯哼" w:date="2021-09-13T09:12:00Z">
            <w:rPr>
              <w:rFonts w:ascii="仿宋" w:eastAsia="仿宋" w:hAnsi="仿宋" w:hint="eastAsia"/>
              <w:b/>
              <w:sz w:val="30"/>
              <w:szCs w:val="30"/>
            </w:rPr>
          </w:rPrChange>
        </w:rPr>
        <w:t>”</w:t>
      </w:r>
      <w:r>
        <w:rPr>
          <w:rFonts w:eastAsia="仿宋_GB2312"/>
          <w:b/>
          <w:color w:val="auto"/>
          <w:sz w:val="32"/>
          <w:szCs w:val="32"/>
          <w:rPrChange w:id="628" w:author="嗯哼" w:date="2021-09-13T09:12:00Z">
            <w:rPr>
              <w:rFonts w:ascii="仿宋" w:eastAsia="仿宋" w:hAnsi="仿宋" w:hint="eastAsia"/>
              <w:b/>
              <w:sz w:val="30"/>
              <w:szCs w:val="30"/>
            </w:rPr>
          </w:rPrChange>
        </w:rPr>
        <w:t>服务创新发展。</w:t>
      </w:r>
      <w:r>
        <w:rPr>
          <w:rFonts w:eastAsia="仿宋_GB2312"/>
          <w:color w:val="auto"/>
          <w:sz w:val="32"/>
          <w:szCs w:val="32"/>
          <w:rPrChange w:id="629" w:author="嗯哼" w:date="2021-09-13T09:12:00Z">
            <w:rPr>
              <w:rFonts w:ascii="仿宋" w:eastAsia="仿宋" w:hAnsi="仿宋" w:hint="eastAsia"/>
              <w:sz w:val="30"/>
              <w:szCs w:val="30"/>
            </w:rPr>
          </w:rPrChange>
        </w:rPr>
        <w:t>围绕政府服务</w:t>
      </w:r>
      <w:r>
        <w:rPr>
          <w:rFonts w:eastAsia="仿宋_GB2312"/>
          <w:color w:val="auto"/>
          <w:sz w:val="32"/>
          <w:szCs w:val="32"/>
          <w:rPrChange w:id="630" w:author="嗯哼" w:date="2021-09-13T09:12:00Z">
            <w:rPr>
              <w:rFonts w:ascii="仿宋" w:eastAsia="仿宋" w:hAnsi="仿宋" w:hint="eastAsia"/>
              <w:sz w:val="30"/>
              <w:szCs w:val="30"/>
            </w:rPr>
          </w:rPrChange>
        </w:rPr>
        <w:t>“</w:t>
      </w:r>
      <w:r>
        <w:rPr>
          <w:rFonts w:eastAsia="仿宋_GB2312"/>
          <w:color w:val="auto"/>
          <w:sz w:val="32"/>
          <w:szCs w:val="32"/>
          <w:rPrChange w:id="631" w:author="嗯哼" w:date="2021-09-13T09:12:00Z">
            <w:rPr>
              <w:rFonts w:ascii="仿宋" w:eastAsia="仿宋" w:hAnsi="仿宋" w:hint="eastAsia"/>
              <w:sz w:val="30"/>
              <w:szCs w:val="30"/>
            </w:rPr>
          </w:rPrChange>
        </w:rPr>
        <w:t>一网通办</w:t>
      </w:r>
      <w:r>
        <w:rPr>
          <w:rFonts w:eastAsia="仿宋_GB2312"/>
          <w:color w:val="auto"/>
          <w:sz w:val="32"/>
          <w:szCs w:val="32"/>
          <w:rPrChange w:id="632" w:author="嗯哼" w:date="2021-09-13T09:12:00Z">
            <w:rPr>
              <w:rFonts w:ascii="仿宋" w:eastAsia="仿宋" w:hAnsi="仿宋" w:hint="eastAsia"/>
              <w:sz w:val="30"/>
              <w:szCs w:val="30"/>
            </w:rPr>
          </w:rPrChange>
        </w:rPr>
        <w:t>”</w:t>
      </w:r>
      <w:r>
        <w:rPr>
          <w:rFonts w:eastAsia="仿宋_GB2312"/>
          <w:color w:val="auto"/>
          <w:sz w:val="32"/>
          <w:szCs w:val="32"/>
          <w:rPrChange w:id="633" w:author="嗯哼" w:date="2021-09-13T09:12:00Z">
            <w:rPr>
              <w:rFonts w:ascii="仿宋" w:eastAsia="仿宋" w:hAnsi="仿宋" w:hint="eastAsia"/>
              <w:sz w:val="30"/>
              <w:szCs w:val="30"/>
            </w:rPr>
          </w:rPrChange>
        </w:rPr>
        <w:t>和城市运行</w:t>
      </w:r>
      <w:r>
        <w:rPr>
          <w:rFonts w:eastAsia="仿宋_GB2312"/>
          <w:color w:val="auto"/>
          <w:sz w:val="32"/>
          <w:szCs w:val="32"/>
          <w:rPrChange w:id="634" w:author="嗯哼" w:date="2021-09-13T09:12:00Z">
            <w:rPr>
              <w:rFonts w:ascii="仿宋" w:eastAsia="仿宋" w:hAnsi="仿宋" w:hint="eastAsia"/>
              <w:sz w:val="30"/>
              <w:szCs w:val="30"/>
            </w:rPr>
          </w:rPrChange>
        </w:rPr>
        <w:t>“</w:t>
      </w:r>
      <w:r>
        <w:rPr>
          <w:rFonts w:eastAsia="仿宋_GB2312"/>
          <w:color w:val="auto"/>
          <w:sz w:val="32"/>
          <w:szCs w:val="32"/>
          <w:rPrChange w:id="635" w:author="嗯哼" w:date="2021-09-13T09:12:00Z">
            <w:rPr>
              <w:rFonts w:ascii="仿宋" w:eastAsia="仿宋" w:hAnsi="仿宋" w:hint="eastAsia"/>
              <w:sz w:val="30"/>
              <w:szCs w:val="30"/>
            </w:rPr>
          </w:rPrChange>
        </w:rPr>
        <w:t>一网统管</w:t>
      </w:r>
      <w:r>
        <w:rPr>
          <w:rFonts w:eastAsia="仿宋_GB2312"/>
          <w:color w:val="auto"/>
          <w:sz w:val="32"/>
          <w:szCs w:val="32"/>
          <w:rPrChange w:id="636" w:author="嗯哼" w:date="2021-09-13T09:12:00Z">
            <w:rPr>
              <w:rFonts w:ascii="仿宋" w:eastAsia="仿宋" w:hAnsi="仿宋" w:hint="eastAsia"/>
              <w:sz w:val="30"/>
              <w:szCs w:val="30"/>
            </w:rPr>
          </w:rPrChange>
        </w:rPr>
        <w:t>”</w:t>
      </w:r>
      <w:r>
        <w:rPr>
          <w:rFonts w:eastAsia="仿宋_GB2312"/>
          <w:color w:val="auto"/>
          <w:sz w:val="32"/>
          <w:szCs w:val="32"/>
          <w:rPrChange w:id="637" w:author="嗯哼" w:date="2021-09-13T09:12:00Z">
            <w:rPr>
              <w:rFonts w:ascii="仿宋" w:eastAsia="仿宋" w:hAnsi="仿宋" w:hint="eastAsia"/>
              <w:sz w:val="30"/>
              <w:szCs w:val="30"/>
            </w:rPr>
          </w:rPrChange>
        </w:rPr>
        <w:t>，形成数字政府</w:t>
      </w:r>
      <w:r>
        <w:rPr>
          <w:rFonts w:eastAsia="仿宋_GB2312"/>
          <w:color w:val="auto"/>
          <w:sz w:val="32"/>
          <w:szCs w:val="32"/>
          <w:rPrChange w:id="638" w:author="嗯哼" w:date="2021-09-13T09:12:00Z">
            <w:rPr>
              <w:rFonts w:ascii="仿宋" w:eastAsia="仿宋" w:hAnsi="仿宋" w:hint="eastAsia"/>
              <w:sz w:val="30"/>
              <w:szCs w:val="30"/>
            </w:rPr>
          </w:rPrChange>
        </w:rPr>
        <w:t>“</w:t>
      </w:r>
      <w:r>
        <w:rPr>
          <w:rFonts w:eastAsia="仿宋_GB2312"/>
          <w:color w:val="auto"/>
          <w:sz w:val="32"/>
          <w:szCs w:val="32"/>
          <w:rPrChange w:id="639" w:author="嗯哼" w:date="2021-09-13T09:12:00Z">
            <w:rPr>
              <w:rFonts w:ascii="仿宋" w:eastAsia="仿宋" w:hAnsi="仿宋" w:hint="eastAsia"/>
              <w:sz w:val="30"/>
              <w:szCs w:val="30"/>
            </w:rPr>
          </w:rPrChange>
        </w:rPr>
        <w:t>一体两翼</w:t>
      </w:r>
      <w:r>
        <w:rPr>
          <w:rFonts w:eastAsia="仿宋_GB2312"/>
          <w:color w:val="auto"/>
          <w:sz w:val="32"/>
          <w:szCs w:val="32"/>
          <w:rPrChange w:id="640" w:author="嗯哼" w:date="2021-09-13T09:12:00Z">
            <w:rPr>
              <w:rFonts w:ascii="仿宋" w:eastAsia="仿宋" w:hAnsi="仿宋" w:hint="eastAsia"/>
              <w:sz w:val="30"/>
              <w:szCs w:val="30"/>
            </w:rPr>
          </w:rPrChange>
        </w:rPr>
        <w:t>”</w:t>
      </w:r>
      <w:r>
        <w:rPr>
          <w:rFonts w:eastAsia="仿宋_GB2312"/>
          <w:color w:val="auto"/>
          <w:sz w:val="32"/>
          <w:szCs w:val="32"/>
          <w:rPrChange w:id="641" w:author="嗯哼" w:date="2021-09-13T09:12:00Z">
            <w:rPr>
              <w:rFonts w:ascii="仿宋" w:eastAsia="仿宋" w:hAnsi="仿宋" w:hint="eastAsia"/>
              <w:sz w:val="30"/>
              <w:szCs w:val="30"/>
            </w:rPr>
          </w:rPrChange>
        </w:rPr>
        <w:t>协同创新发展新格局。到</w:t>
      </w:r>
      <w:r>
        <w:rPr>
          <w:rFonts w:eastAsia="仿宋_GB2312"/>
          <w:color w:val="auto"/>
          <w:sz w:val="32"/>
          <w:szCs w:val="32"/>
          <w:rPrChange w:id="642" w:author="嗯哼" w:date="2021-09-13T09:12:00Z">
            <w:rPr>
              <w:rFonts w:ascii="仿宋" w:eastAsia="仿宋" w:hAnsi="仿宋" w:hint="eastAsia"/>
              <w:sz w:val="30"/>
              <w:szCs w:val="30"/>
            </w:rPr>
          </w:rPrChange>
        </w:rPr>
        <w:t>2023</w:t>
      </w:r>
      <w:r>
        <w:rPr>
          <w:rFonts w:eastAsia="仿宋_GB2312"/>
          <w:color w:val="auto"/>
          <w:sz w:val="32"/>
          <w:szCs w:val="32"/>
          <w:rPrChange w:id="643" w:author="嗯哼" w:date="2021-09-13T09:12:00Z">
            <w:rPr>
              <w:rFonts w:ascii="仿宋" w:eastAsia="仿宋" w:hAnsi="仿宋" w:hint="eastAsia"/>
              <w:sz w:val="30"/>
              <w:szCs w:val="30"/>
            </w:rPr>
          </w:rPrChange>
        </w:rPr>
        <w:t>年，完成网上政府智能门户建设，有效支撑政府信息</w:t>
      </w:r>
      <w:r>
        <w:rPr>
          <w:rFonts w:eastAsia="仿宋_GB2312"/>
          <w:color w:val="auto"/>
          <w:sz w:val="32"/>
          <w:szCs w:val="32"/>
          <w:rPrChange w:id="644" w:author="嗯哼" w:date="2021-09-13T09:12:00Z">
            <w:rPr>
              <w:rFonts w:ascii="仿宋" w:eastAsia="仿宋" w:hAnsi="仿宋" w:hint="eastAsia"/>
              <w:sz w:val="30"/>
              <w:szCs w:val="30"/>
            </w:rPr>
          </w:rPrChange>
        </w:rPr>
        <w:t>“</w:t>
      </w:r>
      <w:r>
        <w:rPr>
          <w:rFonts w:eastAsia="仿宋_GB2312"/>
          <w:color w:val="auto"/>
          <w:sz w:val="32"/>
          <w:szCs w:val="32"/>
          <w:rPrChange w:id="645" w:author="嗯哼" w:date="2021-09-13T09:12:00Z">
            <w:rPr>
              <w:rFonts w:ascii="仿宋" w:eastAsia="仿宋" w:hAnsi="仿宋" w:hint="eastAsia"/>
              <w:sz w:val="30"/>
              <w:szCs w:val="30"/>
            </w:rPr>
          </w:rPrChange>
        </w:rPr>
        <w:t>一网通查、精准获取</w:t>
      </w:r>
      <w:r>
        <w:rPr>
          <w:rFonts w:eastAsia="仿宋_GB2312"/>
          <w:color w:val="auto"/>
          <w:sz w:val="32"/>
          <w:szCs w:val="32"/>
          <w:rPrChange w:id="646" w:author="嗯哼" w:date="2021-09-13T09:12:00Z">
            <w:rPr>
              <w:rFonts w:ascii="仿宋" w:eastAsia="仿宋" w:hAnsi="仿宋" w:hint="eastAsia"/>
              <w:sz w:val="30"/>
              <w:szCs w:val="30"/>
            </w:rPr>
          </w:rPrChange>
        </w:rPr>
        <w:t>”</w:t>
      </w:r>
      <w:r>
        <w:rPr>
          <w:rFonts w:eastAsia="仿宋_GB2312"/>
          <w:color w:val="auto"/>
          <w:sz w:val="32"/>
          <w:szCs w:val="32"/>
          <w:rPrChange w:id="647" w:author="嗯哼" w:date="2021-09-13T09:12:00Z">
            <w:rPr>
              <w:rFonts w:ascii="仿宋" w:eastAsia="仿宋" w:hAnsi="仿宋" w:hint="eastAsia"/>
              <w:sz w:val="30"/>
              <w:szCs w:val="30"/>
            </w:rPr>
          </w:rPrChange>
        </w:rPr>
        <w:t>，实现服务事项</w:t>
      </w:r>
      <w:r>
        <w:rPr>
          <w:rFonts w:eastAsia="仿宋_GB2312"/>
          <w:color w:val="auto"/>
          <w:sz w:val="32"/>
          <w:szCs w:val="32"/>
          <w:rPrChange w:id="648" w:author="嗯哼" w:date="2021-09-13T09:12:00Z">
            <w:rPr>
              <w:rFonts w:ascii="仿宋" w:eastAsia="仿宋" w:hAnsi="仿宋" w:hint="eastAsia"/>
              <w:sz w:val="30"/>
              <w:szCs w:val="30"/>
            </w:rPr>
          </w:rPrChange>
        </w:rPr>
        <w:t>“</w:t>
      </w:r>
      <w:r>
        <w:rPr>
          <w:rFonts w:eastAsia="仿宋_GB2312"/>
          <w:color w:val="auto"/>
          <w:sz w:val="32"/>
          <w:szCs w:val="32"/>
          <w:rPrChange w:id="649" w:author="嗯哼" w:date="2021-09-13T09:12:00Z">
            <w:rPr>
              <w:rFonts w:ascii="仿宋" w:eastAsia="仿宋" w:hAnsi="仿宋" w:hint="eastAsia"/>
              <w:sz w:val="30"/>
              <w:szCs w:val="30"/>
            </w:rPr>
          </w:rPrChange>
        </w:rPr>
        <w:t>应上尽上</w:t>
      </w:r>
      <w:r>
        <w:rPr>
          <w:rFonts w:eastAsia="仿宋_GB2312"/>
          <w:color w:val="auto"/>
          <w:sz w:val="32"/>
          <w:szCs w:val="32"/>
          <w:rPrChange w:id="650" w:author="嗯哼" w:date="2021-09-13T09:12:00Z">
            <w:rPr>
              <w:rFonts w:ascii="仿宋" w:eastAsia="仿宋" w:hAnsi="仿宋" w:hint="eastAsia"/>
              <w:sz w:val="30"/>
              <w:szCs w:val="30"/>
            </w:rPr>
          </w:rPrChange>
        </w:rPr>
        <w:t>”“</w:t>
      </w:r>
      <w:r>
        <w:rPr>
          <w:rFonts w:eastAsia="仿宋_GB2312"/>
          <w:color w:val="auto"/>
          <w:sz w:val="32"/>
          <w:szCs w:val="32"/>
          <w:rPrChange w:id="651" w:author="嗯哼" w:date="2021-09-13T09:12:00Z">
            <w:rPr>
              <w:rFonts w:ascii="仿宋" w:eastAsia="仿宋" w:hAnsi="仿宋" w:hint="eastAsia"/>
              <w:sz w:val="30"/>
              <w:szCs w:val="30"/>
            </w:rPr>
          </w:rPrChange>
        </w:rPr>
        <w:t>全程网办</w:t>
      </w:r>
      <w:r>
        <w:rPr>
          <w:rFonts w:eastAsia="仿宋_GB2312"/>
          <w:color w:val="auto"/>
          <w:sz w:val="32"/>
          <w:szCs w:val="32"/>
          <w:rPrChange w:id="652" w:author="嗯哼" w:date="2021-09-13T09:12:00Z">
            <w:rPr>
              <w:rFonts w:ascii="仿宋" w:eastAsia="仿宋" w:hAnsi="仿宋" w:hint="eastAsia"/>
              <w:sz w:val="30"/>
              <w:szCs w:val="30"/>
            </w:rPr>
          </w:rPrChange>
        </w:rPr>
        <w:t>”</w:t>
      </w:r>
      <w:r>
        <w:rPr>
          <w:rFonts w:eastAsia="仿宋_GB2312"/>
          <w:color w:val="auto"/>
          <w:sz w:val="32"/>
          <w:szCs w:val="32"/>
          <w:rPrChange w:id="653" w:author="嗯哼" w:date="2021-09-13T09:12:00Z">
            <w:rPr>
              <w:rFonts w:ascii="仿宋" w:eastAsia="仿宋" w:hAnsi="仿宋" w:hint="eastAsia"/>
              <w:sz w:val="30"/>
              <w:szCs w:val="30"/>
            </w:rPr>
          </w:rPrChange>
        </w:rPr>
        <w:t>，统一互动交流机制日趋完善。基本完成城市运行管理八大主要领域数字化应用场景搭建，城市运行能力得到提升。到</w:t>
      </w:r>
      <w:r>
        <w:rPr>
          <w:rFonts w:eastAsia="仿宋_GB2312"/>
          <w:color w:val="auto"/>
          <w:sz w:val="32"/>
          <w:szCs w:val="32"/>
          <w:rPrChange w:id="654" w:author="嗯哼" w:date="2021-09-13T09:12:00Z">
            <w:rPr>
              <w:rFonts w:ascii="仿宋" w:eastAsia="仿宋" w:hAnsi="仿宋" w:hint="eastAsia"/>
              <w:sz w:val="30"/>
              <w:szCs w:val="30"/>
            </w:rPr>
          </w:rPrChange>
        </w:rPr>
        <w:t>2025</w:t>
      </w:r>
      <w:r>
        <w:rPr>
          <w:rFonts w:eastAsia="仿宋_GB2312"/>
          <w:color w:val="auto"/>
          <w:sz w:val="32"/>
          <w:szCs w:val="32"/>
          <w:rPrChange w:id="655" w:author="嗯哼" w:date="2021-09-13T09:12:00Z">
            <w:rPr>
              <w:rFonts w:ascii="仿宋" w:eastAsia="仿宋" w:hAnsi="仿宋" w:hint="eastAsia"/>
              <w:sz w:val="30"/>
              <w:szCs w:val="30"/>
            </w:rPr>
          </w:rPrChange>
        </w:rPr>
        <w:t>年，实现网上政府服务一体化，城市运行</w:t>
      </w:r>
      <w:r>
        <w:rPr>
          <w:rFonts w:eastAsia="仿宋_GB2312"/>
          <w:color w:val="auto"/>
          <w:sz w:val="32"/>
          <w:szCs w:val="32"/>
          <w:rPrChange w:id="656" w:author="嗯哼" w:date="2021-09-13T09:12:00Z">
            <w:rPr>
              <w:rFonts w:ascii="仿宋" w:eastAsia="仿宋" w:hAnsi="仿宋" w:hint="eastAsia"/>
              <w:sz w:val="30"/>
              <w:szCs w:val="30"/>
            </w:rPr>
          </w:rPrChange>
        </w:rPr>
        <w:t>“</w:t>
      </w:r>
      <w:r>
        <w:rPr>
          <w:rFonts w:eastAsia="仿宋_GB2312"/>
          <w:color w:val="auto"/>
          <w:sz w:val="32"/>
          <w:szCs w:val="32"/>
          <w:rPrChange w:id="657" w:author="嗯哼" w:date="2021-09-13T09:12:00Z">
            <w:rPr>
              <w:rFonts w:ascii="仿宋" w:eastAsia="仿宋" w:hAnsi="仿宋" w:hint="eastAsia"/>
              <w:sz w:val="30"/>
              <w:szCs w:val="30"/>
            </w:rPr>
          </w:rPrChange>
        </w:rPr>
        <w:t>一网统管</w:t>
      </w:r>
      <w:r>
        <w:rPr>
          <w:rFonts w:eastAsia="仿宋_GB2312"/>
          <w:color w:val="auto"/>
          <w:sz w:val="32"/>
          <w:szCs w:val="32"/>
          <w:rPrChange w:id="658" w:author="嗯哼" w:date="2021-09-13T09:12:00Z">
            <w:rPr>
              <w:rFonts w:ascii="仿宋" w:eastAsia="仿宋" w:hAnsi="仿宋" w:hint="eastAsia"/>
              <w:sz w:val="30"/>
              <w:szCs w:val="30"/>
            </w:rPr>
          </w:rPrChange>
        </w:rPr>
        <w:t>”</w:t>
      </w:r>
      <w:r>
        <w:rPr>
          <w:rFonts w:eastAsia="仿宋_GB2312"/>
          <w:color w:val="auto"/>
          <w:sz w:val="32"/>
          <w:szCs w:val="32"/>
          <w:rPrChange w:id="659" w:author="嗯哼" w:date="2021-09-13T09:12:00Z">
            <w:rPr>
              <w:rFonts w:ascii="仿宋" w:eastAsia="仿宋" w:hAnsi="仿宋" w:hint="eastAsia"/>
              <w:sz w:val="30"/>
              <w:szCs w:val="30"/>
            </w:rPr>
          </w:rPrChange>
        </w:rPr>
        <w:t>协同服务体系形成。</w:t>
      </w:r>
    </w:p>
    <w:p w14:paraId="38939EBF" w14:textId="77777777" w:rsidR="00000000" w:rsidRDefault="00000000">
      <w:pPr>
        <w:pStyle w:val="a0"/>
        <w:spacing w:line="560" w:lineRule="exact"/>
        <w:ind w:firstLine="640"/>
        <w:jc w:val="both"/>
        <w:rPr>
          <w:rFonts w:eastAsia="仿宋_GB2312"/>
          <w:color w:val="auto"/>
          <w:sz w:val="32"/>
          <w:szCs w:val="32"/>
          <w:rPrChange w:id="660" w:author="嗯哼" w:date="2021-09-13T09:12:00Z">
            <w:rPr>
              <w:rFonts w:ascii="仿宋" w:eastAsia="仿宋" w:hAnsi="仿宋" w:hint="eastAsia"/>
              <w:color w:val="auto"/>
              <w:sz w:val="30"/>
              <w:szCs w:val="30"/>
            </w:rPr>
          </w:rPrChange>
        </w:rPr>
      </w:pPr>
      <w:r>
        <w:rPr>
          <w:rFonts w:eastAsia="仿宋_GB2312"/>
          <w:b/>
          <w:color w:val="auto"/>
          <w:sz w:val="32"/>
          <w:szCs w:val="32"/>
          <w:rPrChange w:id="661" w:author="嗯哼" w:date="2021-09-13T09:12:00Z">
            <w:rPr>
              <w:rFonts w:ascii="仿宋" w:eastAsia="仿宋" w:hAnsi="仿宋" w:hint="eastAsia"/>
              <w:b/>
              <w:sz w:val="30"/>
              <w:szCs w:val="30"/>
            </w:rPr>
          </w:rPrChange>
        </w:rPr>
        <w:t>——</w:t>
      </w:r>
      <w:r>
        <w:rPr>
          <w:rFonts w:eastAsia="仿宋_GB2312"/>
          <w:b/>
          <w:color w:val="auto"/>
          <w:sz w:val="32"/>
          <w:szCs w:val="32"/>
          <w:rPrChange w:id="662" w:author="嗯哼" w:date="2021-09-13T09:12:00Z">
            <w:rPr>
              <w:rFonts w:ascii="仿宋" w:eastAsia="仿宋" w:hAnsi="仿宋" w:hint="eastAsia"/>
              <w:b/>
              <w:sz w:val="30"/>
              <w:szCs w:val="30"/>
            </w:rPr>
          </w:rPrChange>
        </w:rPr>
        <w:t>构建管理和技术保障体系。</w:t>
      </w:r>
      <w:r>
        <w:rPr>
          <w:rFonts w:eastAsia="仿宋_GB2312"/>
          <w:color w:val="auto"/>
          <w:sz w:val="32"/>
          <w:szCs w:val="32"/>
          <w:rPrChange w:id="663" w:author="嗯哼" w:date="2021-09-13T09:12:00Z">
            <w:rPr>
              <w:rFonts w:ascii="仿宋" w:eastAsia="仿宋" w:hAnsi="仿宋" w:hint="eastAsia"/>
              <w:color w:val="auto"/>
              <w:sz w:val="30"/>
              <w:szCs w:val="30"/>
            </w:rPr>
          </w:rPrChange>
        </w:rPr>
        <w:t>到</w:t>
      </w:r>
      <w:r>
        <w:rPr>
          <w:rFonts w:eastAsia="仿宋_GB2312"/>
          <w:color w:val="auto"/>
          <w:sz w:val="32"/>
          <w:szCs w:val="32"/>
          <w:rPrChange w:id="664" w:author="嗯哼" w:date="2021-09-13T09:12:00Z">
            <w:rPr>
              <w:rFonts w:ascii="仿宋" w:eastAsia="仿宋" w:hAnsi="仿宋" w:hint="eastAsia"/>
              <w:color w:val="auto"/>
              <w:sz w:val="30"/>
              <w:szCs w:val="30"/>
            </w:rPr>
          </w:rPrChange>
        </w:rPr>
        <w:t>2023</w:t>
      </w:r>
      <w:r>
        <w:rPr>
          <w:rFonts w:eastAsia="仿宋_GB2312"/>
          <w:color w:val="auto"/>
          <w:sz w:val="32"/>
          <w:szCs w:val="32"/>
          <w:rPrChange w:id="665" w:author="嗯哼" w:date="2021-09-13T09:12:00Z">
            <w:rPr>
              <w:rFonts w:ascii="仿宋" w:eastAsia="仿宋" w:hAnsi="仿宋" w:hint="eastAsia"/>
              <w:color w:val="auto"/>
              <w:sz w:val="30"/>
              <w:szCs w:val="30"/>
            </w:rPr>
          </w:rPrChange>
        </w:rPr>
        <w:t>年，政府数字化发展组织管理与政策制度保障体系建立健全，长效推进工作机制基本形成，完成若干政务数字化关键领域的标准规范编制，数据治</w:t>
      </w:r>
      <w:r>
        <w:rPr>
          <w:rFonts w:eastAsia="仿宋_GB2312"/>
          <w:color w:val="auto"/>
          <w:sz w:val="32"/>
          <w:szCs w:val="32"/>
          <w:rPrChange w:id="666" w:author="嗯哼" w:date="2021-09-13T09:12:00Z">
            <w:rPr>
              <w:rFonts w:ascii="仿宋" w:eastAsia="仿宋" w:hAnsi="仿宋" w:hint="eastAsia"/>
              <w:color w:val="auto"/>
              <w:sz w:val="30"/>
              <w:szCs w:val="30"/>
            </w:rPr>
          </w:rPrChange>
        </w:rPr>
        <w:lastRenderedPageBreak/>
        <w:t>理标准体系建设和协同治理机制扎实推进，网络安全防护体系建立健全。</w:t>
      </w:r>
      <w:r>
        <w:rPr>
          <w:rFonts w:eastAsia="仿宋_GB2312"/>
          <w:color w:val="auto"/>
          <w:sz w:val="32"/>
          <w:szCs w:val="32"/>
          <w:rPrChange w:id="667" w:author="嗯哼" w:date="2021-09-13T09:12:00Z">
            <w:rPr>
              <w:rFonts w:ascii="仿宋" w:eastAsia="仿宋" w:hAnsi="仿宋" w:hint="eastAsia"/>
              <w:color w:val="auto"/>
              <w:sz w:val="30"/>
              <w:szCs w:val="30"/>
            </w:rPr>
          </w:rPrChange>
        </w:rPr>
        <w:t>2025</w:t>
      </w:r>
      <w:r>
        <w:rPr>
          <w:rFonts w:eastAsia="仿宋_GB2312"/>
          <w:color w:val="auto"/>
          <w:sz w:val="32"/>
          <w:szCs w:val="32"/>
          <w:rPrChange w:id="668" w:author="嗯哼" w:date="2021-09-13T09:12:00Z">
            <w:rPr>
              <w:rFonts w:ascii="仿宋" w:eastAsia="仿宋" w:hAnsi="仿宋" w:hint="eastAsia"/>
              <w:color w:val="auto"/>
              <w:sz w:val="30"/>
              <w:szCs w:val="30"/>
            </w:rPr>
          </w:rPrChange>
        </w:rPr>
        <w:t>年，政企合作、管运分离的数字政府平台运营运维模式持续优化，具有黄山特色的数字政府建设技术支撑保障体系进一步完善，在网络信息安全、平台运营运维、数据治理等方面，打造若干可复制推广的标准化成果，引领政府数字化发展取得明显成效</w:t>
      </w:r>
    </w:p>
    <w:p w14:paraId="123DCA66" w14:textId="77777777" w:rsidR="00000000" w:rsidRDefault="00000000">
      <w:pPr>
        <w:spacing w:line="560" w:lineRule="exact"/>
        <w:ind w:firstLineChars="200" w:firstLine="640"/>
        <w:rPr>
          <w:rFonts w:eastAsia="黑体"/>
          <w:sz w:val="32"/>
          <w:szCs w:val="32"/>
          <w:rPrChange w:id="669" w:author="嗯哼" w:date="2021-09-13T09:12:00Z">
            <w:rPr>
              <w:b/>
              <w:bCs/>
            </w:rPr>
          </w:rPrChange>
        </w:rPr>
      </w:pPr>
      <w:bookmarkStart w:id="670" w:name="_Toc78814148"/>
      <w:r>
        <w:rPr>
          <w:rFonts w:eastAsia="黑体"/>
          <w:sz w:val="32"/>
          <w:szCs w:val="32"/>
        </w:rPr>
        <w:t>三、</w:t>
      </w:r>
      <w:r>
        <w:rPr>
          <w:rFonts w:eastAsia="黑体"/>
          <w:sz w:val="32"/>
          <w:szCs w:val="32"/>
          <w:rPrChange w:id="671" w:author="嗯哼" w:date="2021-09-13T09:12:00Z">
            <w:rPr>
              <w:rFonts w:hint="eastAsia"/>
              <w:b/>
              <w:bCs/>
            </w:rPr>
          </w:rPrChange>
        </w:rPr>
        <w:t>总体框架</w:t>
      </w:r>
      <w:bookmarkEnd w:id="670"/>
    </w:p>
    <w:p w14:paraId="678A69B1" w14:textId="77777777" w:rsidR="00000000" w:rsidRDefault="00000000">
      <w:pPr>
        <w:spacing w:line="560" w:lineRule="exact"/>
        <w:ind w:firstLineChars="200" w:firstLine="640"/>
        <w:rPr>
          <w:rFonts w:eastAsia="楷体_GB2312"/>
          <w:b/>
          <w:bCs/>
          <w:sz w:val="32"/>
          <w:szCs w:val="32"/>
          <w:rPrChange w:id="672" w:author="嗯哼" w:date="2021-09-13T09:12:00Z">
            <w:rPr>
              <w:rFonts w:hint="eastAsia"/>
              <w:b/>
              <w:bCs/>
              <w:sz w:val="30"/>
              <w:szCs w:val="30"/>
            </w:rPr>
          </w:rPrChange>
        </w:rPr>
      </w:pPr>
      <w:bookmarkStart w:id="673" w:name="_Toc78814149"/>
      <w:r>
        <w:rPr>
          <w:rFonts w:eastAsia="楷体_GB2312"/>
          <w:b/>
          <w:bCs/>
          <w:sz w:val="32"/>
          <w:szCs w:val="32"/>
        </w:rPr>
        <w:t>（一）</w:t>
      </w:r>
      <w:r>
        <w:rPr>
          <w:rFonts w:eastAsia="楷体_GB2312"/>
          <w:b/>
          <w:bCs/>
          <w:sz w:val="32"/>
          <w:szCs w:val="32"/>
          <w:rPrChange w:id="674" w:author="嗯哼" w:date="2021-09-13T09:12:00Z">
            <w:rPr>
              <w:b/>
              <w:bCs/>
              <w:sz w:val="30"/>
              <w:szCs w:val="30"/>
            </w:rPr>
          </w:rPrChange>
        </w:rPr>
        <w:t>任务体系</w:t>
      </w:r>
      <w:bookmarkEnd w:id="673"/>
    </w:p>
    <w:p w14:paraId="4405A5CF" w14:textId="77777777" w:rsidR="00000000" w:rsidRDefault="00000000">
      <w:pPr>
        <w:pStyle w:val="a0"/>
        <w:spacing w:line="560" w:lineRule="exact"/>
        <w:ind w:firstLine="640"/>
        <w:rPr>
          <w:rFonts w:eastAsia="仿宋_GB2312"/>
          <w:color w:val="auto"/>
          <w:sz w:val="32"/>
          <w:szCs w:val="32"/>
          <w:rPrChange w:id="675" w:author="嗯哼" w:date="2021-09-13T09:12:00Z">
            <w:rPr>
              <w:rFonts w:ascii="仿宋" w:eastAsia="仿宋" w:hAnsi="仿宋"/>
              <w:color w:val="auto"/>
              <w:sz w:val="30"/>
              <w:szCs w:val="30"/>
            </w:rPr>
          </w:rPrChange>
        </w:rPr>
      </w:pPr>
      <w:r>
        <w:rPr>
          <w:rFonts w:eastAsia="仿宋_GB2312"/>
          <w:color w:val="auto"/>
          <w:sz w:val="32"/>
          <w:szCs w:val="32"/>
          <w:rPrChange w:id="676" w:author="嗯哼" w:date="2021-09-13T09:12:00Z">
            <w:rPr>
              <w:rFonts w:ascii="仿宋" w:eastAsia="仿宋" w:hAnsi="仿宋"/>
              <w:color w:val="auto"/>
              <w:sz w:val="30"/>
              <w:szCs w:val="30"/>
            </w:rPr>
          </w:rPrChange>
        </w:rPr>
        <w:t>黄山</w:t>
      </w:r>
      <w:r>
        <w:rPr>
          <w:rFonts w:eastAsia="仿宋_GB2312"/>
          <w:color w:val="auto"/>
          <w:sz w:val="32"/>
          <w:szCs w:val="32"/>
          <w:rPrChange w:id="677" w:author="嗯哼" w:date="2021-09-13T09:12:00Z">
            <w:rPr>
              <w:rFonts w:ascii="仿宋" w:eastAsia="仿宋" w:hAnsi="仿宋" w:hint="eastAsia"/>
              <w:color w:val="auto"/>
              <w:sz w:val="30"/>
              <w:szCs w:val="30"/>
            </w:rPr>
          </w:rPrChange>
        </w:rPr>
        <w:t>市数字政府建设总体框架为</w:t>
      </w:r>
      <w:r>
        <w:rPr>
          <w:rFonts w:eastAsia="仿宋_GB2312"/>
          <w:color w:val="auto"/>
          <w:sz w:val="32"/>
          <w:szCs w:val="32"/>
          <w:rPrChange w:id="678" w:author="嗯哼" w:date="2021-09-13T09:12:00Z">
            <w:rPr>
              <w:rFonts w:ascii="仿宋" w:eastAsia="仿宋" w:hAnsi="仿宋" w:hint="eastAsia"/>
              <w:color w:val="auto"/>
              <w:sz w:val="30"/>
              <w:szCs w:val="30"/>
            </w:rPr>
          </w:rPrChange>
        </w:rPr>
        <w:t>“1172</w:t>
      </w:r>
      <w:r>
        <w:rPr>
          <w:rFonts w:eastAsia="仿宋_GB2312"/>
          <w:color w:val="auto"/>
          <w:sz w:val="32"/>
          <w:szCs w:val="32"/>
          <w:rPrChange w:id="679" w:author="嗯哼" w:date="2021-09-13T09:12:00Z">
            <w:rPr>
              <w:rFonts w:ascii="仿宋" w:eastAsia="仿宋" w:hAnsi="仿宋"/>
              <w:color w:val="auto"/>
              <w:sz w:val="30"/>
              <w:szCs w:val="30"/>
            </w:rPr>
          </w:rPrChange>
        </w:rPr>
        <w:t>5</w:t>
      </w:r>
      <w:r>
        <w:rPr>
          <w:rFonts w:eastAsia="仿宋_GB2312"/>
          <w:color w:val="auto"/>
          <w:sz w:val="32"/>
          <w:szCs w:val="32"/>
          <w:rPrChange w:id="680" w:author="嗯哼" w:date="2021-09-13T09:12:00Z">
            <w:rPr>
              <w:rFonts w:ascii="仿宋" w:eastAsia="仿宋" w:hAnsi="仿宋" w:hint="eastAsia"/>
              <w:color w:val="auto"/>
              <w:sz w:val="30"/>
              <w:szCs w:val="30"/>
            </w:rPr>
          </w:rPrChange>
        </w:rPr>
        <w:t>”</w:t>
      </w:r>
      <w:r>
        <w:rPr>
          <w:rFonts w:eastAsia="仿宋_GB2312"/>
          <w:color w:val="auto"/>
          <w:sz w:val="32"/>
          <w:szCs w:val="32"/>
          <w:rPrChange w:id="681" w:author="嗯哼" w:date="2021-09-13T09:12:00Z">
            <w:rPr>
              <w:rFonts w:ascii="仿宋" w:eastAsia="仿宋" w:hAnsi="仿宋" w:hint="eastAsia"/>
              <w:color w:val="auto"/>
              <w:sz w:val="30"/>
              <w:szCs w:val="30"/>
            </w:rPr>
          </w:rPrChange>
        </w:rPr>
        <w:t>体系架构，即涵盖</w:t>
      </w:r>
      <w:r>
        <w:rPr>
          <w:rFonts w:eastAsia="仿宋_GB2312"/>
          <w:color w:val="auto"/>
          <w:sz w:val="32"/>
          <w:szCs w:val="32"/>
          <w:rPrChange w:id="682" w:author="嗯哼" w:date="2021-09-13T09:12:00Z">
            <w:rPr>
              <w:rFonts w:ascii="仿宋" w:eastAsia="仿宋" w:hAnsi="仿宋" w:hint="eastAsia"/>
              <w:color w:val="auto"/>
              <w:sz w:val="30"/>
              <w:szCs w:val="30"/>
            </w:rPr>
          </w:rPrChange>
        </w:rPr>
        <w:t>“1”</w:t>
      </w:r>
      <w:r>
        <w:rPr>
          <w:rFonts w:eastAsia="仿宋_GB2312"/>
          <w:color w:val="auto"/>
          <w:sz w:val="32"/>
          <w:szCs w:val="32"/>
          <w:rPrChange w:id="683" w:author="嗯哼" w:date="2021-09-13T09:12:00Z">
            <w:rPr>
              <w:rFonts w:ascii="仿宋" w:eastAsia="仿宋" w:hAnsi="仿宋" w:hint="eastAsia"/>
              <w:color w:val="auto"/>
              <w:sz w:val="30"/>
              <w:szCs w:val="30"/>
            </w:rPr>
          </w:rPrChange>
        </w:rPr>
        <w:t>个数字基础设施、</w:t>
      </w:r>
      <w:r>
        <w:rPr>
          <w:rFonts w:eastAsia="仿宋_GB2312"/>
          <w:color w:val="auto"/>
          <w:sz w:val="32"/>
          <w:szCs w:val="32"/>
          <w:rPrChange w:id="684" w:author="嗯哼" w:date="2021-09-13T09:12:00Z">
            <w:rPr>
              <w:rFonts w:ascii="仿宋" w:eastAsia="仿宋" w:hAnsi="仿宋" w:hint="eastAsia"/>
              <w:color w:val="auto"/>
              <w:sz w:val="30"/>
              <w:szCs w:val="30"/>
            </w:rPr>
          </w:rPrChange>
        </w:rPr>
        <w:t>“1”</w:t>
      </w:r>
      <w:r>
        <w:rPr>
          <w:rFonts w:eastAsia="仿宋_GB2312"/>
          <w:color w:val="auto"/>
          <w:sz w:val="32"/>
          <w:szCs w:val="32"/>
          <w:rPrChange w:id="685" w:author="嗯哼" w:date="2021-09-13T09:12:00Z">
            <w:rPr>
              <w:rFonts w:ascii="仿宋" w:eastAsia="仿宋" w:hAnsi="仿宋" w:hint="eastAsia"/>
              <w:color w:val="auto"/>
              <w:sz w:val="30"/>
              <w:szCs w:val="30"/>
            </w:rPr>
          </w:rPrChange>
        </w:rPr>
        <w:t>个数据赋能平台、</w:t>
      </w:r>
      <w:r>
        <w:rPr>
          <w:rFonts w:eastAsia="仿宋_GB2312"/>
          <w:color w:val="auto"/>
          <w:sz w:val="32"/>
          <w:szCs w:val="32"/>
          <w:rPrChange w:id="686" w:author="嗯哼" w:date="2021-09-13T09:12:00Z">
            <w:rPr>
              <w:rFonts w:ascii="仿宋" w:eastAsia="仿宋" w:hAnsi="仿宋" w:hint="eastAsia"/>
              <w:color w:val="auto"/>
              <w:sz w:val="30"/>
              <w:szCs w:val="30"/>
            </w:rPr>
          </w:rPrChange>
        </w:rPr>
        <w:t>“7”</w:t>
      </w:r>
      <w:r>
        <w:rPr>
          <w:rFonts w:eastAsia="仿宋_GB2312"/>
          <w:color w:val="auto"/>
          <w:sz w:val="32"/>
          <w:szCs w:val="32"/>
          <w:rPrChange w:id="687" w:author="嗯哼" w:date="2021-09-13T09:12:00Z">
            <w:rPr>
              <w:rFonts w:ascii="仿宋" w:eastAsia="仿宋" w:hAnsi="仿宋" w:hint="eastAsia"/>
              <w:color w:val="auto"/>
              <w:sz w:val="30"/>
              <w:szCs w:val="30"/>
            </w:rPr>
          </w:rPrChange>
        </w:rPr>
        <w:t>类政务业务应用、</w:t>
      </w:r>
      <w:r>
        <w:rPr>
          <w:rFonts w:eastAsia="仿宋_GB2312"/>
          <w:color w:val="auto"/>
          <w:sz w:val="32"/>
          <w:szCs w:val="32"/>
          <w:rPrChange w:id="688" w:author="嗯哼" w:date="2021-09-13T09:12:00Z">
            <w:rPr>
              <w:rFonts w:ascii="仿宋" w:eastAsia="仿宋" w:hAnsi="仿宋" w:hint="eastAsia"/>
              <w:color w:val="auto"/>
              <w:sz w:val="30"/>
              <w:szCs w:val="30"/>
            </w:rPr>
          </w:rPrChange>
        </w:rPr>
        <w:t>“2”</w:t>
      </w:r>
      <w:r>
        <w:rPr>
          <w:rFonts w:eastAsia="仿宋_GB2312"/>
          <w:color w:val="auto"/>
          <w:sz w:val="32"/>
          <w:szCs w:val="32"/>
          <w:rPrChange w:id="689" w:author="嗯哼" w:date="2021-09-13T09:12:00Z">
            <w:rPr>
              <w:rFonts w:ascii="仿宋" w:eastAsia="仿宋" w:hAnsi="仿宋" w:hint="eastAsia"/>
              <w:color w:val="auto"/>
              <w:sz w:val="30"/>
              <w:szCs w:val="30"/>
            </w:rPr>
          </w:rPrChange>
        </w:rPr>
        <w:t>个品牌服务、</w:t>
      </w:r>
      <w:r>
        <w:rPr>
          <w:rFonts w:eastAsia="仿宋_GB2312"/>
          <w:color w:val="auto"/>
          <w:sz w:val="32"/>
          <w:szCs w:val="32"/>
          <w:rPrChange w:id="690" w:author="嗯哼" w:date="2021-09-13T09:12:00Z">
            <w:rPr>
              <w:rFonts w:ascii="仿宋" w:eastAsia="仿宋" w:hAnsi="仿宋" w:hint="eastAsia"/>
              <w:color w:val="auto"/>
              <w:sz w:val="30"/>
              <w:szCs w:val="30"/>
            </w:rPr>
          </w:rPrChange>
        </w:rPr>
        <w:t>“5”</w:t>
      </w:r>
      <w:r>
        <w:rPr>
          <w:rFonts w:eastAsia="仿宋_GB2312"/>
          <w:color w:val="auto"/>
          <w:sz w:val="32"/>
          <w:szCs w:val="32"/>
          <w:rPrChange w:id="691" w:author="嗯哼" w:date="2021-09-13T09:12:00Z">
            <w:rPr>
              <w:rFonts w:ascii="仿宋" w:eastAsia="仿宋" w:hAnsi="仿宋" w:hint="eastAsia"/>
              <w:color w:val="auto"/>
              <w:sz w:val="30"/>
              <w:szCs w:val="30"/>
            </w:rPr>
          </w:rPrChange>
        </w:rPr>
        <w:t>套保障体系。</w:t>
      </w:r>
    </w:p>
    <w:p w14:paraId="27B6CF5E" w14:textId="77777777" w:rsidR="00000000" w:rsidRPr="008F4DFC" w:rsidRDefault="00000000">
      <w:pPr>
        <w:pStyle w:val="a0"/>
        <w:spacing w:line="240" w:lineRule="auto"/>
        <w:ind w:firstLineChars="0" w:firstLine="0"/>
        <w:jc w:val="center"/>
        <w:rPr>
          <w:color w:val="auto"/>
          <w:sz w:val="30"/>
          <w:szCs w:val="30"/>
        </w:rPr>
      </w:pPr>
      <w:ins w:id="692" w:author="嗯哼" w:date="2021-08-27T12:28:00Z">
        <w:r>
          <w:rPr>
            <w:color w:val="auto"/>
            <w:rPrChange w:id="693" w:author="嗯哼" w:date="2021-09-13T09:12:00Z">
              <w:rPr/>
            </w:rPrChange>
          </w:rPr>
          <w:object w:dxaOrig="22604" w:dyaOrig="15938" w14:anchorId="00D3BC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 o:spid="_x0000_i1025" type="#_x0000_t75" alt="" style="width:454.35pt;height:308.4pt;mso-position-horizontal-relative:page;mso-position-vertical-relative:page" o:ole="">
              <v:fill o:detectmouseclick="t"/>
              <v:imagedata r:id="rId8" o:title=""/>
              <o:lock v:ext="edit" aspectratio="f"/>
            </v:shape>
            <o:OLEObject Type="Embed" ProgID="Visio.Drawing.15" ShapeID="对象 3" DrawAspect="Content" ObjectID="_1734954604" r:id="rId9">
              <o:FieldCodes>\* MERGEFORMAT</o:FieldCodes>
            </o:OLEObject>
          </w:object>
        </w:r>
      </w:ins>
      <w:r w:rsidRPr="008F4DFC">
        <w:rPr>
          <w:color w:val="auto"/>
          <w:sz w:val="30"/>
          <w:szCs w:val="30"/>
        </w:rPr>
        <w:t>图</w:t>
      </w:r>
      <w:r w:rsidRPr="008F4DFC">
        <w:rPr>
          <w:color w:val="auto"/>
          <w:sz w:val="30"/>
          <w:szCs w:val="30"/>
        </w:rPr>
        <w:t>1</w:t>
      </w:r>
      <w:r>
        <w:rPr>
          <w:color w:val="auto"/>
          <w:sz w:val="30"/>
          <w:szCs w:val="30"/>
          <w:rPrChange w:id="694" w:author="嗯哼" w:date="2021-09-13T09:12:00Z">
            <w:rPr>
              <w:rFonts w:hint="eastAsia"/>
              <w:color w:val="auto"/>
              <w:sz w:val="30"/>
              <w:szCs w:val="30"/>
            </w:rPr>
          </w:rPrChange>
        </w:rPr>
        <w:t xml:space="preserve"> </w:t>
      </w:r>
      <w:r>
        <w:rPr>
          <w:color w:val="auto"/>
          <w:sz w:val="30"/>
          <w:szCs w:val="30"/>
          <w:rPrChange w:id="695" w:author="嗯哼" w:date="2021-09-13T09:12:00Z">
            <w:rPr>
              <w:rFonts w:hint="eastAsia"/>
              <w:color w:val="auto"/>
              <w:sz w:val="30"/>
              <w:szCs w:val="30"/>
            </w:rPr>
          </w:rPrChange>
        </w:rPr>
        <w:t>黄山市数字政府平台总体框架</w:t>
      </w:r>
    </w:p>
    <w:p w14:paraId="2B3E0278" w14:textId="77777777" w:rsidR="00000000" w:rsidRDefault="00000000">
      <w:pPr>
        <w:spacing w:line="560" w:lineRule="exact"/>
        <w:ind w:firstLineChars="200" w:firstLine="640"/>
        <w:rPr>
          <w:rFonts w:eastAsia="仿宋_GB2312"/>
          <w:color w:val="auto"/>
          <w:sz w:val="32"/>
          <w:szCs w:val="32"/>
          <w:rPrChange w:id="696" w:author="嗯哼" w:date="2021-09-13T09:12:00Z">
            <w:rPr>
              <w:rFonts w:ascii="仿宋" w:eastAsia="仿宋" w:hAnsi="仿宋"/>
              <w:sz w:val="30"/>
              <w:szCs w:val="30"/>
            </w:rPr>
          </w:rPrChange>
        </w:rPr>
      </w:pPr>
      <w:r>
        <w:rPr>
          <w:rFonts w:eastAsia="仿宋_GB2312"/>
          <w:b/>
          <w:color w:val="auto"/>
          <w:sz w:val="32"/>
          <w:szCs w:val="32"/>
          <w:rPrChange w:id="697" w:author="嗯哼" w:date="2021-09-13T09:12:00Z">
            <w:rPr>
              <w:rFonts w:ascii="仿宋" w:eastAsia="仿宋" w:hAnsi="仿宋" w:hint="eastAsia"/>
              <w:b/>
              <w:sz w:val="30"/>
              <w:szCs w:val="30"/>
            </w:rPr>
          </w:rPrChange>
        </w:rPr>
        <w:t>“1”</w:t>
      </w:r>
      <w:r>
        <w:rPr>
          <w:rFonts w:eastAsia="仿宋_GB2312"/>
          <w:b/>
          <w:color w:val="auto"/>
          <w:sz w:val="32"/>
          <w:szCs w:val="32"/>
          <w:rPrChange w:id="698" w:author="嗯哼" w:date="2021-09-13T09:12:00Z">
            <w:rPr>
              <w:rFonts w:ascii="仿宋" w:eastAsia="仿宋" w:hAnsi="仿宋" w:hint="eastAsia"/>
              <w:b/>
              <w:sz w:val="30"/>
              <w:szCs w:val="30"/>
            </w:rPr>
          </w:rPrChange>
        </w:rPr>
        <w:t>个数字基础设施。</w:t>
      </w:r>
      <w:r>
        <w:rPr>
          <w:rFonts w:eastAsia="仿宋_GB2312"/>
          <w:color w:val="auto"/>
          <w:sz w:val="32"/>
          <w:szCs w:val="32"/>
          <w:rPrChange w:id="699" w:author="嗯哼" w:date="2021-09-13T09:12:00Z">
            <w:rPr>
              <w:rFonts w:ascii="仿宋" w:eastAsia="仿宋" w:hAnsi="仿宋" w:hint="eastAsia"/>
              <w:sz w:val="30"/>
              <w:szCs w:val="30"/>
            </w:rPr>
          </w:rPrChange>
        </w:rPr>
        <w:t>建设全市统一的光纤宽带网、物联网、</w:t>
      </w:r>
      <w:r>
        <w:rPr>
          <w:rFonts w:eastAsia="仿宋_GB2312"/>
          <w:color w:val="auto"/>
          <w:sz w:val="32"/>
          <w:szCs w:val="32"/>
          <w:rPrChange w:id="700" w:author="嗯哼" w:date="2021-09-13T09:12:00Z">
            <w:rPr>
              <w:rFonts w:ascii="仿宋" w:eastAsia="仿宋" w:hAnsi="仿宋" w:hint="eastAsia"/>
              <w:sz w:val="30"/>
              <w:szCs w:val="30"/>
            </w:rPr>
          </w:rPrChange>
        </w:rPr>
        <w:t>5G</w:t>
      </w:r>
      <w:r>
        <w:rPr>
          <w:rFonts w:eastAsia="仿宋_GB2312"/>
          <w:color w:val="auto"/>
          <w:sz w:val="32"/>
          <w:szCs w:val="32"/>
          <w:rPrChange w:id="701" w:author="嗯哼" w:date="2021-09-13T09:12:00Z">
            <w:rPr>
              <w:rFonts w:ascii="仿宋" w:eastAsia="仿宋" w:hAnsi="仿宋" w:hint="eastAsia"/>
              <w:sz w:val="30"/>
              <w:szCs w:val="30"/>
            </w:rPr>
          </w:rPrChange>
        </w:rPr>
        <w:t>网络，构建</w:t>
      </w:r>
      <w:r>
        <w:rPr>
          <w:rFonts w:eastAsia="仿宋_GB2312"/>
          <w:color w:val="auto"/>
          <w:sz w:val="32"/>
          <w:szCs w:val="32"/>
          <w:rPrChange w:id="702" w:author="嗯哼" w:date="2021-09-13T09:12:00Z">
            <w:rPr>
              <w:rFonts w:ascii="仿宋" w:eastAsia="仿宋" w:hAnsi="仿宋" w:hint="eastAsia"/>
              <w:sz w:val="30"/>
              <w:szCs w:val="30"/>
            </w:rPr>
          </w:rPrChange>
        </w:rPr>
        <w:t>“</w:t>
      </w:r>
      <w:r>
        <w:rPr>
          <w:rFonts w:eastAsia="仿宋_GB2312"/>
          <w:color w:val="auto"/>
          <w:sz w:val="32"/>
          <w:szCs w:val="32"/>
          <w:rPrChange w:id="703" w:author="嗯哼" w:date="2021-09-13T09:12:00Z">
            <w:rPr>
              <w:rFonts w:ascii="仿宋" w:eastAsia="仿宋" w:hAnsi="仿宋" w:hint="eastAsia"/>
              <w:sz w:val="30"/>
              <w:szCs w:val="30"/>
            </w:rPr>
          </w:rPrChange>
        </w:rPr>
        <w:t>云网</w:t>
      </w:r>
      <w:r>
        <w:rPr>
          <w:rFonts w:eastAsia="仿宋_GB2312"/>
          <w:color w:val="auto"/>
          <w:sz w:val="32"/>
          <w:szCs w:val="32"/>
          <w:rPrChange w:id="704" w:author="嗯哼" w:date="2021-09-13T09:12:00Z">
            <w:rPr>
              <w:rFonts w:ascii="仿宋" w:eastAsia="仿宋" w:hAnsi="仿宋" w:hint="eastAsia"/>
              <w:sz w:val="30"/>
              <w:szCs w:val="30"/>
            </w:rPr>
          </w:rPrChange>
        </w:rPr>
        <w:t>”</w:t>
      </w:r>
      <w:r>
        <w:rPr>
          <w:rFonts w:eastAsia="仿宋_GB2312"/>
          <w:color w:val="auto"/>
          <w:sz w:val="32"/>
          <w:szCs w:val="32"/>
          <w:rPrChange w:id="705" w:author="嗯哼" w:date="2021-09-13T09:12:00Z">
            <w:rPr>
              <w:rFonts w:ascii="仿宋" w:eastAsia="仿宋" w:hAnsi="仿宋" w:hint="eastAsia"/>
              <w:sz w:val="30"/>
              <w:szCs w:val="30"/>
            </w:rPr>
          </w:rPrChange>
        </w:rPr>
        <w:t>共性基础支撑能力，打造上接国家和省、纵向贯通、横向协同的全市统一的政务</w:t>
      </w:r>
      <w:r>
        <w:rPr>
          <w:rFonts w:eastAsia="仿宋_GB2312"/>
          <w:color w:val="auto"/>
          <w:sz w:val="32"/>
          <w:szCs w:val="32"/>
          <w:rPrChange w:id="706" w:author="嗯哼" w:date="2021-09-13T09:12:00Z">
            <w:rPr>
              <w:rFonts w:ascii="仿宋" w:eastAsia="仿宋" w:hAnsi="仿宋" w:hint="eastAsia"/>
              <w:sz w:val="30"/>
              <w:szCs w:val="30"/>
            </w:rPr>
          </w:rPrChange>
        </w:rPr>
        <w:t>“</w:t>
      </w:r>
      <w:r>
        <w:rPr>
          <w:rFonts w:eastAsia="仿宋_GB2312"/>
          <w:color w:val="auto"/>
          <w:sz w:val="32"/>
          <w:szCs w:val="32"/>
          <w:rPrChange w:id="707" w:author="嗯哼" w:date="2021-09-13T09:12:00Z">
            <w:rPr>
              <w:rFonts w:ascii="仿宋" w:eastAsia="仿宋" w:hAnsi="仿宋" w:hint="eastAsia"/>
              <w:sz w:val="30"/>
              <w:szCs w:val="30"/>
            </w:rPr>
          </w:rPrChange>
        </w:rPr>
        <w:t>一朵云</w:t>
      </w:r>
      <w:r>
        <w:rPr>
          <w:rFonts w:eastAsia="仿宋_GB2312"/>
          <w:color w:val="auto"/>
          <w:sz w:val="32"/>
          <w:szCs w:val="32"/>
          <w:rPrChange w:id="708" w:author="嗯哼" w:date="2021-09-13T09:12:00Z">
            <w:rPr>
              <w:rFonts w:ascii="仿宋" w:eastAsia="仿宋" w:hAnsi="仿宋" w:hint="eastAsia"/>
              <w:sz w:val="30"/>
              <w:szCs w:val="30"/>
            </w:rPr>
          </w:rPrChange>
        </w:rPr>
        <w:t>”</w:t>
      </w:r>
      <w:r>
        <w:rPr>
          <w:rFonts w:eastAsia="仿宋_GB2312"/>
          <w:color w:val="auto"/>
          <w:sz w:val="32"/>
          <w:szCs w:val="32"/>
          <w:rPrChange w:id="709" w:author="嗯哼" w:date="2021-09-13T09:12:00Z">
            <w:rPr>
              <w:rFonts w:ascii="仿宋" w:eastAsia="仿宋" w:hAnsi="仿宋" w:hint="eastAsia"/>
              <w:sz w:val="30"/>
              <w:szCs w:val="30"/>
            </w:rPr>
          </w:rPrChange>
        </w:rPr>
        <w:t>平台、电子政务外网</w:t>
      </w:r>
      <w:r>
        <w:rPr>
          <w:rFonts w:eastAsia="仿宋_GB2312"/>
          <w:color w:val="auto"/>
          <w:sz w:val="32"/>
          <w:szCs w:val="32"/>
          <w:rPrChange w:id="710" w:author="嗯哼" w:date="2021-09-13T09:12:00Z">
            <w:rPr>
              <w:rFonts w:ascii="仿宋" w:eastAsia="仿宋" w:hAnsi="仿宋" w:hint="eastAsia"/>
              <w:sz w:val="30"/>
              <w:szCs w:val="30"/>
            </w:rPr>
          </w:rPrChange>
        </w:rPr>
        <w:t>“</w:t>
      </w:r>
      <w:r>
        <w:rPr>
          <w:rFonts w:eastAsia="仿宋_GB2312"/>
          <w:color w:val="auto"/>
          <w:sz w:val="32"/>
          <w:szCs w:val="32"/>
          <w:rPrChange w:id="711" w:author="嗯哼" w:date="2021-09-13T09:12:00Z">
            <w:rPr>
              <w:rFonts w:ascii="仿宋" w:eastAsia="仿宋" w:hAnsi="仿宋" w:hint="eastAsia"/>
              <w:sz w:val="30"/>
              <w:szCs w:val="30"/>
            </w:rPr>
          </w:rPrChange>
        </w:rPr>
        <w:t>一张网</w:t>
      </w:r>
      <w:r>
        <w:rPr>
          <w:rFonts w:eastAsia="仿宋_GB2312"/>
          <w:color w:val="auto"/>
          <w:sz w:val="32"/>
          <w:szCs w:val="32"/>
          <w:rPrChange w:id="712" w:author="嗯哼" w:date="2021-09-13T09:12:00Z">
            <w:rPr>
              <w:rFonts w:ascii="仿宋" w:eastAsia="仿宋" w:hAnsi="仿宋" w:hint="eastAsia"/>
              <w:sz w:val="30"/>
              <w:szCs w:val="30"/>
            </w:rPr>
          </w:rPrChange>
        </w:rPr>
        <w:t>”</w:t>
      </w:r>
      <w:r>
        <w:rPr>
          <w:rFonts w:eastAsia="仿宋_GB2312"/>
          <w:color w:val="auto"/>
          <w:sz w:val="32"/>
          <w:szCs w:val="32"/>
          <w:rPrChange w:id="713" w:author="嗯哼" w:date="2021-09-13T09:12:00Z">
            <w:rPr>
              <w:rFonts w:ascii="仿宋" w:eastAsia="仿宋" w:hAnsi="仿宋" w:hint="eastAsia"/>
              <w:sz w:val="30"/>
              <w:szCs w:val="30"/>
            </w:rPr>
          </w:rPrChange>
        </w:rPr>
        <w:t>。</w:t>
      </w:r>
      <w:ins w:id="714" w:author="嗯哼" w:date="2021-08-27T17:02:00Z">
        <w:r>
          <w:rPr>
            <w:rFonts w:eastAsia="仿宋_GB2312"/>
            <w:color w:val="auto"/>
            <w:sz w:val="32"/>
            <w:szCs w:val="32"/>
            <w:rPrChange w:id="715" w:author="嗯哼" w:date="2021-09-13T09:12:00Z">
              <w:rPr>
                <w:rFonts w:ascii="仿宋" w:eastAsia="仿宋" w:hAnsi="仿宋" w:hint="eastAsia"/>
                <w:sz w:val="30"/>
                <w:szCs w:val="30"/>
              </w:rPr>
            </w:rPrChange>
          </w:rPr>
          <w:t>按照江淮大数据中心</w:t>
        </w:r>
        <w:r>
          <w:rPr>
            <w:rFonts w:eastAsia="仿宋_GB2312"/>
            <w:color w:val="auto"/>
            <w:sz w:val="32"/>
            <w:szCs w:val="32"/>
            <w:rPrChange w:id="716" w:author="嗯哼" w:date="2021-09-13T09:12:00Z">
              <w:rPr>
                <w:rFonts w:ascii="仿宋" w:eastAsia="仿宋" w:hAnsi="仿宋" w:hint="eastAsia"/>
                <w:sz w:val="30"/>
                <w:szCs w:val="30"/>
              </w:rPr>
            </w:rPrChange>
          </w:rPr>
          <w:t>“1</w:t>
        </w:r>
      </w:ins>
      <w:ins w:id="717" w:author="嗯哼" w:date="2021-08-27T17:05:00Z">
        <w:r>
          <w:rPr>
            <w:rFonts w:eastAsia="仿宋_GB2312"/>
            <w:color w:val="auto"/>
            <w:sz w:val="32"/>
            <w:szCs w:val="32"/>
            <w:rPrChange w:id="718" w:author="嗯哼" w:date="2021-09-13T09:12:00Z">
              <w:rPr>
                <w:rFonts w:ascii="仿宋" w:eastAsia="仿宋" w:hAnsi="仿宋" w:hint="eastAsia"/>
                <w:sz w:val="30"/>
                <w:szCs w:val="30"/>
              </w:rPr>
            </w:rPrChange>
          </w:rPr>
          <w:t>+M</w:t>
        </w:r>
      </w:ins>
      <w:ins w:id="719" w:author="嗯哼" w:date="2021-08-27T17:02:00Z">
        <w:r>
          <w:rPr>
            <w:rFonts w:eastAsia="仿宋_GB2312"/>
            <w:color w:val="auto"/>
            <w:sz w:val="32"/>
            <w:szCs w:val="32"/>
            <w:rPrChange w:id="720" w:author="嗯哼" w:date="2021-09-13T09:12:00Z">
              <w:rPr>
                <w:rFonts w:ascii="仿宋" w:eastAsia="仿宋" w:hAnsi="仿宋" w:hint="eastAsia"/>
                <w:sz w:val="30"/>
                <w:szCs w:val="30"/>
              </w:rPr>
            </w:rPrChange>
          </w:rPr>
          <w:t>+16”</w:t>
        </w:r>
      </w:ins>
      <w:ins w:id="721" w:author="嗯哼" w:date="2021-08-27T17:06:00Z">
        <w:r>
          <w:rPr>
            <w:rFonts w:eastAsia="仿宋_GB2312"/>
            <w:color w:val="auto"/>
            <w:sz w:val="32"/>
            <w:szCs w:val="32"/>
            <w:rPrChange w:id="722" w:author="嗯哼" w:date="2021-09-13T09:12:00Z">
              <w:rPr>
                <w:rFonts w:ascii="仿宋" w:eastAsia="仿宋" w:hAnsi="仿宋" w:hint="eastAsia"/>
                <w:sz w:val="30"/>
                <w:szCs w:val="30"/>
              </w:rPr>
            </w:rPrChange>
          </w:rPr>
          <w:t>平台</w:t>
        </w:r>
      </w:ins>
      <w:ins w:id="723" w:author="嗯哼" w:date="2021-08-27T17:05:00Z">
        <w:r>
          <w:rPr>
            <w:rFonts w:eastAsia="仿宋_GB2312"/>
            <w:color w:val="auto"/>
            <w:sz w:val="32"/>
            <w:szCs w:val="32"/>
            <w:rPrChange w:id="724" w:author="嗯哼" w:date="2021-09-13T09:12:00Z">
              <w:rPr>
                <w:rFonts w:ascii="仿宋" w:eastAsia="仿宋" w:hAnsi="仿宋" w:hint="eastAsia"/>
                <w:sz w:val="30"/>
                <w:szCs w:val="30"/>
              </w:rPr>
            </w:rPrChange>
          </w:rPr>
          <w:t>体系</w:t>
        </w:r>
      </w:ins>
      <w:ins w:id="725" w:author="嗯哼" w:date="2021-08-27T17:03:00Z">
        <w:r>
          <w:rPr>
            <w:rFonts w:eastAsia="仿宋_GB2312"/>
            <w:color w:val="auto"/>
            <w:sz w:val="32"/>
            <w:szCs w:val="32"/>
            <w:rPrChange w:id="726" w:author="嗯哼" w:date="2021-09-13T09:12:00Z">
              <w:rPr>
                <w:rFonts w:ascii="仿宋" w:eastAsia="仿宋" w:hAnsi="仿宋" w:hint="eastAsia"/>
                <w:sz w:val="30"/>
                <w:szCs w:val="30"/>
              </w:rPr>
            </w:rPrChange>
          </w:rPr>
          <w:t>，</w:t>
        </w:r>
      </w:ins>
      <w:r>
        <w:rPr>
          <w:rFonts w:eastAsia="仿宋_GB2312"/>
          <w:color w:val="auto"/>
          <w:sz w:val="32"/>
          <w:szCs w:val="32"/>
          <w:rPrChange w:id="727" w:author="嗯哼" w:date="2021-09-13T09:12:00Z">
            <w:rPr>
              <w:rFonts w:ascii="仿宋" w:eastAsia="仿宋" w:hAnsi="仿宋" w:hint="eastAsia"/>
              <w:sz w:val="30"/>
              <w:szCs w:val="30"/>
            </w:rPr>
          </w:rPrChange>
        </w:rPr>
        <w:t>构建江淮大数据中心黄山市子平台，健全完善数据资源体系，建设完善基础数据库、部门业务数据库和政府网站信息资源库，筑牢支撑数字政府整体转型和协同服务的数字底座。</w:t>
      </w:r>
    </w:p>
    <w:p w14:paraId="04F18DB7" w14:textId="77777777" w:rsidR="00000000" w:rsidRDefault="00000000">
      <w:pPr>
        <w:spacing w:line="560" w:lineRule="exact"/>
        <w:ind w:firstLineChars="200" w:firstLine="640"/>
        <w:rPr>
          <w:rFonts w:eastAsia="仿宋_GB2312"/>
          <w:color w:val="auto"/>
          <w:sz w:val="32"/>
          <w:szCs w:val="32"/>
          <w:rPrChange w:id="728" w:author="嗯哼" w:date="2021-09-13T09:12:00Z">
            <w:rPr>
              <w:rFonts w:ascii="仿宋" w:eastAsia="仿宋" w:hAnsi="仿宋" w:hint="eastAsia"/>
              <w:sz w:val="30"/>
              <w:szCs w:val="30"/>
            </w:rPr>
          </w:rPrChange>
        </w:rPr>
      </w:pPr>
      <w:r>
        <w:rPr>
          <w:rFonts w:eastAsia="仿宋_GB2312"/>
          <w:b/>
          <w:color w:val="auto"/>
          <w:sz w:val="32"/>
          <w:szCs w:val="32"/>
          <w:rPrChange w:id="729" w:author="嗯哼" w:date="2021-09-13T09:12:00Z">
            <w:rPr>
              <w:rFonts w:ascii="仿宋" w:eastAsia="仿宋" w:hAnsi="仿宋" w:hint="eastAsia"/>
              <w:b/>
              <w:sz w:val="30"/>
              <w:szCs w:val="30"/>
            </w:rPr>
          </w:rPrChange>
        </w:rPr>
        <w:t>“1”</w:t>
      </w:r>
      <w:r>
        <w:rPr>
          <w:rFonts w:eastAsia="仿宋_GB2312"/>
          <w:b/>
          <w:color w:val="auto"/>
          <w:sz w:val="32"/>
          <w:szCs w:val="32"/>
          <w:rPrChange w:id="730" w:author="嗯哼" w:date="2021-09-13T09:12:00Z">
            <w:rPr>
              <w:rFonts w:ascii="仿宋" w:eastAsia="仿宋" w:hAnsi="仿宋" w:hint="eastAsia"/>
              <w:b/>
              <w:sz w:val="30"/>
              <w:szCs w:val="30"/>
            </w:rPr>
          </w:rPrChange>
        </w:rPr>
        <w:t>个数据赋能平台。</w:t>
      </w:r>
      <w:del w:id="731" w:author="嗯哼" w:date="2021-08-27T17:07:00Z">
        <w:r>
          <w:rPr>
            <w:rFonts w:eastAsia="仿宋_GB2312"/>
            <w:color w:val="auto"/>
            <w:sz w:val="32"/>
            <w:szCs w:val="32"/>
            <w:rPrChange w:id="732" w:author="嗯哼" w:date="2021-09-13T09:12:00Z">
              <w:rPr>
                <w:rFonts w:ascii="仿宋" w:eastAsia="仿宋" w:hAnsi="仿宋" w:hint="eastAsia"/>
                <w:sz w:val="30"/>
                <w:szCs w:val="30"/>
              </w:rPr>
            </w:rPrChange>
          </w:rPr>
          <w:delText>实施中台战略，</w:delText>
        </w:r>
      </w:del>
      <w:ins w:id="733" w:author="嗯哼" w:date="2021-08-27T17:07:00Z">
        <w:r>
          <w:rPr>
            <w:rFonts w:eastAsia="仿宋_GB2312"/>
            <w:color w:val="auto"/>
            <w:sz w:val="32"/>
            <w:szCs w:val="32"/>
            <w:rPrChange w:id="734" w:author="嗯哼" w:date="2021-09-13T09:12:00Z">
              <w:rPr>
                <w:rFonts w:ascii="仿宋" w:eastAsia="仿宋" w:hAnsi="仿宋" w:hint="eastAsia"/>
                <w:sz w:val="30"/>
                <w:szCs w:val="30"/>
              </w:rPr>
            </w:rPrChange>
          </w:rPr>
          <w:t>在江淮大数据中心黄山市子平台中</w:t>
        </w:r>
      </w:ins>
      <w:r>
        <w:rPr>
          <w:rFonts w:eastAsia="仿宋_GB2312"/>
          <w:color w:val="auto"/>
          <w:sz w:val="32"/>
          <w:szCs w:val="32"/>
          <w:rPrChange w:id="735" w:author="嗯哼" w:date="2021-09-13T09:12:00Z">
            <w:rPr>
              <w:rFonts w:ascii="仿宋" w:eastAsia="仿宋" w:hAnsi="仿宋" w:hint="eastAsia"/>
              <w:sz w:val="30"/>
              <w:szCs w:val="30"/>
            </w:rPr>
          </w:rPrChange>
        </w:rPr>
        <w:t>部署数据服务中台、业务应用中台和人工智能中台，围绕重要领域数字化应用场景协同创新服务，创新协同治理</w:t>
      </w:r>
      <w:r>
        <w:rPr>
          <w:rFonts w:eastAsia="仿宋_GB2312"/>
          <w:color w:val="auto"/>
          <w:sz w:val="32"/>
          <w:szCs w:val="32"/>
          <w:rPrChange w:id="736" w:author="嗯哼" w:date="2021-09-13T09:12:00Z">
            <w:rPr>
              <w:rFonts w:ascii="仿宋" w:eastAsia="仿宋" w:hAnsi="仿宋" w:hint="eastAsia"/>
              <w:sz w:val="30"/>
              <w:szCs w:val="30"/>
            </w:rPr>
          </w:rPrChange>
        </w:rPr>
        <w:lastRenderedPageBreak/>
        <w:t>机制，强化决策主题数据库建设管理，平台赋能政府治理流程再造和模式优化，促进跨层级、跨部门、跨系统的数据融合、业务融合和应用融合，提供数字化应用场景协同服务环境，提升数据智能服务水平。</w:t>
      </w:r>
    </w:p>
    <w:p w14:paraId="41D649F9" w14:textId="77777777" w:rsidR="00000000" w:rsidRDefault="00000000">
      <w:pPr>
        <w:spacing w:line="560" w:lineRule="exact"/>
        <w:ind w:firstLineChars="200" w:firstLine="640"/>
        <w:rPr>
          <w:rFonts w:eastAsia="仿宋_GB2312"/>
          <w:color w:val="auto"/>
          <w:sz w:val="32"/>
          <w:szCs w:val="32"/>
          <w:rPrChange w:id="737" w:author="嗯哼" w:date="2021-09-13T09:12:00Z">
            <w:rPr>
              <w:rFonts w:ascii="仿宋" w:eastAsia="仿宋" w:hAnsi="仿宋" w:hint="eastAsia"/>
              <w:sz w:val="30"/>
              <w:szCs w:val="30"/>
            </w:rPr>
          </w:rPrChange>
        </w:rPr>
      </w:pPr>
      <w:r>
        <w:rPr>
          <w:rFonts w:eastAsia="仿宋_GB2312"/>
          <w:color w:val="auto"/>
          <w:sz w:val="32"/>
          <w:szCs w:val="32"/>
          <w:rPrChange w:id="738" w:author="嗯哼" w:date="2021-09-13T09:12:00Z">
            <w:rPr>
              <w:rFonts w:ascii="仿宋" w:eastAsia="仿宋" w:hAnsi="仿宋" w:hint="eastAsia"/>
              <w:sz w:val="30"/>
              <w:szCs w:val="30"/>
            </w:rPr>
          </w:rPrChange>
        </w:rPr>
        <w:t xml:space="preserve"> </w:t>
      </w:r>
      <w:r>
        <w:rPr>
          <w:rFonts w:eastAsia="仿宋_GB2312"/>
          <w:b/>
          <w:color w:val="auto"/>
          <w:sz w:val="32"/>
          <w:szCs w:val="32"/>
          <w:rPrChange w:id="739" w:author="嗯哼" w:date="2021-09-13T09:12:00Z">
            <w:rPr>
              <w:rFonts w:ascii="仿宋" w:eastAsia="仿宋" w:hAnsi="仿宋" w:hint="eastAsia"/>
              <w:b/>
              <w:sz w:val="30"/>
              <w:szCs w:val="30"/>
            </w:rPr>
          </w:rPrChange>
        </w:rPr>
        <w:t>“7”</w:t>
      </w:r>
      <w:r>
        <w:rPr>
          <w:rFonts w:eastAsia="仿宋_GB2312"/>
          <w:b/>
          <w:color w:val="auto"/>
          <w:sz w:val="32"/>
          <w:szCs w:val="32"/>
          <w:rPrChange w:id="740" w:author="嗯哼" w:date="2021-09-13T09:12:00Z">
            <w:rPr>
              <w:rFonts w:ascii="仿宋" w:eastAsia="仿宋" w:hAnsi="仿宋" w:hint="eastAsia"/>
              <w:b/>
              <w:sz w:val="30"/>
              <w:szCs w:val="30"/>
            </w:rPr>
          </w:rPrChange>
        </w:rPr>
        <w:t>类政务数字化应用。</w:t>
      </w:r>
      <w:r>
        <w:rPr>
          <w:rFonts w:eastAsia="仿宋_GB2312"/>
          <w:color w:val="auto"/>
          <w:sz w:val="32"/>
          <w:szCs w:val="32"/>
          <w:rPrChange w:id="741" w:author="嗯哼" w:date="2021-09-13T09:12:00Z">
            <w:rPr>
              <w:rFonts w:ascii="仿宋" w:eastAsia="仿宋" w:hAnsi="仿宋" w:hint="eastAsia"/>
              <w:sz w:val="30"/>
              <w:szCs w:val="30"/>
            </w:rPr>
          </w:rPrChange>
        </w:rPr>
        <w:t>以需求为导向，整体推进经济调节、市场监管、公共服务、社会治理、生态环保、</w:t>
      </w:r>
      <w:r>
        <w:rPr>
          <w:rFonts w:eastAsia="仿宋_GB2312"/>
          <w:color w:val="auto"/>
          <w:sz w:val="32"/>
          <w:szCs w:val="32"/>
          <w:rPrChange w:id="742" w:author="嗯哼" w:date="2021-09-13T09:12:00Z">
            <w:rPr>
              <w:rFonts w:ascii="仿宋" w:eastAsia="仿宋" w:hAnsi="仿宋" w:hint="eastAsia"/>
              <w:color w:val="000099"/>
              <w:sz w:val="30"/>
              <w:szCs w:val="30"/>
            </w:rPr>
          </w:rPrChange>
        </w:rPr>
        <w:t>协同办公、</w:t>
      </w:r>
      <w:r>
        <w:rPr>
          <w:rFonts w:eastAsia="仿宋_GB2312"/>
          <w:color w:val="auto"/>
          <w:sz w:val="32"/>
          <w:szCs w:val="32"/>
          <w:rPrChange w:id="743" w:author="嗯哼" w:date="2021-09-13T09:12:00Z">
            <w:rPr>
              <w:rFonts w:ascii="仿宋" w:eastAsia="仿宋" w:hAnsi="仿宋" w:hint="eastAsia"/>
              <w:sz w:val="30"/>
              <w:szCs w:val="30"/>
            </w:rPr>
          </w:rPrChange>
        </w:rPr>
        <w:t>区域协同等业务应用体系建设，加快部门业务系统与数据赋能平台深度对接，促进业务流程再造、数据融合共享、业务协同和深度应用，不断提高决策科学性和服务效率。</w:t>
      </w:r>
    </w:p>
    <w:p w14:paraId="54E09A8A" w14:textId="77777777" w:rsidR="00000000" w:rsidRDefault="00000000">
      <w:pPr>
        <w:spacing w:line="560" w:lineRule="exact"/>
        <w:ind w:firstLineChars="200" w:firstLine="640"/>
        <w:rPr>
          <w:rFonts w:eastAsia="仿宋_GB2312"/>
          <w:color w:val="auto"/>
          <w:sz w:val="32"/>
          <w:szCs w:val="32"/>
          <w:rPrChange w:id="744" w:author="嗯哼" w:date="2021-09-13T09:12:00Z">
            <w:rPr>
              <w:rFonts w:ascii="仿宋" w:eastAsia="仿宋" w:hAnsi="仿宋" w:hint="eastAsia"/>
              <w:sz w:val="30"/>
              <w:szCs w:val="30"/>
            </w:rPr>
          </w:rPrChange>
        </w:rPr>
      </w:pPr>
      <w:r>
        <w:rPr>
          <w:rFonts w:eastAsia="仿宋_GB2312"/>
          <w:b/>
          <w:color w:val="auto"/>
          <w:sz w:val="32"/>
          <w:szCs w:val="32"/>
          <w:rPrChange w:id="745" w:author="嗯哼" w:date="2021-09-13T09:12:00Z">
            <w:rPr>
              <w:rFonts w:ascii="仿宋" w:eastAsia="仿宋" w:hAnsi="仿宋" w:hint="eastAsia"/>
              <w:b/>
              <w:sz w:val="30"/>
              <w:szCs w:val="30"/>
            </w:rPr>
          </w:rPrChange>
        </w:rPr>
        <w:t>“2”</w:t>
      </w:r>
      <w:r>
        <w:rPr>
          <w:rFonts w:eastAsia="仿宋_GB2312"/>
          <w:b/>
          <w:color w:val="auto"/>
          <w:sz w:val="32"/>
          <w:szCs w:val="32"/>
          <w:rPrChange w:id="746" w:author="嗯哼" w:date="2021-09-13T09:12:00Z">
            <w:rPr>
              <w:rFonts w:ascii="仿宋" w:eastAsia="仿宋" w:hAnsi="仿宋" w:hint="eastAsia"/>
              <w:b/>
              <w:sz w:val="30"/>
              <w:szCs w:val="30"/>
            </w:rPr>
          </w:rPrChange>
        </w:rPr>
        <w:t>个品牌服务。</w:t>
      </w:r>
      <w:r>
        <w:rPr>
          <w:rFonts w:eastAsia="仿宋_GB2312"/>
          <w:color w:val="auto"/>
          <w:sz w:val="32"/>
          <w:szCs w:val="32"/>
          <w:rPrChange w:id="747" w:author="嗯哼" w:date="2021-09-13T09:12:00Z">
            <w:rPr>
              <w:rFonts w:ascii="仿宋" w:eastAsia="仿宋" w:hAnsi="仿宋" w:hint="eastAsia"/>
              <w:sz w:val="30"/>
              <w:szCs w:val="30"/>
            </w:rPr>
          </w:rPrChange>
        </w:rPr>
        <w:t>打造政府服务</w:t>
      </w:r>
      <w:r>
        <w:rPr>
          <w:rFonts w:eastAsia="仿宋_GB2312"/>
          <w:color w:val="auto"/>
          <w:sz w:val="32"/>
          <w:szCs w:val="32"/>
          <w:rPrChange w:id="748" w:author="嗯哼" w:date="2021-09-13T09:12:00Z">
            <w:rPr>
              <w:rFonts w:ascii="仿宋" w:eastAsia="仿宋" w:hAnsi="仿宋" w:hint="eastAsia"/>
              <w:sz w:val="30"/>
              <w:szCs w:val="30"/>
            </w:rPr>
          </w:rPrChange>
        </w:rPr>
        <w:t>“</w:t>
      </w:r>
      <w:r>
        <w:rPr>
          <w:rFonts w:eastAsia="仿宋_GB2312"/>
          <w:color w:val="auto"/>
          <w:sz w:val="32"/>
          <w:szCs w:val="32"/>
          <w:rPrChange w:id="749" w:author="嗯哼" w:date="2021-09-13T09:12:00Z">
            <w:rPr>
              <w:rFonts w:ascii="仿宋" w:eastAsia="仿宋" w:hAnsi="仿宋" w:hint="eastAsia"/>
              <w:sz w:val="30"/>
              <w:szCs w:val="30"/>
            </w:rPr>
          </w:rPrChange>
        </w:rPr>
        <w:t>一网通办</w:t>
      </w:r>
      <w:r>
        <w:rPr>
          <w:rFonts w:eastAsia="仿宋_GB2312"/>
          <w:color w:val="auto"/>
          <w:sz w:val="32"/>
          <w:szCs w:val="32"/>
          <w:rPrChange w:id="750" w:author="嗯哼" w:date="2021-09-13T09:12:00Z">
            <w:rPr>
              <w:rFonts w:ascii="仿宋" w:eastAsia="仿宋" w:hAnsi="仿宋" w:hint="eastAsia"/>
              <w:sz w:val="30"/>
              <w:szCs w:val="30"/>
            </w:rPr>
          </w:rPrChange>
        </w:rPr>
        <w:t>”</w:t>
      </w:r>
      <w:r>
        <w:rPr>
          <w:rFonts w:eastAsia="仿宋_GB2312"/>
          <w:color w:val="auto"/>
          <w:sz w:val="32"/>
          <w:szCs w:val="32"/>
          <w:rPrChange w:id="751" w:author="嗯哼" w:date="2021-09-13T09:12:00Z">
            <w:rPr>
              <w:rFonts w:ascii="仿宋" w:eastAsia="仿宋" w:hAnsi="仿宋" w:hint="eastAsia"/>
              <w:sz w:val="30"/>
              <w:szCs w:val="30"/>
            </w:rPr>
          </w:rPrChange>
        </w:rPr>
        <w:t>品牌，大力推进利企便民、精准服务、整体协同、透明高效的一体化服务网上政府建设。打造城市管理运行</w:t>
      </w:r>
      <w:r>
        <w:rPr>
          <w:rFonts w:eastAsia="仿宋_GB2312"/>
          <w:color w:val="auto"/>
          <w:sz w:val="32"/>
          <w:szCs w:val="32"/>
          <w:rPrChange w:id="752" w:author="嗯哼" w:date="2021-09-13T09:12:00Z">
            <w:rPr>
              <w:rFonts w:ascii="仿宋" w:eastAsia="仿宋" w:hAnsi="仿宋" w:hint="eastAsia"/>
              <w:sz w:val="30"/>
              <w:szCs w:val="30"/>
            </w:rPr>
          </w:rPrChange>
        </w:rPr>
        <w:t>“</w:t>
      </w:r>
      <w:r>
        <w:rPr>
          <w:rFonts w:eastAsia="仿宋_GB2312"/>
          <w:color w:val="auto"/>
          <w:sz w:val="32"/>
          <w:szCs w:val="32"/>
          <w:rPrChange w:id="753" w:author="嗯哼" w:date="2021-09-13T09:12:00Z">
            <w:rPr>
              <w:rFonts w:ascii="仿宋" w:eastAsia="仿宋" w:hAnsi="仿宋" w:hint="eastAsia"/>
              <w:sz w:val="30"/>
              <w:szCs w:val="30"/>
            </w:rPr>
          </w:rPrChange>
        </w:rPr>
        <w:t>一网统管</w:t>
      </w:r>
      <w:r>
        <w:rPr>
          <w:rFonts w:eastAsia="仿宋_GB2312"/>
          <w:color w:val="auto"/>
          <w:sz w:val="32"/>
          <w:szCs w:val="32"/>
          <w:rPrChange w:id="754" w:author="嗯哼" w:date="2021-09-13T09:12:00Z">
            <w:rPr>
              <w:rFonts w:ascii="仿宋" w:eastAsia="仿宋" w:hAnsi="仿宋" w:hint="eastAsia"/>
              <w:sz w:val="30"/>
              <w:szCs w:val="30"/>
            </w:rPr>
          </w:rPrChange>
        </w:rPr>
        <w:t>”</w:t>
      </w:r>
      <w:r>
        <w:rPr>
          <w:rFonts w:eastAsia="仿宋_GB2312"/>
          <w:color w:val="auto"/>
          <w:sz w:val="32"/>
          <w:szCs w:val="32"/>
          <w:rPrChange w:id="755" w:author="嗯哼" w:date="2021-09-13T09:12:00Z">
            <w:rPr>
              <w:rFonts w:ascii="仿宋" w:eastAsia="仿宋" w:hAnsi="仿宋" w:hint="eastAsia"/>
              <w:sz w:val="30"/>
              <w:szCs w:val="30"/>
            </w:rPr>
          </w:rPrChange>
        </w:rPr>
        <w:t>品牌，推进城市治理流程再造和模式优化，创新总体态势分析、智慧文旅、生态环境、民生幸福、社区服务、城市管理、公共交通、城市安全等数字化应用场景服务。</w:t>
      </w:r>
    </w:p>
    <w:p w14:paraId="47958C1B" w14:textId="77777777" w:rsidR="00000000" w:rsidRDefault="00000000">
      <w:pPr>
        <w:spacing w:line="560" w:lineRule="exact"/>
        <w:ind w:firstLineChars="200" w:firstLine="640"/>
        <w:rPr>
          <w:rFonts w:eastAsia="仿宋_GB2312"/>
          <w:color w:val="auto"/>
          <w:sz w:val="32"/>
          <w:szCs w:val="32"/>
          <w:rPrChange w:id="756" w:author="嗯哼" w:date="2021-09-13T09:12:00Z">
            <w:rPr>
              <w:rFonts w:ascii="仿宋" w:eastAsia="仿宋" w:hAnsi="仿宋" w:hint="eastAsia"/>
              <w:sz w:val="30"/>
              <w:szCs w:val="30"/>
            </w:rPr>
          </w:rPrChange>
        </w:rPr>
      </w:pPr>
      <w:r>
        <w:rPr>
          <w:rFonts w:eastAsia="仿宋_GB2312"/>
          <w:b/>
          <w:color w:val="auto"/>
          <w:sz w:val="32"/>
          <w:szCs w:val="32"/>
          <w:rPrChange w:id="757" w:author="嗯哼" w:date="2021-09-13T09:12:00Z">
            <w:rPr>
              <w:rFonts w:ascii="仿宋" w:eastAsia="仿宋" w:hAnsi="仿宋" w:hint="eastAsia"/>
              <w:b/>
              <w:sz w:val="30"/>
              <w:szCs w:val="30"/>
            </w:rPr>
          </w:rPrChange>
        </w:rPr>
        <w:t>“5”</w:t>
      </w:r>
      <w:r>
        <w:rPr>
          <w:rFonts w:eastAsia="仿宋_GB2312"/>
          <w:b/>
          <w:color w:val="auto"/>
          <w:sz w:val="32"/>
          <w:szCs w:val="32"/>
          <w:rPrChange w:id="758" w:author="嗯哼" w:date="2021-09-13T09:12:00Z">
            <w:rPr>
              <w:rFonts w:ascii="仿宋" w:eastAsia="仿宋" w:hAnsi="仿宋" w:hint="eastAsia"/>
              <w:b/>
              <w:sz w:val="30"/>
              <w:szCs w:val="30"/>
            </w:rPr>
          </w:rPrChange>
        </w:rPr>
        <w:t>套保障体系。</w:t>
      </w:r>
      <w:r>
        <w:rPr>
          <w:rFonts w:eastAsia="仿宋_GB2312"/>
          <w:color w:val="auto"/>
          <w:sz w:val="32"/>
          <w:szCs w:val="32"/>
          <w:rPrChange w:id="759" w:author="嗯哼" w:date="2021-09-13T09:12:00Z">
            <w:rPr>
              <w:rFonts w:ascii="仿宋" w:eastAsia="仿宋" w:hAnsi="仿宋" w:hint="eastAsia"/>
              <w:sz w:val="30"/>
              <w:szCs w:val="30"/>
            </w:rPr>
          </w:rPrChange>
        </w:rPr>
        <w:t>健全完善政策制度、标准规范、运行管理、安全保障、数据治理等管理与技术保障体系，确保数字政府平台高效、稳定、安全运行。</w:t>
      </w:r>
    </w:p>
    <w:p w14:paraId="4F2CB7D5" w14:textId="77777777" w:rsidR="00000000" w:rsidRDefault="00000000">
      <w:pPr>
        <w:spacing w:line="560" w:lineRule="exact"/>
        <w:ind w:firstLineChars="200" w:firstLine="640"/>
        <w:rPr>
          <w:rFonts w:eastAsia="楷体_GB2312"/>
          <w:b/>
          <w:bCs/>
          <w:sz w:val="32"/>
          <w:szCs w:val="32"/>
          <w:rPrChange w:id="760" w:author="嗯哼" w:date="2021-09-13T09:12:00Z">
            <w:rPr>
              <w:b/>
              <w:bCs/>
              <w:sz w:val="30"/>
              <w:szCs w:val="30"/>
            </w:rPr>
          </w:rPrChange>
        </w:rPr>
      </w:pPr>
      <w:bookmarkStart w:id="761" w:name="_Toc78814150"/>
      <w:r>
        <w:rPr>
          <w:rFonts w:eastAsia="楷体_GB2312"/>
          <w:b/>
          <w:bCs/>
          <w:sz w:val="32"/>
          <w:szCs w:val="32"/>
        </w:rPr>
        <w:t>（二）</w:t>
      </w:r>
      <w:r>
        <w:rPr>
          <w:rFonts w:eastAsia="楷体_GB2312"/>
          <w:b/>
          <w:bCs/>
          <w:sz w:val="32"/>
          <w:szCs w:val="32"/>
          <w:rPrChange w:id="762" w:author="嗯哼" w:date="2021-09-13T09:12:00Z">
            <w:rPr>
              <w:b/>
              <w:bCs/>
              <w:sz w:val="30"/>
              <w:szCs w:val="30"/>
            </w:rPr>
          </w:rPrChange>
        </w:rPr>
        <w:t>推进体系</w:t>
      </w:r>
      <w:bookmarkEnd w:id="761"/>
    </w:p>
    <w:p w14:paraId="01953FEC" w14:textId="77777777" w:rsidR="00000000" w:rsidRDefault="00000000">
      <w:pPr>
        <w:spacing w:line="560" w:lineRule="exact"/>
        <w:ind w:firstLineChars="200" w:firstLine="640"/>
        <w:rPr>
          <w:rFonts w:eastAsia="仿宋_GB2312"/>
          <w:color w:val="auto"/>
          <w:sz w:val="32"/>
          <w:szCs w:val="32"/>
        </w:rPr>
      </w:pPr>
      <w:r>
        <w:rPr>
          <w:rFonts w:eastAsia="仿宋_GB2312"/>
          <w:color w:val="auto"/>
          <w:sz w:val="32"/>
          <w:szCs w:val="32"/>
          <w:rPrChange w:id="763" w:author="嗯哼" w:date="2021-09-13T09:12:00Z">
            <w:rPr>
              <w:rFonts w:ascii="仿宋" w:eastAsia="仿宋" w:hAnsi="仿宋" w:hint="eastAsia"/>
              <w:color w:val="auto"/>
              <w:sz w:val="30"/>
              <w:szCs w:val="30"/>
            </w:rPr>
          </w:rPrChange>
        </w:rPr>
        <w:t>围绕</w:t>
      </w:r>
      <w:r>
        <w:rPr>
          <w:rFonts w:eastAsia="仿宋_GB2312"/>
          <w:color w:val="auto"/>
          <w:sz w:val="32"/>
          <w:szCs w:val="32"/>
          <w:rPrChange w:id="764" w:author="嗯哼" w:date="2021-09-13T09:12:00Z">
            <w:rPr>
              <w:rFonts w:ascii="仿宋" w:eastAsia="仿宋" w:hAnsi="仿宋"/>
              <w:color w:val="auto"/>
              <w:sz w:val="30"/>
              <w:szCs w:val="30"/>
            </w:rPr>
          </w:rPrChange>
        </w:rPr>
        <w:t>“</w:t>
      </w:r>
      <w:r>
        <w:rPr>
          <w:rFonts w:eastAsia="仿宋_GB2312"/>
          <w:color w:val="auto"/>
          <w:sz w:val="32"/>
          <w:szCs w:val="32"/>
          <w:rPrChange w:id="765" w:author="嗯哼" w:date="2021-09-13T09:12:00Z">
            <w:rPr>
              <w:rFonts w:ascii="仿宋" w:eastAsia="仿宋" w:hAnsi="仿宋" w:hint="eastAsia"/>
              <w:color w:val="auto"/>
              <w:sz w:val="30"/>
              <w:szCs w:val="30"/>
            </w:rPr>
          </w:rPrChange>
        </w:rPr>
        <w:t>数据</w:t>
      </w:r>
      <w:r>
        <w:rPr>
          <w:rFonts w:eastAsia="仿宋_GB2312"/>
          <w:color w:val="auto"/>
          <w:sz w:val="32"/>
          <w:szCs w:val="32"/>
          <w:rPrChange w:id="766" w:author="嗯哼" w:date="2021-09-13T09:12:00Z">
            <w:rPr>
              <w:rFonts w:ascii="仿宋" w:eastAsia="仿宋" w:hAnsi="仿宋"/>
              <w:color w:val="auto"/>
              <w:sz w:val="30"/>
              <w:szCs w:val="30"/>
            </w:rPr>
          </w:rPrChange>
        </w:rPr>
        <w:t>”</w:t>
      </w:r>
      <w:r>
        <w:rPr>
          <w:rFonts w:eastAsia="仿宋_GB2312"/>
          <w:color w:val="auto"/>
          <w:sz w:val="32"/>
          <w:szCs w:val="32"/>
          <w:rPrChange w:id="767" w:author="嗯哼" w:date="2021-09-13T09:12:00Z">
            <w:rPr>
              <w:rFonts w:ascii="仿宋" w:eastAsia="仿宋" w:hAnsi="仿宋" w:hint="eastAsia"/>
              <w:color w:val="auto"/>
              <w:sz w:val="30"/>
              <w:szCs w:val="30"/>
            </w:rPr>
          </w:rPrChange>
        </w:rPr>
        <w:t>和</w:t>
      </w:r>
      <w:r>
        <w:rPr>
          <w:rFonts w:eastAsia="仿宋_GB2312"/>
          <w:color w:val="auto"/>
          <w:sz w:val="32"/>
          <w:szCs w:val="32"/>
          <w:rPrChange w:id="768" w:author="嗯哼" w:date="2021-09-13T09:12:00Z">
            <w:rPr>
              <w:rFonts w:ascii="仿宋" w:eastAsia="仿宋" w:hAnsi="仿宋"/>
              <w:color w:val="auto"/>
              <w:sz w:val="30"/>
              <w:szCs w:val="30"/>
            </w:rPr>
          </w:rPrChange>
        </w:rPr>
        <w:t>“</w:t>
      </w:r>
      <w:r>
        <w:rPr>
          <w:rFonts w:eastAsia="仿宋_GB2312"/>
          <w:color w:val="auto"/>
          <w:sz w:val="32"/>
          <w:szCs w:val="32"/>
          <w:rPrChange w:id="769" w:author="嗯哼" w:date="2021-09-13T09:12:00Z">
            <w:rPr>
              <w:rFonts w:ascii="仿宋" w:eastAsia="仿宋" w:hAnsi="仿宋" w:hint="eastAsia"/>
              <w:color w:val="auto"/>
              <w:sz w:val="30"/>
              <w:szCs w:val="30"/>
            </w:rPr>
          </w:rPrChange>
        </w:rPr>
        <w:t>应用</w:t>
      </w:r>
      <w:r>
        <w:rPr>
          <w:rFonts w:eastAsia="仿宋_GB2312"/>
          <w:color w:val="auto"/>
          <w:sz w:val="32"/>
          <w:szCs w:val="32"/>
          <w:rPrChange w:id="770" w:author="嗯哼" w:date="2021-09-13T09:12:00Z">
            <w:rPr>
              <w:rFonts w:ascii="仿宋" w:eastAsia="仿宋" w:hAnsi="仿宋"/>
              <w:color w:val="auto"/>
              <w:sz w:val="30"/>
              <w:szCs w:val="30"/>
            </w:rPr>
          </w:rPrChange>
        </w:rPr>
        <w:t>”</w:t>
      </w:r>
      <w:r>
        <w:rPr>
          <w:rFonts w:eastAsia="仿宋_GB2312"/>
          <w:color w:val="auto"/>
          <w:sz w:val="32"/>
          <w:szCs w:val="32"/>
          <w:rPrChange w:id="771" w:author="嗯哼" w:date="2021-09-13T09:12:00Z">
            <w:rPr>
              <w:rFonts w:ascii="仿宋" w:eastAsia="仿宋" w:hAnsi="仿宋" w:hint="eastAsia"/>
              <w:color w:val="auto"/>
              <w:sz w:val="30"/>
              <w:szCs w:val="30"/>
            </w:rPr>
          </w:rPrChange>
        </w:rPr>
        <w:t>两个要素，通过</w:t>
      </w:r>
      <w:r>
        <w:rPr>
          <w:rFonts w:eastAsia="仿宋_GB2312"/>
          <w:color w:val="auto"/>
          <w:sz w:val="32"/>
          <w:szCs w:val="32"/>
          <w:rPrChange w:id="772" w:author="嗯哼" w:date="2021-09-13T09:12:00Z">
            <w:rPr>
              <w:rFonts w:ascii="仿宋" w:eastAsia="仿宋" w:hAnsi="仿宋"/>
              <w:color w:val="auto"/>
              <w:sz w:val="30"/>
              <w:szCs w:val="30"/>
            </w:rPr>
          </w:rPrChange>
        </w:rPr>
        <w:t>“</w:t>
      </w:r>
      <w:r>
        <w:rPr>
          <w:rFonts w:eastAsia="仿宋_GB2312"/>
          <w:color w:val="auto"/>
          <w:sz w:val="32"/>
          <w:szCs w:val="32"/>
          <w:rPrChange w:id="773" w:author="嗯哼" w:date="2021-09-13T09:12:00Z">
            <w:rPr>
              <w:rFonts w:ascii="仿宋" w:eastAsia="仿宋" w:hAnsi="仿宋" w:hint="eastAsia"/>
              <w:color w:val="auto"/>
              <w:sz w:val="30"/>
              <w:szCs w:val="30"/>
            </w:rPr>
          </w:rPrChange>
        </w:rPr>
        <w:t>一盘棋推进</w:t>
      </w:r>
      <w:r>
        <w:rPr>
          <w:rFonts w:eastAsia="仿宋_GB2312"/>
          <w:color w:val="auto"/>
          <w:sz w:val="32"/>
          <w:szCs w:val="32"/>
          <w:rPrChange w:id="774" w:author="嗯哼" w:date="2021-09-13T09:12:00Z">
            <w:rPr>
              <w:rFonts w:ascii="仿宋" w:eastAsia="仿宋" w:hAnsi="仿宋"/>
              <w:color w:val="auto"/>
              <w:sz w:val="30"/>
              <w:szCs w:val="30"/>
            </w:rPr>
          </w:rPrChange>
        </w:rPr>
        <w:t>”</w:t>
      </w:r>
      <w:r>
        <w:rPr>
          <w:rFonts w:eastAsia="仿宋_GB2312"/>
          <w:color w:val="auto"/>
          <w:sz w:val="32"/>
          <w:szCs w:val="32"/>
          <w:rPrChange w:id="775" w:author="嗯哼" w:date="2021-09-13T09:12:00Z">
            <w:rPr>
              <w:rFonts w:ascii="仿宋" w:eastAsia="仿宋" w:hAnsi="仿宋" w:hint="eastAsia"/>
              <w:color w:val="auto"/>
              <w:sz w:val="30"/>
              <w:szCs w:val="30"/>
            </w:rPr>
          </w:rPrChange>
        </w:rPr>
        <w:t>和</w:t>
      </w:r>
      <w:r>
        <w:rPr>
          <w:rFonts w:eastAsia="仿宋_GB2312"/>
          <w:color w:val="auto"/>
          <w:sz w:val="32"/>
          <w:szCs w:val="32"/>
          <w:rPrChange w:id="776" w:author="嗯哼" w:date="2021-09-13T09:12:00Z">
            <w:rPr>
              <w:rFonts w:ascii="仿宋" w:eastAsia="仿宋" w:hAnsi="仿宋"/>
              <w:color w:val="auto"/>
              <w:sz w:val="30"/>
              <w:szCs w:val="30"/>
            </w:rPr>
          </w:rPrChange>
        </w:rPr>
        <w:t>“</w:t>
      </w:r>
      <w:r>
        <w:rPr>
          <w:rFonts w:eastAsia="仿宋_GB2312"/>
          <w:color w:val="auto"/>
          <w:sz w:val="32"/>
          <w:szCs w:val="32"/>
          <w:rPrChange w:id="777" w:author="嗯哼" w:date="2021-09-13T09:12:00Z">
            <w:rPr>
              <w:rFonts w:ascii="仿宋" w:eastAsia="仿宋" w:hAnsi="仿宋" w:hint="eastAsia"/>
              <w:color w:val="auto"/>
              <w:sz w:val="30"/>
              <w:szCs w:val="30"/>
            </w:rPr>
          </w:rPrChange>
        </w:rPr>
        <w:t>一体化发展</w:t>
      </w:r>
      <w:r>
        <w:rPr>
          <w:rFonts w:eastAsia="仿宋_GB2312"/>
          <w:color w:val="auto"/>
          <w:sz w:val="32"/>
          <w:szCs w:val="32"/>
          <w:rPrChange w:id="778" w:author="嗯哼" w:date="2021-09-13T09:12:00Z">
            <w:rPr>
              <w:rFonts w:ascii="仿宋" w:eastAsia="仿宋" w:hAnsi="仿宋"/>
              <w:color w:val="auto"/>
              <w:sz w:val="30"/>
              <w:szCs w:val="30"/>
            </w:rPr>
          </w:rPrChange>
        </w:rPr>
        <w:t>”</w:t>
      </w:r>
      <w:r>
        <w:rPr>
          <w:rFonts w:eastAsia="仿宋_GB2312"/>
          <w:color w:val="auto"/>
          <w:sz w:val="32"/>
          <w:szCs w:val="32"/>
          <w:rPrChange w:id="779" w:author="嗯哼" w:date="2021-09-13T09:12:00Z">
            <w:rPr>
              <w:rFonts w:ascii="仿宋" w:eastAsia="仿宋" w:hAnsi="仿宋" w:hint="eastAsia"/>
              <w:color w:val="auto"/>
              <w:sz w:val="30"/>
              <w:szCs w:val="30"/>
            </w:rPr>
          </w:rPrChange>
        </w:rPr>
        <w:t>，依托</w:t>
      </w:r>
      <w:r>
        <w:rPr>
          <w:rFonts w:eastAsia="仿宋_GB2312"/>
          <w:color w:val="auto"/>
          <w:sz w:val="32"/>
          <w:szCs w:val="32"/>
          <w:rPrChange w:id="780" w:author="嗯哼" w:date="2021-09-13T09:12:00Z">
            <w:rPr>
              <w:rFonts w:ascii="仿宋" w:eastAsia="仿宋" w:hAnsi="仿宋" w:hint="eastAsia"/>
              <w:color w:val="0000CC"/>
              <w:sz w:val="30"/>
              <w:szCs w:val="30"/>
            </w:rPr>
          </w:rPrChange>
        </w:rPr>
        <w:t>黄山市子平台和数据赋能平台</w:t>
      </w:r>
      <w:r>
        <w:rPr>
          <w:rFonts w:eastAsia="仿宋_GB2312"/>
          <w:color w:val="auto"/>
          <w:sz w:val="32"/>
          <w:szCs w:val="32"/>
          <w:rPrChange w:id="781" w:author="嗯哼" w:date="2021-09-13T09:12:00Z">
            <w:rPr>
              <w:rFonts w:ascii="仿宋" w:eastAsia="仿宋" w:hAnsi="仿宋" w:hint="eastAsia"/>
              <w:color w:val="auto"/>
              <w:sz w:val="30"/>
              <w:szCs w:val="30"/>
            </w:rPr>
          </w:rPrChange>
        </w:rPr>
        <w:t>，建成上联国家和省</w:t>
      </w:r>
      <w:r>
        <w:rPr>
          <w:rFonts w:eastAsia="仿宋_GB2312"/>
          <w:color w:val="auto"/>
          <w:sz w:val="32"/>
          <w:szCs w:val="32"/>
          <w:rPrChange w:id="782" w:author="嗯哼" w:date="2021-09-13T09:12:00Z">
            <w:rPr>
              <w:rFonts w:ascii="仿宋" w:eastAsia="仿宋" w:hAnsi="仿宋" w:hint="eastAsia"/>
              <w:color w:val="auto"/>
              <w:sz w:val="30"/>
              <w:szCs w:val="30"/>
            </w:rPr>
          </w:rPrChange>
        </w:rPr>
        <w:lastRenderedPageBreak/>
        <w:t>的、</w:t>
      </w:r>
      <w:ins w:id="783" w:author="嗯哼" w:date="2021-09-27T09:03:00Z">
        <w:r>
          <w:rPr>
            <w:rFonts w:eastAsia="仿宋_GB2312"/>
            <w:color w:val="auto"/>
            <w:sz w:val="32"/>
            <w:szCs w:val="32"/>
          </w:rPr>
          <w:t>下联</w:t>
        </w:r>
      </w:ins>
      <w:r>
        <w:rPr>
          <w:rFonts w:eastAsia="仿宋_GB2312"/>
          <w:color w:val="auto"/>
          <w:sz w:val="32"/>
          <w:szCs w:val="32"/>
          <w:rPrChange w:id="784" w:author="嗯哼" w:date="2021-09-13T09:12:00Z">
            <w:rPr>
              <w:rFonts w:ascii="仿宋" w:eastAsia="仿宋" w:hAnsi="仿宋" w:hint="eastAsia"/>
              <w:color w:val="auto"/>
              <w:sz w:val="30"/>
              <w:szCs w:val="30"/>
            </w:rPr>
          </w:rPrChange>
        </w:rPr>
        <w:t>市县（区）二级网状分布的数据体系和</w:t>
      </w:r>
      <w:r>
        <w:rPr>
          <w:rFonts w:eastAsia="仿宋_GB2312"/>
          <w:color w:val="auto"/>
          <w:sz w:val="32"/>
          <w:szCs w:val="32"/>
          <w:rPrChange w:id="785" w:author="嗯哼" w:date="2021-09-13T09:12:00Z">
            <w:rPr>
              <w:rFonts w:ascii="仿宋" w:eastAsia="仿宋" w:hAnsi="仿宋"/>
              <w:color w:val="auto"/>
              <w:sz w:val="30"/>
              <w:szCs w:val="30"/>
            </w:rPr>
          </w:rPrChange>
        </w:rPr>
        <w:t>“</w:t>
      </w:r>
      <w:r>
        <w:rPr>
          <w:rFonts w:eastAsia="仿宋_GB2312"/>
          <w:color w:val="auto"/>
          <w:sz w:val="32"/>
          <w:szCs w:val="32"/>
          <w:rPrChange w:id="786" w:author="嗯哼" w:date="2021-09-13T09:12:00Z">
            <w:rPr>
              <w:rFonts w:ascii="仿宋" w:eastAsia="仿宋" w:hAnsi="仿宋" w:hint="eastAsia"/>
              <w:color w:val="auto"/>
              <w:sz w:val="30"/>
              <w:szCs w:val="30"/>
            </w:rPr>
          </w:rPrChange>
        </w:rPr>
        <w:t>共性应用</w:t>
      </w:r>
      <w:r>
        <w:rPr>
          <w:rFonts w:eastAsia="仿宋_GB2312"/>
          <w:color w:val="auto"/>
          <w:sz w:val="32"/>
          <w:szCs w:val="32"/>
          <w:rPrChange w:id="787" w:author="嗯哼" w:date="2021-09-13T09:12:00Z">
            <w:rPr>
              <w:rFonts w:ascii="仿宋" w:eastAsia="仿宋" w:hAnsi="仿宋"/>
              <w:color w:val="auto"/>
              <w:sz w:val="30"/>
              <w:szCs w:val="30"/>
            </w:rPr>
          </w:rPrChange>
        </w:rPr>
        <w:t>+</w:t>
      </w:r>
      <w:r>
        <w:rPr>
          <w:rFonts w:eastAsia="仿宋_GB2312"/>
          <w:color w:val="auto"/>
          <w:sz w:val="32"/>
          <w:szCs w:val="32"/>
          <w:rPrChange w:id="788" w:author="嗯哼" w:date="2021-09-13T09:12:00Z">
            <w:rPr>
              <w:rFonts w:ascii="仿宋" w:eastAsia="仿宋" w:hAnsi="仿宋"/>
              <w:color w:val="auto"/>
              <w:sz w:val="30"/>
              <w:szCs w:val="30"/>
            </w:rPr>
          </w:rPrChange>
        </w:rPr>
        <w:t>创新应用</w:t>
      </w:r>
      <w:r>
        <w:rPr>
          <w:rFonts w:eastAsia="仿宋_GB2312"/>
          <w:color w:val="auto"/>
          <w:sz w:val="32"/>
          <w:szCs w:val="32"/>
          <w:rPrChange w:id="789" w:author="嗯哼" w:date="2021-09-13T09:12:00Z">
            <w:rPr>
              <w:rFonts w:ascii="仿宋" w:eastAsia="仿宋" w:hAnsi="仿宋"/>
              <w:color w:val="auto"/>
              <w:sz w:val="30"/>
              <w:szCs w:val="30"/>
            </w:rPr>
          </w:rPrChange>
        </w:rPr>
        <w:t>”</w:t>
      </w:r>
      <w:r>
        <w:rPr>
          <w:rFonts w:eastAsia="仿宋_GB2312"/>
          <w:color w:val="auto"/>
          <w:sz w:val="32"/>
          <w:szCs w:val="32"/>
          <w:rPrChange w:id="790" w:author="嗯哼" w:date="2021-09-13T09:12:00Z">
            <w:rPr>
              <w:rFonts w:ascii="仿宋" w:eastAsia="仿宋" w:hAnsi="仿宋"/>
              <w:color w:val="auto"/>
              <w:sz w:val="30"/>
              <w:szCs w:val="30"/>
            </w:rPr>
          </w:rPrChange>
        </w:rPr>
        <w:t>服务</w:t>
      </w:r>
      <w:r>
        <w:rPr>
          <w:rFonts w:eastAsia="仿宋_GB2312"/>
          <w:color w:val="auto"/>
          <w:sz w:val="32"/>
          <w:szCs w:val="32"/>
          <w:rPrChange w:id="791" w:author="嗯哼" w:date="2021-09-13T09:12:00Z">
            <w:rPr>
              <w:rFonts w:ascii="仿宋" w:eastAsia="仿宋" w:hAnsi="仿宋" w:hint="eastAsia"/>
              <w:color w:val="auto"/>
              <w:sz w:val="30"/>
              <w:szCs w:val="30"/>
            </w:rPr>
          </w:rPrChange>
        </w:rPr>
        <w:t>体系，形成系统性、立体分明的数字政府建设格局。</w:t>
      </w:r>
    </w:p>
    <w:p w14:paraId="55C1F688" w14:textId="77777777" w:rsidR="00000000" w:rsidRDefault="00000000">
      <w:pPr>
        <w:spacing w:line="240" w:lineRule="auto"/>
        <w:jc w:val="center"/>
        <w:rPr>
          <w:rFonts w:eastAsia="仿宋_GB2312"/>
          <w:color w:val="auto"/>
          <w:sz w:val="32"/>
          <w:szCs w:val="32"/>
          <w:rPrChange w:id="792" w:author="嗯哼" w:date="2021-09-13T09:12:00Z">
            <w:rPr>
              <w:rFonts w:ascii="仿宋" w:eastAsia="仿宋" w:hAnsi="仿宋"/>
              <w:color w:val="auto"/>
              <w:sz w:val="30"/>
              <w:szCs w:val="30"/>
            </w:rPr>
          </w:rPrChange>
        </w:rPr>
      </w:pPr>
      <w:r>
        <w:rPr>
          <w:rFonts w:eastAsia="仿宋_GB2312"/>
          <w:color w:val="auto"/>
          <w:sz w:val="32"/>
          <w:szCs w:val="32"/>
        </w:rPr>
        <w:object w:dxaOrig="13612" w:dyaOrig="10661" w14:anchorId="55F7BD82">
          <v:shape id="对象 5" o:spid="_x0000_i1026" type="#_x0000_t75" alt="" style="width:439pt;height:308.65pt;mso-position-horizontal-relative:page;mso-position-vertical-relative:page" o:ole="">
            <v:fill o:detectmouseclick="t"/>
            <v:imagedata r:id="rId10" o:title=""/>
          </v:shape>
          <o:OLEObject Type="Embed" ShapeID="对象 5" DrawAspect="Content" ObjectID="_1734954605" r:id="rId11">
            <o:FieldCodes>\* MERGEFORMAT</o:FieldCodes>
          </o:OLEObject>
        </w:object>
      </w:r>
    </w:p>
    <w:p w14:paraId="0D1BA949" w14:textId="77777777" w:rsidR="00000000" w:rsidRDefault="00000000">
      <w:pPr>
        <w:pStyle w:val="a0"/>
        <w:spacing w:line="560" w:lineRule="exact"/>
        <w:ind w:firstLine="600"/>
        <w:jc w:val="center"/>
        <w:rPr>
          <w:color w:val="auto"/>
          <w:sz w:val="30"/>
          <w:szCs w:val="30"/>
          <w:rPrChange w:id="793" w:author="嗯哼" w:date="2021-09-13T09:12:00Z">
            <w:rPr>
              <w:color w:val="auto"/>
              <w:sz w:val="28"/>
              <w:szCs w:val="28"/>
            </w:rPr>
          </w:rPrChange>
        </w:rPr>
      </w:pPr>
      <w:r>
        <w:rPr>
          <w:color w:val="auto"/>
          <w:sz w:val="30"/>
          <w:szCs w:val="30"/>
          <w:rPrChange w:id="794" w:author="嗯哼" w:date="2021-09-13T09:12:00Z">
            <w:rPr>
              <w:rFonts w:hint="eastAsia"/>
              <w:color w:val="auto"/>
              <w:sz w:val="28"/>
              <w:szCs w:val="28"/>
            </w:rPr>
          </w:rPrChange>
        </w:rPr>
        <w:t>图</w:t>
      </w:r>
      <w:r>
        <w:rPr>
          <w:color w:val="auto"/>
          <w:sz w:val="30"/>
          <w:szCs w:val="30"/>
          <w:rPrChange w:id="795" w:author="嗯哼" w:date="2021-09-13T09:12:00Z">
            <w:rPr>
              <w:rFonts w:hint="eastAsia"/>
              <w:color w:val="auto"/>
              <w:sz w:val="28"/>
              <w:szCs w:val="28"/>
            </w:rPr>
          </w:rPrChange>
        </w:rPr>
        <w:t xml:space="preserve">2 </w:t>
      </w:r>
      <w:r>
        <w:rPr>
          <w:color w:val="auto"/>
          <w:sz w:val="30"/>
          <w:szCs w:val="30"/>
          <w:rPrChange w:id="796" w:author="嗯哼" w:date="2021-09-13T09:12:00Z">
            <w:rPr>
              <w:rFonts w:hint="eastAsia"/>
              <w:color w:val="auto"/>
              <w:sz w:val="28"/>
              <w:szCs w:val="28"/>
            </w:rPr>
          </w:rPrChange>
        </w:rPr>
        <w:t>黄山市政府数字化转型推进框架</w:t>
      </w:r>
    </w:p>
    <w:p w14:paraId="793A0758" w14:textId="77777777" w:rsidR="00000000" w:rsidRDefault="00000000">
      <w:pPr>
        <w:pStyle w:val="a0"/>
        <w:spacing w:line="560" w:lineRule="exact"/>
        <w:ind w:firstLine="640"/>
        <w:rPr>
          <w:rFonts w:eastAsia="仿宋_GB2312"/>
          <w:b/>
          <w:bCs/>
          <w:color w:val="auto"/>
          <w:sz w:val="32"/>
          <w:szCs w:val="32"/>
          <w:rPrChange w:id="797" w:author="嗯哼" w:date="2021-09-13T09:12:00Z">
            <w:rPr>
              <w:b/>
              <w:bCs/>
              <w:color w:val="auto"/>
              <w:sz w:val="30"/>
              <w:szCs w:val="30"/>
            </w:rPr>
          </w:rPrChange>
        </w:rPr>
      </w:pPr>
      <w:r>
        <w:rPr>
          <w:rFonts w:eastAsia="仿宋_GB2312"/>
          <w:b/>
          <w:bCs/>
          <w:color w:val="auto"/>
          <w:sz w:val="32"/>
          <w:szCs w:val="32"/>
        </w:rPr>
        <w:t>1.</w:t>
      </w:r>
      <w:r>
        <w:rPr>
          <w:rFonts w:eastAsia="仿宋_GB2312"/>
          <w:b/>
          <w:bCs/>
          <w:color w:val="auto"/>
          <w:sz w:val="32"/>
          <w:szCs w:val="32"/>
          <w:rPrChange w:id="798" w:author="嗯哼" w:date="2021-09-13T09:12:00Z">
            <w:rPr>
              <w:rFonts w:hint="eastAsia"/>
              <w:b/>
              <w:bCs/>
              <w:color w:val="auto"/>
              <w:sz w:val="30"/>
              <w:szCs w:val="30"/>
            </w:rPr>
          </w:rPrChange>
        </w:rPr>
        <w:t>一盘棋推进</w:t>
      </w:r>
    </w:p>
    <w:p w14:paraId="4238B327" w14:textId="77777777" w:rsidR="00000000" w:rsidRDefault="00000000">
      <w:pPr>
        <w:pStyle w:val="a0"/>
        <w:spacing w:line="560" w:lineRule="exact"/>
        <w:ind w:firstLine="640"/>
        <w:rPr>
          <w:rFonts w:eastAsia="仿宋_GB2312"/>
          <w:color w:val="auto"/>
          <w:sz w:val="32"/>
          <w:szCs w:val="32"/>
          <w:rPrChange w:id="799" w:author="嗯哼" w:date="2021-09-13T09:12:00Z">
            <w:rPr>
              <w:rFonts w:ascii="仿宋" w:eastAsia="仿宋" w:hAnsi="仿宋" w:hint="eastAsia"/>
              <w:color w:val="auto"/>
              <w:sz w:val="30"/>
              <w:szCs w:val="30"/>
            </w:rPr>
          </w:rPrChange>
        </w:rPr>
      </w:pPr>
      <w:r>
        <w:rPr>
          <w:rFonts w:eastAsia="仿宋_GB2312"/>
          <w:color w:val="auto"/>
          <w:sz w:val="32"/>
          <w:szCs w:val="32"/>
          <w:rPrChange w:id="800" w:author="嗯哼" w:date="2021-09-13T09:12:00Z">
            <w:rPr>
              <w:rFonts w:ascii="仿宋" w:eastAsia="仿宋" w:hAnsi="仿宋" w:hint="eastAsia"/>
              <w:color w:val="auto"/>
              <w:sz w:val="30"/>
              <w:szCs w:val="30"/>
            </w:rPr>
          </w:rPrChange>
        </w:rPr>
        <w:t>充分发挥市加快建设</w:t>
      </w:r>
      <w:r>
        <w:rPr>
          <w:rFonts w:eastAsia="仿宋_GB2312"/>
          <w:color w:val="auto"/>
          <w:sz w:val="32"/>
          <w:szCs w:val="32"/>
          <w:rPrChange w:id="801" w:author="嗯哼" w:date="2021-09-13T09:12:00Z">
            <w:rPr>
              <w:rFonts w:ascii="仿宋" w:eastAsia="仿宋" w:hAnsi="仿宋" w:hint="eastAsia"/>
              <w:color w:val="auto"/>
              <w:sz w:val="30"/>
              <w:szCs w:val="30"/>
            </w:rPr>
          </w:rPrChange>
        </w:rPr>
        <w:t>“</w:t>
      </w:r>
      <w:r>
        <w:rPr>
          <w:rFonts w:eastAsia="仿宋_GB2312"/>
          <w:color w:val="auto"/>
          <w:sz w:val="32"/>
          <w:szCs w:val="32"/>
          <w:rPrChange w:id="802" w:author="嗯哼" w:date="2021-09-13T09:12:00Z">
            <w:rPr>
              <w:rFonts w:ascii="仿宋" w:eastAsia="仿宋" w:hAnsi="仿宋" w:hint="eastAsia"/>
              <w:color w:val="auto"/>
              <w:sz w:val="30"/>
              <w:szCs w:val="30"/>
            </w:rPr>
          </w:rPrChange>
        </w:rPr>
        <w:t>数字黄山</w:t>
      </w:r>
      <w:r>
        <w:rPr>
          <w:rFonts w:eastAsia="仿宋_GB2312"/>
          <w:color w:val="auto"/>
          <w:sz w:val="32"/>
          <w:szCs w:val="32"/>
          <w:rPrChange w:id="803" w:author="嗯哼" w:date="2021-09-13T09:12:00Z">
            <w:rPr>
              <w:rFonts w:ascii="仿宋" w:eastAsia="仿宋" w:hAnsi="仿宋" w:hint="eastAsia"/>
              <w:color w:val="auto"/>
              <w:sz w:val="30"/>
              <w:szCs w:val="30"/>
            </w:rPr>
          </w:rPrChange>
        </w:rPr>
        <w:t>”</w:t>
      </w:r>
      <w:r>
        <w:rPr>
          <w:rFonts w:eastAsia="仿宋_GB2312"/>
          <w:color w:val="auto"/>
          <w:sz w:val="32"/>
          <w:szCs w:val="32"/>
          <w:rPrChange w:id="804" w:author="嗯哼" w:date="2021-09-13T09:12:00Z">
            <w:rPr>
              <w:rFonts w:ascii="仿宋" w:eastAsia="仿宋" w:hAnsi="仿宋" w:hint="eastAsia"/>
              <w:color w:val="auto"/>
              <w:sz w:val="30"/>
              <w:szCs w:val="30"/>
            </w:rPr>
          </w:rPrChange>
        </w:rPr>
        <w:t>工作领导小组的统筹协调作用，坚持整体谋划，</w:t>
      </w:r>
      <w:r>
        <w:rPr>
          <w:rFonts w:eastAsia="仿宋_GB2312"/>
          <w:color w:val="auto"/>
          <w:sz w:val="32"/>
          <w:szCs w:val="32"/>
          <w:rPrChange w:id="805" w:author="嗯哼" w:date="2021-09-13T09:12:00Z">
            <w:rPr>
              <w:rFonts w:ascii="仿宋" w:eastAsia="仿宋" w:hAnsi="仿宋"/>
              <w:color w:val="auto"/>
              <w:sz w:val="30"/>
              <w:szCs w:val="30"/>
            </w:rPr>
          </w:rPrChange>
        </w:rPr>
        <w:t>“</w:t>
      </w:r>
      <w:r>
        <w:rPr>
          <w:rFonts w:eastAsia="仿宋_GB2312"/>
          <w:color w:val="auto"/>
          <w:sz w:val="32"/>
          <w:szCs w:val="32"/>
          <w:rPrChange w:id="806" w:author="嗯哼" w:date="2021-09-13T09:12:00Z">
            <w:rPr>
              <w:rFonts w:ascii="仿宋" w:eastAsia="仿宋" w:hAnsi="仿宋" w:hint="eastAsia"/>
              <w:color w:val="auto"/>
              <w:sz w:val="30"/>
              <w:szCs w:val="30"/>
            </w:rPr>
          </w:rPrChange>
        </w:rPr>
        <w:t>一盘棋</w:t>
      </w:r>
      <w:r>
        <w:rPr>
          <w:rFonts w:eastAsia="仿宋_GB2312"/>
          <w:color w:val="auto"/>
          <w:sz w:val="32"/>
          <w:szCs w:val="32"/>
          <w:rPrChange w:id="807" w:author="嗯哼" w:date="2021-09-13T09:12:00Z">
            <w:rPr>
              <w:rFonts w:ascii="仿宋" w:eastAsia="仿宋" w:hAnsi="仿宋"/>
              <w:color w:val="auto"/>
              <w:sz w:val="30"/>
              <w:szCs w:val="30"/>
            </w:rPr>
          </w:rPrChange>
        </w:rPr>
        <w:t>”</w:t>
      </w:r>
      <w:r>
        <w:rPr>
          <w:rFonts w:eastAsia="仿宋_GB2312"/>
          <w:color w:val="auto"/>
          <w:sz w:val="32"/>
          <w:szCs w:val="32"/>
          <w:rPrChange w:id="808" w:author="嗯哼" w:date="2021-09-13T09:12:00Z">
            <w:rPr>
              <w:rFonts w:ascii="仿宋" w:eastAsia="仿宋" w:hAnsi="仿宋" w:hint="eastAsia"/>
              <w:color w:val="auto"/>
              <w:sz w:val="30"/>
              <w:szCs w:val="30"/>
            </w:rPr>
          </w:rPrChange>
        </w:rPr>
        <w:t>推进我市数字政府建设。市数据资源局作为牵头部门，加强纵向工作指导和横向工作协调，形成市级统筹协调、区县协同联动的推进体系。</w:t>
      </w:r>
    </w:p>
    <w:p w14:paraId="143DC67F" w14:textId="77777777" w:rsidR="00000000" w:rsidRDefault="00000000">
      <w:pPr>
        <w:pStyle w:val="a0"/>
        <w:spacing w:line="560" w:lineRule="exact"/>
        <w:ind w:firstLine="640"/>
        <w:rPr>
          <w:rFonts w:eastAsia="仿宋_GB2312"/>
          <w:b/>
          <w:bCs/>
          <w:color w:val="auto"/>
          <w:sz w:val="32"/>
          <w:szCs w:val="32"/>
          <w:rPrChange w:id="809" w:author="嗯哼" w:date="2021-09-13T09:12:00Z">
            <w:rPr>
              <w:b/>
              <w:bCs/>
              <w:color w:val="auto"/>
              <w:sz w:val="30"/>
              <w:szCs w:val="30"/>
            </w:rPr>
          </w:rPrChange>
        </w:rPr>
      </w:pPr>
      <w:bookmarkStart w:id="810" w:name="_Toc78814152"/>
      <w:r>
        <w:rPr>
          <w:rFonts w:eastAsia="仿宋_GB2312"/>
          <w:b/>
          <w:bCs/>
          <w:color w:val="auto"/>
          <w:sz w:val="32"/>
          <w:szCs w:val="32"/>
        </w:rPr>
        <w:t>2.</w:t>
      </w:r>
      <w:r>
        <w:rPr>
          <w:rFonts w:eastAsia="仿宋_GB2312"/>
          <w:b/>
          <w:bCs/>
          <w:color w:val="auto"/>
          <w:sz w:val="32"/>
          <w:szCs w:val="32"/>
          <w:rPrChange w:id="811" w:author="嗯哼" w:date="2021-09-13T09:12:00Z">
            <w:rPr>
              <w:rFonts w:hint="eastAsia"/>
              <w:b/>
              <w:bCs/>
              <w:color w:val="auto"/>
              <w:sz w:val="30"/>
              <w:szCs w:val="30"/>
            </w:rPr>
          </w:rPrChange>
        </w:rPr>
        <w:t>一体化发展</w:t>
      </w:r>
      <w:bookmarkEnd w:id="810"/>
    </w:p>
    <w:p w14:paraId="20F4BC1F" w14:textId="77777777" w:rsidR="00000000" w:rsidRDefault="00000000">
      <w:pPr>
        <w:pStyle w:val="a0"/>
        <w:spacing w:line="560" w:lineRule="exact"/>
        <w:ind w:firstLine="640"/>
        <w:rPr>
          <w:rFonts w:eastAsia="仿宋_GB2312"/>
          <w:color w:val="auto"/>
          <w:sz w:val="32"/>
          <w:szCs w:val="32"/>
          <w:rPrChange w:id="812" w:author="嗯哼" w:date="2021-09-13T09:12:00Z">
            <w:rPr>
              <w:color w:val="auto"/>
              <w:sz w:val="28"/>
              <w:szCs w:val="28"/>
            </w:rPr>
          </w:rPrChange>
        </w:rPr>
      </w:pPr>
      <w:r>
        <w:rPr>
          <w:rFonts w:eastAsia="仿宋_GB2312"/>
          <w:color w:val="auto"/>
          <w:sz w:val="32"/>
          <w:szCs w:val="32"/>
          <w:rPrChange w:id="813" w:author="嗯哼" w:date="2021-09-13T09:12:00Z">
            <w:rPr>
              <w:rFonts w:ascii="仿宋" w:eastAsia="仿宋" w:hAnsi="仿宋" w:hint="eastAsia"/>
              <w:color w:val="auto"/>
              <w:sz w:val="30"/>
              <w:szCs w:val="30"/>
            </w:rPr>
          </w:rPrChange>
        </w:rPr>
        <w:t>按照省统一发展思路，建设黄山市级数据资源</w:t>
      </w:r>
      <w:r>
        <w:rPr>
          <w:rFonts w:eastAsia="仿宋_GB2312"/>
          <w:color w:val="auto"/>
          <w:sz w:val="32"/>
          <w:szCs w:val="32"/>
          <w:rPrChange w:id="814" w:author="嗯哼" w:date="2021-09-13T09:12:00Z">
            <w:rPr>
              <w:rFonts w:ascii="仿宋" w:eastAsia="仿宋" w:hAnsi="仿宋"/>
              <w:color w:val="auto"/>
              <w:sz w:val="30"/>
              <w:szCs w:val="30"/>
            </w:rPr>
          </w:rPrChange>
        </w:rPr>
        <w:t>体系，遵循</w:t>
      </w:r>
      <w:r>
        <w:rPr>
          <w:rFonts w:eastAsia="仿宋_GB2312"/>
          <w:color w:val="auto"/>
          <w:sz w:val="32"/>
          <w:szCs w:val="32"/>
          <w:rPrChange w:id="815" w:author="嗯哼" w:date="2021-09-13T09:12:00Z">
            <w:rPr>
              <w:rFonts w:ascii="仿宋" w:eastAsia="仿宋" w:hAnsi="仿宋"/>
              <w:color w:val="auto"/>
              <w:sz w:val="30"/>
              <w:szCs w:val="30"/>
            </w:rPr>
          </w:rPrChange>
        </w:rPr>
        <w:t>“</w:t>
      </w:r>
      <w:r>
        <w:rPr>
          <w:rFonts w:eastAsia="仿宋_GB2312"/>
          <w:color w:val="auto"/>
          <w:sz w:val="32"/>
          <w:szCs w:val="32"/>
          <w:rPrChange w:id="816" w:author="嗯哼" w:date="2021-09-13T09:12:00Z">
            <w:rPr>
              <w:rFonts w:ascii="仿宋" w:eastAsia="仿宋" w:hAnsi="仿宋"/>
              <w:color w:val="auto"/>
              <w:sz w:val="30"/>
              <w:szCs w:val="30"/>
            </w:rPr>
          </w:rPrChange>
        </w:rPr>
        <w:t>顶层设计与基层创新</w:t>
      </w:r>
      <w:r>
        <w:rPr>
          <w:rFonts w:eastAsia="仿宋_GB2312"/>
          <w:color w:val="auto"/>
          <w:sz w:val="32"/>
          <w:szCs w:val="32"/>
          <w:rPrChange w:id="817" w:author="嗯哼" w:date="2021-09-13T09:12:00Z">
            <w:rPr>
              <w:rFonts w:ascii="仿宋" w:eastAsia="仿宋" w:hAnsi="仿宋"/>
              <w:color w:val="auto"/>
              <w:sz w:val="30"/>
              <w:szCs w:val="30"/>
            </w:rPr>
          </w:rPrChange>
        </w:rPr>
        <w:t>”</w:t>
      </w:r>
      <w:r>
        <w:rPr>
          <w:rFonts w:eastAsia="仿宋_GB2312"/>
          <w:color w:val="auto"/>
          <w:sz w:val="32"/>
          <w:szCs w:val="32"/>
          <w:rPrChange w:id="818" w:author="嗯哼" w:date="2021-09-13T09:12:00Z">
            <w:rPr>
              <w:rFonts w:ascii="仿宋" w:eastAsia="仿宋" w:hAnsi="仿宋"/>
              <w:color w:val="auto"/>
              <w:sz w:val="30"/>
              <w:szCs w:val="30"/>
            </w:rPr>
          </w:rPrChange>
        </w:rPr>
        <w:t>相结合</w:t>
      </w:r>
      <w:r>
        <w:rPr>
          <w:rFonts w:eastAsia="仿宋_GB2312"/>
          <w:color w:val="auto"/>
          <w:sz w:val="32"/>
          <w:szCs w:val="32"/>
          <w:rPrChange w:id="819" w:author="嗯哼" w:date="2021-09-13T09:12:00Z">
            <w:rPr>
              <w:rFonts w:ascii="仿宋" w:eastAsia="仿宋" w:hAnsi="仿宋" w:hint="eastAsia"/>
              <w:color w:val="auto"/>
              <w:sz w:val="30"/>
              <w:szCs w:val="30"/>
            </w:rPr>
          </w:rPrChange>
        </w:rPr>
        <w:t>的原则</w:t>
      </w:r>
      <w:r>
        <w:rPr>
          <w:rFonts w:eastAsia="仿宋_GB2312"/>
          <w:color w:val="auto"/>
          <w:sz w:val="32"/>
          <w:szCs w:val="32"/>
          <w:rPrChange w:id="820" w:author="嗯哼" w:date="2021-09-13T09:12:00Z">
            <w:rPr>
              <w:rFonts w:ascii="仿宋" w:eastAsia="仿宋" w:hAnsi="仿宋"/>
              <w:color w:val="auto"/>
              <w:sz w:val="30"/>
              <w:szCs w:val="30"/>
            </w:rPr>
          </w:rPrChange>
        </w:rPr>
        <w:t>，规划数字政府与新型智慧城</w:t>
      </w:r>
      <w:r>
        <w:rPr>
          <w:rFonts w:eastAsia="仿宋_GB2312"/>
          <w:color w:val="auto"/>
          <w:sz w:val="32"/>
          <w:szCs w:val="32"/>
          <w:rPrChange w:id="821" w:author="嗯哼" w:date="2021-09-13T09:12:00Z">
            <w:rPr>
              <w:rFonts w:ascii="仿宋" w:eastAsia="仿宋" w:hAnsi="仿宋"/>
              <w:color w:val="auto"/>
              <w:sz w:val="30"/>
              <w:szCs w:val="30"/>
            </w:rPr>
          </w:rPrChange>
        </w:rPr>
        <w:lastRenderedPageBreak/>
        <w:t>市、城市大脑一体化建设。县（区）级层面加强与省市两级衔接，充分利用省市共性支撑能力，聚焦应用领域，创新智慧化特色应用，推动数字政府建设成果向基层延伸下沉。</w:t>
      </w:r>
    </w:p>
    <w:p w14:paraId="67E1BDC3" w14:textId="77777777" w:rsidR="00000000" w:rsidRDefault="00000000">
      <w:pPr>
        <w:spacing w:line="560" w:lineRule="exact"/>
        <w:ind w:firstLineChars="200" w:firstLine="640"/>
        <w:rPr>
          <w:rFonts w:eastAsia="黑体"/>
          <w:sz w:val="32"/>
          <w:szCs w:val="32"/>
          <w:rPrChange w:id="822" w:author="嗯哼" w:date="2021-09-13T09:12:00Z">
            <w:rPr>
              <w:b/>
              <w:bCs/>
            </w:rPr>
          </w:rPrChange>
        </w:rPr>
      </w:pPr>
      <w:bookmarkStart w:id="823" w:name="_Toc470506182"/>
      <w:bookmarkStart w:id="824" w:name="_Toc78814153"/>
      <w:r>
        <w:rPr>
          <w:rFonts w:eastAsia="黑体"/>
          <w:sz w:val="32"/>
          <w:szCs w:val="32"/>
        </w:rPr>
        <w:t>四、</w:t>
      </w:r>
      <w:r>
        <w:rPr>
          <w:rFonts w:eastAsia="黑体"/>
          <w:sz w:val="32"/>
          <w:szCs w:val="32"/>
          <w:rPrChange w:id="825" w:author="嗯哼" w:date="2021-09-13T09:12:00Z">
            <w:rPr>
              <w:rFonts w:hint="eastAsia"/>
              <w:b/>
              <w:bCs/>
            </w:rPr>
          </w:rPrChange>
        </w:rPr>
        <w:t>主要任务</w:t>
      </w:r>
      <w:bookmarkEnd w:id="823"/>
      <w:bookmarkEnd w:id="824"/>
    </w:p>
    <w:p w14:paraId="5A39CD23" w14:textId="77777777" w:rsidR="00000000" w:rsidRDefault="00000000">
      <w:pPr>
        <w:pStyle w:val="a0"/>
        <w:spacing w:line="560" w:lineRule="exact"/>
        <w:ind w:firstLine="640"/>
        <w:rPr>
          <w:rFonts w:eastAsia="仿宋_GB2312"/>
          <w:color w:val="auto"/>
          <w:sz w:val="32"/>
          <w:szCs w:val="32"/>
          <w:rPrChange w:id="826" w:author="嗯哼" w:date="2021-09-13T09:12:00Z">
            <w:rPr>
              <w:rFonts w:ascii="仿宋" w:eastAsia="仿宋" w:hAnsi="仿宋" w:hint="eastAsia"/>
              <w:color w:val="auto"/>
              <w:sz w:val="30"/>
              <w:szCs w:val="30"/>
            </w:rPr>
          </w:rPrChange>
        </w:rPr>
      </w:pPr>
      <w:r>
        <w:rPr>
          <w:rFonts w:eastAsia="仿宋_GB2312"/>
          <w:color w:val="auto"/>
          <w:sz w:val="32"/>
          <w:szCs w:val="32"/>
          <w:rPrChange w:id="827" w:author="嗯哼" w:date="2021-09-13T09:12:00Z">
            <w:rPr>
              <w:rFonts w:ascii="仿宋" w:eastAsia="仿宋" w:hAnsi="仿宋" w:hint="eastAsia"/>
              <w:color w:val="auto"/>
              <w:sz w:val="28"/>
              <w:szCs w:val="28"/>
            </w:rPr>
          </w:rPrChange>
        </w:rPr>
        <w:t xml:space="preserve"> </w:t>
      </w:r>
      <w:r>
        <w:rPr>
          <w:rFonts w:eastAsia="仿宋_GB2312"/>
          <w:color w:val="auto"/>
          <w:sz w:val="32"/>
          <w:szCs w:val="32"/>
          <w:rPrChange w:id="828" w:author="嗯哼" w:date="2021-09-13T09:12:00Z">
            <w:rPr>
              <w:rFonts w:ascii="仿宋" w:eastAsia="仿宋" w:hAnsi="仿宋" w:hint="eastAsia"/>
              <w:color w:val="auto"/>
              <w:sz w:val="30"/>
              <w:szCs w:val="30"/>
            </w:rPr>
          </w:rPrChange>
        </w:rPr>
        <w:t>“</w:t>
      </w:r>
      <w:r>
        <w:rPr>
          <w:rFonts w:eastAsia="仿宋_GB2312"/>
          <w:color w:val="auto"/>
          <w:sz w:val="32"/>
          <w:szCs w:val="32"/>
          <w:rPrChange w:id="829" w:author="嗯哼" w:date="2021-09-13T09:12:00Z">
            <w:rPr>
              <w:rFonts w:ascii="仿宋" w:eastAsia="仿宋" w:hAnsi="仿宋" w:hint="eastAsia"/>
              <w:color w:val="auto"/>
              <w:sz w:val="30"/>
              <w:szCs w:val="30"/>
            </w:rPr>
          </w:rPrChange>
        </w:rPr>
        <w:t>十四五</w:t>
      </w:r>
      <w:r>
        <w:rPr>
          <w:rFonts w:eastAsia="仿宋_GB2312"/>
          <w:color w:val="auto"/>
          <w:sz w:val="32"/>
          <w:szCs w:val="32"/>
          <w:rPrChange w:id="830" w:author="嗯哼" w:date="2021-09-13T09:12:00Z">
            <w:rPr>
              <w:rFonts w:ascii="仿宋" w:eastAsia="仿宋" w:hAnsi="仿宋" w:hint="eastAsia"/>
              <w:color w:val="auto"/>
              <w:sz w:val="30"/>
              <w:szCs w:val="30"/>
            </w:rPr>
          </w:rPrChange>
        </w:rPr>
        <w:t>”</w:t>
      </w:r>
      <w:r>
        <w:rPr>
          <w:rFonts w:eastAsia="仿宋_GB2312"/>
          <w:color w:val="auto"/>
          <w:sz w:val="32"/>
          <w:szCs w:val="32"/>
          <w:rPrChange w:id="831" w:author="嗯哼" w:date="2021-09-13T09:12:00Z">
            <w:rPr>
              <w:rFonts w:ascii="仿宋" w:eastAsia="仿宋" w:hAnsi="仿宋" w:hint="eastAsia"/>
              <w:color w:val="auto"/>
              <w:sz w:val="30"/>
              <w:szCs w:val="30"/>
            </w:rPr>
          </w:rPrChange>
        </w:rPr>
        <w:t>期间，围绕数字政府平台建设总体布局，重点实施</w:t>
      </w:r>
      <w:r>
        <w:rPr>
          <w:rFonts w:eastAsia="仿宋_GB2312"/>
          <w:color w:val="auto"/>
          <w:sz w:val="32"/>
          <w:szCs w:val="32"/>
          <w:rPrChange w:id="832" w:author="嗯哼" w:date="2021-09-13T09:12:00Z">
            <w:rPr>
              <w:rFonts w:ascii="仿宋" w:eastAsia="仿宋" w:hAnsi="仿宋" w:hint="eastAsia"/>
              <w:color w:val="auto"/>
              <w:sz w:val="30"/>
              <w:szCs w:val="30"/>
            </w:rPr>
          </w:rPrChange>
        </w:rPr>
        <w:t>“1172</w:t>
      </w:r>
      <w:r>
        <w:rPr>
          <w:rFonts w:eastAsia="仿宋_GB2312"/>
          <w:color w:val="auto"/>
          <w:sz w:val="32"/>
          <w:szCs w:val="32"/>
          <w:rPrChange w:id="833" w:author="嗯哼" w:date="2021-09-13T09:12:00Z">
            <w:rPr>
              <w:rFonts w:ascii="仿宋" w:eastAsia="仿宋" w:hAnsi="仿宋"/>
              <w:color w:val="auto"/>
              <w:sz w:val="30"/>
              <w:szCs w:val="30"/>
            </w:rPr>
          </w:rPrChange>
        </w:rPr>
        <w:t>5</w:t>
      </w:r>
      <w:r>
        <w:rPr>
          <w:rFonts w:eastAsia="仿宋_GB2312"/>
          <w:color w:val="auto"/>
          <w:sz w:val="32"/>
          <w:szCs w:val="32"/>
          <w:rPrChange w:id="834" w:author="嗯哼" w:date="2021-09-13T09:12:00Z">
            <w:rPr>
              <w:rFonts w:ascii="仿宋" w:eastAsia="仿宋" w:hAnsi="仿宋" w:hint="eastAsia"/>
              <w:sz w:val="30"/>
              <w:szCs w:val="30"/>
            </w:rPr>
          </w:rPrChange>
        </w:rPr>
        <w:t>+</w:t>
      </w:r>
      <w:r>
        <w:rPr>
          <w:rFonts w:eastAsia="仿宋_GB2312"/>
          <w:color w:val="auto"/>
          <w:sz w:val="32"/>
          <w:szCs w:val="32"/>
          <w:rPrChange w:id="835" w:author="嗯哼" w:date="2021-09-13T09:12:00Z">
            <w:rPr>
              <w:rFonts w:ascii="仿宋" w:eastAsia="仿宋" w:hAnsi="仿宋"/>
              <w:sz w:val="30"/>
              <w:szCs w:val="30"/>
            </w:rPr>
          </w:rPrChange>
        </w:rPr>
        <w:t>28</w:t>
      </w:r>
      <w:r>
        <w:rPr>
          <w:rFonts w:eastAsia="仿宋_GB2312"/>
          <w:color w:val="auto"/>
          <w:sz w:val="32"/>
          <w:szCs w:val="32"/>
          <w:rPrChange w:id="836" w:author="嗯哼" w:date="2021-09-13T09:12:00Z">
            <w:rPr>
              <w:rFonts w:ascii="仿宋" w:eastAsia="仿宋" w:hAnsi="仿宋" w:hint="eastAsia"/>
              <w:sz w:val="30"/>
              <w:szCs w:val="30"/>
            </w:rPr>
          </w:rPrChange>
        </w:rPr>
        <w:t>”</w:t>
      </w:r>
      <w:r>
        <w:rPr>
          <w:rFonts w:eastAsia="仿宋_GB2312"/>
          <w:color w:val="auto"/>
          <w:sz w:val="32"/>
          <w:szCs w:val="32"/>
          <w:rPrChange w:id="837" w:author="嗯哼" w:date="2021-09-13T09:12:00Z">
            <w:rPr>
              <w:rFonts w:ascii="仿宋" w:eastAsia="仿宋" w:hAnsi="仿宋" w:hint="eastAsia"/>
              <w:sz w:val="30"/>
              <w:szCs w:val="30"/>
            </w:rPr>
          </w:rPrChange>
        </w:rPr>
        <w:t>行动计划，部署落实</w:t>
      </w:r>
      <w:r>
        <w:rPr>
          <w:rFonts w:eastAsia="仿宋_GB2312"/>
          <w:color w:val="auto"/>
          <w:sz w:val="32"/>
          <w:szCs w:val="32"/>
          <w:rPrChange w:id="838" w:author="嗯哼" w:date="2021-09-13T09:12:00Z">
            <w:rPr>
              <w:rFonts w:ascii="仿宋" w:eastAsia="仿宋" w:hAnsi="仿宋" w:hint="eastAsia"/>
              <w:sz w:val="30"/>
              <w:szCs w:val="30"/>
            </w:rPr>
          </w:rPrChange>
        </w:rPr>
        <w:t>28</w:t>
      </w:r>
      <w:r>
        <w:rPr>
          <w:rFonts w:eastAsia="仿宋_GB2312"/>
          <w:color w:val="auto"/>
          <w:sz w:val="32"/>
          <w:szCs w:val="32"/>
          <w:rPrChange w:id="839" w:author="嗯哼" w:date="2021-09-13T09:12:00Z">
            <w:rPr>
              <w:rFonts w:ascii="仿宋" w:eastAsia="仿宋" w:hAnsi="仿宋" w:hint="eastAsia"/>
              <w:sz w:val="30"/>
              <w:szCs w:val="30"/>
            </w:rPr>
          </w:rPrChange>
        </w:rPr>
        <w:t>项任务。</w:t>
      </w:r>
      <w:r>
        <w:rPr>
          <w:rFonts w:eastAsia="仿宋_GB2312"/>
          <w:color w:val="auto"/>
          <w:sz w:val="32"/>
          <w:szCs w:val="32"/>
          <w:rPrChange w:id="840" w:author="嗯哼" w:date="2021-09-13T09:12:00Z">
            <w:rPr>
              <w:rFonts w:ascii="仿宋" w:eastAsia="仿宋" w:hAnsi="仿宋" w:hint="eastAsia"/>
              <w:color w:val="auto"/>
              <w:sz w:val="30"/>
              <w:szCs w:val="30"/>
            </w:rPr>
          </w:rPrChange>
        </w:rPr>
        <w:t>通过数据驱动、业务协同和平台赋能，推进政府治理体系和治理能力现代化，创新政府数字化应用场景，全面提高政府的数据服务能力、业务协同服务能力和知识服务能力。</w:t>
      </w:r>
    </w:p>
    <w:p w14:paraId="767F95BF" w14:textId="77777777" w:rsidR="00000000" w:rsidRDefault="00000000">
      <w:pPr>
        <w:pStyle w:val="a0"/>
        <w:spacing w:line="560" w:lineRule="exact"/>
        <w:ind w:firstLine="640"/>
        <w:rPr>
          <w:rFonts w:eastAsia="楷体_GB2312"/>
          <w:b/>
          <w:bCs/>
          <w:color w:val="auto"/>
          <w:sz w:val="32"/>
          <w:szCs w:val="32"/>
          <w:rPrChange w:id="841" w:author="嗯哼" w:date="2021-09-13T09:12:00Z">
            <w:rPr>
              <w:rFonts w:ascii="仿宋" w:eastAsia="仿宋" w:hAnsi="仿宋"/>
              <w:bCs/>
              <w:sz w:val="32"/>
              <w:szCs w:val="32"/>
            </w:rPr>
          </w:rPrChange>
        </w:rPr>
      </w:pPr>
      <w:bookmarkStart w:id="842" w:name="_Toc78814154"/>
      <w:r>
        <w:rPr>
          <w:rFonts w:eastAsia="楷体_GB2312"/>
          <w:b/>
          <w:bCs/>
          <w:color w:val="auto"/>
          <w:sz w:val="32"/>
          <w:szCs w:val="32"/>
        </w:rPr>
        <w:t>（一）</w:t>
      </w:r>
      <w:r>
        <w:rPr>
          <w:rFonts w:eastAsia="楷体_GB2312"/>
          <w:b/>
          <w:bCs/>
          <w:color w:val="auto"/>
          <w:sz w:val="32"/>
          <w:szCs w:val="32"/>
          <w:rPrChange w:id="843" w:author="嗯哼" w:date="2021-09-13T09:12:00Z">
            <w:rPr>
              <w:rFonts w:ascii="仿宋" w:eastAsia="仿宋" w:hAnsi="仿宋" w:hint="eastAsia"/>
              <w:bCs/>
              <w:sz w:val="32"/>
              <w:szCs w:val="32"/>
            </w:rPr>
          </w:rPrChange>
        </w:rPr>
        <w:t>夯实数字基础设施，筑牢城市数字底座</w:t>
      </w:r>
      <w:bookmarkEnd w:id="842"/>
    </w:p>
    <w:p w14:paraId="17A0BF05" w14:textId="77777777" w:rsidR="00000000" w:rsidRDefault="00000000">
      <w:pPr>
        <w:pStyle w:val="a0"/>
        <w:spacing w:line="560" w:lineRule="exact"/>
        <w:ind w:firstLine="640"/>
        <w:rPr>
          <w:rFonts w:eastAsia="仿宋_GB2312"/>
          <w:color w:val="auto"/>
          <w:sz w:val="32"/>
          <w:szCs w:val="32"/>
          <w:rPrChange w:id="844" w:author="嗯哼" w:date="2021-09-13T09:12:00Z">
            <w:rPr>
              <w:rFonts w:ascii="仿宋" w:eastAsia="仿宋" w:hAnsi="仿宋"/>
              <w:color w:val="auto"/>
              <w:sz w:val="30"/>
              <w:szCs w:val="30"/>
            </w:rPr>
          </w:rPrChange>
        </w:rPr>
      </w:pPr>
      <w:r>
        <w:rPr>
          <w:rFonts w:eastAsia="仿宋_GB2312"/>
          <w:color w:val="auto"/>
          <w:sz w:val="32"/>
          <w:szCs w:val="32"/>
          <w:rPrChange w:id="845" w:author="嗯哼" w:date="2021-09-13T09:12:00Z">
            <w:rPr>
              <w:rFonts w:ascii="仿宋" w:eastAsia="仿宋" w:hAnsi="仿宋" w:hint="eastAsia"/>
              <w:color w:val="auto"/>
              <w:sz w:val="30"/>
              <w:szCs w:val="30"/>
            </w:rPr>
          </w:rPrChange>
        </w:rPr>
        <w:t>前瞻布局</w:t>
      </w:r>
      <w:r>
        <w:rPr>
          <w:rFonts w:eastAsia="仿宋_GB2312"/>
          <w:color w:val="auto"/>
          <w:sz w:val="32"/>
          <w:szCs w:val="32"/>
          <w:rPrChange w:id="846" w:author="嗯哼" w:date="2021-09-13T09:12:00Z">
            <w:rPr>
              <w:rFonts w:ascii="仿宋" w:eastAsia="仿宋" w:hAnsi="仿宋" w:hint="eastAsia"/>
              <w:color w:val="auto"/>
              <w:sz w:val="30"/>
              <w:szCs w:val="30"/>
            </w:rPr>
          </w:rPrChange>
        </w:rPr>
        <w:t>5G</w:t>
      </w:r>
      <w:r>
        <w:rPr>
          <w:rFonts w:eastAsia="仿宋_GB2312"/>
          <w:color w:val="auto"/>
          <w:sz w:val="32"/>
          <w:szCs w:val="32"/>
          <w:rPrChange w:id="847" w:author="嗯哼" w:date="2021-09-13T09:12:00Z">
            <w:rPr>
              <w:rFonts w:ascii="仿宋" w:eastAsia="仿宋" w:hAnsi="仿宋" w:hint="eastAsia"/>
              <w:color w:val="auto"/>
              <w:sz w:val="30"/>
              <w:szCs w:val="30"/>
            </w:rPr>
          </w:rPrChange>
        </w:rPr>
        <w:t>、数据中心、物联网、工业互联网新型基础设施，大力推进交通、能源、水利、市政传统基础设施智能融合，建设黄山市统一电子政务云平台和江淮大数据中心黄山市子平台，构建</w:t>
      </w:r>
      <w:r>
        <w:rPr>
          <w:rFonts w:eastAsia="仿宋_GB2312"/>
          <w:color w:val="auto"/>
          <w:sz w:val="32"/>
          <w:szCs w:val="32"/>
          <w:rPrChange w:id="848" w:author="嗯哼" w:date="2021-09-13T09:12:00Z">
            <w:rPr>
              <w:rFonts w:ascii="仿宋" w:eastAsia="仿宋" w:hAnsi="仿宋" w:hint="eastAsia"/>
              <w:color w:val="auto"/>
              <w:sz w:val="30"/>
              <w:szCs w:val="30"/>
            </w:rPr>
          </w:rPrChange>
        </w:rPr>
        <w:t>“</w:t>
      </w:r>
      <w:r>
        <w:rPr>
          <w:rFonts w:eastAsia="仿宋_GB2312"/>
          <w:color w:val="auto"/>
          <w:sz w:val="32"/>
          <w:szCs w:val="32"/>
          <w:rPrChange w:id="849" w:author="嗯哼" w:date="2021-09-13T09:12:00Z">
            <w:rPr>
              <w:rFonts w:ascii="仿宋" w:eastAsia="仿宋" w:hAnsi="仿宋" w:hint="eastAsia"/>
              <w:color w:val="auto"/>
              <w:sz w:val="30"/>
              <w:szCs w:val="30"/>
            </w:rPr>
          </w:rPrChange>
        </w:rPr>
        <w:t>泛在连接、海纳数据、高效协同、全域感知、智能融合、安全可靠</w:t>
      </w:r>
      <w:r>
        <w:rPr>
          <w:rFonts w:eastAsia="仿宋_GB2312"/>
          <w:color w:val="auto"/>
          <w:sz w:val="32"/>
          <w:szCs w:val="32"/>
          <w:rPrChange w:id="850" w:author="嗯哼" w:date="2021-09-13T09:12:00Z">
            <w:rPr>
              <w:rFonts w:ascii="仿宋" w:eastAsia="仿宋" w:hAnsi="仿宋" w:hint="eastAsia"/>
              <w:color w:val="auto"/>
              <w:sz w:val="30"/>
              <w:szCs w:val="30"/>
            </w:rPr>
          </w:rPrChange>
        </w:rPr>
        <w:t>”</w:t>
      </w:r>
      <w:r>
        <w:rPr>
          <w:rFonts w:eastAsia="仿宋_GB2312"/>
          <w:color w:val="auto"/>
          <w:sz w:val="32"/>
          <w:szCs w:val="32"/>
          <w:rPrChange w:id="851" w:author="嗯哼" w:date="2021-09-13T09:12:00Z">
            <w:rPr>
              <w:rFonts w:ascii="仿宋" w:eastAsia="仿宋" w:hAnsi="仿宋" w:hint="eastAsia"/>
              <w:color w:val="auto"/>
              <w:sz w:val="30"/>
              <w:szCs w:val="30"/>
            </w:rPr>
          </w:rPrChange>
        </w:rPr>
        <w:t>的数字基础设施供给新体系，共建共享城市数字底座。</w:t>
      </w:r>
    </w:p>
    <w:p w14:paraId="0CCCD565" w14:textId="77777777" w:rsidR="00000000" w:rsidRDefault="00000000">
      <w:pPr>
        <w:pStyle w:val="a0"/>
        <w:spacing w:line="560" w:lineRule="exact"/>
        <w:ind w:firstLine="640"/>
        <w:rPr>
          <w:rFonts w:eastAsia="仿宋_GB2312"/>
          <w:b/>
          <w:color w:val="auto"/>
          <w:sz w:val="32"/>
          <w:szCs w:val="32"/>
          <w:rPrChange w:id="852" w:author="嗯哼" w:date="2021-09-13T09:12:00Z">
            <w:rPr>
              <w:rFonts w:ascii="仿宋" w:eastAsia="仿宋" w:hAnsi="仿宋"/>
              <w:b/>
              <w:color w:val="auto"/>
              <w:sz w:val="30"/>
              <w:szCs w:val="30"/>
            </w:rPr>
          </w:rPrChange>
        </w:rPr>
      </w:pPr>
      <w:r>
        <w:rPr>
          <w:rFonts w:eastAsia="仿宋_GB2312"/>
          <w:b/>
          <w:color w:val="auto"/>
          <w:sz w:val="32"/>
          <w:szCs w:val="32"/>
          <w:rPrChange w:id="853" w:author="嗯哼" w:date="2021-09-13T09:12:00Z">
            <w:rPr>
              <w:rFonts w:ascii="仿宋" w:eastAsia="仿宋" w:hAnsi="仿宋" w:hint="eastAsia"/>
              <w:b/>
              <w:color w:val="auto"/>
              <w:sz w:val="30"/>
              <w:szCs w:val="30"/>
            </w:rPr>
          </w:rPrChange>
        </w:rPr>
        <w:t>1</w:t>
      </w:r>
      <w:r>
        <w:rPr>
          <w:rFonts w:eastAsia="仿宋_GB2312"/>
          <w:b/>
          <w:color w:val="auto"/>
          <w:sz w:val="32"/>
          <w:szCs w:val="32"/>
        </w:rPr>
        <w:t>.</w:t>
      </w:r>
      <w:r>
        <w:rPr>
          <w:rFonts w:eastAsia="仿宋_GB2312"/>
          <w:b/>
          <w:color w:val="auto"/>
          <w:sz w:val="32"/>
          <w:szCs w:val="32"/>
          <w:rPrChange w:id="854" w:author="嗯哼" w:date="2021-09-13T09:12:00Z">
            <w:rPr>
              <w:rFonts w:ascii="仿宋" w:eastAsia="仿宋" w:hAnsi="仿宋" w:hint="eastAsia"/>
              <w:b/>
              <w:color w:val="auto"/>
              <w:sz w:val="30"/>
              <w:szCs w:val="30"/>
            </w:rPr>
          </w:rPrChange>
        </w:rPr>
        <w:t>新型基础网络建设</w:t>
      </w:r>
    </w:p>
    <w:p w14:paraId="29234E79" w14:textId="77777777" w:rsidR="00000000" w:rsidRDefault="00000000">
      <w:pPr>
        <w:pStyle w:val="a0"/>
        <w:spacing w:line="560" w:lineRule="exact"/>
        <w:ind w:firstLine="640"/>
        <w:rPr>
          <w:rFonts w:eastAsia="仿宋_GB2312"/>
          <w:color w:val="auto"/>
          <w:sz w:val="32"/>
          <w:szCs w:val="32"/>
          <w:rPrChange w:id="855" w:author="嗯哼" w:date="2021-09-13T09:12:00Z">
            <w:rPr>
              <w:rFonts w:ascii="仿宋" w:eastAsia="仿宋" w:hAnsi="仿宋"/>
              <w:color w:val="auto"/>
              <w:sz w:val="30"/>
              <w:szCs w:val="30"/>
            </w:rPr>
          </w:rPrChange>
        </w:rPr>
      </w:pPr>
      <w:r>
        <w:rPr>
          <w:rFonts w:eastAsia="仿宋_GB2312"/>
          <w:color w:val="auto"/>
          <w:sz w:val="32"/>
          <w:szCs w:val="32"/>
          <w:rPrChange w:id="856" w:author="嗯哼" w:date="2021-09-13T09:12:00Z">
            <w:rPr>
              <w:rFonts w:ascii="仿宋" w:eastAsia="仿宋" w:hAnsi="仿宋" w:hint="eastAsia"/>
              <w:color w:val="auto"/>
              <w:sz w:val="30"/>
              <w:szCs w:val="30"/>
            </w:rPr>
          </w:rPrChange>
        </w:rPr>
        <w:t>以全覆盖、高可靠和适度超前为基本建设思想，充分利用基础电信运营商的网络资源，对现有电子政务网络进行升级改造，通过计算机网络、</w:t>
      </w:r>
      <w:r>
        <w:rPr>
          <w:rFonts w:eastAsia="仿宋_GB2312"/>
          <w:color w:val="auto"/>
          <w:sz w:val="32"/>
          <w:szCs w:val="32"/>
          <w:rPrChange w:id="857" w:author="嗯哼" w:date="2021-09-13T09:12:00Z">
            <w:rPr>
              <w:rFonts w:ascii="仿宋" w:eastAsia="仿宋" w:hAnsi="仿宋" w:hint="eastAsia"/>
              <w:color w:val="auto"/>
              <w:sz w:val="30"/>
              <w:szCs w:val="30"/>
            </w:rPr>
          </w:rPrChange>
        </w:rPr>
        <w:t>5G</w:t>
      </w:r>
      <w:r>
        <w:rPr>
          <w:rFonts w:eastAsia="仿宋_GB2312"/>
          <w:color w:val="auto"/>
          <w:sz w:val="32"/>
          <w:szCs w:val="32"/>
          <w:rPrChange w:id="858" w:author="嗯哼" w:date="2021-09-13T09:12:00Z">
            <w:rPr>
              <w:rFonts w:ascii="仿宋" w:eastAsia="仿宋" w:hAnsi="仿宋" w:hint="eastAsia"/>
              <w:color w:val="auto"/>
              <w:sz w:val="30"/>
              <w:szCs w:val="30"/>
            </w:rPr>
          </w:rPrChange>
        </w:rPr>
        <w:t>网络、物联网的融合</w:t>
      </w:r>
      <w:r>
        <w:rPr>
          <w:rFonts w:eastAsia="仿宋_GB2312"/>
          <w:color w:val="auto"/>
          <w:sz w:val="32"/>
          <w:szCs w:val="32"/>
        </w:rPr>
        <w:t>发展</w:t>
      </w:r>
      <w:r>
        <w:rPr>
          <w:rFonts w:eastAsia="仿宋_GB2312"/>
          <w:color w:val="auto"/>
          <w:sz w:val="32"/>
          <w:szCs w:val="32"/>
          <w:rPrChange w:id="859" w:author="嗯哼" w:date="2021-09-13T09:12:00Z">
            <w:rPr>
              <w:rFonts w:ascii="仿宋" w:eastAsia="仿宋" w:hAnsi="仿宋" w:hint="eastAsia"/>
              <w:color w:val="auto"/>
              <w:sz w:val="30"/>
              <w:szCs w:val="30"/>
            </w:rPr>
          </w:rPrChange>
        </w:rPr>
        <w:t>，构成一个具有功能丰富、性能优越、高可靠和高安全的信息基础设施，为黄山市数字政府建设提供坚实基础。</w:t>
      </w:r>
    </w:p>
    <w:p w14:paraId="4A863613" w14:textId="77777777" w:rsidR="00000000" w:rsidRDefault="00000000">
      <w:pPr>
        <w:pStyle w:val="a0"/>
        <w:spacing w:line="560" w:lineRule="exact"/>
        <w:ind w:firstLine="640"/>
        <w:rPr>
          <w:rFonts w:eastAsia="仿宋_GB2312"/>
          <w:color w:val="auto"/>
          <w:sz w:val="32"/>
          <w:szCs w:val="32"/>
          <w:rPrChange w:id="860" w:author="嗯哼" w:date="2021-09-13T09:12:00Z">
            <w:rPr>
              <w:rFonts w:ascii="仿宋" w:eastAsia="仿宋" w:hAnsi="仿宋"/>
              <w:color w:val="auto"/>
              <w:sz w:val="28"/>
              <w:szCs w:val="28"/>
            </w:rPr>
          </w:rPrChange>
        </w:rPr>
      </w:pPr>
      <w:r>
        <w:rPr>
          <w:rFonts w:eastAsia="仿宋_GB2312"/>
          <w:b/>
          <w:color w:val="auto"/>
          <w:sz w:val="32"/>
          <w:szCs w:val="32"/>
          <w:rPrChange w:id="861" w:author="嗯哼" w:date="2021-09-13T09:12:00Z">
            <w:rPr>
              <w:rFonts w:ascii="仿宋" w:eastAsia="仿宋" w:hAnsi="仿宋" w:hint="eastAsia"/>
              <w:b/>
              <w:color w:val="auto"/>
              <w:sz w:val="30"/>
              <w:szCs w:val="30"/>
            </w:rPr>
          </w:rPrChange>
        </w:rPr>
        <w:lastRenderedPageBreak/>
        <w:t>（</w:t>
      </w:r>
      <w:r>
        <w:rPr>
          <w:rFonts w:ascii="仿宋_GB2312" w:eastAsia="仿宋_GB2312" w:hAnsi="仿宋_GB2312" w:cs="仿宋_GB2312" w:hint="eastAsia"/>
          <w:b/>
          <w:color w:val="auto"/>
          <w:sz w:val="32"/>
          <w:szCs w:val="32"/>
          <w:rPrChange w:id="862" w:author="嗯哼" w:date="2021-09-13T09:12:00Z">
            <w:rPr>
              <w:rFonts w:ascii="仿宋" w:eastAsia="仿宋" w:hAnsi="仿宋" w:hint="eastAsia"/>
              <w:b/>
              <w:color w:val="auto"/>
              <w:sz w:val="30"/>
              <w:szCs w:val="30"/>
            </w:rPr>
          </w:rPrChange>
        </w:rPr>
        <w:t>1</w:t>
      </w:r>
      <w:r>
        <w:rPr>
          <w:rFonts w:eastAsia="仿宋_GB2312"/>
          <w:b/>
          <w:color w:val="auto"/>
          <w:sz w:val="32"/>
          <w:szCs w:val="32"/>
          <w:rPrChange w:id="863" w:author="嗯哼" w:date="2021-09-13T09:12:00Z">
            <w:rPr>
              <w:rFonts w:ascii="仿宋" w:eastAsia="仿宋" w:hAnsi="仿宋" w:hint="eastAsia"/>
              <w:b/>
              <w:color w:val="auto"/>
              <w:sz w:val="30"/>
              <w:szCs w:val="30"/>
            </w:rPr>
          </w:rPrChange>
        </w:rPr>
        <w:t>）电子政务网络升级改造。</w:t>
      </w:r>
      <w:r>
        <w:rPr>
          <w:rFonts w:eastAsia="仿宋_GB2312"/>
          <w:color w:val="auto"/>
          <w:sz w:val="32"/>
          <w:szCs w:val="32"/>
          <w:rPrChange w:id="864" w:author="嗯哼" w:date="2021-09-13T09:12:00Z">
            <w:rPr>
              <w:rFonts w:ascii="仿宋" w:eastAsia="仿宋" w:hAnsi="仿宋" w:hint="eastAsia"/>
              <w:color w:val="auto"/>
              <w:sz w:val="30"/>
              <w:szCs w:val="30"/>
            </w:rPr>
          </w:rPrChange>
        </w:rPr>
        <w:t>扩大电子政务外网的覆盖范围，实现市域范围全覆盖；扩大电子政务无线网络的覆盖，为市民使用电子政务网络提供便利；通过线路、设备的冗余备份和相关软件系统支持，提高电子政务网络的可靠性和可连续性能力。</w:t>
      </w:r>
    </w:p>
    <w:p w14:paraId="19D540A2" w14:textId="77777777" w:rsidR="00000000" w:rsidRDefault="00000000">
      <w:pPr>
        <w:pStyle w:val="a0"/>
        <w:spacing w:line="560" w:lineRule="exact"/>
        <w:ind w:firstLine="640"/>
        <w:rPr>
          <w:rFonts w:eastAsia="仿宋_GB2312"/>
          <w:color w:val="auto"/>
          <w:sz w:val="32"/>
          <w:szCs w:val="32"/>
          <w:rPrChange w:id="865" w:author="嗯哼" w:date="2021-09-13T09:12:00Z">
            <w:rPr>
              <w:rFonts w:ascii="仿宋" w:eastAsia="仿宋" w:hAnsi="仿宋"/>
              <w:color w:val="auto"/>
              <w:sz w:val="30"/>
              <w:szCs w:val="30"/>
            </w:rPr>
          </w:rPrChange>
        </w:rPr>
      </w:pPr>
      <w:r>
        <w:rPr>
          <w:rFonts w:eastAsia="仿宋_GB2312"/>
          <w:b/>
          <w:color w:val="auto"/>
          <w:sz w:val="32"/>
          <w:szCs w:val="32"/>
          <w:rPrChange w:id="866"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867" w:author="嗯哼" w:date="2021-09-13T09:12:00Z">
            <w:rPr>
              <w:rFonts w:ascii="仿宋" w:eastAsia="仿宋" w:hAnsi="仿宋" w:hint="eastAsia"/>
              <w:b/>
              <w:color w:val="auto"/>
              <w:sz w:val="30"/>
              <w:szCs w:val="30"/>
            </w:rPr>
          </w:rPrChange>
        </w:rPr>
        <w:t>2</w:t>
      </w:r>
      <w:r>
        <w:rPr>
          <w:rFonts w:eastAsia="仿宋_GB2312"/>
          <w:b/>
          <w:color w:val="auto"/>
          <w:sz w:val="32"/>
          <w:szCs w:val="32"/>
          <w:rPrChange w:id="868" w:author="嗯哼" w:date="2021-09-13T09:12:00Z">
            <w:rPr>
              <w:rFonts w:ascii="仿宋" w:eastAsia="仿宋" w:hAnsi="仿宋" w:hint="eastAsia"/>
              <w:b/>
              <w:color w:val="auto"/>
              <w:sz w:val="30"/>
              <w:szCs w:val="30"/>
            </w:rPr>
          </w:rPrChange>
        </w:rPr>
        <w:t>）扩大</w:t>
      </w:r>
      <w:r>
        <w:rPr>
          <w:rFonts w:eastAsia="仿宋_GB2312"/>
          <w:b/>
          <w:color w:val="auto"/>
          <w:sz w:val="32"/>
          <w:szCs w:val="32"/>
          <w:rPrChange w:id="869" w:author="嗯哼" w:date="2021-09-13T09:12:00Z">
            <w:rPr>
              <w:rFonts w:ascii="仿宋" w:eastAsia="仿宋" w:hAnsi="仿宋" w:hint="eastAsia"/>
              <w:b/>
              <w:color w:val="auto"/>
              <w:sz w:val="30"/>
              <w:szCs w:val="30"/>
            </w:rPr>
          </w:rPrChange>
        </w:rPr>
        <w:t>5G</w:t>
      </w:r>
      <w:r>
        <w:rPr>
          <w:rFonts w:eastAsia="仿宋_GB2312"/>
          <w:b/>
          <w:color w:val="auto"/>
          <w:sz w:val="32"/>
          <w:szCs w:val="32"/>
          <w:rPrChange w:id="870" w:author="嗯哼" w:date="2021-09-13T09:12:00Z">
            <w:rPr>
              <w:rFonts w:ascii="仿宋" w:eastAsia="仿宋" w:hAnsi="仿宋" w:hint="eastAsia"/>
              <w:b/>
              <w:color w:val="auto"/>
              <w:sz w:val="30"/>
              <w:szCs w:val="30"/>
            </w:rPr>
          </w:rPrChange>
        </w:rPr>
        <w:t>网络覆盖范围和</w:t>
      </w:r>
      <w:r>
        <w:rPr>
          <w:rFonts w:eastAsia="仿宋_GB2312"/>
          <w:b/>
          <w:color w:val="auto"/>
          <w:sz w:val="32"/>
          <w:szCs w:val="32"/>
          <w:rPrChange w:id="871" w:author="嗯哼" w:date="2021-09-13T09:12:00Z">
            <w:rPr>
              <w:rFonts w:ascii="仿宋" w:eastAsia="仿宋" w:hAnsi="仿宋" w:hint="eastAsia"/>
              <w:b/>
              <w:color w:val="auto"/>
              <w:sz w:val="30"/>
              <w:szCs w:val="30"/>
            </w:rPr>
          </w:rPrChange>
        </w:rPr>
        <w:t>IPv6</w:t>
      </w:r>
      <w:r>
        <w:rPr>
          <w:rFonts w:eastAsia="仿宋_GB2312"/>
          <w:b/>
          <w:color w:val="auto"/>
          <w:sz w:val="32"/>
          <w:szCs w:val="32"/>
          <w:rPrChange w:id="872" w:author="嗯哼" w:date="2021-09-13T09:12:00Z">
            <w:rPr>
              <w:rFonts w:ascii="仿宋" w:eastAsia="仿宋" w:hAnsi="仿宋" w:hint="eastAsia"/>
              <w:b/>
              <w:color w:val="auto"/>
              <w:sz w:val="30"/>
              <w:szCs w:val="30"/>
            </w:rPr>
          </w:rPrChange>
        </w:rPr>
        <w:t>应用迁移</w:t>
      </w:r>
      <w:r>
        <w:rPr>
          <w:rFonts w:eastAsia="仿宋_GB2312"/>
          <w:color w:val="auto"/>
          <w:sz w:val="32"/>
          <w:szCs w:val="32"/>
          <w:rPrChange w:id="873" w:author="嗯哼" w:date="2021-09-13T09:12:00Z">
            <w:rPr>
              <w:rFonts w:ascii="仿宋" w:eastAsia="仿宋" w:hAnsi="仿宋" w:hint="eastAsia"/>
              <w:color w:val="auto"/>
              <w:sz w:val="30"/>
              <w:szCs w:val="30"/>
            </w:rPr>
          </w:rPrChange>
        </w:rPr>
        <w:t>。积极推动</w:t>
      </w:r>
      <w:r>
        <w:rPr>
          <w:rFonts w:eastAsia="仿宋_GB2312"/>
          <w:color w:val="auto"/>
          <w:sz w:val="32"/>
          <w:szCs w:val="32"/>
          <w:rPrChange w:id="874" w:author="嗯哼" w:date="2021-09-13T09:12:00Z">
            <w:rPr>
              <w:rFonts w:ascii="仿宋" w:eastAsia="仿宋" w:hAnsi="仿宋" w:hint="eastAsia"/>
              <w:color w:val="auto"/>
              <w:sz w:val="30"/>
              <w:szCs w:val="30"/>
            </w:rPr>
          </w:rPrChange>
        </w:rPr>
        <w:t>5G</w:t>
      </w:r>
      <w:r>
        <w:rPr>
          <w:rFonts w:eastAsia="仿宋_GB2312"/>
          <w:color w:val="auto"/>
          <w:sz w:val="32"/>
          <w:szCs w:val="32"/>
          <w:rPrChange w:id="875" w:author="嗯哼" w:date="2021-09-13T09:12:00Z">
            <w:rPr>
              <w:rFonts w:ascii="仿宋" w:eastAsia="仿宋" w:hAnsi="仿宋" w:hint="eastAsia"/>
              <w:color w:val="auto"/>
              <w:sz w:val="30"/>
              <w:szCs w:val="30"/>
            </w:rPr>
          </w:rPrChange>
        </w:rPr>
        <w:t>、</w:t>
      </w:r>
      <w:r>
        <w:rPr>
          <w:rFonts w:eastAsia="仿宋_GB2312"/>
          <w:color w:val="auto"/>
          <w:sz w:val="32"/>
          <w:szCs w:val="32"/>
          <w:rPrChange w:id="876" w:author="嗯哼" w:date="2021-09-13T09:12:00Z">
            <w:rPr>
              <w:rFonts w:ascii="仿宋" w:eastAsia="仿宋" w:hAnsi="仿宋" w:hint="eastAsia"/>
              <w:color w:val="auto"/>
              <w:sz w:val="30"/>
              <w:szCs w:val="30"/>
            </w:rPr>
          </w:rPrChange>
        </w:rPr>
        <w:t>IPv6</w:t>
      </w:r>
      <w:r>
        <w:rPr>
          <w:rFonts w:eastAsia="仿宋_GB2312"/>
          <w:color w:val="auto"/>
          <w:sz w:val="32"/>
          <w:szCs w:val="32"/>
          <w:rPrChange w:id="877" w:author="嗯哼" w:date="2021-09-13T09:12:00Z">
            <w:rPr>
              <w:rFonts w:ascii="仿宋" w:eastAsia="仿宋" w:hAnsi="仿宋" w:hint="eastAsia"/>
              <w:color w:val="auto"/>
              <w:sz w:val="30"/>
              <w:szCs w:val="30"/>
            </w:rPr>
          </w:rPrChange>
        </w:rPr>
        <w:t>、物联网等技术与电子政务网络的融合，实现电子政务网络的统一运维、互联网出口的统一管理，统一和规范视频网、物联网的建设标准，为进一步拓展视频网和物联网的应用奠定坚实基础。进一步推动各类分散隔离的业务专网（特殊用途除外）向电子政务外网和内网的迁移。通过整合、梳理、再造等方式迁移到一体化体系。</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718C498F" w14:textId="77777777">
        <w:trPr>
          <w:trHeight w:val="491"/>
          <w:jc w:val="center"/>
        </w:trPr>
        <w:tc>
          <w:tcPr>
            <w:tcW w:w="8880" w:type="dxa"/>
            <w:tcBorders>
              <w:top w:val="single" w:sz="4" w:space="0" w:color="auto"/>
              <w:left w:val="single" w:sz="4" w:space="0" w:color="auto"/>
              <w:bottom w:val="single" w:sz="4" w:space="0" w:color="auto"/>
              <w:right w:val="single" w:sz="4" w:space="0" w:color="auto"/>
            </w:tcBorders>
            <w:vAlign w:val="center"/>
          </w:tcPr>
          <w:p w14:paraId="251D5681" w14:textId="77777777" w:rsidR="00000000" w:rsidRDefault="00000000">
            <w:pPr>
              <w:pStyle w:val="a0"/>
              <w:spacing w:line="240" w:lineRule="auto"/>
              <w:ind w:firstLineChars="0" w:firstLine="0"/>
              <w:jc w:val="center"/>
              <w:rPr>
                <w:rFonts w:eastAsia="仿宋_GB2312"/>
                <w:color w:val="auto"/>
                <w:sz w:val="28"/>
                <w:szCs w:val="28"/>
                <w:rPrChange w:id="878" w:author="嗯哼" w:date="2021-09-13T09:12:00Z">
                  <w:rPr>
                    <w:rFonts w:ascii="仿宋" w:eastAsia="仿宋" w:hAnsi="仿宋"/>
                    <w:color w:val="auto"/>
                    <w:sz w:val="28"/>
                    <w:szCs w:val="28"/>
                  </w:rPr>
                </w:rPrChange>
              </w:rPr>
            </w:pPr>
            <w:bookmarkStart w:id="879" w:name="_Hlk51963244"/>
            <w:r>
              <w:rPr>
                <w:rFonts w:eastAsia="仿宋_GB2312"/>
                <w:color w:val="auto"/>
                <w:sz w:val="28"/>
                <w:szCs w:val="28"/>
                <w:rPrChange w:id="880" w:author="嗯哼" w:date="2021-09-13T09:12:00Z">
                  <w:rPr>
                    <w:rFonts w:ascii="仿宋" w:eastAsia="仿宋" w:hAnsi="仿宋" w:hint="eastAsia"/>
                    <w:color w:val="auto"/>
                    <w:sz w:val="28"/>
                    <w:szCs w:val="28"/>
                  </w:rPr>
                </w:rPrChange>
              </w:rPr>
              <w:t>专栏</w:t>
            </w:r>
            <w:r>
              <w:rPr>
                <w:rFonts w:eastAsia="仿宋_GB2312"/>
                <w:color w:val="auto"/>
                <w:sz w:val="28"/>
                <w:szCs w:val="28"/>
                <w:rPrChange w:id="881" w:author="嗯哼" w:date="2021-09-13T09:12:00Z">
                  <w:rPr>
                    <w:rFonts w:ascii="仿宋" w:eastAsia="仿宋" w:hAnsi="仿宋" w:hint="eastAsia"/>
                    <w:color w:val="auto"/>
                    <w:sz w:val="28"/>
                    <w:szCs w:val="28"/>
                  </w:rPr>
                </w:rPrChange>
              </w:rPr>
              <w:t>1</w:t>
            </w:r>
            <w:r>
              <w:rPr>
                <w:rFonts w:eastAsia="仿宋_GB2312"/>
                <w:color w:val="auto"/>
                <w:sz w:val="28"/>
                <w:szCs w:val="28"/>
                <w:rPrChange w:id="882" w:author="嗯哼" w:date="2021-09-13T09:12:00Z">
                  <w:rPr>
                    <w:rFonts w:ascii="仿宋" w:eastAsia="仿宋" w:hAnsi="仿宋"/>
                    <w:color w:val="auto"/>
                    <w:sz w:val="28"/>
                    <w:szCs w:val="28"/>
                  </w:rPr>
                </w:rPrChange>
              </w:rPr>
              <w:t xml:space="preserve">  </w:t>
            </w:r>
            <w:r>
              <w:rPr>
                <w:rFonts w:eastAsia="仿宋_GB2312"/>
                <w:color w:val="auto"/>
                <w:sz w:val="28"/>
                <w:szCs w:val="28"/>
                <w:rPrChange w:id="883" w:author="嗯哼" w:date="2021-09-13T09:12:00Z">
                  <w:rPr>
                    <w:rFonts w:ascii="仿宋" w:eastAsia="仿宋" w:hAnsi="仿宋" w:hint="eastAsia"/>
                    <w:color w:val="auto"/>
                    <w:sz w:val="28"/>
                    <w:szCs w:val="28"/>
                  </w:rPr>
                </w:rPrChange>
              </w:rPr>
              <w:t>网络基础设施建设重点</w:t>
            </w:r>
          </w:p>
        </w:tc>
      </w:tr>
      <w:tr w:rsidR="00000000" w14:paraId="4DFCB4E7" w14:textId="77777777">
        <w:trPr>
          <w:jc w:val="center"/>
        </w:trPr>
        <w:tc>
          <w:tcPr>
            <w:tcW w:w="8880" w:type="dxa"/>
            <w:tcBorders>
              <w:top w:val="single" w:sz="4" w:space="0" w:color="auto"/>
              <w:left w:val="single" w:sz="4" w:space="0" w:color="auto"/>
              <w:bottom w:val="single" w:sz="4" w:space="0" w:color="auto"/>
              <w:right w:val="single" w:sz="4" w:space="0" w:color="auto"/>
            </w:tcBorders>
          </w:tcPr>
          <w:p w14:paraId="2DEEE3B8" w14:textId="77777777" w:rsidR="00000000" w:rsidRDefault="00000000">
            <w:pPr>
              <w:pStyle w:val="a0"/>
              <w:spacing w:line="480" w:lineRule="exact"/>
              <w:ind w:firstLine="560"/>
              <w:rPr>
                <w:rFonts w:eastAsia="仿宋_GB2312"/>
                <w:color w:val="auto"/>
                <w:sz w:val="28"/>
                <w:szCs w:val="28"/>
                <w:rPrChange w:id="884" w:author="嗯哼" w:date="2021-09-13T09:12:00Z">
                  <w:rPr>
                    <w:rFonts w:ascii="仿宋" w:eastAsia="仿宋" w:hAnsi="仿宋"/>
                    <w:sz w:val="28"/>
                    <w:szCs w:val="28"/>
                  </w:rPr>
                </w:rPrChange>
              </w:rPr>
            </w:pPr>
            <w:r>
              <w:rPr>
                <w:rFonts w:eastAsia="仿宋_GB2312"/>
                <w:b/>
                <w:color w:val="auto"/>
                <w:sz w:val="28"/>
                <w:szCs w:val="28"/>
                <w:rPrChange w:id="885" w:author="嗯哼" w:date="2021-09-13T09:12:00Z">
                  <w:rPr>
                    <w:rFonts w:ascii="仿宋" w:eastAsia="仿宋" w:hAnsi="仿宋" w:hint="eastAsia"/>
                    <w:b/>
                    <w:color w:val="auto"/>
                    <w:sz w:val="28"/>
                    <w:szCs w:val="28"/>
                  </w:rPr>
                </w:rPrChange>
              </w:rPr>
              <w:t>升级改造电子政务外网。</w:t>
            </w:r>
            <w:r>
              <w:rPr>
                <w:rFonts w:eastAsia="仿宋_GB2312"/>
                <w:color w:val="auto"/>
                <w:sz w:val="28"/>
                <w:szCs w:val="28"/>
              </w:rPr>
              <w:t>采用多种方式</w:t>
            </w:r>
            <w:r>
              <w:rPr>
                <w:rFonts w:eastAsia="仿宋_GB2312"/>
                <w:color w:val="auto"/>
                <w:sz w:val="28"/>
                <w:szCs w:val="28"/>
                <w:rPrChange w:id="886" w:author="嗯哼" w:date="2021-09-13T09:12:00Z">
                  <w:rPr>
                    <w:rFonts w:ascii="仿宋" w:eastAsia="仿宋" w:hAnsi="仿宋" w:hint="eastAsia"/>
                    <w:color w:val="auto"/>
                    <w:sz w:val="28"/>
                    <w:szCs w:val="28"/>
                  </w:rPr>
                </w:rPrChange>
              </w:rPr>
              <w:t>，实现各级党政机关电子政务外网全覆盖，扩大公共服务等场所的电子政务覆盖范围。</w:t>
            </w:r>
            <w:r>
              <w:rPr>
                <w:rFonts w:eastAsia="仿宋_GB2312"/>
                <w:color w:val="auto"/>
                <w:sz w:val="28"/>
                <w:szCs w:val="28"/>
                <w:rPrChange w:id="887" w:author="嗯哼" w:date="2021-09-13T09:12:00Z">
                  <w:rPr>
                    <w:rFonts w:ascii="仿宋" w:eastAsia="仿宋" w:hAnsi="仿宋" w:hint="eastAsia"/>
                    <w:sz w:val="28"/>
                    <w:szCs w:val="28"/>
                  </w:rPr>
                </w:rPrChange>
              </w:rPr>
              <w:t>进一步推动各类分散隔离的业务专网（特殊用途除外）与电子政务外网和内网、通信运营商</w:t>
            </w:r>
            <w:r>
              <w:rPr>
                <w:rFonts w:eastAsia="仿宋_GB2312"/>
                <w:color w:val="auto"/>
                <w:sz w:val="28"/>
                <w:szCs w:val="28"/>
                <w:rPrChange w:id="888" w:author="嗯哼" w:date="2021-09-13T09:12:00Z">
                  <w:rPr>
                    <w:rFonts w:ascii="仿宋" w:eastAsia="仿宋" w:hAnsi="仿宋" w:hint="eastAsia"/>
                    <w:sz w:val="28"/>
                    <w:szCs w:val="28"/>
                  </w:rPr>
                </w:rPrChange>
              </w:rPr>
              <w:t>5G</w:t>
            </w:r>
            <w:r>
              <w:rPr>
                <w:rFonts w:eastAsia="仿宋_GB2312"/>
                <w:color w:val="auto"/>
                <w:sz w:val="28"/>
                <w:szCs w:val="28"/>
                <w:rPrChange w:id="889" w:author="嗯哼" w:date="2021-09-13T09:12:00Z">
                  <w:rPr>
                    <w:rFonts w:ascii="仿宋" w:eastAsia="仿宋" w:hAnsi="仿宋" w:hint="eastAsia"/>
                    <w:sz w:val="28"/>
                    <w:szCs w:val="28"/>
                  </w:rPr>
                </w:rPrChange>
              </w:rPr>
              <w:t>边缘计算网络的互联互通。</w:t>
            </w:r>
          </w:p>
          <w:p w14:paraId="40A2CB8E" w14:textId="77777777" w:rsidR="00000000" w:rsidRDefault="00000000">
            <w:pPr>
              <w:pStyle w:val="a0"/>
              <w:spacing w:line="480" w:lineRule="exact"/>
              <w:ind w:firstLine="560"/>
              <w:rPr>
                <w:rFonts w:eastAsia="仿宋_GB2312"/>
                <w:color w:val="auto"/>
                <w:sz w:val="28"/>
                <w:szCs w:val="28"/>
                <w:rPrChange w:id="890" w:author="嗯哼" w:date="2021-09-13T09:12:00Z">
                  <w:rPr>
                    <w:rFonts w:ascii="仿宋" w:eastAsia="仿宋" w:hAnsi="仿宋"/>
                    <w:color w:val="auto"/>
                    <w:sz w:val="28"/>
                    <w:szCs w:val="28"/>
                  </w:rPr>
                </w:rPrChange>
              </w:rPr>
            </w:pPr>
            <w:r>
              <w:rPr>
                <w:rFonts w:eastAsia="仿宋_GB2312"/>
                <w:b/>
                <w:color w:val="auto"/>
                <w:sz w:val="28"/>
                <w:szCs w:val="28"/>
                <w:rPrChange w:id="891" w:author="嗯哼" w:date="2021-09-13T09:12:00Z">
                  <w:rPr>
                    <w:rFonts w:ascii="仿宋" w:eastAsia="仿宋" w:hAnsi="仿宋" w:hint="eastAsia"/>
                    <w:b/>
                    <w:sz w:val="28"/>
                    <w:szCs w:val="28"/>
                  </w:rPr>
                </w:rPrChange>
              </w:rPr>
              <w:t>提高电子政务外网的性能和可靠性。</w:t>
            </w:r>
            <w:r>
              <w:rPr>
                <w:rFonts w:eastAsia="仿宋_GB2312"/>
                <w:color w:val="auto"/>
                <w:sz w:val="28"/>
                <w:szCs w:val="28"/>
                <w:rPrChange w:id="892" w:author="嗯哼" w:date="2021-09-13T09:12:00Z">
                  <w:rPr>
                    <w:rFonts w:ascii="仿宋" w:eastAsia="仿宋" w:hAnsi="仿宋" w:hint="eastAsia"/>
                    <w:sz w:val="28"/>
                    <w:szCs w:val="28"/>
                  </w:rPr>
                </w:rPrChange>
              </w:rPr>
              <w:t>先行扩大电子政务外网延伸区接入范围，并在现有电子政务外网的基础上进行市、县（区）、镇（乡）三级建设双核心改造和备份线路建设，提高电子政务网络的可靠性。</w:t>
            </w:r>
            <w:r>
              <w:rPr>
                <w:rFonts w:eastAsia="仿宋_GB2312"/>
                <w:color w:val="auto"/>
                <w:sz w:val="28"/>
                <w:szCs w:val="28"/>
                <w:rPrChange w:id="893" w:author="嗯哼" w:date="2021-09-13T09:12:00Z">
                  <w:rPr>
                    <w:rFonts w:ascii="仿宋" w:eastAsia="仿宋" w:hAnsi="仿宋" w:hint="eastAsia"/>
                    <w:color w:val="auto"/>
                    <w:sz w:val="28"/>
                    <w:szCs w:val="28"/>
                  </w:rPr>
                </w:rPrChange>
              </w:rPr>
              <w:t>加强与省电子政务网络的连接，至少实现一路</w:t>
            </w:r>
            <w:r>
              <w:rPr>
                <w:rFonts w:eastAsia="仿宋_GB2312"/>
                <w:color w:val="auto"/>
                <w:sz w:val="28"/>
                <w:szCs w:val="28"/>
                <w:rPrChange w:id="894" w:author="嗯哼" w:date="2021-09-13T09:12:00Z">
                  <w:rPr>
                    <w:rFonts w:ascii="仿宋" w:eastAsia="仿宋" w:hAnsi="仿宋" w:hint="eastAsia"/>
                    <w:color w:val="auto"/>
                    <w:sz w:val="28"/>
                    <w:szCs w:val="28"/>
                  </w:rPr>
                </w:rPrChange>
              </w:rPr>
              <w:t>10G</w:t>
            </w:r>
            <w:r>
              <w:rPr>
                <w:rFonts w:eastAsia="仿宋_GB2312"/>
                <w:color w:val="auto"/>
                <w:sz w:val="28"/>
                <w:szCs w:val="28"/>
                <w:rPrChange w:id="895" w:author="嗯哼" w:date="2021-09-13T09:12:00Z">
                  <w:rPr>
                    <w:rFonts w:ascii="仿宋" w:eastAsia="仿宋" w:hAnsi="仿宋" w:hint="eastAsia"/>
                    <w:color w:val="auto"/>
                    <w:sz w:val="28"/>
                    <w:szCs w:val="28"/>
                  </w:rPr>
                </w:rPrChange>
              </w:rPr>
              <w:t>兆带宽连接。</w:t>
            </w:r>
          </w:p>
          <w:p w14:paraId="4067EBE4" w14:textId="77777777" w:rsidR="00000000" w:rsidRDefault="00000000">
            <w:pPr>
              <w:pStyle w:val="a0"/>
              <w:spacing w:line="480" w:lineRule="exact"/>
              <w:ind w:firstLine="560"/>
              <w:rPr>
                <w:rFonts w:eastAsia="仿宋_GB2312"/>
                <w:color w:val="auto"/>
                <w:sz w:val="28"/>
                <w:szCs w:val="28"/>
                <w:rPrChange w:id="896" w:author="嗯哼" w:date="2021-09-13T09:12:00Z">
                  <w:rPr>
                    <w:rFonts w:ascii="仿宋" w:eastAsia="仿宋" w:hAnsi="仿宋"/>
                    <w:color w:val="auto"/>
                    <w:sz w:val="28"/>
                    <w:szCs w:val="28"/>
                  </w:rPr>
                </w:rPrChange>
              </w:rPr>
            </w:pPr>
            <w:r>
              <w:rPr>
                <w:rFonts w:eastAsia="仿宋_GB2312"/>
                <w:b/>
                <w:color w:val="auto"/>
                <w:sz w:val="28"/>
                <w:szCs w:val="28"/>
                <w:rPrChange w:id="897" w:author="嗯哼" w:date="2021-09-13T09:12:00Z">
                  <w:rPr>
                    <w:rFonts w:ascii="仿宋" w:eastAsia="仿宋" w:hAnsi="仿宋" w:hint="eastAsia"/>
                    <w:b/>
                    <w:color w:val="auto"/>
                    <w:sz w:val="28"/>
                    <w:szCs w:val="28"/>
                  </w:rPr>
                </w:rPrChange>
              </w:rPr>
              <w:t>提高容灾备份能力。</w:t>
            </w:r>
            <w:r>
              <w:rPr>
                <w:rFonts w:eastAsia="仿宋_GB2312"/>
                <w:color w:val="auto"/>
                <w:sz w:val="28"/>
                <w:szCs w:val="28"/>
                <w:rPrChange w:id="898" w:author="嗯哼" w:date="2021-09-13T09:12:00Z">
                  <w:rPr>
                    <w:rFonts w:ascii="仿宋" w:eastAsia="仿宋" w:hAnsi="仿宋" w:hint="eastAsia"/>
                    <w:color w:val="auto"/>
                    <w:sz w:val="28"/>
                    <w:szCs w:val="28"/>
                  </w:rPr>
                </w:rPrChange>
              </w:rPr>
              <w:t>将现有的政务云与池州互备进行升级改造，包括对线路带宽的升级，使其能达到容灾备份的目的，提高黄山市电子政务网络的业务连续性水平。</w:t>
            </w:r>
          </w:p>
          <w:p w14:paraId="6DD1537B" w14:textId="77777777" w:rsidR="00000000" w:rsidRDefault="00000000">
            <w:pPr>
              <w:pStyle w:val="a0"/>
              <w:spacing w:line="480" w:lineRule="exact"/>
              <w:ind w:firstLine="560"/>
              <w:rPr>
                <w:rFonts w:eastAsia="仿宋_GB2312"/>
                <w:color w:val="auto"/>
                <w:sz w:val="28"/>
                <w:szCs w:val="28"/>
                <w:rPrChange w:id="899" w:author="嗯哼" w:date="2021-09-13T09:12:00Z">
                  <w:rPr>
                    <w:rFonts w:ascii="仿宋" w:eastAsia="仿宋" w:hAnsi="仿宋"/>
                    <w:color w:val="auto"/>
                    <w:sz w:val="28"/>
                    <w:szCs w:val="28"/>
                  </w:rPr>
                </w:rPrChange>
              </w:rPr>
            </w:pPr>
            <w:r>
              <w:rPr>
                <w:rFonts w:eastAsia="仿宋_GB2312"/>
                <w:b/>
                <w:color w:val="auto"/>
                <w:sz w:val="28"/>
                <w:szCs w:val="28"/>
                <w:rPrChange w:id="900" w:author="嗯哼" w:date="2021-09-13T09:12:00Z">
                  <w:rPr>
                    <w:rFonts w:ascii="仿宋" w:eastAsia="仿宋" w:hAnsi="仿宋" w:hint="eastAsia"/>
                    <w:b/>
                    <w:color w:val="auto"/>
                    <w:sz w:val="28"/>
                    <w:szCs w:val="28"/>
                  </w:rPr>
                </w:rPrChange>
              </w:rPr>
              <w:t>扩大</w:t>
            </w:r>
            <w:r>
              <w:rPr>
                <w:rFonts w:eastAsia="仿宋_GB2312"/>
                <w:b/>
                <w:color w:val="auto"/>
                <w:sz w:val="28"/>
                <w:szCs w:val="28"/>
                <w:rPrChange w:id="901" w:author="嗯哼" w:date="2021-09-13T09:12:00Z">
                  <w:rPr>
                    <w:rFonts w:ascii="仿宋" w:eastAsia="仿宋" w:hAnsi="仿宋" w:hint="eastAsia"/>
                    <w:b/>
                    <w:color w:val="auto"/>
                    <w:sz w:val="28"/>
                    <w:szCs w:val="28"/>
                  </w:rPr>
                </w:rPrChange>
              </w:rPr>
              <w:t>5G</w:t>
            </w:r>
            <w:r>
              <w:rPr>
                <w:rFonts w:eastAsia="仿宋_GB2312"/>
                <w:b/>
                <w:color w:val="auto"/>
                <w:sz w:val="28"/>
                <w:szCs w:val="28"/>
                <w:rPrChange w:id="902" w:author="嗯哼" w:date="2021-09-13T09:12:00Z">
                  <w:rPr>
                    <w:rFonts w:ascii="仿宋" w:eastAsia="仿宋" w:hAnsi="仿宋" w:hint="eastAsia"/>
                    <w:b/>
                    <w:color w:val="auto"/>
                    <w:sz w:val="28"/>
                    <w:szCs w:val="28"/>
                  </w:rPr>
                </w:rPrChange>
              </w:rPr>
              <w:t>网络覆盖范围。</w:t>
            </w:r>
            <w:r>
              <w:rPr>
                <w:rFonts w:eastAsia="仿宋_GB2312"/>
                <w:color w:val="auto"/>
                <w:sz w:val="28"/>
                <w:szCs w:val="28"/>
                <w:rPrChange w:id="903" w:author="嗯哼" w:date="2021-09-13T09:12:00Z">
                  <w:rPr>
                    <w:rFonts w:ascii="仿宋" w:eastAsia="仿宋" w:hAnsi="仿宋" w:hint="eastAsia"/>
                    <w:color w:val="auto"/>
                    <w:sz w:val="28"/>
                    <w:szCs w:val="28"/>
                  </w:rPr>
                </w:rPrChange>
              </w:rPr>
              <w:t>鼓励电信运营商积极扩大</w:t>
            </w:r>
            <w:r>
              <w:rPr>
                <w:rFonts w:eastAsia="仿宋_GB2312"/>
                <w:color w:val="auto"/>
                <w:sz w:val="28"/>
                <w:szCs w:val="28"/>
                <w:rPrChange w:id="904" w:author="嗯哼" w:date="2021-09-13T09:12:00Z">
                  <w:rPr>
                    <w:rFonts w:ascii="仿宋" w:eastAsia="仿宋" w:hAnsi="仿宋" w:hint="eastAsia"/>
                    <w:color w:val="auto"/>
                    <w:sz w:val="28"/>
                    <w:szCs w:val="28"/>
                  </w:rPr>
                </w:rPrChange>
              </w:rPr>
              <w:t>5G</w:t>
            </w:r>
            <w:r>
              <w:rPr>
                <w:rFonts w:eastAsia="仿宋_GB2312"/>
                <w:color w:val="auto"/>
                <w:sz w:val="28"/>
                <w:szCs w:val="28"/>
                <w:rPrChange w:id="905" w:author="嗯哼" w:date="2021-09-13T09:12:00Z">
                  <w:rPr>
                    <w:rFonts w:ascii="仿宋" w:eastAsia="仿宋" w:hAnsi="仿宋" w:hint="eastAsia"/>
                    <w:color w:val="auto"/>
                    <w:sz w:val="28"/>
                    <w:szCs w:val="28"/>
                  </w:rPr>
                </w:rPrChange>
              </w:rPr>
              <w:t>覆盖范围，</w:t>
            </w:r>
            <w:r>
              <w:rPr>
                <w:rFonts w:eastAsia="仿宋_GB2312"/>
                <w:color w:val="auto"/>
                <w:sz w:val="28"/>
                <w:szCs w:val="28"/>
                <w:rPrChange w:id="906" w:author="嗯哼" w:date="2021-09-13T09:12:00Z">
                  <w:rPr>
                    <w:rFonts w:ascii="仿宋" w:eastAsia="仿宋" w:hAnsi="仿宋" w:hint="eastAsia"/>
                    <w:color w:val="auto"/>
                    <w:sz w:val="28"/>
                    <w:szCs w:val="28"/>
                  </w:rPr>
                </w:rPrChange>
              </w:rPr>
              <w:lastRenderedPageBreak/>
              <w:t>逐步从中心城区向乡镇、村落推进，推进应用业务向</w:t>
            </w:r>
            <w:r>
              <w:rPr>
                <w:rFonts w:eastAsia="仿宋_GB2312"/>
                <w:color w:val="auto"/>
                <w:sz w:val="28"/>
                <w:szCs w:val="28"/>
                <w:rPrChange w:id="907" w:author="嗯哼" w:date="2021-09-13T09:12:00Z">
                  <w:rPr>
                    <w:rFonts w:ascii="仿宋" w:eastAsia="仿宋" w:hAnsi="仿宋" w:hint="eastAsia"/>
                    <w:color w:val="auto"/>
                    <w:sz w:val="28"/>
                    <w:szCs w:val="28"/>
                  </w:rPr>
                </w:rPrChange>
              </w:rPr>
              <w:t>5G</w:t>
            </w:r>
            <w:r>
              <w:rPr>
                <w:rFonts w:eastAsia="仿宋_GB2312"/>
                <w:color w:val="auto"/>
                <w:sz w:val="28"/>
                <w:szCs w:val="28"/>
                <w:rPrChange w:id="908" w:author="嗯哼" w:date="2021-09-13T09:12:00Z">
                  <w:rPr>
                    <w:rFonts w:ascii="仿宋" w:eastAsia="仿宋" w:hAnsi="仿宋" w:hint="eastAsia"/>
                    <w:color w:val="auto"/>
                    <w:sz w:val="28"/>
                    <w:szCs w:val="28"/>
                  </w:rPr>
                </w:rPrChange>
              </w:rPr>
              <w:t>网络转型，开发适合</w:t>
            </w:r>
            <w:r>
              <w:rPr>
                <w:rFonts w:eastAsia="仿宋_GB2312"/>
                <w:color w:val="auto"/>
                <w:sz w:val="28"/>
                <w:szCs w:val="28"/>
                <w:rPrChange w:id="909" w:author="嗯哼" w:date="2021-09-13T09:12:00Z">
                  <w:rPr>
                    <w:rFonts w:ascii="仿宋" w:eastAsia="仿宋" w:hAnsi="仿宋" w:hint="eastAsia"/>
                    <w:color w:val="auto"/>
                    <w:sz w:val="28"/>
                    <w:szCs w:val="28"/>
                  </w:rPr>
                </w:rPrChange>
              </w:rPr>
              <w:t>5G</w:t>
            </w:r>
            <w:r>
              <w:rPr>
                <w:rFonts w:eastAsia="仿宋_GB2312"/>
                <w:color w:val="auto"/>
                <w:sz w:val="28"/>
                <w:szCs w:val="28"/>
                <w:rPrChange w:id="910" w:author="嗯哼" w:date="2021-09-13T09:12:00Z">
                  <w:rPr>
                    <w:rFonts w:ascii="仿宋" w:eastAsia="仿宋" w:hAnsi="仿宋" w:hint="eastAsia"/>
                    <w:color w:val="auto"/>
                    <w:sz w:val="28"/>
                    <w:szCs w:val="28"/>
                  </w:rPr>
                </w:rPrChange>
              </w:rPr>
              <w:t>技术的新应用和新业务。</w:t>
            </w:r>
          </w:p>
          <w:p w14:paraId="127C84BB" w14:textId="77777777" w:rsidR="00000000" w:rsidRDefault="00000000">
            <w:pPr>
              <w:pStyle w:val="a0"/>
              <w:spacing w:line="480" w:lineRule="exact"/>
              <w:ind w:firstLine="560"/>
              <w:rPr>
                <w:rFonts w:eastAsia="仿宋_GB2312"/>
                <w:color w:val="auto"/>
                <w:sz w:val="28"/>
                <w:szCs w:val="28"/>
                <w:rPrChange w:id="911" w:author="嗯哼" w:date="2021-09-13T09:12:00Z">
                  <w:rPr>
                    <w:rFonts w:ascii="仿宋" w:eastAsia="仿宋" w:hAnsi="仿宋" w:hint="eastAsia"/>
                    <w:color w:val="auto"/>
                    <w:sz w:val="28"/>
                    <w:szCs w:val="28"/>
                  </w:rPr>
                </w:rPrChange>
              </w:rPr>
            </w:pPr>
            <w:r>
              <w:rPr>
                <w:rFonts w:eastAsia="仿宋_GB2312"/>
                <w:b/>
                <w:color w:val="auto"/>
                <w:sz w:val="28"/>
                <w:szCs w:val="28"/>
                <w:rPrChange w:id="912" w:author="嗯哼" w:date="2021-09-13T09:12:00Z">
                  <w:rPr>
                    <w:rFonts w:ascii="仿宋" w:eastAsia="仿宋" w:hAnsi="仿宋" w:hint="eastAsia"/>
                    <w:b/>
                    <w:color w:val="auto"/>
                    <w:sz w:val="28"/>
                    <w:szCs w:val="28"/>
                  </w:rPr>
                </w:rPrChange>
              </w:rPr>
              <w:t>完善</w:t>
            </w:r>
            <w:r>
              <w:rPr>
                <w:rFonts w:eastAsia="仿宋_GB2312"/>
                <w:b/>
                <w:color w:val="auto"/>
                <w:sz w:val="28"/>
                <w:szCs w:val="28"/>
                <w:rPrChange w:id="913" w:author="嗯哼" w:date="2021-09-13T09:12:00Z">
                  <w:rPr>
                    <w:rFonts w:ascii="仿宋" w:eastAsia="仿宋" w:hAnsi="仿宋" w:hint="eastAsia"/>
                    <w:b/>
                    <w:color w:val="auto"/>
                    <w:sz w:val="28"/>
                    <w:szCs w:val="28"/>
                  </w:rPr>
                </w:rPrChange>
              </w:rPr>
              <w:t>IPv6</w:t>
            </w:r>
            <w:r>
              <w:rPr>
                <w:rFonts w:eastAsia="仿宋_GB2312"/>
                <w:b/>
                <w:color w:val="auto"/>
                <w:sz w:val="28"/>
                <w:szCs w:val="28"/>
                <w:rPrChange w:id="914" w:author="嗯哼" w:date="2021-09-13T09:12:00Z">
                  <w:rPr>
                    <w:rFonts w:ascii="仿宋" w:eastAsia="仿宋" w:hAnsi="仿宋" w:hint="eastAsia"/>
                    <w:b/>
                    <w:color w:val="auto"/>
                    <w:sz w:val="28"/>
                    <w:szCs w:val="28"/>
                  </w:rPr>
                </w:rPrChange>
              </w:rPr>
              <w:t>网络。</w:t>
            </w:r>
            <w:r>
              <w:rPr>
                <w:rFonts w:eastAsia="仿宋_GB2312"/>
                <w:color w:val="auto"/>
                <w:sz w:val="28"/>
                <w:szCs w:val="28"/>
                <w:rPrChange w:id="915" w:author="嗯哼" w:date="2021-09-13T09:12:00Z">
                  <w:rPr>
                    <w:rFonts w:ascii="仿宋" w:eastAsia="仿宋" w:hAnsi="仿宋" w:hint="eastAsia"/>
                    <w:color w:val="auto"/>
                    <w:sz w:val="28"/>
                    <w:szCs w:val="28"/>
                  </w:rPr>
                </w:rPrChange>
              </w:rPr>
              <w:t>实现骨干网络的</w:t>
            </w:r>
            <w:r>
              <w:rPr>
                <w:rFonts w:eastAsia="仿宋_GB2312"/>
                <w:color w:val="auto"/>
                <w:sz w:val="28"/>
                <w:szCs w:val="28"/>
                <w:rPrChange w:id="916" w:author="嗯哼" w:date="2021-09-13T09:12:00Z">
                  <w:rPr>
                    <w:rFonts w:ascii="仿宋" w:eastAsia="仿宋" w:hAnsi="仿宋" w:hint="eastAsia"/>
                    <w:color w:val="auto"/>
                    <w:sz w:val="28"/>
                    <w:szCs w:val="28"/>
                  </w:rPr>
                </w:rPrChange>
              </w:rPr>
              <w:t>IPv6</w:t>
            </w:r>
            <w:r>
              <w:rPr>
                <w:rFonts w:eastAsia="仿宋_GB2312"/>
                <w:color w:val="auto"/>
                <w:sz w:val="28"/>
                <w:szCs w:val="28"/>
                <w:rPrChange w:id="917" w:author="嗯哼" w:date="2021-09-13T09:12:00Z">
                  <w:rPr>
                    <w:rFonts w:ascii="仿宋" w:eastAsia="仿宋" w:hAnsi="仿宋" w:hint="eastAsia"/>
                    <w:color w:val="auto"/>
                    <w:sz w:val="28"/>
                    <w:szCs w:val="28"/>
                  </w:rPr>
                </w:rPrChange>
              </w:rPr>
              <w:t>部署，实现与省电子政务外网的</w:t>
            </w:r>
            <w:r>
              <w:rPr>
                <w:rFonts w:eastAsia="仿宋_GB2312"/>
                <w:color w:val="auto"/>
                <w:sz w:val="28"/>
                <w:szCs w:val="28"/>
                <w:rPrChange w:id="918" w:author="嗯哼" w:date="2021-09-13T09:12:00Z">
                  <w:rPr>
                    <w:rFonts w:ascii="仿宋" w:eastAsia="仿宋" w:hAnsi="仿宋" w:hint="eastAsia"/>
                    <w:color w:val="auto"/>
                    <w:sz w:val="28"/>
                    <w:szCs w:val="28"/>
                  </w:rPr>
                </w:rPrChange>
              </w:rPr>
              <w:t>IPv6</w:t>
            </w:r>
            <w:r>
              <w:rPr>
                <w:rFonts w:eastAsia="仿宋_GB2312"/>
                <w:color w:val="auto"/>
                <w:sz w:val="28"/>
                <w:szCs w:val="28"/>
                <w:rPrChange w:id="919" w:author="嗯哼" w:date="2021-09-13T09:12:00Z">
                  <w:rPr>
                    <w:rFonts w:ascii="仿宋" w:eastAsia="仿宋" w:hAnsi="仿宋" w:hint="eastAsia"/>
                    <w:color w:val="auto"/>
                    <w:sz w:val="28"/>
                    <w:szCs w:val="28"/>
                  </w:rPr>
                </w:rPrChange>
              </w:rPr>
              <w:t>互联，</w:t>
            </w:r>
            <w:r>
              <w:rPr>
                <w:rFonts w:eastAsia="仿宋_GB2312"/>
                <w:color w:val="auto"/>
                <w:sz w:val="28"/>
                <w:szCs w:val="28"/>
                <w:rPrChange w:id="920" w:author="嗯哼" w:date="2021-09-13T09:12:00Z">
                  <w:rPr>
                    <w:rFonts w:ascii="仿宋" w:eastAsia="仿宋" w:hAnsi="仿宋"/>
                    <w:color w:val="auto"/>
                    <w:sz w:val="28"/>
                    <w:szCs w:val="28"/>
                  </w:rPr>
                </w:rPrChange>
              </w:rPr>
              <w:t>提供</w:t>
            </w:r>
            <w:r>
              <w:rPr>
                <w:rFonts w:eastAsia="仿宋_GB2312"/>
                <w:color w:val="auto"/>
                <w:sz w:val="28"/>
                <w:szCs w:val="28"/>
                <w:rPrChange w:id="921" w:author="嗯哼" w:date="2021-09-13T09:12:00Z">
                  <w:rPr>
                    <w:rFonts w:ascii="仿宋" w:eastAsia="仿宋" w:hAnsi="仿宋"/>
                    <w:color w:val="auto"/>
                    <w:sz w:val="28"/>
                    <w:szCs w:val="28"/>
                  </w:rPr>
                </w:rPrChange>
              </w:rPr>
              <w:t>IPv6</w:t>
            </w:r>
            <w:r>
              <w:rPr>
                <w:rFonts w:eastAsia="仿宋_GB2312"/>
                <w:color w:val="auto"/>
                <w:sz w:val="28"/>
                <w:szCs w:val="28"/>
                <w:rPrChange w:id="922" w:author="嗯哼" w:date="2021-09-13T09:12:00Z">
                  <w:rPr>
                    <w:rFonts w:ascii="仿宋" w:eastAsia="仿宋" w:hAnsi="仿宋"/>
                    <w:color w:val="auto"/>
                    <w:sz w:val="28"/>
                    <w:szCs w:val="28"/>
                  </w:rPr>
                </w:rPrChange>
              </w:rPr>
              <w:t>访问通道，升级改造域名系统</w:t>
            </w:r>
            <w:r>
              <w:rPr>
                <w:rFonts w:eastAsia="仿宋_GB2312"/>
                <w:color w:val="auto"/>
                <w:sz w:val="28"/>
                <w:szCs w:val="28"/>
                <w:rPrChange w:id="923" w:author="嗯哼" w:date="2021-09-13T09:12:00Z">
                  <w:rPr>
                    <w:rFonts w:ascii="仿宋" w:eastAsia="仿宋" w:hAnsi="仿宋" w:hint="eastAsia"/>
                    <w:color w:val="auto"/>
                    <w:sz w:val="28"/>
                    <w:szCs w:val="28"/>
                  </w:rPr>
                </w:rPrChange>
              </w:rPr>
              <w:t>，逐步推进各类业务和资源向</w:t>
            </w:r>
            <w:r>
              <w:rPr>
                <w:rFonts w:eastAsia="仿宋_GB2312"/>
                <w:color w:val="auto"/>
                <w:sz w:val="28"/>
                <w:szCs w:val="28"/>
                <w:rPrChange w:id="924" w:author="嗯哼" w:date="2021-09-13T09:12:00Z">
                  <w:rPr>
                    <w:rFonts w:ascii="仿宋" w:eastAsia="仿宋" w:hAnsi="仿宋" w:hint="eastAsia"/>
                    <w:color w:val="auto"/>
                    <w:sz w:val="28"/>
                    <w:szCs w:val="28"/>
                  </w:rPr>
                </w:rPrChange>
              </w:rPr>
              <w:t>IPv6</w:t>
            </w:r>
            <w:r>
              <w:rPr>
                <w:rFonts w:eastAsia="仿宋_GB2312"/>
                <w:color w:val="auto"/>
                <w:sz w:val="28"/>
                <w:szCs w:val="28"/>
                <w:rPrChange w:id="925" w:author="嗯哼" w:date="2021-09-13T09:12:00Z">
                  <w:rPr>
                    <w:rFonts w:ascii="仿宋" w:eastAsia="仿宋" w:hAnsi="仿宋" w:hint="eastAsia"/>
                    <w:color w:val="auto"/>
                    <w:sz w:val="28"/>
                    <w:szCs w:val="28"/>
                  </w:rPr>
                </w:rPrChange>
              </w:rPr>
              <w:t>网络的迁移</w:t>
            </w:r>
            <w:r>
              <w:rPr>
                <w:rFonts w:eastAsia="仿宋_GB2312"/>
                <w:color w:val="auto"/>
                <w:sz w:val="28"/>
                <w:szCs w:val="28"/>
                <w:rPrChange w:id="926" w:author="嗯哼" w:date="2021-09-13T09:12:00Z">
                  <w:rPr>
                    <w:rFonts w:ascii="仿宋" w:eastAsia="仿宋" w:hAnsi="仿宋"/>
                    <w:color w:val="auto"/>
                    <w:sz w:val="28"/>
                    <w:szCs w:val="28"/>
                  </w:rPr>
                </w:rPrChange>
              </w:rPr>
              <w:t>。</w:t>
            </w:r>
          </w:p>
        </w:tc>
      </w:tr>
    </w:tbl>
    <w:bookmarkEnd w:id="879"/>
    <w:p w14:paraId="72B4D9E2" w14:textId="77777777" w:rsidR="00000000" w:rsidRDefault="00000000">
      <w:pPr>
        <w:pStyle w:val="a0"/>
        <w:spacing w:line="560" w:lineRule="exact"/>
        <w:ind w:firstLine="640"/>
        <w:rPr>
          <w:rFonts w:eastAsia="仿宋_GB2312"/>
          <w:b/>
          <w:color w:val="auto"/>
          <w:sz w:val="32"/>
          <w:szCs w:val="32"/>
          <w:rPrChange w:id="927" w:author="嗯哼" w:date="2021-09-13T09:12:00Z">
            <w:rPr>
              <w:rFonts w:ascii="仿宋" w:eastAsia="仿宋" w:hAnsi="仿宋"/>
              <w:b/>
              <w:color w:val="auto"/>
              <w:sz w:val="30"/>
              <w:szCs w:val="30"/>
            </w:rPr>
          </w:rPrChange>
        </w:rPr>
      </w:pPr>
      <w:r>
        <w:rPr>
          <w:rFonts w:eastAsia="仿宋_GB2312"/>
          <w:b/>
          <w:color w:val="auto"/>
          <w:sz w:val="32"/>
          <w:szCs w:val="32"/>
          <w:rPrChange w:id="928" w:author="嗯哼" w:date="2021-09-13T09:12:00Z">
            <w:rPr>
              <w:rFonts w:ascii="仿宋" w:eastAsia="仿宋" w:hAnsi="仿宋" w:hint="eastAsia"/>
              <w:b/>
              <w:color w:val="auto"/>
              <w:sz w:val="30"/>
              <w:szCs w:val="30"/>
            </w:rPr>
          </w:rPrChange>
        </w:rPr>
        <w:t>2</w:t>
      </w:r>
      <w:r>
        <w:rPr>
          <w:rFonts w:eastAsia="仿宋_GB2312"/>
          <w:b/>
          <w:color w:val="auto"/>
          <w:sz w:val="32"/>
          <w:szCs w:val="32"/>
        </w:rPr>
        <w:t>.</w:t>
      </w:r>
      <w:r>
        <w:rPr>
          <w:rFonts w:eastAsia="仿宋_GB2312"/>
          <w:b/>
          <w:color w:val="auto"/>
          <w:sz w:val="32"/>
          <w:szCs w:val="32"/>
          <w:rPrChange w:id="929" w:author="嗯哼" w:date="2021-09-13T09:12:00Z">
            <w:rPr>
              <w:rFonts w:ascii="仿宋" w:eastAsia="仿宋" w:hAnsi="仿宋" w:hint="eastAsia"/>
              <w:b/>
              <w:color w:val="auto"/>
              <w:sz w:val="30"/>
              <w:szCs w:val="30"/>
            </w:rPr>
          </w:rPrChange>
        </w:rPr>
        <w:t>新型计算资源（政务云）建设</w:t>
      </w:r>
    </w:p>
    <w:p w14:paraId="1F179662" w14:textId="77777777" w:rsidR="00000000" w:rsidRDefault="00000000">
      <w:pPr>
        <w:pStyle w:val="a0"/>
        <w:spacing w:line="560" w:lineRule="exact"/>
        <w:ind w:firstLine="640"/>
        <w:rPr>
          <w:rFonts w:eastAsia="仿宋_GB2312"/>
          <w:color w:val="auto"/>
          <w:sz w:val="32"/>
          <w:szCs w:val="32"/>
          <w:rPrChange w:id="930" w:author="嗯哼" w:date="2021-09-13T09:12:00Z">
            <w:rPr>
              <w:rFonts w:ascii="仿宋" w:eastAsia="仿宋" w:hAnsi="仿宋"/>
              <w:color w:val="auto"/>
              <w:sz w:val="30"/>
              <w:szCs w:val="30"/>
            </w:rPr>
          </w:rPrChange>
        </w:rPr>
      </w:pPr>
      <w:r>
        <w:rPr>
          <w:rFonts w:eastAsia="仿宋_GB2312"/>
          <w:color w:val="auto"/>
          <w:sz w:val="32"/>
          <w:szCs w:val="32"/>
          <w:rPrChange w:id="931" w:author="嗯哼" w:date="2021-09-13T09:12:00Z">
            <w:rPr>
              <w:rFonts w:ascii="仿宋" w:eastAsia="仿宋" w:hAnsi="仿宋" w:hint="eastAsia"/>
              <w:color w:val="auto"/>
              <w:sz w:val="30"/>
              <w:szCs w:val="30"/>
            </w:rPr>
          </w:rPrChange>
        </w:rPr>
        <w:t>按照</w:t>
      </w:r>
      <w:r>
        <w:rPr>
          <w:rFonts w:eastAsia="仿宋_GB2312"/>
          <w:color w:val="auto"/>
          <w:sz w:val="32"/>
          <w:szCs w:val="32"/>
          <w:rPrChange w:id="932" w:author="嗯哼" w:date="2021-09-13T09:12:00Z">
            <w:rPr>
              <w:rFonts w:ascii="仿宋" w:eastAsia="仿宋" w:hAnsi="仿宋" w:hint="eastAsia"/>
              <w:color w:val="auto"/>
              <w:sz w:val="30"/>
              <w:szCs w:val="30"/>
            </w:rPr>
          </w:rPrChange>
        </w:rPr>
        <w:t>“</w:t>
      </w:r>
      <w:r>
        <w:rPr>
          <w:rFonts w:eastAsia="仿宋_GB2312"/>
          <w:color w:val="auto"/>
          <w:sz w:val="32"/>
          <w:szCs w:val="32"/>
          <w:rPrChange w:id="933" w:author="嗯哼" w:date="2021-09-13T09:12:00Z">
            <w:rPr>
              <w:rFonts w:ascii="仿宋" w:eastAsia="仿宋" w:hAnsi="仿宋" w:hint="eastAsia"/>
              <w:color w:val="auto"/>
              <w:sz w:val="30"/>
              <w:szCs w:val="30"/>
            </w:rPr>
          </w:rPrChange>
        </w:rPr>
        <w:t>数字江淮</w:t>
      </w:r>
      <w:r>
        <w:rPr>
          <w:rFonts w:eastAsia="仿宋_GB2312"/>
          <w:color w:val="auto"/>
          <w:sz w:val="32"/>
          <w:szCs w:val="32"/>
          <w:rPrChange w:id="934" w:author="嗯哼" w:date="2021-09-13T09:12:00Z">
            <w:rPr>
              <w:rFonts w:ascii="仿宋" w:eastAsia="仿宋" w:hAnsi="仿宋" w:hint="eastAsia"/>
              <w:color w:val="auto"/>
              <w:sz w:val="30"/>
              <w:szCs w:val="30"/>
            </w:rPr>
          </w:rPrChange>
        </w:rPr>
        <w:t>”</w:t>
      </w:r>
      <w:r>
        <w:rPr>
          <w:rFonts w:eastAsia="仿宋_GB2312"/>
          <w:color w:val="auto"/>
          <w:sz w:val="32"/>
          <w:szCs w:val="32"/>
          <w:rPrChange w:id="935" w:author="嗯哼" w:date="2021-09-13T09:12:00Z">
            <w:rPr>
              <w:rFonts w:ascii="仿宋" w:eastAsia="仿宋" w:hAnsi="仿宋" w:hint="eastAsia"/>
              <w:color w:val="auto"/>
              <w:sz w:val="30"/>
              <w:szCs w:val="30"/>
            </w:rPr>
          </w:rPrChange>
        </w:rPr>
        <w:t>规划部署，在市政务云资源的基础上，进一步整合资源，建设完善全市统一电子政务云平台，逐步推进现有政务云与</w:t>
      </w:r>
      <w:r>
        <w:rPr>
          <w:rFonts w:eastAsia="仿宋_GB2312"/>
          <w:color w:val="auto"/>
          <w:sz w:val="32"/>
          <w:szCs w:val="32"/>
          <w:rPrChange w:id="936" w:author="嗯哼" w:date="2021-09-13T09:12:00Z">
            <w:rPr>
              <w:rFonts w:ascii="仿宋" w:eastAsia="仿宋" w:hAnsi="仿宋" w:hint="eastAsia"/>
              <w:color w:val="auto"/>
              <w:sz w:val="30"/>
              <w:szCs w:val="30"/>
            </w:rPr>
          </w:rPrChange>
        </w:rPr>
        <w:t>“</w:t>
      </w:r>
      <w:r>
        <w:rPr>
          <w:rFonts w:eastAsia="仿宋_GB2312"/>
          <w:color w:val="auto"/>
          <w:sz w:val="32"/>
          <w:szCs w:val="32"/>
          <w:rPrChange w:id="937" w:author="嗯哼" w:date="2021-09-13T09:12:00Z">
            <w:rPr>
              <w:rFonts w:ascii="仿宋" w:eastAsia="仿宋" w:hAnsi="仿宋" w:hint="eastAsia"/>
              <w:color w:val="auto"/>
              <w:sz w:val="30"/>
              <w:szCs w:val="30"/>
            </w:rPr>
          </w:rPrChange>
        </w:rPr>
        <w:t>华为</w:t>
      </w:r>
      <w:r>
        <w:rPr>
          <w:rFonts w:eastAsia="仿宋_GB2312"/>
          <w:color w:val="auto"/>
          <w:sz w:val="32"/>
          <w:szCs w:val="32"/>
          <w:rPrChange w:id="938" w:author="嗯哼" w:date="2021-09-13T09:12:00Z">
            <w:rPr>
              <w:rFonts w:ascii="仿宋" w:eastAsia="仿宋" w:hAnsi="仿宋" w:hint="eastAsia"/>
              <w:color w:val="auto"/>
              <w:sz w:val="30"/>
              <w:szCs w:val="30"/>
            </w:rPr>
          </w:rPrChange>
        </w:rPr>
        <w:t>”</w:t>
      </w:r>
      <w:r>
        <w:rPr>
          <w:rFonts w:eastAsia="仿宋_GB2312"/>
          <w:color w:val="auto"/>
          <w:sz w:val="32"/>
          <w:szCs w:val="32"/>
          <w:rPrChange w:id="939" w:author="嗯哼" w:date="2021-09-13T09:12:00Z">
            <w:rPr>
              <w:rFonts w:ascii="仿宋" w:eastAsia="仿宋" w:hAnsi="仿宋" w:hint="eastAsia"/>
              <w:color w:val="auto"/>
              <w:sz w:val="30"/>
              <w:szCs w:val="30"/>
            </w:rPr>
          </w:rPrChange>
        </w:rPr>
        <w:t>政务云及安可云的融合，实现</w:t>
      </w:r>
      <w:r>
        <w:rPr>
          <w:rFonts w:eastAsia="仿宋_GB2312"/>
          <w:color w:val="auto"/>
          <w:sz w:val="32"/>
          <w:szCs w:val="32"/>
          <w:rPrChange w:id="940" w:author="嗯哼" w:date="2021-09-13T09:12:00Z">
            <w:rPr>
              <w:rFonts w:ascii="仿宋" w:eastAsia="仿宋" w:hAnsi="仿宋" w:hint="eastAsia"/>
              <w:color w:val="auto"/>
              <w:sz w:val="30"/>
              <w:szCs w:val="30"/>
            </w:rPr>
          </w:rPrChange>
        </w:rPr>
        <w:t>“</w:t>
      </w:r>
      <w:r>
        <w:rPr>
          <w:rFonts w:eastAsia="仿宋_GB2312"/>
          <w:color w:val="auto"/>
          <w:sz w:val="32"/>
          <w:szCs w:val="32"/>
          <w:rPrChange w:id="941" w:author="嗯哼" w:date="2021-09-13T09:12:00Z">
            <w:rPr>
              <w:rFonts w:ascii="仿宋" w:eastAsia="仿宋" w:hAnsi="仿宋" w:hint="eastAsia"/>
              <w:color w:val="auto"/>
              <w:sz w:val="30"/>
              <w:szCs w:val="30"/>
            </w:rPr>
          </w:rPrChange>
        </w:rPr>
        <w:t>全市一朵云</w:t>
      </w:r>
      <w:r>
        <w:rPr>
          <w:rFonts w:eastAsia="仿宋_GB2312"/>
          <w:color w:val="auto"/>
          <w:sz w:val="32"/>
          <w:szCs w:val="32"/>
          <w:rPrChange w:id="942" w:author="嗯哼" w:date="2021-09-13T09:12:00Z">
            <w:rPr>
              <w:rFonts w:ascii="仿宋" w:eastAsia="仿宋" w:hAnsi="仿宋" w:hint="eastAsia"/>
              <w:color w:val="auto"/>
              <w:sz w:val="30"/>
              <w:szCs w:val="30"/>
            </w:rPr>
          </w:rPrChange>
        </w:rPr>
        <w:t>”</w:t>
      </w:r>
      <w:r>
        <w:rPr>
          <w:rFonts w:eastAsia="仿宋_GB2312"/>
          <w:color w:val="auto"/>
          <w:sz w:val="32"/>
          <w:szCs w:val="32"/>
          <w:rPrChange w:id="943" w:author="嗯哼" w:date="2021-09-13T09:12:00Z">
            <w:rPr>
              <w:rFonts w:ascii="仿宋" w:eastAsia="仿宋" w:hAnsi="仿宋" w:hint="eastAsia"/>
              <w:color w:val="auto"/>
              <w:sz w:val="30"/>
              <w:szCs w:val="30"/>
            </w:rPr>
          </w:rPrChange>
        </w:rPr>
        <w:t>，并按照不同业务类型进行区域划分，保障云数据安全。以</w:t>
      </w:r>
      <w:r>
        <w:rPr>
          <w:rFonts w:eastAsia="仿宋_GB2312"/>
          <w:color w:val="auto"/>
          <w:sz w:val="32"/>
          <w:szCs w:val="32"/>
          <w:rPrChange w:id="944" w:author="嗯哼" w:date="2021-09-13T09:12:00Z">
            <w:rPr>
              <w:rFonts w:ascii="仿宋" w:eastAsia="仿宋" w:hAnsi="仿宋" w:hint="eastAsia"/>
              <w:color w:val="auto"/>
              <w:sz w:val="30"/>
              <w:szCs w:val="30"/>
            </w:rPr>
          </w:rPrChange>
        </w:rPr>
        <w:t>“</w:t>
      </w:r>
      <w:r>
        <w:rPr>
          <w:rFonts w:eastAsia="仿宋_GB2312"/>
          <w:color w:val="auto"/>
          <w:sz w:val="32"/>
          <w:szCs w:val="32"/>
          <w:rPrChange w:id="945" w:author="嗯哼" w:date="2021-09-13T09:12:00Z">
            <w:rPr>
              <w:rFonts w:ascii="仿宋" w:eastAsia="仿宋" w:hAnsi="仿宋" w:hint="eastAsia"/>
              <w:color w:val="auto"/>
              <w:sz w:val="30"/>
              <w:szCs w:val="30"/>
            </w:rPr>
          </w:rPrChange>
        </w:rPr>
        <w:t>应上尽上、应迁尽迁</w:t>
      </w:r>
      <w:r>
        <w:rPr>
          <w:rFonts w:eastAsia="仿宋_GB2312"/>
          <w:color w:val="auto"/>
          <w:sz w:val="32"/>
          <w:szCs w:val="32"/>
          <w:rPrChange w:id="946" w:author="嗯哼" w:date="2021-09-13T09:12:00Z">
            <w:rPr>
              <w:rFonts w:ascii="仿宋" w:eastAsia="仿宋" w:hAnsi="仿宋" w:hint="eastAsia"/>
              <w:color w:val="auto"/>
              <w:sz w:val="30"/>
              <w:szCs w:val="30"/>
            </w:rPr>
          </w:rPrChange>
        </w:rPr>
        <w:t>”</w:t>
      </w:r>
      <w:r>
        <w:rPr>
          <w:rFonts w:eastAsia="仿宋_GB2312"/>
          <w:color w:val="auto"/>
          <w:sz w:val="32"/>
          <w:szCs w:val="32"/>
          <w:rPrChange w:id="947" w:author="嗯哼" w:date="2021-09-13T09:12:00Z">
            <w:rPr>
              <w:rFonts w:ascii="仿宋" w:eastAsia="仿宋" w:hAnsi="仿宋" w:hint="eastAsia"/>
              <w:color w:val="auto"/>
              <w:sz w:val="30"/>
              <w:szCs w:val="30"/>
            </w:rPr>
          </w:rPrChange>
        </w:rPr>
        <w:t>的原则，推进已建政府非涉密系统逐步迁移上云，整合资源和汇聚数据，实现</w:t>
      </w:r>
      <w:r>
        <w:rPr>
          <w:rFonts w:eastAsia="仿宋_GB2312"/>
          <w:color w:val="auto"/>
          <w:sz w:val="32"/>
          <w:szCs w:val="32"/>
          <w:rPrChange w:id="948" w:author="嗯哼" w:date="2021-09-13T09:12:00Z">
            <w:rPr>
              <w:rFonts w:ascii="仿宋" w:eastAsia="仿宋" w:hAnsi="仿宋" w:hint="eastAsia"/>
              <w:color w:val="auto"/>
              <w:sz w:val="30"/>
              <w:szCs w:val="30"/>
            </w:rPr>
          </w:rPrChange>
        </w:rPr>
        <w:t>“</w:t>
      </w:r>
      <w:r>
        <w:rPr>
          <w:rFonts w:eastAsia="仿宋_GB2312"/>
          <w:color w:val="auto"/>
          <w:sz w:val="32"/>
          <w:szCs w:val="32"/>
          <w:rPrChange w:id="949" w:author="嗯哼" w:date="2021-09-13T09:12:00Z">
            <w:rPr>
              <w:rFonts w:ascii="仿宋" w:eastAsia="仿宋" w:hAnsi="仿宋" w:hint="eastAsia"/>
              <w:color w:val="auto"/>
              <w:sz w:val="30"/>
              <w:szCs w:val="30"/>
            </w:rPr>
          </w:rPrChange>
        </w:rPr>
        <w:t>一云统缆</w:t>
      </w:r>
      <w:r>
        <w:rPr>
          <w:rFonts w:eastAsia="仿宋_GB2312"/>
          <w:color w:val="auto"/>
          <w:sz w:val="32"/>
          <w:szCs w:val="32"/>
          <w:rPrChange w:id="950" w:author="嗯哼" w:date="2021-09-13T09:12:00Z">
            <w:rPr>
              <w:rFonts w:ascii="仿宋" w:eastAsia="仿宋" w:hAnsi="仿宋" w:hint="eastAsia"/>
              <w:color w:val="auto"/>
              <w:sz w:val="30"/>
              <w:szCs w:val="30"/>
            </w:rPr>
          </w:rPrChange>
        </w:rPr>
        <w:t>”</w:t>
      </w:r>
      <w:r>
        <w:rPr>
          <w:rFonts w:eastAsia="仿宋_GB2312"/>
          <w:color w:val="auto"/>
          <w:sz w:val="32"/>
          <w:szCs w:val="32"/>
          <w:rPrChange w:id="951" w:author="嗯哼" w:date="2021-09-13T09:12:00Z">
            <w:rPr>
              <w:rFonts w:ascii="仿宋" w:eastAsia="仿宋" w:hAnsi="仿宋" w:hint="eastAsia"/>
              <w:color w:val="auto"/>
              <w:sz w:val="30"/>
              <w:szCs w:val="30"/>
            </w:rPr>
          </w:rPrChange>
        </w:rPr>
        <w:t>。充分利用原有业务部门的</w:t>
      </w:r>
      <w:r>
        <w:rPr>
          <w:rFonts w:eastAsia="仿宋_GB2312"/>
          <w:color w:val="auto"/>
          <w:sz w:val="32"/>
          <w:szCs w:val="32"/>
          <w:rPrChange w:id="952" w:author="嗯哼" w:date="2021-09-13T09:12:00Z">
            <w:rPr>
              <w:rFonts w:ascii="仿宋" w:eastAsia="仿宋" w:hAnsi="仿宋" w:hint="eastAsia"/>
              <w:color w:val="auto"/>
              <w:sz w:val="30"/>
              <w:szCs w:val="30"/>
            </w:rPr>
          </w:rPrChange>
        </w:rPr>
        <w:t>IT</w:t>
      </w:r>
      <w:r>
        <w:rPr>
          <w:rFonts w:eastAsia="仿宋_GB2312"/>
          <w:color w:val="auto"/>
          <w:sz w:val="32"/>
          <w:szCs w:val="32"/>
          <w:rPrChange w:id="953" w:author="嗯哼" w:date="2021-09-13T09:12:00Z">
            <w:rPr>
              <w:rFonts w:ascii="仿宋" w:eastAsia="仿宋" w:hAnsi="仿宋" w:hint="eastAsia"/>
              <w:color w:val="auto"/>
              <w:sz w:val="30"/>
              <w:szCs w:val="30"/>
            </w:rPr>
          </w:rPrChange>
        </w:rPr>
        <w:t>资产，完善电子政务网布局，为确有必要的业务提供本地数据备份和业务备份。</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45DA2131" w14:textId="77777777">
        <w:trPr>
          <w:trHeight w:val="629"/>
          <w:jc w:val="center"/>
        </w:trPr>
        <w:tc>
          <w:tcPr>
            <w:tcW w:w="9164" w:type="dxa"/>
            <w:tcBorders>
              <w:top w:val="single" w:sz="4" w:space="0" w:color="auto"/>
              <w:left w:val="single" w:sz="4" w:space="0" w:color="auto"/>
              <w:bottom w:val="single" w:sz="4" w:space="0" w:color="auto"/>
              <w:right w:val="single" w:sz="4" w:space="0" w:color="auto"/>
            </w:tcBorders>
            <w:vAlign w:val="center"/>
          </w:tcPr>
          <w:p w14:paraId="66F0FB00" w14:textId="77777777" w:rsidR="00000000" w:rsidRDefault="00000000">
            <w:pPr>
              <w:pStyle w:val="a0"/>
              <w:spacing w:line="240" w:lineRule="auto"/>
              <w:ind w:firstLineChars="0" w:firstLine="0"/>
              <w:jc w:val="center"/>
              <w:rPr>
                <w:rFonts w:eastAsia="仿宋_GB2312"/>
                <w:color w:val="auto"/>
                <w:sz w:val="28"/>
                <w:szCs w:val="28"/>
                <w:rPrChange w:id="954" w:author="嗯哼" w:date="2021-09-13T09:12:00Z">
                  <w:rPr>
                    <w:rFonts w:ascii="仿宋" w:eastAsia="仿宋" w:hAnsi="仿宋" w:hint="eastAsia"/>
                    <w:color w:val="auto"/>
                    <w:sz w:val="28"/>
                    <w:szCs w:val="28"/>
                  </w:rPr>
                </w:rPrChange>
              </w:rPr>
            </w:pPr>
            <w:r>
              <w:rPr>
                <w:rFonts w:eastAsia="仿宋_GB2312"/>
                <w:color w:val="auto"/>
                <w:sz w:val="28"/>
                <w:szCs w:val="28"/>
                <w:rPrChange w:id="955" w:author="嗯哼" w:date="2021-09-13T09:12:00Z">
                  <w:rPr>
                    <w:rFonts w:ascii="仿宋" w:eastAsia="仿宋" w:hAnsi="仿宋" w:hint="eastAsia"/>
                    <w:color w:val="auto"/>
                    <w:sz w:val="28"/>
                    <w:szCs w:val="28"/>
                  </w:rPr>
                </w:rPrChange>
              </w:rPr>
              <w:t>专栏</w:t>
            </w:r>
            <w:r>
              <w:rPr>
                <w:rFonts w:eastAsia="仿宋_GB2312"/>
                <w:color w:val="auto"/>
                <w:sz w:val="28"/>
                <w:szCs w:val="28"/>
                <w:rPrChange w:id="956" w:author="嗯哼" w:date="2021-09-13T09:12:00Z">
                  <w:rPr>
                    <w:rFonts w:ascii="仿宋" w:eastAsia="仿宋" w:hAnsi="仿宋" w:hint="eastAsia"/>
                    <w:color w:val="auto"/>
                    <w:sz w:val="28"/>
                    <w:szCs w:val="28"/>
                  </w:rPr>
                </w:rPrChange>
              </w:rPr>
              <w:t>2</w:t>
            </w:r>
            <w:r>
              <w:rPr>
                <w:rFonts w:eastAsia="仿宋_GB2312"/>
                <w:color w:val="auto"/>
                <w:sz w:val="28"/>
                <w:szCs w:val="28"/>
                <w:rPrChange w:id="957" w:author="嗯哼" w:date="2021-09-13T09:12:00Z">
                  <w:rPr>
                    <w:rFonts w:ascii="仿宋" w:eastAsia="仿宋" w:hAnsi="仿宋"/>
                    <w:color w:val="auto"/>
                    <w:sz w:val="28"/>
                    <w:szCs w:val="28"/>
                  </w:rPr>
                </w:rPrChange>
              </w:rPr>
              <w:t xml:space="preserve">  </w:t>
            </w:r>
            <w:r>
              <w:rPr>
                <w:rFonts w:eastAsia="仿宋_GB2312"/>
                <w:color w:val="auto"/>
                <w:sz w:val="28"/>
                <w:szCs w:val="28"/>
                <w:rPrChange w:id="958" w:author="嗯哼" w:date="2021-09-13T09:12:00Z">
                  <w:rPr>
                    <w:rFonts w:ascii="仿宋" w:eastAsia="仿宋" w:hAnsi="仿宋" w:hint="eastAsia"/>
                    <w:color w:val="auto"/>
                    <w:sz w:val="28"/>
                    <w:szCs w:val="28"/>
                  </w:rPr>
                </w:rPrChange>
              </w:rPr>
              <w:t>黄山市统一政务云平台建设重点</w:t>
            </w:r>
          </w:p>
        </w:tc>
      </w:tr>
      <w:tr w:rsidR="00000000" w14:paraId="176E31B4" w14:textId="77777777">
        <w:trPr>
          <w:jc w:val="center"/>
        </w:trPr>
        <w:tc>
          <w:tcPr>
            <w:tcW w:w="9164" w:type="dxa"/>
            <w:tcBorders>
              <w:top w:val="single" w:sz="4" w:space="0" w:color="auto"/>
              <w:left w:val="single" w:sz="4" w:space="0" w:color="auto"/>
              <w:bottom w:val="single" w:sz="4" w:space="0" w:color="auto"/>
              <w:right w:val="single" w:sz="4" w:space="0" w:color="auto"/>
            </w:tcBorders>
          </w:tcPr>
          <w:p w14:paraId="5C3827BF" w14:textId="77777777" w:rsidR="00000000" w:rsidRDefault="00000000">
            <w:pPr>
              <w:pStyle w:val="a0"/>
              <w:spacing w:line="480" w:lineRule="exact"/>
              <w:ind w:firstLine="560"/>
              <w:rPr>
                <w:rFonts w:eastAsia="仿宋_GB2312"/>
                <w:color w:val="auto"/>
                <w:sz w:val="28"/>
                <w:szCs w:val="28"/>
                <w:rPrChange w:id="959" w:author="嗯哼" w:date="2021-09-13T09:12:00Z">
                  <w:rPr>
                    <w:rFonts w:ascii="仿宋" w:eastAsia="仿宋" w:hAnsi="仿宋"/>
                    <w:color w:val="auto"/>
                    <w:sz w:val="28"/>
                    <w:szCs w:val="28"/>
                  </w:rPr>
                </w:rPrChange>
              </w:rPr>
            </w:pPr>
            <w:r>
              <w:rPr>
                <w:rFonts w:eastAsia="仿宋_GB2312"/>
                <w:b/>
                <w:color w:val="auto"/>
                <w:sz w:val="28"/>
                <w:szCs w:val="28"/>
                <w:rPrChange w:id="960" w:author="嗯哼" w:date="2021-09-13T09:12:00Z">
                  <w:rPr>
                    <w:rFonts w:ascii="仿宋" w:eastAsia="仿宋" w:hAnsi="仿宋" w:hint="eastAsia"/>
                    <w:b/>
                    <w:color w:val="auto"/>
                    <w:sz w:val="28"/>
                    <w:szCs w:val="28"/>
                  </w:rPr>
                </w:rPrChange>
              </w:rPr>
              <w:t>云计算数据中心建设。</w:t>
            </w:r>
            <w:r>
              <w:rPr>
                <w:rFonts w:eastAsia="仿宋_GB2312"/>
                <w:color w:val="auto"/>
                <w:sz w:val="28"/>
                <w:szCs w:val="28"/>
                <w:rPrChange w:id="961" w:author="嗯哼" w:date="2021-09-13T09:12:00Z">
                  <w:rPr>
                    <w:rFonts w:ascii="仿宋" w:eastAsia="仿宋" w:hAnsi="仿宋" w:hint="eastAsia"/>
                    <w:color w:val="auto"/>
                    <w:sz w:val="28"/>
                    <w:szCs w:val="28"/>
                  </w:rPr>
                </w:rPrChange>
              </w:rPr>
              <w:t>按照《安徽省贯彻落实加快构建全国一体化大数据中心协同创新体系的实施意见》，建设绿色高效的云计算数据中心，按照省市一体化政务云服务体系，建设市级政务云平台节点。根据业务需求和敏感等级，政务云平台划分为互联网业务区、内部业务区以及敏感业务区，并强化云平台密码应用力度，全面实现国产化密码保护。</w:t>
            </w:r>
          </w:p>
          <w:p w14:paraId="7159A725" w14:textId="77777777" w:rsidR="00000000" w:rsidRDefault="00000000">
            <w:pPr>
              <w:pStyle w:val="a0"/>
              <w:spacing w:line="480" w:lineRule="exact"/>
              <w:ind w:firstLine="560"/>
              <w:rPr>
                <w:rFonts w:eastAsia="仿宋_GB2312"/>
                <w:color w:val="auto"/>
                <w:sz w:val="28"/>
                <w:szCs w:val="28"/>
                <w:rPrChange w:id="962" w:author="嗯哼" w:date="2021-09-13T09:12:00Z">
                  <w:rPr>
                    <w:rFonts w:ascii="仿宋" w:eastAsia="仿宋" w:hAnsi="仿宋" w:hint="eastAsia"/>
                    <w:color w:val="auto"/>
                    <w:sz w:val="28"/>
                    <w:szCs w:val="28"/>
                  </w:rPr>
                </w:rPrChange>
              </w:rPr>
            </w:pPr>
            <w:r>
              <w:rPr>
                <w:rFonts w:eastAsia="仿宋_GB2312"/>
                <w:b/>
                <w:color w:val="auto"/>
                <w:sz w:val="28"/>
                <w:szCs w:val="28"/>
                <w:rPrChange w:id="963" w:author="嗯哼" w:date="2021-09-13T09:12:00Z">
                  <w:rPr>
                    <w:rFonts w:ascii="仿宋" w:eastAsia="仿宋" w:hAnsi="仿宋" w:hint="eastAsia"/>
                    <w:b/>
                    <w:color w:val="auto"/>
                    <w:sz w:val="28"/>
                    <w:szCs w:val="28"/>
                  </w:rPr>
                </w:rPrChange>
              </w:rPr>
              <w:t>推动各部门非涉密信息系统迁移上云</w:t>
            </w:r>
            <w:r>
              <w:rPr>
                <w:rFonts w:eastAsia="仿宋_GB2312"/>
                <w:color w:val="auto"/>
                <w:sz w:val="28"/>
                <w:szCs w:val="28"/>
                <w:rPrChange w:id="964" w:author="嗯哼" w:date="2021-09-13T09:12:00Z">
                  <w:rPr>
                    <w:rFonts w:ascii="仿宋" w:eastAsia="仿宋" w:hAnsi="仿宋" w:hint="eastAsia"/>
                    <w:color w:val="auto"/>
                    <w:sz w:val="28"/>
                    <w:szCs w:val="28"/>
                  </w:rPr>
                </w:rPrChange>
              </w:rPr>
              <w:t>。根据各部门业务的特点和难易程度，分批建设或改造业务系统，完成一个迁移一个，</w:t>
            </w:r>
            <w:r>
              <w:rPr>
                <w:rFonts w:eastAsia="仿宋_GB2312"/>
                <w:color w:val="auto"/>
                <w:sz w:val="28"/>
                <w:szCs w:val="28"/>
                <w:rPrChange w:id="965" w:author="嗯哼" w:date="2021-09-13T09:12:00Z">
                  <w:rPr>
                    <w:rFonts w:ascii="仿宋" w:eastAsia="仿宋" w:hAnsi="仿宋" w:cs="宋体" w:hint="eastAsia"/>
                    <w:sz w:val="28"/>
                    <w:szCs w:val="28"/>
                  </w:rPr>
                </w:rPrChange>
              </w:rPr>
              <w:t>逐步实现各部门业务系统整体迁移到未来融合后的黄山市政务</w:t>
            </w:r>
            <w:r>
              <w:rPr>
                <w:rFonts w:eastAsia="仿宋_GB2312"/>
                <w:color w:val="auto"/>
                <w:sz w:val="28"/>
                <w:szCs w:val="28"/>
                <w:rPrChange w:id="966" w:author="嗯哼" w:date="2021-09-13T09:12:00Z">
                  <w:rPr>
                    <w:rFonts w:ascii="仿宋" w:eastAsia="仿宋" w:hAnsi="仿宋" w:cs="宋体" w:hint="eastAsia"/>
                    <w:sz w:val="28"/>
                    <w:szCs w:val="28"/>
                  </w:rPr>
                </w:rPrChange>
              </w:rPr>
              <w:t>“</w:t>
            </w:r>
            <w:r>
              <w:rPr>
                <w:rFonts w:eastAsia="仿宋_GB2312"/>
                <w:color w:val="auto"/>
                <w:sz w:val="28"/>
                <w:szCs w:val="28"/>
                <w:rPrChange w:id="967" w:author="嗯哼" w:date="2021-09-13T09:12:00Z">
                  <w:rPr>
                    <w:rFonts w:ascii="仿宋" w:eastAsia="仿宋" w:hAnsi="仿宋" w:cs="宋体" w:hint="eastAsia"/>
                    <w:sz w:val="28"/>
                    <w:szCs w:val="28"/>
                  </w:rPr>
                </w:rPrChange>
              </w:rPr>
              <w:t>一朵云</w:t>
            </w:r>
            <w:r>
              <w:rPr>
                <w:rFonts w:eastAsia="仿宋_GB2312"/>
                <w:color w:val="auto"/>
                <w:sz w:val="28"/>
                <w:szCs w:val="28"/>
                <w:rPrChange w:id="968" w:author="嗯哼" w:date="2021-09-13T09:12:00Z">
                  <w:rPr>
                    <w:rFonts w:ascii="仿宋" w:eastAsia="仿宋" w:hAnsi="仿宋" w:cs="宋体" w:hint="eastAsia"/>
                    <w:sz w:val="28"/>
                    <w:szCs w:val="28"/>
                  </w:rPr>
                </w:rPrChange>
              </w:rPr>
              <w:t>”</w:t>
            </w:r>
            <w:r>
              <w:rPr>
                <w:rFonts w:eastAsia="仿宋_GB2312"/>
                <w:color w:val="auto"/>
                <w:sz w:val="28"/>
                <w:szCs w:val="28"/>
                <w:rPrChange w:id="969" w:author="嗯哼" w:date="2021-09-13T09:12:00Z">
                  <w:rPr>
                    <w:rFonts w:ascii="仿宋" w:eastAsia="仿宋" w:hAnsi="仿宋" w:cs="宋体" w:hint="eastAsia"/>
                    <w:sz w:val="28"/>
                    <w:szCs w:val="28"/>
                  </w:rPr>
                </w:rPrChange>
              </w:rPr>
              <w:t>，并推动政务</w:t>
            </w:r>
            <w:r>
              <w:rPr>
                <w:rFonts w:eastAsia="仿宋_GB2312"/>
                <w:color w:val="auto"/>
                <w:sz w:val="28"/>
                <w:szCs w:val="28"/>
                <w:rPrChange w:id="970" w:author="嗯哼" w:date="2021-09-13T09:12:00Z">
                  <w:rPr>
                    <w:rFonts w:ascii="仿宋" w:eastAsia="仿宋" w:hAnsi="仿宋" w:cs="宋体" w:hint="eastAsia"/>
                    <w:sz w:val="28"/>
                    <w:szCs w:val="28"/>
                  </w:rPr>
                </w:rPrChange>
              </w:rPr>
              <w:t>“</w:t>
            </w:r>
            <w:r>
              <w:rPr>
                <w:rFonts w:eastAsia="仿宋_GB2312"/>
                <w:color w:val="auto"/>
                <w:sz w:val="28"/>
                <w:szCs w:val="28"/>
                <w:rPrChange w:id="971" w:author="嗯哼" w:date="2021-09-13T09:12:00Z">
                  <w:rPr>
                    <w:rFonts w:ascii="仿宋" w:eastAsia="仿宋" w:hAnsi="仿宋" w:cs="宋体" w:hint="eastAsia"/>
                    <w:sz w:val="28"/>
                    <w:szCs w:val="28"/>
                  </w:rPr>
                </w:rPrChange>
              </w:rPr>
              <w:t>一朵云</w:t>
            </w:r>
            <w:r>
              <w:rPr>
                <w:rFonts w:eastAsia="仿宋_GB2312"/>
                <w:color w:val="auto"/>
                <w:sz w:val="28"/>
                <w:szCs w:val="28"/>
                <w:rPrChange w:id="972" w:author="嗯哼" w:date="2021-09-13T09:12:00Z">
                  <w:rPr>
                    <w:rFonts w:ascii="仿宋" w:eastAsia="仿宋" w:hAnsi="仿宋" w:cs="宋体" w:hint="eastAsia"/>
                    <w:sz w:val="28"/>
                    <w:szCs w:val="28"/>
                  </w:rPr>
                </w:rPrChange>
              </w:rPr>
              <w:t>”</w:t>
            </w:r>
            <w:r>
              <w:rPr>
                <w:rFonts w:eastAsia="仿宋_GB2312"/>
                <w:color w:val="auto"/>
                <w:sz w:val="28"/>
                <w:szCs w:val="28"/>
                <w:rPrChange w:id="973" w:author="嗯哼" w:date="2021-09-13T09:12:00Z">
                  <w:rPr>
                    <w:rFonts w:ascii="仿宋" w:eastAsia="仿宋" w:hAnsi="仿宋" w:cs="宋体" w:hint="eastAsia"/>
                    <w:sz w:val="28"/>
                    <w:szCs w:val="28"/>
                  </w:rPr>
                </w:rPrChange>
              </w:rPr>
              <w:t>与各通信运营商云的互联互通，实现资源整合和数据汇聚。对于</w:t>
            </w:r>
            <w:r>
              <w:rPr>
                <w:rFonts w:eastAsia="仿宋_GB2312"/>
                <w:color w:val="auto"/>
                <w:sz w:val="28"/>
                <w:szCs w:val="28"/>
                <w:rPrChange w:id="974" w:author="嗯哼" w:date="2021-09-13T09:12:00Z">
                  <w:rPr>
                    <w:rFonts w:ascii="仿宋" w:eastAsia="仿宋" w:hAnsi="仿宋" w:hint="eastAsia"/>
                    <w:color w:val="auto"/>
                    <w:sz w:val="28"/>
                    <w:szCs w:val="28"/>
                  </w:rPr>
                </w:rPrChange>
              </w:rPr>
              <w:t>特殊</w:t>
            </w:r>
            <w:r>
              <w:rPr>
                <w:rFonts w:eastAsia="仿宋_GB2312"/>
                <w:color w:val="auto"/>
                <w:sz w:val="28"/>
                <w:szCs w:val="28"/>
                <w:rPrChange w:id="975" w:author="嗯哼" w:date="2021-09-13T09:12:00Z">
                  <w:rPr>
                    <w:rFonts w:ascii="仿宋" w:eastAsia="仿宋" w:hAnsi="仿宋" w:hint="eastAsia"/>
                    <w:color w:val="auto"/>
                    <w:sz w:val="28"/>
                    <w:szCs w:val="28"/>
                  </w:rPr>
                </w:rPrChange>
              </w:rPr>
              <w:lastRenderedPageBreak/>
              <w:t>需要或安全要求的个别需要独立运维、管控的业务系统，应开放接口实现数据共享，条件成熟后迁移到政务云平台。</w:t>
            </w:r>
            <w:r>
              <w:rPr>
                <w:rFonts w:eastAsia="仿宋_GB2312"/>
                <w:color w:val="auto"/>
                <w:sz w:val="28"/>
                <w:szCs w:val="28"/>
                <w:rPrChange w:id="976" w:author="嗯哼" w:date="2021-09-13T09:12:00Z">
                  <w:rPr>
                    <w:rFonts w:ascii="仿宋" w:eastAsia="仿宋" w:hAnsi="仿宋" w:hint="eastAsia"/>
                    <w:color w:val="0000CC"/>
                    <w:sz w:val="28"/>
                    <w:szCs w:val="28"/>
                  </w:rPr>
                </w:rPrChange>
              </w:rPr>
              <w:t xml:space="preserve"> </w:t>
            </w:r>
          </w:p>
        </w:tc>
      </w:tr>
    </w:tbl>
    <w:p w14:paraId="79757238" w14:textId="77777777" w:rsidR="00000000" w:rsidRDefault="00000000">
      <w:pPr>
        <w:pStyle w:val="a0"/>
        <w:spacing w:line="560" w:lineRule="exact"/>
        <w:ind w:firstLine="640"/>
        <w:rPr>
          <w:rFonts w:eastAsia="仿宋_GB2312"/>
          <w:b/>
          <w:color w:val="auto"/>
          <w:sz w:val="32"/>
          <w:szCs w:val="32"/>
          <w:rPrChange w:id="977" w:author="嗯哼" w:date="2021-09-13T09:12:00Z">
            <w:rPr>
              <w:rFonts w:ascii="仿宋" w:eastAsia="仿宋" w:hAnsi="仿宋" w:hint="eastAsia"/>
              <w:b/>
              <w:color w:val="0000CC"/>
              <w:sz w:val="30"/>
              <w:szCs w:val="30"/>
            </w:rPr>
          </w:rPrChange>
        </w:rPr>
      </w:pPr>
      <w:r>
        <w:rPr>
          <w:rFonts w:eastAsia="仿宋_GB2312"/>
          <w:b/>
          <w:color w:val="auto"/>
          <w:sz w:val="32"/>
          <w:szCs w:val="32"/>
          <w:rPrChange w:id="978" w:author="嗯哼" w:date="2021-09-13T09:12:00Z">
            <w:rPr>
              <w:rFonts w:ascii="仿宋" w:eastAsia="仿宋" w:hAnsi="仿宋" w:hint="eastAsia"/>
              <w:b/>
              <w:color w:val="0000CC"/>
              <w:sz w:val="30"/>
              <w:szCs w:val="30"/>
            </w:rPr>
          </w:rPrChange>
        </w:rPr>
        <w:t>3</w:t>
      </w:r>
      <w:r>
        <w:rPr>
          <w:rFonts w:eastAsia="仿宋_GB2312"/>
          <w:b/>
          <w:color w:val="auto"/>
          <w:sz w:val="32"/>
          <w:szCs w:val="32"/>
        </w:rPr>
        <w:t>.</w:t>
      </w:r>
      <w:r>
        <w:rPr>
          <w:rFonts w:eastAsia="仿宋_GB2312"/>
          <w:b/>
          <w:color w:val="auto"/>
          <w:sz w:val="32"/>
          <w:szCs w:val="32"/>
          <w:rPrChange w:id="979" w:author="嗯哼" w:date="2021-09-13T09:12:00Z">
            <w:rPr>
              <w:rFonts w:ascii="仿宋" w:eastAsia="仿宋" w:hAnsi="仿宋" w:hint="eastAsia"/>
              <w:b/>
              <w:color w:val="0000CC"/>
              <w:sz w:val="30"/>
              <w:szCs w:val="30"/>
            </w:rPr>
          </w:rPrChange>
        </w:rPr>
        <w:t>全域智慧感知体系建设</w:t>
      </w:r>
    </w:p>
    <w:p w14:paraId="29ABD883" w14:textId="77777777" w:rsidR="00000000" w:rsidRDefault="00000000">
      <w:pPr>
        <w:pStyle w:val="a0"/>
        <w:spacing w:line="560" w:lineRule="exact"/>
        <w:ind w:firstLine="640"/>
        <w:rPr>
          <w:rFonts w:eastAsia="仿宋_GB2312"/>
          <w:color w:val="auto"/>
          <w:sz w:val="32"/>
          <w:szCs w:val="32"/>
          <w:rPrChange w:id="980" w:author="嗯哼" w:date="2021-09-13T09:12:00Z">
            <w:rPr>
              <w:rFonts w:ascii="仿宋" w:eastAsia="仿宋" w:hAnsi="仿宋"/>
              <w:color w:val="auto"/>
              <w:sz w:val="30"/>
              <w:szCs w:val="30"/>
            </w:rPr>
          </w:rPrChange>
        </w:rPr>
      </w:pPr>
      <w:r>
        <w:rPr>
          <w:rFonts w:eastAsia="仿宋_GB2312"/>
          <w:color w:val="auto"/>
          <w:sz w:val="32"/>
          <w:szCs w:val="32"/>
          <w:rPrChange w:id="981" w:author="嗯哼" w:date="2021-09-13T09:12:00Z">
            <w:rPr>
              <w:rFonts w:ascii="仿宋" w:eastAsia="仿宋" w:hAnsi="仿宋" w:hint="eastAsia"/>
              <w:color w:val="auto"/>
              <w:sz w:val="30"/>
              <w:szCs w:val="30"/>
            </w:rPr>
          </w:rPrChange>
        </w:rPr>
        <w:t>以现有的地理空间信息框架及共享平台为基础，统筹推动全市统一的物联网平台和物联感知网络建设，完善</w:t>
      </w:r>
      <w:r>
        <w:rPr>
          <w:rFonts w:eastAsia="仿宋_GB2312"/>
          <w:color w:val="auto"/>
          <w:sz w:val="32"/>
          <w:szCs w:val="32"/>
          <w:rPrChange w:id="982" w:author="嗯哼" w:date="2021-09-13T09:12:00Z">
            <w:rPr>
              <w:rFonts w:ascii="仿宋" w:eastAsia="仿宋" w:hAnsi="仿宋" w:hint="eastAsia"/>
              <w:color w:val="auto"/>
              <w:sz w:val="30"/>
              <w:szCs w:val="30"/>
            </w:rPr>
          </w:rPrChange>
        </w:rPr>
        <w:t>“</w:t>
      </w:r>
      <w:r>
        <w:rPr>
          <w:rFonts w:eastAsia="仿宋_GB2312"/>
          <w:color w:val="auto"/>
          <w:sz w:val="32"/>
          <w:szCs w:val="32"/>
          <w:rPrChange w:id="983" w:author="嗯哼" w:date="2021-09-13T09:12:00Z">
            <w:rPr>
              <w:rFonts w:ascii="仿宋" w:eastAsia="仿宋" w:hAnsi="仿宋" w:hint="eastAsia"/>
              <w:color w:val="auto"/>
              <w:sz w:val="30"/>
              <w:szCs w:val="30"/>
            </w:rPr>
          </w:rPrChange>
        </w:rPr>
        <w:t>雪亮工程</w:t>
      </w:r>
      <w:r>
        <w:rPr>
          <w:rFonts w:eastAsia="仿宋_GB2312"/>
          <w:color w:val="auto"/>
          <w:sz w:val="32"/>
          <w:szCs w:val="32"/>
          <w:rPrChange w:id="984" w:author="嗯哼" w:date="2021-09-13T09:12:00Z">
            <w:rPr>
              <w:rFonts w:ascii="仿宋" w:eastAsia="仿宋" w:hAnsi="仿宋" w:hint="eastAsia"/>
              <w:color w:val="auto"/>
              <w:sz w:val="30"/>
              <w:szCs w:val="30"/>
            </w:rPr>
          </w:rPrChange>
        </w:rPr>
        <w:t>”</w:t>
      </w:r>
      <w:r>
        <w:rPr>
          <w:rFonts w:eastAsia="仿宋_GB2312"/>
          <w:color w:val="auto"/>
          <w:sz w:val="32"/>
          <w:szCs w:val="32"/>
          <w:rPrChange w:id="985" w:author="嗯哼" w:date="2021-09-13T09:12:00Z">
            <w:rPr>
              <w:rFonts w:ascii="仿宋" w:eastAsia="仿宋" w:hAnsi="仿宋" w:hint="eastAsia"/>
              <w:color w:val="auto"/>
              <w:sz w:val="30"/>
              <w:szCs w:val="30"/>
            </w:rPr>
          </w:rPrChange>
        </w:rPr>
        <w:t>基础感知设施，加快形成物联网感知设备统一接入、地理时空信息</w:t>
      </w:r>
      <w:r>
        <w:rPr>
          <w:rFonts w:eastAsia="仿宋_GB2312"/>
          <w:color w:val="auto"/>
          <w:sz w:val="32"/>
          <w:szCs w:val="32"/>
          <w:rPrChange w:id="986" w:author="嗯哼" w:date="2021-09-13T09:12:00Z">
            <w:rPr>
              <w:rFonts w:ascii="仿宋" w:eastAsia="仿宋" w:hAnsi="仿宋" w:hint="eastAsia"/>
              <w:color w:val="auto"/>
              <w:sz w:val="30"/>
              <w:szCs w:val="30"/>
            </w:rPr>
          </w:rPrChange>
        </w:rPr>
        <w:t>“</w:t>
      </w:r>
      <w:r>
        <w:rPr>
          <w:rFonts w:eastAsia="仿宋_GB2312"/>
          <w:color w:val="auto"/>
          <w:sz w:val="32"/>
          <w:szCs w:val="32"/>
          <w:rPrChange w:id="987" w:author="嗯哼" w:date="2021-09-13T09:12:00Z">
            <w:rPr>
              <w:rFonts w:ascii="仿宋" w:eastAsia="仿宋" w:hAnsi="仿宋" w:hint="eastAsia"/>
              <w:color w:val="auto"/>
              <w:sz w:val="30"/>
              <w:szCs w:val="30"/>
            </w:rPr>
          </w:rPrChange>
        </w:rPr>
        <w:t>一张图</w:t>
      </w:r>
      <w:r>
        <w:rPr>
          <w:rFonts w:eastAsia="仿宋_GB2312"/>
          <w:color w:val="auto"/>
          <w:sz w:val="32"/>
          <w:szCs w:val="32"/>
          <w:rPrChange w:id="988" w:author="嗯哼" w:date="2021-09-13T09:12:00Z">
            <w:rPr>
              <w:rFonts w:ascii="仿宋" w:eastAsia="仿宋" w:hAnsi="仿宋" w:hint="eastAsia"/>
              <w:color w:val="auto"/>
              <w:sz w:val="30"/>
              <w:szCs w:val="30"/>
            </w:rPr>
          </w:rPrChange>
        </w:rPr>
        <w:t>”</w:t>
      </w:r>
      <w:r>
        <w:rPr>
          <w:rFonts w:eastAsia="仿宋_GB2312"/>
          <w:color w:val="auto"/>
          <w:sz w:val="32"/>
          <w:szCs w:val="32"/>
          <w:rPrChange w:id="989" w:author="嗯哼" w:date="2021-09-13T09:12:00Z">
            <w:rPr>
              <w:rFonts w:ascii="仿宋" w:eastAsia="仿宋" w:hAnsi="仿宋" w:hint="eastAsia"/>
              <w:color w:val="auto"/>
              <w:sz w:val="30"/>
              <w:szCs w:val="30"/>
            </w:rPr>
          </w:rPrChange>
        </w:rPr>
        <w:t>全面应用、视频图像资源全市共享、通信服务融合调度等能力。</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06401842" w14:textId="77777777">
        <w:trPr>
          <w:trHeight w:val="528"/>
          <w:jc w:val="center"/>
        </w:trPr>
        <w:tc>
          <w:tcPr>
            <w:tcW w:w="9111" w:type="dxa"/>
            <w:tcBorders>
              <w:top w:val="single" w:sz="4" w:space="0" w:color="auto"/>
              <w:left w:val="single" w:sz="4" w:space="0" w:color="auto"/>
              <w:bottom w:val="single" w:sz="4" w:space="0" w:color="auto"/>
              <w:right w:val="single" w:sz="4" w:space="0" w:color="auto"/>
            </w:tcBorders>
            <w:vAlign w:val="center"/>
          </w:tcPr>
          <w:p w14:paraId="409DF155" w14:textId="77777777" w:rsidR="00000000" w:rsidRDefault="00000000">
            <w:pPr>
              <w:pStyle w:val="a0"/>
              <w:spacing w:line="240" w:lineRule="auto"/>
              <w:ind w:firstLineChars="0" w:firstLine="0"/>
              <w:jc w:val="center"/>
              <w:rPr>
                <w:rFonts w:eastAsia="仿宋_GB2312"/>
                <w:color w:val="auto"/>
                <w:sz w:val="28"/>
                <w:szCs w:val="28"/>
                <w:rPrChange w:id="990" w:author="嗯哼" w:date="2021-09-13T09:12:00Z">
                  <w:rPr>
                    <w:rFonts w:ascii="仿宋" w:eastAsia="仿宋" w:hAnsi="仿宋" w:hint="eastAsia"/>
                    <w:color w:val="auto"/>
                    <w:sz w:val="28"/>
                    <w:szCs w:val="28"/>
                  </w:rPr>
                </w:rPrChange>
              </w:rPr>
            </w:pPr>
            <w:r>
              <w:rPr>
                <w:rFonts w:eastAsia="仿宋_GB2312"/>
                <w:color w:val="auto"/>
                <w:sz w:val="28"/>
                <w:szCs w:val="28"/>
                <w:rPrChange w:id="991" w:author="嗯哼" w:date="2021-09-13T09:12:00Z">
                  <w:rPr>
                    <w:rFonts w:ascii="仿宋" w:eastAsia="仿宋" w:hAnsi="仿宋" w:hint="eastAsia"/>
                    <w:color w:val="auto"/>
                    <w:sz w:val="28"/>
                    <w:szCs w:val="28"/>
                  </w:rPr>
                </w:rPrChange>
              </w:rPr>
              <w:t>专栏</w:t>
            </w:r>
            <w:r>
              <w:rPr>
                <w:rFonts w:eastAsia="仿宋_GB2312"/>
                <w:color w:val="auto"/>
                <w:sz w:val="28"/>
                <w:szCs w:val="28"/>
                <w:rPrChange w:id="992" w:author="嗯哼" w:date="2021-09-13T09:12:00Z">
                  <w:rPr>
                    <w:rFonts w:ascii="仿宋" w:eastAsia="仿宋" w:hAnsi="仿宋"/>
                    <w:color w:val="auto"/>
                    <w:sz w:val="28"/>
                    <w:szCs w:val="28"/>
                  </w:rPr>
                </w:rPrChange>
              </w:rPr>
              <w:t xml:space="preserve">3 </w:t>
            </w:r>
            <w:r>
              <w:rPr>
                <w:rFonts w:eastAsia="仿宋_GB2312"/>
                <w:color w:val="auto"/>
                <w:sz w:val="28"/>
                <w:szCs w:val="28"/>
                <w:rPrChange w:id="993" w:author="嗯哼" w:date="2021-09-13T09:12:00Z">
                  <w:rPr>
                    <w:rFonts w:ascii="仿宋" w:eastAsia="仿宋" w:hAnsi="仿宋" w:hint="eastAsia"/>
                    <w:color w:val="auto"/>
                    <w:sz w:val="28"/>
                    <w:szCs w:val="28"/>
                  </w:rPr>
                </w:rPrChange>
              </w:rPr>
              <w:t>全域智慧感知体系建设重点</w:t>
            </w:r>
          </w:p>
        </w:tc>
      </w:tr>
      <w:tr w:rsidR="00000000" w14:paraId="25EFC889" w14:textId="77777777">
        <w:trPr>
          <w:jc w:val="center"/>
        </w:trPr>
        <w:tc>
          <w:tcPr>
            <w:tcW w:w="9111" w:type="dxa"/>
            <w:tcBorders>
              <w:top w:val="single" w:sz="4" w:space="0" w:color="auto"/>
              <w:left w:val="single" w:sz="4" w:space="0" w:color="auto"/>
              <w:bottom w:val="single" w:sz="4" w:space="0" w:color="auto"/>
              <w:right w:val="single" w:sz="4" w:space="0" w:color="auto"/>
            </w:tcBorders>
          </w:tcPr>
          <w:p w14:paraId="63EF4F4D" w14:textId="77777777" w:rsidR="00000000" w:rsidRDefault="00000000">
            <w:pPr>
              <w:pStyle w:val="a0"/>
              <w:spacing w:line="480" w:lineRule="exact"/>
              <w:ind w:firstLine="560"/>
              <w:rPr>
                <w:rFonts w:eastAsia="仿宋_GB2312"/>
                <w:color w:val="auto"/>
                <w:sz w:val="28"/>
                <w:szCs w:val="28"/>
                <w:rPrChange w:id="994" w:author="嗯哼" w:date="2021-09-13T09:12:00Z">
                  <w:rPr>
                    <w:rFonts w:ascii="仿宋" w:eastAsia="仿宋" w:hAnsi="仿宋"/>
                    <w:color w:val="auto"/>
                    <w:sz w:val="28"/>
                    <w:szCs w:val="28"/>
                  </w:rPr>
                </w:rPrChange>
              </w:rPr>
            </w:pPr>
            <w:r>
              <w:rPr>
                <w:rFonts w:eastAsia="仿宋_GB2312"/>
                <w:b/>
                <w:color w:val="auto"/>
                <w:sz w:val="28"/>
                <w:szCs w:val="28"/>
                <w:rPrChange w:id="995" w:author="嗯哼" w:date="2021-09-13T09:12:00Z">
                  <w:rPr>
                    <w:rFonts w:ascii="仿宋" w:eastAsia="仿宋" w:hAnsi="仿宋"/>
                    <w:b/>
                    <w:color w:val="000099"/>
                    <w:sz w:val="28"/>
                    <w:szCs w:val="28"/>
                  </w:rPr>
                </w:rPrChange>
              </w:rPr>
              <w:t>强化</w:t>
            </w:r>
            <w:r>
              <w:rPr>
                <w:rFonts w:eastAsia="仿宋_GB2312"/>
                <w:b/>
                <w:color w:val="auto"/>
                <w:sz w:val="28"/>
                <w:szCs w:val="28"/>
                <w:rPrChange w:id="996" w:author="嗯哼" w:date="2021-09-13T09:12:00Z">
                  <w:rPr>
                    <w:rFonts w:ascii="仿宋" w:eastAsia="仿宋" w:hAnsi="仿宋" w:hint="eastAsia"/>
                    <w:b/>
                    <w:color w:val="000099"/>
                    <w:sz w:val="28"/>
                    <w:szCs w:val="28"/>
                  </w:rPr>
                </w:rPrChange>
              </w:rPr>
              <w:t>黄山市地理时空信息平台建设。</w:t>
            </w:r>
            <w:r>
              <w:rPr>
                <w:rFonts w:eastAsia="仿宋_GB2312"/>
                <w:color w:val="auto"/>
                <w:sz w:val="28"/>
                <w:szCs w:val="28"/>
                <w:rPrChange w:id="997" w:author="嗯哼" w:date="2021-09-13T09:12:00Z">
                  <w:rPr>
                    <w:rFonts w:ascii="仿宋" w:eastAsia="仿宋" w:hAnsi="仿宋" w:hint="eastAsia"/>
                    <w:color w:val="auto"/>
                    <w:sz w:val="28"/>
                    <w:szCs w:val="28"/>
                  </w:rPr>
                </w:rPrChange>
              </w:rPr>
              <w:t>依托省级地理空间框架，建设完善黄山市地理时空信息共享平台和全市统一的地理空间框架。通过地图数据、城市部件等为全市政府部门和社会公众提供地理信息应用与服务。</w:t>
            </w:r>
          </w:p>
          <w:p w14:paraId="6EC22712" w14:textId="77777777" w:rsidR="00000000" w:rsidRDefault="00000000">
            <w:pPr>
              <w:pStyle w:val="a0"/>
              <w:spacing w:line="480" w:lineRule="exact"/>
              <w:ind w:firstLine="560"/>
              <w:rPr>
                <w:rFonts w:eastAsia="仿宋_GB2312"/>
                <w:color w:val="auto"/>
                <w:sz w:val="28"/>
                <w:szCs w:val="28"/>
                <w:rPrChange w:id="998" w:author="嗯哼" w:date="2021-09-13T09:12:00Z">
                  <w:rPr>
                    <w:rFonts w:ascii="仿宋" w:eastAsia="仿宋" w:hAnsi="仿宋"/>
                    <w:color w:val="auto"/>
                    <w:sz w:val="28"/>
                    <w:szCs w:val="28"/>
                  </w:rPr>
                </w:rPrChange>
              </w:rPr>
            </w:pPr>
            <w:r>
              <w:rPr>
                <w:rFonts w:eastAsia="仿宋_GB2312"/>
                <w:b/>
                <w:color w:val="auto"/>
                <w:sz w:val="28"/>
                <w:szCs w:val="28"/>
                <w:rPrChange w:id="999" w:author="嗯哼" w:date="2021-09-13T09:12:00Z">
                  <w:rPr>
                    <w:rFonts w:ascii="仿宋" w:eastAsia="仿宋" w:hAnsi="仿宋" w:hint="eastAsia"/>
                    <w:b/>
                    <w:color w:val="0000CC"/>
                    <w:sz w:val="28"/>
                    <w:szCs w:val="28"/>
                  </w:rPr>
                </w:rPrChange>
              </w:rPr>
              <w:t>完善物联网发展规划布局。</w:t>
            </w:r>
            <w:r>
              <w:rPr>
                <w:rFonts w:eastAsia="仿宋_GB2312"/>
                <w:color w:val="auto"/>
                <w:sz w:val="28"/>
                <w:szCs w:val="28"/>
                <w:rPrChange w:id="1000" w:author="嗯哼" w:date="2021-09-13T09:12:00Z">
                  <w:rPr>
                    <w:rFonts w:ascii="仿宋" w:eastAsia="仿宋" w:hAnsi="仿宋" w:hint="eastAsia"/>
                    <w:color w:val="auto"/>
                    <w:sz w:val="28"/>
                    <w:szCs w:val="28"/>
                  </w:rPr>
                </w:rPrChange>
              </w:rPr>
              <w:t>加快建设基于</w:t>
            </w:r>
            <w:r>
              <w:rPr>
                <w:rFonts w:eastAsia="仿宋_GB2312"/>
                <w:color w:val="auto"/>
                <w:sz w:val="28"/>
                <w:szCs w:val="28"/>
                <w:rPrChange w:id="1001" w:author="嗯哼" w:date="2021-09-13T09:12:00Z">
                  <w:rPr>
                    <w:rFonts w:ascii="仿宋" w:eastAsia="仿宋" w:hAnsi="仿宋" w:hint="eastAsia"/>
                    <w:color w:val="auto"/>
                    <w:sz w:val="28"/>
                    <w:szCs w:val="28"/>
                  </w:rPr>
                </w:rPrChange>
              </w:rPr>
              <w:t>NB-IoT</w:t>
            </w:r>
            <w:r>
              <w:rPr>
                <w:rFonts w:eastAsia="仿宋_GB2312"/>
                <w:color w:val="auto"/>
                <w:sz w:val="28"/>
                <w:szCs w:val="28"/>
                <w:rPrChange w:id="1002" w:author="嗯哼" w:date="2021-09-13T09:12:00Z">
                  <w:rPr>
                    <w:rFonts w:ascii="仿宋" w:eastAsia="仿宋" w:hAnsi="仿宋" w:hint="eastAsia"/>
                    <w:color w:val="auto"/>
                    <w:sz w:val="28"/>
                    <w:szCs w:val="28"/>
                  </w:rPr>
                </w:rPrChange>
              </w:rPr>
              <w:t>、</w:t>
            </w:r>
            <w:r>
              <w:rPr>
                <w:rFonts w:eastAsia="仿宋_GB2312"/>
                <w:color w:val="auto"/>
                <w:sz w:val="28"/>
                <w:szCs w:val="28"/>
                <w:rPrChange w:id="1003" w:author="嗯哼" w:date="2021-09-13T09:12:00Z">
                  <w:rPr>
                    <w:rFonts w:ascii="仿宋" w:eastAsia="仿宋" w:hAnsi="仿宋" w:hint="eastAsia"/>
                    <w:color w:val="auto"/>
                    <w:sz w:val="28"/>
                    <w:szCs w:val="28"/>
                  </w:rPr>
                </w:rPrChange>
              </w:rPr>
              <w:t>eMTC</w:t>
            </w:r>
            <w:r>
              <w:rPr>
                <w:rFonts w:eastAsia="仿宋_GB2312"/>
                <w:color w:val="auto"/>
                <w:sz w:val="28"/>
                <w:szCs w:val="28"/>
                <w:rPrChange w:id="1004" w:author="嗯哼" w:date="2021-09-13T09:12:00Z">
                  <w:rPr>
                    <w:rFonts w:ascii="仿宋" w:eastAsia="仿宋" w:hAnsi="仿宋" w:hint="eastAsia"/>
                    <w:color w:val="auto"/>
                    <w:sz w:val="28"/>
                    <w:szCs w:val="28"/>
                  </w:rPr>
                </w:rPrChange>
              </w:rPr>
              <w:t>和</w:t>
            </w:r>
            <w:r>
              <w:rPr>
                <w:rFonts w:eastAsia="仿宋_GB2312"/>
                <w:color w:val="auto"/>
                <w:sz w:val="28"/>
                <w:szCs w:val="28"/>
                <w:rPrChange w:id="1005" w:author="嗯哼" w:date="2021-09-13T09:12:00Z">
                  <w:rPr>
                    <w:rFonts w:ascii="仿宋" w:eastAsia="仿宋" w:hAnsi="仿宋" w:hint="eastAsia"/>
                    <w:color w:val="auto"/>
                    <w:sz w:val="28"/>
                    <w:szCs w:val="28"/>
                  </w:rPr>
                </w:rPrChange>
              </w:rPr>
              <w:t>5G</w:t>
            </w:r>
            <w:r>
              <w:rPr>
                <w:rFonts w:eastAsia="仿宋_GB2312"/>
                <w:color w:val="auto"/>
                <w:sz w:val="28"/>
                <w:szCs w:val="28"/>
                <w:rPrChange w:id="1006" w:author="嗯哼" w:date="2021-09-13T09:12:00Z">
                  <w:rPr>
                    <w:rFonts w:ascii="仿宋" w:eastAsia="仿宋" w:hAnsi="仿宋" w:hint="eastAsia"/>
                    <w:color w:val="auto"/>
                    <w:sz w:val="28"/>
                    <w:szCs w:val="28"/>
                  </w:rPr>
                </w:rPrChange>
              </w:rPr>
              <w:t>等技术的全市感知网络，推进物联网络深度全域覆盖。完善全市地理时空信息共享平台，积极开展地理时空信息</w:t>
            </w:r>
            <w:r>
              <w:rPr>
                <w:rFonts w:eastAsia="仿宋_GB2312"/>
                <w:color w:val="auto"/>
                <w:sz w:val="28"/>
                <w:szCs w:val="28"/>
                <w:rPrChange w:id="1007" w:author="嗯哼" w:date="2021-09-13T09:12:00Z">
                  <w:rPr>
                    <w:rFonts w:ascii="仿宋" w:eastAsia="仿宋" w:hAnsi="仿宋" w:hint="eastAsia"/>
                    <w:color w:val="auto"/>
                    <w:sz w:val="28"/>
                    <w:szCs w:val="28"/>
                  </w:rPr>
                </w:rPrChange>
              </w:rPr>
              <w:t>“</w:t>
            </w:r>
            <w:r>
              <w:rPr>
                <w:rFonts w:eastAsia="仿宋_GB2312"/>
                <w:color w:val="auto"/>
                <w:sz w:val="28"/>
                <w:szCs w:val="28"/>
                <w:rPrChange w:id="1008" w:author="嗯哼" w:date="2021-09-13T09:12:00Z">
                  <w:rPr>
                    <w:rFonts w:ascii="仿宋" w:eastAsia="仿宋" w:hAnsi="仿宋" w:hint="eastAsia"/>
                    <w:color w:val="auto"/>
                    <w:sz w:val="28"/>
                    <w:szCs w:val="28"/>
                  </w:rPr>
                </w:rPrChange>
              </w:rPr>
              <w:t>一张图</w:t>
            </w:r>
            <w:r>
              <w:rPr>
                <w:rFonts w:eastAsia="仿宋_GB2312"/>
                <w:color w:val="auto"/>
                <w:sz w:val="28"/>
                <w:szCs w:val="28"/>
                <w:rPrChange w:id="1009" w:author="嗯哼" w:date="2021-09-13T09:12:00Z">
                  <w:rPr>
                    <w:rFonts w:ascii="仿宋" w:eastAsia="仿宋" w:hAnsi="仿宋" w:hint="eastAsia"/>
                    <w:color w:val="auto"/>
                    <w:sz w:val="28"/>
                    <w:szCs w:val="28"/>
                  </w:rPr>
                </w:rPrChange>
              </w:rPr>
              <w:t>”</w:t>
            </w:r>
            <w:r>
              <w:rPr>
                <w:rFonts w:eastAsia="仿宋_GB2312"/>
                <w:color w:val="auto"/>
                <w:sz w:val="28"/>
                <w:szCs w:val="28"/>
                <w:rPrChange w:id="1010" w:author="嗯哼" w:date="2021-09-13T09:12:00Z">
                  <w:rPr>
                    <w:rFonts w:ascii="仿宋" w:eastAsia="仿宋" w:hAnsi="仿宋" w:hint="eastAsia"/>
                    <w:color w:val="auto"/>
                    <w:sz w:val="28"/>
                    <w:szCs w:val="28"/>
                  </w:rPr>
                </w:rPrChange>
              </w:rPr>
              <w:t>服务。以建设完善</w:t>
            </w:r>
            <w:r>
              <w:rPr>
                <w:rFonts w:eastAsia="仿宋_GB2312"/>
                <w:color w:val="auto"/>
                <w:sz w:val="28"/>
                <w:szCs w:val="28"/>
                <w:rPrChange w:id="1011" w:author="嗯哼" w:date="2021-09-13T09:12:00Z">
                  <w:rPr>
                    <w:rFonts w:ascii="仿宋" w:eastAsia="仿宋" w:hAnsi="仿宋" w:hint="eastAsia"/>
                    <w:color w:val="auto"/>
                    <w:sz w:val="28"/>
                    <w:szCs w:val="28"/>
                  </w:rPr>
                </w:rPrChange>
              </w:rPr>
              <w:t>“</w:t>
            </w:r>
            <w:r>
              <w:rPr>
                <w:rFonts w:eastAsia="仿宋_GB2312"/>
                <w:color w:val="auto"/>
                <w:sz w:val="28"/>
                <w:szCs w:val="28"/>
                <w:rPrChange w:id="1012" w:author="嗯哼" w:date="2021-09-13T09:12:00Z">
                  <w:rPr>
                    <w:rFonts w:ascii="仿宋" w:eastAsia="仿宋" w:hAnsi="仿宋" w:hint="eastAsia"/>
                    <w:color w:val="auto"/>
                    <w:sz w:val="28"/>
                    <w:szCs w:val="28"/>
                  </w:rPr>
                </w:rPrChange>
              </w:rPr>
              <w:t>雪亮工程</w:t>
            </w:r>
            <w:r>
              <w:rPr>
                <w:rFonts w:eastAsia="仿宋_GB2312"/>
                <w:color w:val="auto"/>
                <w:sz w:val="28"/>
                <w:szCs w:val="28"/>
                <w:rPrChange w:id="1013" w:author="嗯哼" w:date="2021-09-13T09:12:00Z">
                  <w:rPr>
                    <w:rFonts w:ascii="仿宋" w:eastAsia="仿宋" w:hAnsi="仿宋" w:hint="eastAsia"/>
                    <w:color w:val="auto"/>
                    <w:sz w:val="28"/>
                    <w:szCs w:val="28"/>
                  </w:rPr>
                </w:rPrChange>
              </w:rPr>
              <w:t>”</w:t>
            </w:r>
            <w:r>
              <w:rPr>
                <w:rFonts w:eastAsia="仿宋_GB2312"/>
                <w:color w:val="auto"/>
                <w:sz w:val="28"/>
                <w:szCs w:val="28"/>
                <w:rPrChange w:id="1014" w:author="嗯哼" w:date="2021-09-13T09:12:00Z">
                  <w:rPr>
                    <w:rFonts w:ascii="仿宋" w:eastAsia="仿宋" w:hAnsi="仿宋" w:hint="eastAsia"/>
                    <w:color w:val="auto"/>
                    <w:sz w:val="28"/>
                    <w:szCs w:val="28"/>
                  </w:rPr>
                </w:rPrChange>
              </w:rPr>
              <w:t>为契机，推动公共视频资源共享，建设全域智慧感知平台，监控管理各种物联网设备的状态与运行，实现实时展示，统一协调和指挥决策辅助。</w:t>
            </w:r>
          </w:p>
          <w:p w14:paraId="2961BF2C" w14:textId="77777777" w:rsidR="00000000" w:rsidRDefault="00000000">
            <w:pPr>
              <w:pStyle w:val="a0"/>
              <w:spacing w:line="480" w:lineRule="exact"/>
              <w:ind w:firstLine="560"/>
              <w:rPr>
                <w:rFonts w:eastAsia="仿宋_GB2312"/>
                <w:color w:val="auto"/>
                <w:sz w:val="28"/>
                <w:szCs w:val="28"/>
                <w:rPrChange w:id="1015" w:author="嗯哼" w:date="2021-09-13T09:12:00Z">
                  <w:rPr>
                    <w:rFonts w:ascii="仿宋" w:eastAsia="仿宋" w:hAnsi="仿宋" w:hint="eastAsia"/>
                    <w:color w:val="auto"/>
                    <w:sz w:val="28"/>
                    <w:szCs w:val="28"/>
                  </w:rPr>
                </w:rPrChange>
              </w:rPr>
            </w:pPr>
            <w:r>
              <w:rPr>
                <w:rFonts w:eastAsia="仿宋_GB2312"/>
                <w:b/>
                <w:color w:val="auto"/>
                <w:sz w:val="28"/>
                <w:szCs w:val="28"/>
                <w:rPrChange w:id="1016" w:author="嗯哼" w:date="2021-09-13T09:12:00Z">
                  <w:rPr>
                    <w:rFonts w:ascii="仿宋" w:eastAsia="仿宋" w:hAnsi="仿宋" w:hint="eastAsia"/>
                    <w:b/>
                    <w:color w:val="auto"/>
                    <w:sz w:val="28"/>
                    <w:szCs w:val="28"/>
                  </w:rPr>
                </w:rPrChange>
              </w:rPr>
              <w:t>建设完善黄山市智慧感知平台。</w:t>
            </w:r>
            <w:r>
              <w:rPr>
                <w:rFonts w:eastAsia="仿宋_GB2312"/>
                <w:color w:val="auto"/>
                <w:sz w:val="28"/>
                <w:szCs w:val="28"/>
                <w:rPrChange w:id="1017" w:author="嗯哼" w:date="2021-09-13T09:12:00Z">
                  <w:rPr>
                    <w:rFonts w:ascii="仿宋" w:eastAsia="仿宋" w:hAnsi="仿宋" w:hint="eastAsia"/>
                    <w:color w:val="auto"/>
                    <w:sz w:val="28"/>
                    <w:szCs w:val="28"/>
                  </w:rPr>
                </w:rPrChange>
              </w:rPr>
              <w:t>统筹部署各类先进智慧感知设施，通过对城市公用设施、建筑、电网等物联网应用和智能化改造，构建覆盖城乡的智能感知体系，满足总体态势、智慧文旅、生态环境、民生幸福、社区服务、城市管理、公共交通、城市安全等主题领域物联感知监测需求，为实时展示、协调支援、决策指挥等提供支撑。</w:t>
            </w:r>
          </w:p>
        </w:tc>
      </w:tr>
    </w:tbl>
    <w:p w14:paraId="7AED0988" w14:textId="77777777" w:rsidR="00000000" w:rsidRDefault="00000000">
      <w:pPr>
        <w:pStyle w:val="a0"/>
        <w:spacing w:line="560" w:lineRule="exact"/>
        <w:ind w:firstLine="640"/>
        <w:rPr>
          <w:rFonts w:eastAsia="仿宋_GB2312"/>
          <w:b/>
          <w:color w:val="auto"/>
          <w:sz w:val="32"/>
          <w:szCs w:val="32"/>
          <w:rPrChange w:id="1018" w:author="嗯哼" w:date="2021-09-13T09:12:00Z">
            <w:rPr>
              <w:rFonts w:ascii="仿宋" w:eastAsia="仿宋" w:hAnsi="仿宋"/>
              <w:b/>
              <w:color w:val="auto"/>
              <w:sz w:val="30"/>
              <w:szCs w:val="30"/>
            </w:rPr>
          </w:rPrChange>
        </w:rPr>
      </w:pPr>
      <w:r>
        <w:rPr>
          <w:rFonts w:eastAsia="仿宋_GB2312"/>
          <w:b/>
          <w:color w:val="auto"/>
          <w:sz w:val="32"/>
          <w:szCs w:val="32"/>
          <w:rPrChange w:id="1019" w:author="嗯哼" w:date="2021-09-13T09:12:00Z">
            <w:rPr>
              <w:rFonts w:ascii="仿宋" w:eastAsia="仿宋" w:hAnsi="仿宋"/>
              <w:b/>
              <w:color w:val="auto"/>
              <w:sz w:val="30"/>
              <w:szCs w:val="30"/>
            </w:rPr>
          </w:rPrChange>
        </w:rPr>
        <w:t>4</w:t>
      </w:r>
      <w:r>
        <w:rPr>
          <w:rFonts w:eastAsia="仿宋_GB2312"/>
          <w:b/>
          <w:color w:val="auto"/>
          <w:sz w:val="32"/>
          <w:szCs w:val="32"/>
        </w:rPr>
        <w:t>.</w:t>
      </w:r>
      <w:r>
        <w:rPr>
          <w:rFonts w:eastAsia="仿宋_GB2312"/>
          <w:b/>
          <w:color w:val="auto"/>
          <w:sz w:val="32"/>
          <w:szCs w:val="32"/>
          <w:rPrChange w:id="1020" w:author="嗯哼" w:date="2021-09-13T09:12:00Z">
            <w:rPr>
              <w:rFonts w:ascii="仿宋" w:eastAsia="仿宋" w:hAnsi="仿宋" w:hint="eastAsia"/>
              <w:b/>
              <w:color w:val="auto"/>
              <w:sz w:val="30"/>
              <w:szCs w:val="30"/>
            </w:rPr>
          </w:rPrChange>
        </w:rPr>
        <w:t>江淮大数据中心黄山市子平台建设</w:t>
      </w:r>
    </w:p>
    <w:p w14:paraId="72939778" w14:textId="77777777" w:rsidR="00000000" w:rsidRDefault="00000000">
      <w:pPr>
        <w:pStyle w:val="a0"/>
        <w:spacing w:line="560" w:lineRule="exact"/>
        <w:ind w:firstLine="640"/>
        <w:rPr>
          <w:rFonts w:eastAsia="仿宋_GB2312"/>
          <w:color w:val="auto"/>
          <w:sz w:val="32"/>
          <w:szCs w:val="32"/>
          <w:rPrChange w:id="1021" w:author="嗯哼" w:date="2021-09-13T09:12:00Z">
            <w:rPr>
              <w:rFonts w:ascii="仿宋" w:eastAsia="仿宋" w:hAnsi="仿宋"/>
              <w:color w:val="auto"/>
              <w:sz w:val="30"/>
              <w:szCs w:val="30"/>
            </w:rPr>
          </w:rPrChange>
        </w:rPr>
      </w:pPr>
      <w:r>
        <w:rPr>
          <w:rFonts w:eastAsia="仿宋_GB2312"/>
          <w:color w:val="auto"/>
          <w:sz w:val="32"/>
          <w:szCs w:val="32"/>
          <w:rPrChange w:id="1022" w:author="嗯哼" w:date="2021-09-13T09:12:00Z">
            <w:rPr>
              <w:rFonts w:ascii="仿宋" w:eastAsia="仿宋" w:hAnsi="仿宋" w:hint="eastAsia"/>
              <w:color w:val="auto"/>
              <w:sz w:val="30"/>
              <w:szCs w:val="30"/>
            </w:rPr>
          </w:rPrChange>
        </w:rPr>
        <w:lastRenderedPageBreak/>
        <w:t>按照</w:t>
      </w:r>
      <w:r>
        <w:rPr>
          <w:rFonts w:eastAsia="仿宋_GB2312"/>
          <w:color w:val="auto"/>
          <w:sz w:val="32"/>
          <w:szCs w:val="32"/>
          <w:rPrChange w:id="1023" w:author="嗯哼" w:date="2021-09-13T09:12:00Z">
            <w:rPr>
              <w:rFonts w:ascii="仿宋" w:eastAsia="仿宋" w:hAnsi="仿宋" w:hint="eastAsia"/>
              <w:color w:val="auto"/>
              <w:sz w:val="30"/>
              <w:szCs w:val="30"/>
            </w:rPr>
          </w:rPrChange>
        </w:rPr>
        <w:t>“</w:t>
      </w:r>
      <w:r>
        <w:rPr>
          <w:rFonts w:eastAsia="仿宋_GB2312"/>
          <w:color w:val="auto"/>
          <w:sz w:val="32"/>
          <w:szCs w:val="32"/>
          <w:rPrChange w:id="1024" w:author="嗯哼" w:date="2021-09-13T09:12:00Z">
            <w:rPr>
              <w:rFonts w:ascii="仿宋" w:eastAsia="仿宋" w:hAnsi="仿宋" w:hint="eastAsia"/>
              <w:color w:val="auto"/>
              <w:sz w:val="30"/>
              <w:szCs w:val="30"/>
            </w:rPr>
          </w:rPrChange>
        </w:rPr>
        <w:t>数字江淮</w:t>
      </w:r>
      <w:r>
        <w:rPr>
          <w:rFonts w:eastAsia="仿宋_GB2312"/>
          <w:color w:val="auto"/>
          <w:sz w:val="32"/>
          <w:szCs w:val="32"/>
          <w:rPrChange w:id="1025" w:author="嗯哼" w:date="2021-09-13T09:12:00Z">
            <w:rPr>
              <w:rFonts w:ascii="仿宋" w:eastAsia="仿宋" w:hAnsi="仿宋" w:hint="eastAsia"/>
              <w:color w:val="auto"/>
              <w:sz w:val="30"/>
              <w:szCs w:val="30"/>
            </w:rPr>
          </w:rPrChange>
        </w:rPr>
        <w:t>”</w:t>
      </w:r>
      <w:r>
        <w:rPr>
          <w:rFonts w:eastAsia="仿宋_GB2312"/>
          <w:color w:val="auto"/>
          <w:sz w:val="32"/>
          <w:szCs w:val="32"/>
          <w:rPrChange w:id="1026" w:author="嗯哼" w:date="2021-09-13T09:12:00Z">
            <w:rPr>
              <w:rFonts w:ascii="仿宋" w:eastAsia="仿宋" w:hAnsi="仿宋" w:hint="eastAsia"/>
              <w:color w:val="auto"/>
              <w:sz w:val="30"/>
              <w:szCs w:val="30"/>
            </w:rPr>
          </w:rPrChange>
        </w:rPr>
        <w:t>统筹发展要求，建设江淮大数据中心黄山市子平台（简称黄山市子平台），构建</w:t>
      </w:r>
      <w:r>
        <w:rPr>
          <w:rFonts w:eastAsia="仿宋_GB2312"/>
          <w:color w:val="auto"/>
          <w:sz w:val="32"/>
          <w:szCs w:val="32"/>
          <w:rPrChange w:id="1027" w:author="嗯哼" w:date="2021-09-13T09:12:00Z">
            <w:rPr>
              <w:rFonts w:ascii="仿宋" w:eastAsia="仿宋" w:hAnsi="仿宋"/>
              <w:color w:val="auto"/>
              <w:sz w:val="30"/>
              <w:szCs w:val="30"/>
            </w:rPr>
          </w:rPrChange>
        </w:rPr>
        <w:t>市级</w:t>
      </w:r>
      <w:r>
        <w:rPr>
          <w:rFonts w:eastAsia="仿宋_GB2312"/>
          <w:color w:val="auto"/>
          <w:sz w:val="32"/>
          <w:szCs w:val="32"/>
          <w:rPrChange w:id="1028" w:author="嗯哼" w:date="2021-09-13T09:12:00Z">
            <w:rPr>
              <w:rFonts w:ascii="仿宋" w:eastAsia="仿宋" w:hAnsi="仿宋" w:hint="eastAsia"/>
              <w:color w:val="auto"/>
              <w:sz w:val="30"/>
              <w:szCs w:val="30"/>
            </w:rPr>
          </w:rPrChange>
        </w:rPr>
        <w:t>数据资源</w:t>
      </w:r>
      <w:r>
        <w:rPr>
          <w:rFonts w:eastAsia="仿宋_GB2312"/>
          <w:color w:val="auto"/>
          <w:sz w:val="32"/>
          <w:szCs w:val="32"/>
          <w:rPrChange w:id="1029" w:author="嗯哼" w:date="2021-09-13T09:12:00Z">
            <w:rPr>
              <w:rFonts w:ascii="仿宋" w:eastAsia="仿宋" w:hAnsi="仿宋"/>
              <w:color w:val="auto"/>
              <w:sz w:val="30"/>
              <w:szCs w:val="30"/>
            </w:rPr>
          </w:rPrChange>
        </w:rPr>
        <w:t>体系，涵盖</w:t>
      </w:r>
      <w:r>
        <w:rPr>
          <w:rFonts w:eastAsia="仿宋_GB2312"/>
          <w:color w:val="auto"/>
          <w:sz w:val="32"/>
          <w:szCs w:val="32"/>
          <w:rPrChange w:id="1030" w:author="嗯哼" w:date="2021-09-13T09:12:00Z">
            <w:rPr>
              <w:rFonts w:ascii="仿宋" w:eastAsia="仿宋" w:hAnsi="仿宋" w:hint="eastAsia"/>
              <w:color w:val="auto"/>
              <w:sz w:val="30"/>
              <w:szCs w:val="30"/>
            </w:rPr>
          </w:rPrChange>
        </w:rPr>
        <w:t>基础信息数据库、部门业务数据库和政府网站资源库，形成全市数据资源全量目录体系。强化黄山市数据资源湖建设，夯实城市数字底座，奠定政府数字化整体转型基础。</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249ADB64" w14:textId="77777777">
        <w:trPr>
          <w:trHeight w:val="678"/>
          <w:jc w:val="center"/>
        </w:trPr>
        <w:tc>
          <w:tcPr>
            <w:tcW w:w="8969" w:type="dxa"/>
            <w:tcBorders>
              <w:top w:val="single" w:sz="4" w:space="0" w:color="auto"/>
              <w:left w:val="single" w:sz="4" w:space="0" w:color="auto"/>
              <w:bottom w:val="single" w:sz="4" w:space="0" w:color="auto"/>
              <w:right w:val="single" w:sz="4" w:space="0" w:color="auto"/>
            </w:tcBorders>
            <w:vAlign w:val="center"/>
          </w:tcPr>
          <w:p w14:paraId="2326DA8B" w14:textId="77777777" w:rsidR="00000000" w:rsidRDefault="00000000">
            <w:pPr>
              <w:pStyle w:val="a0"/>
              <w:spacing w:line="240" w:lineRule="auto"/>
              <w:ind w:firstLineChars="0" w:firstLine="0"/>
              <w:jc w:val="center"/>
              <w:rPr>
                <w:rFonts w:eastAsia="仿宋_GB2312"/>
                <w:color w:val="auto"/>
                <w:sz w:val="28"/>
                <w:szCs w:val="28"/>
                <w:rPrChange w:id="1031" w:author="嗯哼" w:date="2021-09-13T09:12:00Z">
                  <w:rPr>
                    <w:rFonts w:ascii="仿宋" w:eastAsia="仿宋" w:hAnsi="仿宋" w:hint="eastAsia"/>
                    <w:color w:val="auto"/>
                    <w:sz w:val="28"/>
                    <w:szCs w:val="28"/>
                  </w:rPr>
                </w:rPrChange>
              </w:rPr>
            </w:pPr>
            <w:bookmarkStart w:id="1032" w:name="_Hlk51967227"/>
            <w:r>
              <w:rPr>
                <w:rFonts w:eastAsia="仿宋_GB2312"/>
                <w:color w:val="auto"/>
                <w:sz w:val="28"/>
                <w:szCs w:val="28"/>
                <w:rPrChange w:id="1033" w:author="嗯哼" w:date="2021-09-13T09:12:00Z">
                  <w:rPr>
                    <w:rFonts w:ascii="仿宋" w:eastAsia="仿宋" w:hAnsi="仿宋" w:hint="eastAsia"/>
                    <w:color w:val="auto"/>
                    <w:sz w:val="28"/>
                    <w:szCs w:val="28"/>
                  </w:rPr>
                </w:rPrChange>
              </w:rPr>
              <w:t>专栏</w:t>
            </w:r>
            <w:r>
              <w:rPr>
                <w:rFonts w:eastAsia="仿宋_GB2312"/>
                <w:color w:val="auto"/>
                <w:sz w:val="28"/>
                <w:szCs w:val="28"/>
                <w:rPrChange w:id="1034" w:author="嗯哼" w:date="2021-09-13T09:12:00Z">
                  <w:rPr>
                    <w:rFonts w:ascii="仿宋" w:eastAsia="仿宋" w:hAnsi="仿宋"/>
                    <w:color w:val="auto"/>
                    <w:sz w:val="28"/>
                    <w:szCs w:val="28"/>
                  </w:rPr>
                </w:rPrChange>
              </w:rPr>
              <w:t xml:space="preserve">4  </w:t>
            </w:r>
            <w:r>
              <w:rPr>
                <w:rFonts w:eastAsia="仿宋_GB2312"/>
                <w:color w:val="auto"/>
                <w:sz w:val="28"/>
                <w:szCs w:val="28"/>
                <w:rPrChange w:id="1035" w:author="嗯哼" w:date="2021-09-13T09:12:00Z">
                  <w:rPr>
                    <w:rFonts w:ascii="仿宋" w:eastAsia="仿宋" w:hAnsi="仿宋"/>
                    <w:color w:val="auto"/>
                    <w:sz w:val="28"/>
                    <w:szCs w:val="28"/>
                  </w:rPr>
                </w:rPrChange>
              </w:rPr>
              <w:t>黄山</w:t>
            </w:r>
            <w:r>
              <w:rPr>
                <w:rFonts w:eastAsia="仿宋_GB2312"/>
                <w:color w:val="auto"/>
                <w:sz w:val="28"/>
                <w:szCs w:val="28"/>
                <w:rPrChange w:id="1036" w:author="嗯哼" w:date="2021-09-13T09:12:00Z">
                  <w:rPr>
                    <w:rFonts w:ascii="仿宋" w:eastAsia="仿宋" w:hAnsi="仿宋" w:hint="eastAsia"/>
                    <w:color w:val="auto"/>
                    <w:sz w:val="28"/>
                    <w:szCs w:val="28"/>
                  </w:rPr>
                </w:rPrChange>
              </w:rPr>
              <w:t>市子平台建设重点</w:t>
            </w:r>
          </w:p>
        </w:tc>
      </w:tr>
      <w:tr w:rsidR="00000000" w14:paraId="23938CCC" w14:textId="77777777">
        <w:trPr>
          <w:jc w:val="center"/>
        </w:trPr>
        <w:tc>
          <w:tcPr>
            <w:tcW w:w="8969" w:type="dxa"/>
            <w:tcBorders>
              <w:top w:val="single" w:sz="4" w:space="0" w:color="auto"/>
              <w:left w:val="single" w:sz="4" w:space="0" w:color="auto"/>
              <w:bottom w:val="single" w:sz="4" w:space="0" w:color="auto"/>
              <w:right w:val="single" w:sz="4" w:space="0" w:color="auto"/>
            </w:tcBorders>
          </w:tcPr>
          <w:p w14:paraId="63DF5D73" w14:textId="77777777" w:rsidR="00000000" w:rsidRDefault="00000000">
            <w:pPr>
              <w:pStyle w:val="a0"/>
              <w:spacing w:line="480" w:lineRule="exact"/>
              <w:ind w:firstLine="560"/>
              <w:rPr>
                <w:rFonts w:eastAsia="仿宋_GB2312"/>
                <w:color w:val="auto"/>
                <w:sz w:val="28"/>
                <w:szCs w:val="28"/>
                <w:rPrChange w:id="1037" w:author="嗯哼" w:date="2021-09-13T09:12:00Z">
                  <w:rPr>
                    <w:rFonts w:ascii="仿宋" w:eastAsia="仿宋" w:hAnsi="仿宋"/>
                    <w:sz w:val="28"/>
                    <w:szCs w:val="28"/>
                  </w:rPr>
                </w:rPrChange>
              </w:rPr>
            </w:pPr>
            <w:r>
              <w:rPr>
                <w:rFonts w:eastAsia="仿宋_GB2312"/>
                <w:b/>
                <w:color w:val="auto"/>
                <w:sz w:val="28"/>
                <w:szCs w:val="28"/>
                <w:rPrChange w:id="1038" w:author="嗯哼" w:date="2021-09-13T09:12:00Z">
                  <w:rPr>
                    <w:rFonts w:ascii="仿宋" w:eastAsia="仿宋" w:hAnsi="仿宋" w:hint="eastAsia"/>
                    <w:b/>
                    <w:color w:val="0000CC"/>
                    <w:sz w:val="28"/>
                    <w:szCs w:val="28"/>
                  </w:rPr>
                </w:rPrChange>
              </w:rPr>
              <w:t>建设完善数据资源体系。</w:t>
            </w:r>
            <w:r>
              <w:rPr>
                <w:rFonts w:eastAsia="仿宋_GB2312"/>
                <w:color w:val="auto"/>
                <w:sz w:val="28"/>
                <w:szCs w:val="28"/>
                <w:rPrChange w:id="1039" w:author="嗯哼" w:date="2021-09-13T09:12:00Z">
                  <w:rPr>
                    <w:rFonts w:ascii="仿宋" w:eastAsia="仿宋" w:hAnsi="仿宋" w:hint="eastAsia"/>
                    <w:color w:val="0000CC"/>
                    <w:sz w:val="28"/>
                    <w:szCs w:val="28"/>
                  </w:rPr>
                </w:rPrChange>
              </w:rPr>
              <w:t>按照</w:t>
            </w:r>
            <w:r>
              <w:rPr>
                <w:rFonts w:eastAsia="仿宋_GB2312"/>
                <w:color w:val="auto"/>
                <w:sz w:val="28"/>
                <w:szCs w:val="28"/>
                <w:rPrChange w:id="1040" w:author="嗯哼" w:date="2021-09-13T09:12:00Z">
                  <w:rPr>
                    <w:rFonts w:ascii="仿宋" w:eastAsia="仿宋" w:hAnsi="仿宋" w:hint="eastAsia"/>
                    <w:color w:val="0000CC"/>
                    <w:sz w:val="28"/>
                    <w:szCs w:val="28"/>
                  </w:rPr>
                </w:rPrChange>
              </w:rPr>
              <w:t>“</w:t>
            </w:r>
            <w:r>
              <w:rPr>
                <w:rFonts w:eastAsia="仿宋_GB2312"/>
                <w:color w:val="auto"/>
                <w:sz w:val="28"/>
                <w:szCs w:val="28"/>
                <w:rPrChange w:id="1041" w:author="嗯哼" w:date="2021-09-13T09:12:00Z">
                  <w:rPr>
                    <w:rFonts w:ascii="仿宋" w:eastAsia="仿宋" w:hAnsi="仿宋" w:hint="eastAsia"/>
                    <w:color w:val="0000CC"/>
                    <w:sz w:val="28"/>
                    <w:szCs w:val="28"/>
                  </w:rPr>
                </w:rPrChange>
              </w:rPr>
              <w:t>一体化推进</w:t>
            </w:r>
            <w:r>
              <w:rPr>
                <w:rFonts w:eastAsia="仿宋_GB2312"/>
                <w:color w:val="auto"/>
                <w:sz w:val="28"/>
                <w:szCs w:val="28"/>
                <w:rPrChange w:id="1042" w:author="嗯哼" w:date="2021-09-13T09:12:00Z">
                  <w:rPr>
                    <w:rFonts w:ascii="仿宋" w:eastAsia="仿宋" w:hAnsi="仿宋" w:hint="eastAsia"/>
                    <w:color w:val="0000CC"/>
                    <w:sz w:val="28"/>
                    <w:szCs w:val="28"/>
                  </w:rPr>
                </w:rPrChange>
              </w:rPr>
              <w:t>”</w:t>
            </w:r>
            <w:r>
              <w:rPr>
                <w:rFonts w:eastAsia="仿宋_GB2312"/>
                <w:color w:val="auto"/>
                <w:sz w:val="28"/>
                <w:szCs w:val="28"/>
                <w:rPrChange w:id="1043" w:author="嗯哼" w:date="2021-09-13T09:12:00Z">
                  <w:rPr>
                    <w:rFonts w:ascii="仿宋" w:eastAsia="仿宋" w:hAnsi="仿宋" w:hint="eastAsia"/>
                    <w:color w:val="0000CC"/>
                    <w:sz w:val="28"/>
                    <w:szCs w:val="28"/>
                  </w:rPr>
                </w:rPrChange>
              </w:rPr>
              <w:t>的技术路线，</w:t>
            </w:r>
            <w:r>
              <w:rPr>
                <w:rFonts w:eastAsia="仿宋_GB2312"/>
                <w:color w:val="auto"/>
                <w:sz w:val="28"/>
                <w:szCs w:val="28"/>
                <w:rPrChange w:id="1044" w:author="嗯哼" w:date="2021-09-13T09:12:00Z">
                  <w:rPr>
                    <w:rFonts w:ascii="仿宋" w:eastAsia="仿宋" w:hAnsi="仿宋" w:hint="eastAsia"/>
                    <w:sz w:val="28"/>
                    <w:szCs w:val="28"/>
                  </w:rPr>
                </w:rPrChange>
              </w:rPr>
              <w:t>构建统一数据资源标准体系，梳理编制全量政务数据资源目录，分级分类建立涵盖基础数据库、部门业务数据库、决策主题库或服务专题库、政府网站信息资源库等库表目录，推进数据资产化管理。按照</w:t>
            </w:r>
            <w:r>
              <w:rPr>
                <w:rFonts w:eastAsia="仿宋_GB2312"/>
                <w:color w:val="auto"/>
                <w:sz w:val="28"/>
                <w:szCs w:val="28"/>
                <w:rPrChange w:id="1045" w:author="嗯哼" w:date="2021-09-13T09:12:00Z">
                  <w:rPr>
                    <w:rFonts w:ascii="仿宋" w:eastAsia="仿宋" w:hAnsi="仿宋" w:hint="eastAsia"/>
                    <w:sz w:val="28"/>
                    <w:szCs w:val="28"/>
                  </w:rPr>
                </w:rPrChange>
              </w:rPr>
              <w:t>“</w:t>
            </w:r>
            <w:r>
              <w:rPr>
                <w:rFonts w:eastAsia="仿宋_GB2312"/>
                <w:color w:val="auto"/>
                <w:sz w:val="28"/>
                <w:szCs w:val="28"/>
                <w:rPrChange w:id="1046" w:author="嗯哼" w:date="2021-09-13T09:12:00Z">
                  <w:rPr>
                    <w:rFonts w:ascii="仿宋" w:eastAsia="仿宋" w:hAnsi="仿宋" w:hint="eastAsia"/>
                    <w:sz w:val="28"/>
                    <w:szCs w:val="28"/>
                  </w:rPr>
                </w:rPrChange>
              </w:rPr>
              <w:t>需求导向、急用先行、分类推动、成熟一批、归集一批</w:t>
            </w:r>
            <w:r>
              <w:rPr>
                <w:rFonts w:eastAsia="仿宋_GB2312"/>
                <w:color w:val="auto"/>
                <w:sz w:val="28"/>
                <w:szCs w:val="28"/>
                <w:rPrChange w:id="1047" w:author="嗯哼" w:date="2021-09-13T09:12:00Z">
                  <w:rPr>
                    <w:rFonts w:ascii="仿宋" w:eastAsia="仿宋" w:hAnsi="仿宋" w:hint="eastAsia"/>
                    <w:sz w:val="28"/>
                    <w:szCs w:val="28"/>
                  </w:rPr>
                </w:rPrChange>
              </w:rPr>
              <w:t>”</w:t>
            </w:r>
            <w:r>
              <w:rPr>
                <w:rFonts w:eastAsia="仿宋_GB2312"/>
                <w:color w:val="auto"/>
                <w:sz w:val="28"/>
                <w:szCs w:val="28"/>
                <w:rPrChange w:id="1048" w:author="嗯哼" w:date="2021-09-13T09:12:00Z">
                  <w:rPr>
                    <w:rFonts w:ascii="仿宋" w:eastAsia="仿宋" w:hAnsi="仿宋" w:hint="eastAsia"/>
                    <w:sz w:val="28"/>
                    <w:szCs w:val="28"/>
                  </w:rPr>
                </w:rPrChange>
              </w:rPr>
              <w:t>原则，归集汇聚社会数据，主要包括各部门及相关单位在社会发展、社会治理、社会服务、社会公用事业等领域的数据资源，不断扩展更大范围社会数据汇集。推动省、市共建</w:t>
            </w:r>
            <w:r>
              <w:rPr>
                <w:rFonts w:eastAsia="仿宋_GB2312"/>
                <w:color w:val="auto"/>
                <w:sz w:val="28"/>
                <w:szCs w:val="28"/>
                <w:rPrChange w:id="1049" w:author="嗯哼" w:date="2021-09-13T09:12:00Z">
                  <w:rPr>
                    <w:rFonts w:ascii="仿宋" w:eastAsia="仿宋" w:hAnsi="仿宋" w:hint="eastAsia"/>
                    <w:sz w:val="28"/>
                    <w:szCs w:val="28"/>
                  </w:rPr>
                </w:rPrChange>
              </w:rPr>
              <w:t>“</w:t>
            </w:r>
            <w:r>
              <w:rPr>
                <w:rFonts w:eastAsia="仿宋_GB2312"/>
                <w:color w:val="auto"/>
                <w:sz w:val="28"/>
                <w:szCs w:val="28"/>
                <w:rPrChange w:id="1050" w:author="嗯哼" w:date="2021-09-13T09:12:00Z">
                  <w:rPr>
                    <w:rFonts w:ascii="仿宋" w:eastAsia="仿宋" w:hAnsi="仿宋" w:hint="eastAsia"/>
                    <w:sz w:val="28"/>
                    <w:szCs w:val="28"/>
                  </w:rPr>
                </w:rPrChange>
              </w:rPr>
              <w:t>数据高铁</w:t>
            </w:r>
            <w:r>
              <w:rPr>
                <w:rFonts w:eastAsia="仿宋_GB2312"/>
                <w:color w:val="auto"/>
                <w:sz w:val="28"/>
                <w:szCs w:val="28"/>
                <w:rPrChange w:id="1051" w:author="嗯哼" w:date="2021-09-13T09:12:00Z">
                  <w:rPr>
                    <w:rFonts w:ascii="仿宋" w:eastAsia="仿宋" w:hAnsi="仿宋" w:hint="eastAsia"/>
                    <w:sz w:val="28"/>
                    <w:szCs w:val="28"/>
                  </w:rPr>
                </w:rPrChange>
              </w:rPr>
              <w:t>”</w:t>
            </w:r>
            <w:r>
              <w:rPr>
                <w:rFonts w:eastAsia="仿宋_GB2312"/>
                <w:color w:val="auto"/>
                <w:sz w:val="28"/>
                <w:szCs w:val="28"/>
                <w:rPrChange w:id="1052" w:author="嗯哼" w:date="2021-09-13T09:12:00Z">
                  <w:rPr>
                    <w:rFonts w:ascii="仿宋" w:eastAsia="仿宋" w:hAnsi="仿宋" w:hint="eastAsia"/>
                    <w:sz w:val="28"/>
                    <w:szCs w:val="28"/>
                  </w:rPr>
                </w:rPrChange>
              </w:rPr>
              <w:t>，逐步形成与总平台无缝对接、实时联通、融合共享、层次清晰的数据资源体系，探索本地数据回流以及数据创新应用。</w:t>
            </w:r>
          </w:p>
          <w:p w14:paraId="0B10E19E" w14:textId="77777777" w:rsidR="00000000" w:rsidRDefault="00000000">
            <w:pPr>
              <w:pStyle w:val="a0"/>
              <w:spacing w:line="480" w:lineRule="exact"/>
              <w:ind w:firstLine="560"/>
              <w:rPr>
                <w:rFonts w:eastAsia="仿宋_GB2312"/>
                <w:color w:val="auto"/>
                <w:sz w:val="28"/>
                <w:szCs w:val="28"/>
                <w:rPrChange w:id="1053" w:author="嗯哼" w:date="2021-09-13T09:12:00Z">
                  <w:rPr>
                    <w:rFonts w:ascii="仿宋" w:eastAsia="仿宋" w:hAnsi="仿宋"/>
                    <w:color w:val="auto"/>
                    <w:sz w:val="28"/>
                    <w:szCs w:val="28"/>
                  </w:rPr>
                </w:rPrChange>
              </w:rPr>
            </w:pPr>
            <w:r>
              <w:rPr>
                <w:rFonts w:eastAsia="仿宋_GB2312"/>
                <w:b/>
                <w:color w:val="auto"/>
                <w:sz w:val="28"/>
                <w:szCs w:val="28"/>
                <w:rPrChange w:id="1054" w:author="嗯哼" w:date="2021-09-13T09:12:00Z">
                  <w:rPr>
                    <w:rFonts w:ascii="仿宋" w:eastAsia="仿宋" w:hAnsi="仿宋" w:hint="eastAsia"/>
                    <w:b/>
                    <w:color w:val="auto"/>
                    <w:sz w:val="28"/>
                    <w:szCs w:val="28"/>
                  </w:rPr>
                </w:rPrChange>
              </w:rPr>
              <w:t>建立数据资源共享交换目录</w:t>
            </w:r>
            <w:r>
              <w:rPr>
                <w:rFonts w:eastAsia="仿宋_GB2312"/>
                <w:color w:val="auto"/>
                <w:sz w:val="28"/>
                <w:szCs w:val="28"/>
                <w:rPrChange w:id="1055" w:author="嗯哼" w:date="2021-09-13T09:12:00Z">
                  <w:rPr>
                    <w:rFonts w:ascii="仿宋" w:eastAsia="仿宋" w:hAnsi="仿宋" w:hint="eastAsia"/>
                    <w:color w:val="auto"/>
                    <w:sz w:val="28"/>
                    <w:szCs w:val="28"/>
                  </w:rPr>
                </w:rPrChange>
              </w:rPr>
              <w:t>。建立政府部门数据共享交换责任清单，建立完善政务、社会、经济数据共享交换目录，依托线上</w:t>
            </w:r>
            <w:r>
              <w:rPr>
                <w:rFonts w:eastAsia="仿宋_GB2312"/>
                <w:color w:val="auto"/>
                <w:sz w:val="28"/>
                <w:szCs w:val="28"/>
                <w:rPrChange w:id="1056" w:author="嗯哼" w:date="2021-09-13T09:12:00Z">
                  <w:rPr>
                    <w:rFonts w:ascii="仿宋" w:eastAsia="仿宋" w:hAnsi="仿宋" w:hint="eastAsia"/>
                    <w:color w:val="auto"/>
                    <w:sz w:val="28"/>
                    <w:szCs w:val="28"/>
                  </w:rPr>
                </w:rPrChange>
              </w:rPr>
              <w:t>“</w:t>
            </w:r>
            <w:r>
              <w:rPr>
                <w:rFonts w:eastAsia="仿宋_GB2312"/>
                <w:color w:val="auto"/>
                <w:sz w:val="28"/>
                <w:szCs w:val="28"/>
                <w:rPrChange w:id="1057" w:author="嗯哼" w:date="2021-09-13T09:12:00Z">
                  <w:rPr>
                    <w:rFonts w:ascii="仿宋" w:eastAsia="仿宋" w:hAnsi="仿宋" w:hint="eastAsia"/>
                    <w:color w:val="auto"/>
                    <w:sz w:val="28"/>
                    <w:szCs w:val="28"/>
                  </w:rPr>
                </w:rPrChange>
              </w:rPr>
              <w:t>政务数据大厅</w:t>
            </w:r>
            <w:r>
              <w:rPr>
                <w:rFonts w:eastAsia="仿宋_GB2312"/>
                <w:color w:val="auto"/>
                <w:sz w:val="28"/>
                <w:szCs w:val="28"/>
                <w:rPrChange w:id="1058" w:author="嗯哼" w:date="2021-09-13T09:12:00Z">
                  <w:rPr>
                    <w:rFonts w:ascii="仿宋" w:eastAsia="仿宋" w:hAnsi="仿宋" w:hint="eastAsia"/>
                    <w:color w:val="auto"/>
                    <w:sz w:val="28"/>
                    <w:szCs w:val="28"/>
                  </w:rPr>
                </w:rPrChange>
              </w:rPr>
              <w:t>”</w:t>
            </w:r>
            <w:r>
              <w:rPr>
                <w:rFonts w:eastAsia="仿宋_GB2312"/>
                <w:color w:val="auto"/>
                <w:sz w:val="28"/>
                <w:szCs w:val="28"/>
                <w:rPrChange w:id="1059" w:author="嗯哼" w:date="2021-09-13T09:12:00Z">
                  <w:rPr>
                    <w:rFonts w:ascii="仿宋" w:eastAsia="仿宋" w:hAnsi="仿宋" w:hint="eastAsia"/>
                    <w:color w:val="auto"/>
                    <w:sz w:val="28"/>
                    <w:szCs w:val="28"/>
                  </w:rPr>
                </w:rPrChange>
              </w:rPr>
              <w:t>逐步建立</w:t>
            </w:r>
            <w:r>
              <w:rPr>
                <w:rFonts w:eastAsia="仿宋_GB2312"/>
                <w:color w:val="auto"/>
                <w:sz w:val="28"/>
                <w:szCs w:val="28"/>
                <w:rPrChange w:id="1060" w:author="嗯哼" w:date="2021-09-13T09:12:00Z">
                  <w:rPr>
                    <w:rFonts w:ascii="仿宋" w:eastAsia="仿宋" w:hAnsi="仿宋" w:hint="eastAsia"/>
                    <w:color w:val="auto"/>
                    <w:sz w:val="28"/>
                    <w:szCs w:val="28"/>
                  </w:rPr>
                </w:rPrChange>
              </w:rPr>
              <w:t>“</w:t>
            </w:r>
            <w:r>
              <w:rPr>
                <w:rFonts w:eastAsia="仿宋_GB2312"/>
                <w:color w:val="auto"/>
                <w:sz w:val="28"/>
                <w:szCs w:val="28"/>
                <w:rPrChange w:id="1061" w:author="嗯哼" w:date="2021-09-13T09:12:00Z">
                  <w:rPr>
                    <w:rFonts w:ascii="仿宋" w:eastAsia="仿宋" w:hAnsi="仿宋" w:hint="eastAsia"/>
                    <w:color w:val="auto"/>
                    <w:sz w:val="28"/>
                    <w:szCs w:val="28"/>
                  </w:rPr>
                </w:rPrChange>
              </w:rPr>
              <w:t>按需共享、统一流转、随时调用</w:t>
            </w:r>
            <w:r>
              <w:rPr>
                <w:rFonts w:eastAsia="仿宋_GB2312"/>
                <w:color w:val="auto"/>
                <w:sz w:val="28"/>
                <w:szCs w:val="28"/>
                <w:rPrChange w:id="1062" w:author="嗯哼" w:date="2021-09-13T09:12:00Z">
                  <w:rPr>
                    <w:rFonts w:ascii="仿宋" w:eastAsia="仿宋" w:hAnsi="仿宋" w:hint="eastAsia"/>
                    <w:color w:val="auto"/>
                    <w:sz w:val="28"/>
                    <w:szCs w:val="28"/>
                  </w:rPr>
                </w:rPrChange>
              </w:rPr>
              <w:t>”</w:t>
            </w:r>
            <w:r>
              <w:rPr>
                <w:rFonts w:eastAsia="仿宋_GB2312"/>
                <w:color w:val="auto"/>
                <w:sz w:val="28"/>
                <w:szCs w:val="28"/>
                <w:rPrChange w:id="1063" w:author="嗯哼" w:date="2021-09-13T09:12:00Z">
                  <w:rPr>
                    <w:rFonts w:ascii="仿宋" w:eastAsia="仿宋" w:hAnsi="仿宋" w:hint="eastAsia"/>
                    <w:color w:val="auto"/>
                    <w:sz w:val="28"/>
                    <w:szCs w:val="28"/>
                  </w:rPr>
                </w:rPrChange>
              </w:rPr>
              <w:t>的数据共享机制，有效推动数据流通与按需使用。参照江淮大数据中心数据资源共享交换标准规范，横向联通市直各单位，纵向贯通县区各单位部门，实现数据资源线上线下深</w:t>
            </w:r>
            <w:r>
              <w:rPr>
                <w:rFonts w:eastAsia="仿宋_GB2312"/>
                <w:color w:val="auto"/>
                <w:sz w:val="28"/>
                <w:szCs w:val="28"/>
              </w:rPr>
              <w:t>度</w:t>
            </w:r>
            <w:r>
              <w:rPr>
                <w:rFonts w:eastAsia="仿宋_GB2312"/>
                <w:color w:val="auto"/>
                <w:sz w:val="28"/>
                <w:szCs w:val="28"/>
                <w:rPrChange w:id="1064" w:author="嗯哼" w:date="2021-09-13T09:12:00Z">
                  <w:rPr>
                    <w:rFonts w:ascii="仿宋" w:eastAsia="仿宋" w:hAnsi="仿宋" w:hint="eastAsia"/>
                    <w:color w:val="auto"/>
                    <w:sz w:val="28"/>
                    <w:szCs w:val="28"/>
                  </w:rPr>
                </w:rPrChange>
              </w:rPr>
              <w:t>融合、数据同源、一网通享。</w:t>
            </w:r>
          </w:p>
          <w:p w14:paraId="21AC1FE6" w14:textId="77777777" w:rsidR="00000000" w:rsidRDefault="00000000">
            <w:pPr>
              <w:pStyle w:val="a0"/>
              <w:spacing w:line="480" w:lineRule="exact"/>
              <w:ind w:firstLine="560"/>
              <w:rPr>
                <w:rFonts w:eastAsia="仿宋_GB2312"/>
                <w:color w:val="auto"/>
                <w:sz w:val="28"/>
                <w:szCs w:val="28"/>
                <w:rPrChange w:id="1065" w:author="嗯哼" w:date="2021-09-13T09:12:00Z">
                  <w:rPr>
                    <w:rFonts w:ascii="仿宋" w:eastAsia="仿宋" w:hAnsi="仿宋"/>
                    <w:color w:val="auto"/>
                    <w:sz w:val="28"/>
                    <w:szCs w:val="28"/>
                  </w:rPr>
                </w:rPrChange>
              </w:rPr>
            </w:pPr>
            <w:r>
              <w:rPr>
                <w:rFonts w:eastAsia="仿宋_GB2312"/>
                <w:b/>
                <w:color w:val="auto"/>
                <w:sz w:val="28"/>
                <w:szCs w:val="28"/>
                <w:rPrChange w:id="1066" w:author="嗯哼" w:date="2021-09-13T09:12:00Z">
                  <w:rPr>
                    <w:rFonts w:ascii="仿宋" w:eastAsia="仿宋" w:hAnsi="仿宋" w:hint="eastAsia"/>
                    <w:b/>
                    <w:color w:val="auto"/>
                    <w:sz w:val="28"/>
                    <w:szCs w:val="28"/>
                  </w:rPr>
                </w:rPrChange>
              </w:rPr>
              <w:t>建设黄山市子平台。</w:t>
            </w:r>
            <w:r>
              <w:rPr>
                <w:rFonts w:eastAsia="仿宋_GB2312"/>
                <w:color w:val="auto"/>
                <w:sz w:val="28"/>
                <w:szCs w:val="28"/>
                <w:rPrChange w:id="1067" w:author="嗯哼" w:date="2021-09-13T09:12:00Z">
                  <w:rPr>
                    <w:rFonts w:ascii="仿宋" w:eastAsia="仿宋" w:hAnsi="仿宋" w:hint="eastAsia"/>
                    <w:color w:val="auto"/>
                    <w:sz w:val="28"/>
                    <w:szCs w:val="28"/>
                  </w:rPr>
                </w:rPrChange>
              </w:rPr>
              <w:t>升级数据共享交换平台，为跨部门的数据共享、互联互通构建一个可信、安全的交换环境，建设贯穿数据全生命周期的数据治理平台，向上连接江淮大数据中心总平台，向下联通我市县（区）数据，实现对数据集中管理和统一提供数据服务。逐步完善面向政务数</w:t>
            </w:r>
            <w:r>
              <w:rPr>
                <w:rFonts w:eastAsia="仿宋_GB2312"/>
                <w:color w:val="auto"/>
                <w:sz w:val="28"/>
                <w:szCs w:val="28"/>
                <w:rPrChange w:id="1068" w:author="嗯哼" w:date="2021-09-13T09:12:00Z">
                  <w:rPr>
                    <w:rFonts w:ascii="仿宋" w:eastAsia="仿宋" w:hAnsi="仿宋" w:hint="eastAsia"/>
                    <w:color w:val="auto"/>
                    <w:sz w:val="28"/>
                    <w:szCs w:val="28"/>
                  </w:rPr>
                </w:rPrChange>
              </w:rPr>
              <w:lastRenderedPageBreak/>
              <w:t>字化应用和</w:t>
            </w:r>
            <w:r>
              <w:rPr>
                <w:rFonts w:eastAsia="仿宋_GB2312"/>
                <w:color w:val="auto"/>
                <w:sz w:val="28"/>
                <w:szCs w:val="28"/>
                <w:rPrChange w:id="1069" w:author="嗯哼" w:date="2021-09-13T09:12:00Z">
                  <w:rPr>
                    <w:rFonts w:ascii="仿宋" w:eastAsia="仿宋" w:hAnsi="仿宋" w:hint="eastAsia"/>
                    <w:color w:val="auto"/>
                    <w:sz w:val="28"/>
                    <w:szCs w:val="28"/>
                  </w:rPr>
                </w:rPrChange>
              </w:rPr>
              <w:t>“</w:t>
            </w:r>
            <w:r>
              <w:rPr>
                <w:rFonts w:eastAsia="仿宋_GB2312"/>
                <w:color w:val="auto"/>
                <w:sz w:val="28"/>
                <w:szCs w:val="28"/>
                <w:rPrChange w:id="1070" w:author="嗯哼" w:date="2021-09-13T09:12:00Z">
                  <w:rPr>
                    <w:rFonts w:ascii="仿宋" w:eastAsia="仿宋" w:hAnsi="仿宋" w:hint="eastAsia"/>
                    <w:color w:val="auto"/>
                    <w:sz w:val="28"/>
                    <w:szCs w:val="28"/>
                  </w:rPr>
                </w:rPrChange>
              </w:rPr>
              <w:t>一体两翼</w:t>
            </w:r>
            <w:r>
              <w:rPr>
                <w:rFonts w:eastAsia="仿宋_GB2312"/>
                <w:color w:val="auto"/>
                <w:sz w:val="28"/>
                <w:szCs w:val="28"/>
                <w:rPrChange w:id="1071" w:author="嗯哼" w:date="2021-09-13T09:12:00Z">
                  <w:rPr>
                    <w:rFonts w:ascii="仿宋" w:eastAsia="仿宋" w:hAnsi="仿宋" w:hint="eastAsia"/>
                    <w:color w:val="auto"/>
                    <w:sz w:val="28"/>
                    <w:szCs w:val="28"/>
                  </w:rPr>
                </w:rPrChange>
              </w:rPr>
              <w:t>”</w:t>
            </w:r>
            <w:r>
              <w:rPr>
                <w:rFonts w:eastAsia="仿宋_GB2312"/>
                <w:color w:val="auto"/>
                <w:sz w:val="28"/>
                <w:szCs w:val="28"/>
                <w:rPrChange w:id="1072" w:author="嗯哼" w:date="2021-09-13T09:12:00Z">
                  <w:rPr>
                    <w:rFonts w:ascii="仿宋" w:eastAsia="仿宋" w:hAnsi="仿宋" w:hint="eastAsia"/>
                    <w:color w:val="0000CC"/>
                    <w:sz w:val="28"/>
                    <w:szCs w:val="28"/>
                  </w:rPr>
                </w:rPrChange>
              </w:rPr>
              <w:t>品牌服务创新</w:t>
            </w:r>
            <w:r>
              <w:rPr>
                <w:rFonts w:eastAsia="仿宋_GB2312"/>
                <w:color w:val="auto"/>
                <w:sz w:val="28"/>
                <w:szCs w:val="28"/>
                <w:rPrChange w:id="1073" w:author="嗯哼" w:date="2021-09-13T09:12:00Z">
                  <w:rPr>
                    <w:rFonts w:ascii="仿宋" w:eastAsia="仿宋" w:hAnsi="仿宋" w:hint="eastAsia"/>
                    <w:color w:val="auto"/>
                    <w:sz w:val="28"/>
                    <w:szCs w:val="28"/>
                  </w:rPr>
                </w:rPrChange>
              </w:rPr>
              <w:t>应用的数据共享交换、数据资产管理、数据治理分析等功能，向总平台实时汇聚数据、动态更新。</w:t>
            </w:r>
          </w:p>
          <w:p w14:paraId="6350888E" w14:textId="77777777" w:rsidR="00000000" w:rsidRDefault="00000000">
            <w:pPr>
              <w:pStyle w:val="a0"/>
              <w:spacing w:line="480" w:lineRule="exact"/>
              <w:ind w:firstLine="560"/>
              <w:rPr>
                <w:rFonts w:eastAsia="仿宋_GB2312"/>
                <w:color w:val="auto"/>
                <w:sz w:val="28"/>
                <w:szCs w:val="28"/>
                <w:rPrChange w:id="1074" w:author="嗯哼" w:date="2021-09-13T09:12:00Z">
                  <w:rPr>
                    <w:rFonts w:ascii="仿宋" w:eastAsia="仿宋" w:hAnsi="仿宋" w:hint="eastAsia"/>
                    <w:color w:val="auto"/>
                    <w:sz w:val="28"/>
                    <w:szCs w:val="28"/>
                  </w:rPr>
                </w:rPrChange>
              </w:rPr>
            </w:pPr>
            <w:r>
              <w:rPr>
                <w:rFonts w:eastAsia="仿宋_GB2312"/>
                <w:b/>
                <w:color w:val="auto"/>
                <w:sz w:val="28"/>
                <w:szCs w:val="28"/>
                <w:rPrChange w:id="1075" w:author="嗯哼" w:date="2021-09-13T09:12:00Z">
                  <w:rPr>
                    <w:rFonts w:ascii="仿宋" w:eastAsia="仿宋" w:hAnsi="仿宋" w:hint="eastAsia"/>
                    <w:b/>
                    <w:color w:val="auto"/>
                    <w:sz w:val="28"/>
                    <w:szCs w:val="28"/>
                  </w:rPr>
                </w:rPrChange>
              </w:rPr>
              <w:t>归集黄山市数据资源湖。</w:t>
            </w:r>
            <w:r>
              <w:rPr>
                <w:rFonts w:eastAsia="仿宋_GB2312"/>
                <w:color w:val="auto"/>
                <w:sz w:val="28"/>
                <w:szCs w:val="28"/>
                <w:rPrChange w:id="1076" w:author="嗯哼" w:date="2021-09-13T09:12:00Z">
                  <w:rPr>
                    <w:rFonts w:ascii="仿宋" w:eastAsia="仿宋" w:hAnsi="仿宋" w:hint="eastAsia"/>
                    <w:color w:val="auto"/>
                    <w:sz w:val="28"/>
                    <w:szCs w:val="28"/>
                  </w:rPr>
                </w:rPrChange>
              </w:rPr>
              <w:t>建立市县（区）数据资源目录和共享交换目录更新机制，全面实现政务云数据的统一采集、统一归集、统一维护和有序共享。归集完善包括人口、法人、自然资源和空间地理、宏观经济、电子证照、信用信息等基础信息数据库；建立健全部门业务数据库，将全市政务数据、自然资源及环境数据和社会数据等进行全面迁移与整合</w:t>
            </w:r>
            <w:r>
              <w:rPr>
                <w:rFonts w:eastAsia="仿宋_GB2312"/>
                <w:color w:val="auto"/>
                <w:sz w:val="28"/>
                <w:szCs w:val="28"/>
                <w:rPrChange w:id="1077" w:author="嗯哼" w:date="2021-09-13T09:12:00Z">
                  <w:rPr>
                    <w:rFonts w:ascii="仿宋" w:eastAsia="仿宋" w:hAnsi="仿宋" w:hint="eastAsia"/>
                    <w:sz w:val="28"/>
                    <w:szCs w:val="28"/>
                  </w:rPr>
                </w:rPrChange>
              </w:rPr>
              <w:t>，支撑</w:t>
            </w:r>
            <w:r>
              <w:rPr>
                <w:rFonts w:eastAsia="仿宋_GB2312"/>
                <w:color w:val="auto"/>
                <w:sz w:val="28"/>
                <w:szCs w:val="28"/>
                <w:rPrChange w:id="1078" w:author="嗯哼" w:date="2021-09-13T09:12:00Z">
                  <w:rPr>
                    <w:rFonts w:ascii="仿宋" w:eastAsia="仿宋" w:hAnsi="仿宋" w:hint="eastAsia"/>
                    <w:color w:val="0000CC"/>
                    <w:sz w:val="28"/>
                    <w:szCs w:val="28"/>
                  </w:rPr>
                </w:rPrChange>
              </w:rPr>
              <w:t>“</w:t>
            </w:r>
            <w:r>
              <w:rPr>
                <w:rFonts w:eastAsia="仿宋_GB2312"/>
                <w:color w:val="auto"/>
                <w:sz w:val="28"/>
                <w:szCs w:val="28"/>
                <w:rPrChange w:id="1079" w:author="嗯哼" w:date="2021-09-13T09:12:00Z">
                  <w:rPr>
                    <w:rFonts w:ascii="仿宋" w:eastAsia="仿宋" w:hAnsi="仿宋" w:hint="eastAsia"/>
                    <w:color w:val="0000CC"/>
                    <w:sz w:val="28"/>
                    <w:szCs w:val="28"/>
                  </w:rPr>
                </w:rPrChange>
              </w:rPr>
              <w:t>一网统管</w:t>
            </w:r>
            <w:r>
              <w:rPr>
                <w:rFonts w:eastAsia="仿宋_GB2312"/>
                <w:color w:val="auto"/>
                <w:sz w:val="28"/>
                <w:szCs w:val="28"/>
                <w:rPrChange w:id="1080" w:author="嗯哼" w:date="2021-09-13T09:12:00Z">
                  <w:rPr>
                    <w:rFonts w:ascii="仿宋" w:eastAsia="仿宋" w:hAnsi="仿宋" w:hint="eastAsia"/>
                    <w:color w:val="0000CC"/>
                    <w:sz w:val="28"/>
                    <w:szCs w:val="28"/>
                  </w:rPr>
                </w:rPrChange>
              </w:rPr>
              <w:t>”</w:t>
            </w:r>
            <w:r>
              <w:rPr>
                <w:rFonts w:eastAsia="仿宋_GB2312"/>
                <w:color w:val="auto"/>
                <w:sz w:val="28"/>
                <w:szCs w:val="28"/>
                <w:rPrChange w:id="1081" w:author="嗯哼" w:date="2021-09-13T09:12:00Z">
                  <w:rPr>
                    <w:rFonts w:ascii="仿宋" w:eastAsia="仿宋" w:hAnsi="仿宋" w:hint="eastAsia"/>
                    <w:sz w:val="28"/>
                    <w:szCs w:val="28"/>
                  </w:rPr>
                </w:rPrChange>
              </w:rPr>
              <w:t>数字化应用场景建设；归集政府网站信息资源，</w:t>
            </w:r>
            <w:r>
              <w:rPr>
                <w:rFonts w:eastAsia="仿宋_GB2312"/>
                <w:color w:val="auto"/>
                <w:sz w:val="28"/>
                <w:szCs w:val="28"/>
                <w:rPrChange w:id="1082" w:author="嗯哼" w:date="2021-09-13T09:12:00Z">
                  <w:rPr>
                    <w:rFonts w:ascii="仿宋" w:eastAsia="仿宋" w:hAnsi="仿宋" w:hint="eastAsia"/>
                    <w:color w:val="auto"/>
                    <w:sz w:val="28"/>
                    <w:szCs w:val="28"/>
                  </w:rPr>
                </w:rPrChange>
              </w:rPr>
              <w:t>深化政府网站信息资源库应用，</w:t>
            </w:r>
            <w:r>
              <w:rPr>
                <w:rFonts w:eastAsia="仿宋_GB2312"/>
                <w:color w:val="auto"/>
                <w:sz w:val="28"/>
                <w:szCs w:val="28"/>
                <w:rPrChange w:id="1083" w:author="嗯哼" w:date="2021-09-13T09:12:00Z">
                  <w:rPr>
                    <w:rFonts w:ascii="仿宋" w:eastAsia="仿宋" w:hAnsi="仿宋" w:hint="eastAsia"/>
                    <w:color w:val="0000CC"/>
                    <w:sz w:val="28"/>
                    <w:szCs w:val="28"/>
                  </w:rPr>
                </w:rPrChange>
              </w:rPr>
              <w:t>支撑</w:t>
            </w:r>
            <w:r>
              <w:rPr>
                <w:rFonts w:eastAsia="仿宋_GB2312"/>
                <w:color w:val="auto"/>
                <w:sz w:val="28"/>
                <w:szCs w:val="28"/>
                <w:rPrChange w:id="1084" w:author="嗯哼" w:date="2021-09-13T09:12:00Z">
                  <w:rPr>
                    <w:rFonts w:ascii="仿宋" w:eastAsia="仿宋" w:hAnsi="仿宋" w:hint="eastAsia"/>
                    <w:color w:val="0000CC"/>
                    <w:sz w:val="28"/>
                    <w:szCs w:val="28"/>
                  </w:rPr>
                </w:rPrChange>
              </w:rPr>
              <w:t>“</w:t>
            </w:r>
            <w:r>
              <w:rPr>
                <w:rFonts w:eastAsia="仿宋_GB2312"/>
                <w:color w:val="auto"/>
                <w:sz w:val="28"/>
                <w:szCs w:val="28"/>
                <w:rPrChange w:id="1085" w:author="嗯哼" w:date="2021-09-13T09:12:00Z">
                  <w:rPr>
                    <w:rFonts w:ascii="仿宋" w:eastAsia="仿宋" w:hAnsi="仿宋" w:hint="eastAsia"/>
                    <w:color w:val="0000CC"/>
                    <w:sz w:val="28"/>
                    <w:szCs w:val="28"/>
                  </w:rPr>
                </w:rPrChange>
              </w:rPr>
              <w:t>一网通办</w:t>
            </w:r>
            <w:r>
              <w:rPr>
                <w:rFonts w:eastAsia="仿宋_GB2312"/>
                <w:color w:val="auto"/>
                <w:sz w:val="28"/>
                <w:szCs w:val="28"/>
                <w:rPrChange w:id="1086" w:author="嗯哼" w:date="2021-09-13T09:12:00Z">
                  <w:rPr>
                    <w:rFonts w:ascii="仿宋" w:eastAsia="仿宋" w:hAnsi="仿宋" w:hint="eastAsia"/>
                    <w:color w:val="0000CC"/>
                    <w:sz w:val="28"/>
                    <w:szCs w:val="28"/>
                  </w:rPr>
                </w:rPrChange>
              </w:rPr>
              <w:t>”</w:t>
            </w:r>
            <w:r>
              <w:rPr>
                <w:rFonts w:eastAsia="仿宋_GB2312"/>
                <w:color w:val="auto"/>
                <w:sz w:val="28"/>
                <w:szCs w:val="28"/>
                <w:rPrChange w:id="1087" w:author="嗯哼" w:date="2021-09-13T09:12:00Z">
                  <w:rPr>
                    <w:rFonts w:ascii="仿宋" w:eastAsia="仿宋" w:hAnsi="仿宋" w:hint="eastAsia"/>
                    <w:color w:val="0000CC"/>
                    <w:sz w:val="28"/>
                    <w:szCs w:val="28"/>
                  </w:rPr>
                </w:rPrChange>
              </w:rPr>
              <w:t>服务模式创新</w:t>
            </w:r>
            <w:r>
              <w:rPr>
                <w:rFonts w:eastAsia="仿宋_GB2312"/>
                <w:color w:val="auto"/>
                <w:sz w:val="28"/>
                <w:szCs w:val="28"/>
                <w:rPrChange w:id="1088" w:author="嗯哼" w:date="2021-09-13T09:12:00Z">
                  <w:rPr>
                    <w:rFonts w:ascii="仿宋" w:eastAsia="仿宋" w:hAnsi="仿宋" w:hint="eastAsia"/>
                    <w:color w:val="auto"/>
                    <w:sz w:val="28"/>
                    <w:szCs w:val="28"/>
                  </w:rPr>
                </w:rPrChange>
              </w:rPr>
              <w:t>。</w:t>
            </w:r>
          </w:p>
        </w:tc>
      </w:tr>
    </w:tbl>
    <w:p w14:paraId="6E8D4673" w14:textId="77777777" w:rsidR="00000000" w:rsidRDefault="00000000">
      <w:pPr>
        <w:pStyle w:val="a0"/>
        <w:spacing w:line="560" w:lineRule="exact"/>
        <w:ind w:firstLine="640"/>
        <w:rPr>
          <w:rFonts w:eastAsia="楷体_GB2312"/>
          <w:b/>
          <w:bCs/>
          <w:color w:val="auto"/>
          <w:sz w:val="32"/>
          <w:szCs w:val="32"/>
          <w:rPrChange w:id="1089" w:author="嗯哼" w:date="2021-09-13T09:12:00Z">
            <w:rPr>
              <w:rFonts w:ascii="仿宋" w:eastAsia="仿宋" w:hAnsi="仿宋"/>
              <w:bCs/>
              <w:sz w:val="32"/>
              <w:szCs w:val="32"/>
            </w:rPr>
          </w:rPrChange>
        </w:rPr>
      </w:pPr>
      <w:bookmarkStart w:id="1090" w:name="_Toc78814155"/>
      <w:bookmarkEnd w:id="1032"/>
      <w:r>
        <w:rPr>
          <w:rFonts w:eastAsia="楷体_GB2312"/>
          <w:b/>
          <w:bCs/>
          <w:color w:val="auto"/>
          <w:sz w:val="32"/>
          <w:szCs w:val="32"/>
        </w:rPr>
        <w:t>（二）</w:t>
      </w:r>
      <w:r>
        <w:rPr>
          <w:rFonts w:eastAsia="楷体_GB2312"/>
          <w:b/>
          <w:bCs/>
          <w:color w:val="auto"/>
          <w:sz w:val="32"/>
          <w:szCs w:val="32"/>
          <w:rPrChange w:id="1091" w:author="嗯哼" w:date="2021-09-13T09:12:00Z">
            <w:rPr>
              <w:rFonts w:ascii="仿宋" w:eastAsia="仿宋" w:hAnsi="仿宋" w:hint="eastAsia"/>
              <w:bCs/>
              <w:sz w:val="32"/>
              <w:szCs w:val="32"/>
            </w:rPr>
          </w:rPrChange>
        </w:rPr>
        <w:t>构建数据赋能平台，促进数字政府整体转型</w:t>
      </w:r>
      <w:bookmarkEnd w:id="1090"/>
    </w:p>
    <w:p w14:paraId="3CD48989" w14:textId="77777777" w:rsidR="00000000" w:rsidRDefault="00000000">
      <w:pPr>
        <w:pStyle w:val="a0"/>
        <w:spacing w:line="560" w:lineRule="exact"/>
        <w:ind w:firstLine="640"/>
        <w:rPr>
          <w:rFonts w:eastAsia="仿宋_GB2312"/>
          <w:color w:val="auto"/>
          <w:sz w:val="32"/>
          <w:szCs w:val="32"/>
          <w:rPrChange w:id="1092" w:author="嗯哼" w:date="2021-09-13T09:12:00Z">
            <w:rPr>
              <w:rFonts w:ascii="仿宋" w:eastAsia="仿宋" w:hAnsi="仿宋"/>
              <w:color w:val="auto"/>
              <w:sz w:val="30"/>
              <w:szCs w:val="30"/>
            </w:rPr>
          </w:rPrChange>
        </w:rPr>
      </w:pPr>
      <w:r>
        <w:rPr>
          <w:rFonts w:eastAsia="仿宋_GB2312"/>
          <w:color w:val="auto"/>
          <w:sz w:val="32"/>
          <w:szCs w:val="32"/>
          <w:rPrChange w:id="1093" w:author="嗯哼" w:date="2021-09-13T09:12:00Z">
            <w:rPr>
              <w:rFonts w:ascii="仿宋" w:eastAsia="仿宋" w:hAnsi="仿宋" w:hint="eastAsia"/>
              <w:color w:val="auto"/>
              <w:sz w:val="30"/>
              <w:szCs w:val="30"/>
            </w:rPr>
          </w:rPrChange>
        </w:rPr>
        <w:t>按照</w:t>
      </w:r>
      <w:r>
        <w:rPr>
          <w:rFonts w:eastAsia="仿宋_GB2312"/>
          <w:color w:val="auto"/>
          <w:sz w:val="32"/>
          <w:szCs w:val="32"/>
          <w:rPrChange w:id="1094" w:author="嗯哼" w:date="2021-09-13T09:12:00Z">
            <w:rPr>
              <w:rFonts w:ascii="仿宋" w:eastAsia="仿宋" w:hAnsi="仿宋" w:hint="eastAsia"/>
              <w:color w:val="auto"/>
              <w:sz w:val="30"/>
              <w:szCs w:val="30"/>
            </w:rPr>
          </w:rPrChange>
        </w:rPr>
        <w:t>“</w:t>
      </w:r>
      <w:r>
        <w:rPr>
          <w:rFonts w:eastAsia="仿宋_GB2312"/>
          <w:color w:val="auto"/>
          <w:sz w:val="32"/>
          <w:szCs w:val="32"/>
          <w:rPrChange w:id="1095" w:author="嗯哼" w:date="2021-09-13T09:12:00Z">
            <w:rPr>
              <w:rFonts w:ascii="仿宋" w:eastAsia="仿宋" w:hAnsi="仿宋" w:hint="eastAsia"/>
              <w:color w:val="auto"/>
              <w:sz w:val="30"/>
              <w:szCs w:val="30"/>
            </w:rPr>
          </w:rPrChange>
        </w:rPr>
        <w:t>数据资源统一管理、数字能力统筹开发</w:t>
      </w:r>
      <w:r>
        <w:rPr>
          <w:rFonts w:eastAsia="仿宋_GB2312"/>
          <w:color w:val="auto"/>
          <w:sz w:val="32"/>
          <w:szCs w:val="32"/>
          <w:rPrChange w:id="1096" w:author="嗯哼" w:date="2021-09-13T09:12:00Z">
            <w:rPr>
              <w:rFonts w:ascii="仿宋" w:eastAsia="仿宋" w:hAnsi="仿宋" w:hint="eastAsia"/>
              <w:color w:val="auto"/>
              <w:sz w:val="30"/>
              <w:szCs w:val="30"/>
            </w:rPr>
          </w:rPrChange>
        </w:rPr>
        <w:t>”</w:t>
      </w:r>
      <w:r>
        <w:rPr>
          <w:rFonts w:eastAsia="仿宋_GB2312"/>
          <w:color w:val="auto"/>
          <w:sz w:val="32"/>
          <w:szCs w:val="32"/>
          <w:rPrChange w:id="1097" w:author="嗯哼" w:date="2021-09-13T09:12:00Z">
            <w:rPr>
              <w:rFonts w:ascii="仿宋" w:eastAsia="仿宋" w:hAnsi="仿宋" w:hint="eastAsia"/>
              <w:color w:val="auto"/>
              <w:sz w:val="30"/>
              <w:szCs w:val="30"/>
            </w:rPr>
          </w:rPrChange>
        </w:rPr>
        <w:t>的建设思路，完善共享机制，统筹数据服务中台、业务应用中台和人工智能中台等能力平台，夯实数字政府数字底座，为各领域创新应用提供全生命周期的数据治理、数据融合服务和按需调用的基础支撑，健全标准规范、运营管理和安全保障等支撑体系，促进跨地区、跨部门、跨层级数据共享、业务协同和应用场景服务创新。</w:t>
      </w:r>
    </w:p>
    <w:p w14:paraId="40AD2C01" w14:textId="77777777" w:rsidR="00000000" w:rsidRDefault="00000000">
      <w:pPr>
        <w:pStyle w:val="a0"/>
        <w:spacing w:line="560" w:lineRule="exact"/>
        <w:ind w:firstLine="640"/>
        <w:rPr>
          <w:rFonts w:eastAsia="仿宋_GB2312"/>
          <w:b/>
          <w:color w:val="auto"/>
          <w:sz w:val="32"/>
          <w:szCs w:val="32"/>
          <w:rPrChange w:id="1098" w:author="嗯哼" w:date="2021-09-13T09:12:00Z">
            <w:rPr>
              <w:rFonts w:ascii="仿宋" w:eastAsia="仿宋" w:hAnsi="仿宋" w:hint="eastAsia"/>
              <w:b/>
              <w:color w:val="auto"/>
              <w:sz w:val="30"/>
              <w:szCs w:val="30"/>
            </w:rPr>
          </w:rPrChange>
        </w:rPr>
      </w:pPr>
      <w:r>
        <w:rPr>
          <w:rFonts w:eastAsia="仿宋_GB2312"/>
          <w:b/>
          <w:color w:val="auto"/>
          <w:sz w:val="32"/>
          <w:szCs w:val="32"/>
          <w:rPrChange w:id="1099" w:author="嗯哼" w:date="2021-09-13T09:12:00Z">
            <w:rPr>
              <w:rFonts w:ascii="仿宋" w:eastAsia="仿宋" w:hAnsi="仿宋"/>
              <w:b/>
              <w:color w:val="auto"/>
              <w:sz w:val="30"/>
              <w:szCs w:val="30"/>
            </w:rPr>
          </w:rPrChange>
        </w:rPr>
        <w:t>1</w:t>
      </w:r>
      <w:r>
        <w:rPr>
          <w:rFonts w:eastAsia="仿宋_GB2312"/>
          <w:b/>
          <w:color w:val="auto"/>
          <w:sz w:val="32"/>
          <w:szCs w:val="32"/>
        </w:rPr>
        <w:t>.</w:t>
      </w:r>
      <w:r>
        <w:rPr>
          <w:rFonts w:eastAsia="仿宋_GB2312"/>
          <w:b/>
          <w:color w:val="auto"/>
          <w:sz w:val="32"/>
          <w:szCs w:val="32"/>
          <w:rPrChange w:id="1100" w:author="嗯哼" w:date="2021-09-13T09:12:00Z">
            <w:rPr>
              <w:rFonts w:ascii="仿宋" w:eastAsia="仿宋" w:hAnsi="仿宋" w:hint="eastAsia"/>
              <w:b/>
              <w:color w:val="auto"/>
              <w:sz w:val="30"/>
              <w:szCs w:val="30"/>
            </w:rPr>
          </w:rPrChange>
        </w:rPr>
        <w:t>建设数据服务中台</w:t>
      </w:r>
    </w:p>
    <w:p w14:paraId="4E7DF708" w14:textId="77777777" w:rsidR="00000000" w:rsidRDefault="00000000">
      <w:pPr>
        <w:pStyle w:val="a0"/>
        <w:spacing w:line="560" w:lineRule="exact"/>
        <w:ind w:firstLine="640"/>
        <w:rPr>
          <w:rFonts w:eastAsia="仿宋_GB2312"/>
          <w:color w:val="auto"/>
          <w:sz w:val="32"/>
          <w:szCs w:val="32"/>
          <w:rPrChange w:id="1101" w:author="嗯哼" w:date="2021-09-13T09:12:00Z">
            <w:rPr>
              <w:rFonts w:ascii="仿宋" w:eastAsia="仿宋" w:hAnsi="仿宋"/>
              <w:color w:val="auto"/>
              <w:sz w:val="30"/>
              <w:szCs w:val="30"/>
            </w:rPr>
          </w:rPrChange>
        </w:rPr>
      </w:pPr>
      <w:r>
        <w:rPr>
          <w:rFonts w:eastAsia="仿宋_GB2312"/>
          <w:color w:val="auto"/>
          <w:sz w:val="32"/>
          <w:szCs w:val="32"/>
          <w:rPrChange w:id="1102" w:author="嗯哼" w:date="2021-09-13T09:12:00Z">
            <w:rPr>
              <w:rFonts w:ascii="仿宋" w:eastAsia="仿宋" w:hAnsi="仿宋" w:hint="eastAsia"/>
              <w:color w:val="auto"/>
              <w:sz w:val="30"/>
              <w:szCs w:val="30"/>
            </w:rPr>
          </w:rPrChange>
        </w:rPr>
        <w:t>围绕重点领域政务数字化转型，建立面向数字化应用场景服务的数据协同治理机制和大数据管理服务平台，强化应用场景协同服务主题数据库建设，推动业务协同创新服务。同步推进公共数据开放利用，开展数据分析挖掘应用，支持构建多领域规范化数据开发利用和业务协同服务应用场景创新，强化数据融合服务能力。</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6FC36B3E" w14:textId="77777777">
        <w:trPr>
          <w:trHeight w:val="716"/>
          <w:jc w:val="center"/>
        </w:trPr>
        <w:tc>
          <w:tcPr>
            <w:tcW w:w="9022" w:type="dxa"/>
            <w:tcBorders>
              <w:top w:val="single" w:sz="4" w:space="0" w:color="auto"/>
              <w:left w:val="single" w:sz="4" w:space="0" w:color="auto"/>
              <w:bottom w:val="single" w:sz="4" w:space="0" w:color="auto"/>
              <w:right w:val="single" w:sz="4" w:space="0" w:color="auto"/>
            </w:tcBorders>
            <w:vAlign w:val="center"/>
          </w:tcPr>
          <w:p w14:paraId="517AD17C" w14:textId="77777777" w:rsidR="00000000" w:rsidRDefault="00000000">
            <w:pPr>
              <w:pStyle w:val="a0"/>
              <w:spacing w:line="240" w:lineRule="auto"/>
              <w:ind w:firstLineChars="0" w:firstLine="0"/>
              <w:jc w:val="center"/>
              <w:rPr>
                <w:rFonts w:eastAsia="仿宋_GB2312"/>
                <w:color w:val="auto"/>
                <w:sz w:val="28"/>
                <w:szCs w:val="28"/>
                <w:rPrChange w:id="1103" w:author="嗯哼" w:date="2021-09-13T09:12:00Z">
                  <w:rPr>
                    <w:rFonts w:ascii="仿宋" w:eastAsia="仿宋" w:hAnsi="仿宋"/>
                    <w:color w:val="auto"/>
                    <w:sz w:val="28"/>
                    <w:szCs w:val="28"/>
                  </w:rPr>
                </w:rPrChange>
              </w:rPr>
            </w:pPr>
            <w:r>
              <w:rPr>
                <w:rFonts w:eastAsia="仿宋_GB2312"/>
                <w:color w:val="auto"/>
                <w:sz w:val="28"/>
                <w:szCs w:val="28"/>
                <w:rPrChange w:id="1104" w:author="嗯哼" w:date="2021-09-13T09:12:00Z">
                  <w:rPr>
                    <w:rFonts w:ascii="仿宋" w:eastAsia="仿宋" w:hAnsi="仿宋" w:hint="eastAsia"/>
                    <w:color w:val="auto"/>
                    <w:sz w:val="28"/>
                    <w:szCs w:val="28"/>
                  </w:rPr>
                </w:rPrChange>
              </w:rPr>
              <w:lastRenderedPageBreak/>
              <w:t>专栏</w:t>
            </w:r>
            <w:r>
              <w:rPr>
                <w:rFonts w:eastAsia="仿宋_GB2312"/>
                <w:color w:val="auto"/>
                <w:sz w:val="28"/>
                <w:szCs w:val="28"/>
                <w:rPrChange w:id="1105" w:author="嗯哼" w:date="2021-09-13T09:12:00Z">
                  <w:rPr>
                    <w:rFonts w:ascii="仿宋" w:eastAsia="仿宋" w:hAnsi="仿宋" w:hint="eastAsia"/>
                    <w:color w:val="auto"/>
                    <w:sz w:val="28"/>
                    <w:szCs w:val="28"/>
                  </w:rPr>
                </w:rPrChange>
              </w:rPr>
              <w:t>5</w:t>
            </w:r>
            <w:r>
              <w:rPr>
                <w:rFonts w:eastAsia="仿宋_GB2312"/>
                <w:color w:val="auto"/>
                <w:sz w:val="28"/>
                <w:szCs w:val="28"/>
                <w:rPrChange w:id="1106" w:author="嗯哼" w:date="2021-09-13T09:12:00Z">
                  <w:rPr>
                    <w:rFonts w:ascii="仿宋" w:eastAsia="仿宋" w:hAnsi="仿宋"/>
                    <w:color w:val="auto"/>
                    <w:sz w:val="28"/>
                    <w:szCs w:val="28"/>
                  </w:rPr>
                </w:rPrChange>
              </w:rPr>
              <w:t xml:space="preserve">  </w:t>
            </w:r>
            <w:r>
              <w:rPr>
                <w:rFonts w:eastAsia="仿宋_GB2312"/>
                <w:color w:val="auto"/>
                <w:sz w:val="28"/>
                <w:szCs w:val="28"/>
                <w:rPrChange w:id="1107" w:author="嗯哼" w:date="2021-09-13T09:12:00Z">
                  <w:rPr>
                    <w:rFonts w:ascii="仿宋" w:eastAsia="仿宋" w:hAnsi="仿宋" w:hint="eastAsia"/>
                    <w:color w:val="auto"/>
                    <w:sz w:val="28"/>
                    <w:szCs w:val="28"/>
                  </w:rPr>
                </w:rPrChange>
              </w:rPr>
              <w:t>数据服务中台建设应用重点</w:t>
            </w:r>
          </w:p>
        </w:tc>
      </w:tr>
      <w:tr w:rsidR="00000000" w14:paraId="6BBD888E" w14:textId="77777777">
        <w:trPr>
          <w:jc w:val="center"/>
        </w:trPr>
        <w:tc>
          <w:tcPr>
            <w:tcW w:w="9022" w:type="dxa"/>
            <w:tcBorders>
              <w:top w:val="single" w:sz="4" w:space="0" w:color="auto"/>
              <w:left w:val="single" w:sz="4" w:space="0" w:color="auto"/>
              <w:bottom w:val="single" w:sz="4" w:space="0" w:color="auto"/>
              <w:right w:val="single" w:sz="4" w:space="0" w:color="auto"/>
            </w:tcBorders>
          </w:tcPr>
          <w:p w14:paraId="36F62AA0" w14:textId="77777777" w:rsidR="00000000" w:rsidRDefault="00000000">
            <w:pPr>
              <w:pStyle w:val="a0"/>
              <w:spacing w:line="480" w:lineRule="exact"/>
              <w:ind w:firstLine="560"/>
              <w:rPr>
                <w:rFonts w:eastAsia="仿宋_GB2312"/>
                <w:color w:val="auto"/>
                <w:sz w:val="28"/>
                <w:szCs w:val="28"/>
                <w:rPrChange w:id="1108" w:author="嗯哼" w:date="2021-09-13T09:12:00Z">
                  <w:rPr>
                    <w:rFonts w:ascii="仿宋" w:eastAsia="仿宋" w:hAnsi="仿宋" w:hint="eastAsia"/>
                    <w:color w:val="auto"/>
                    <w:sz w:val="28"/>
                    <w:szCs w:val="28"/>
                  </w:rPr>
                </w:rPrChange>
              </w:rPr>
              <w:pPrChange w:id="1109" w:author="寿志勤" w:date="2021-08-05T15:43:00Z">
                <w:pPr>
                  <w:pStyle w:val="a0"/>
                  <w:ind w:firstLine="562"/>
                </w:pPr>
              </w:pPrChange>
            </w:pPr>
            <w:r>
              <w:rPr>
                <w:rFonts w:eastAsia="仿宋_GB2312"/>
                <w:b/>
                <w:color w:val="auto"/>
                <w:sz w:val="28"/>
                <w:szCs w:val="28"/>
                <w:rPrChange w:id="1110" w:author="嗯哼" w:date="2021-09-13T09:12:00Z">
                  <w:rPr>
                    <w:rFonts w:ascii="仿宋" w:eastAsia="仿宋" w:hAnsi="仿宋" w:hint="eastAsia"/>
                    <w:b/>
                    <w:color w:val="auto"/>
                    <w:sz w:val="28"/>
                    <w:szCs w:val="28"/>
                  </w:rPr>
                </w:rPrChange>
              </w:rPr>
              <w:t>推进数据协同治理机制。</w:t>
            </w:r>
            <w:r>
              <w:rPr>
                <w:rFonts w:eastAsia="仿宋_GB2312"/>
                <w:color w:val="auto"/>
                <w:sz w:val="28"/>
                <w:szCs w:val="28"/>
                <w:rPrChange w:id="1111" w:author="嗯哼" w:date="2021-09-13T09:12:00Z">
                  <w:rPr>
                    <w:rFonts w:ascii="仿宋" w:eastAsia="仿宋" w:hAnsi="仿宋" w:hint="eastAsia"/>
                    <w:color w:val="auto"/>
                    <w:sz w:val="28"/>
                    <w:szCs w:val="28"/>
                  </w:rPr>
                </w:rPrChange>
              </w:rPr>
              <w:t>建立完善场景服务主题数据库数据资源目录和元数据标准体系，创新数据协同治理机制，提升数据共享编目、整合共享、集成展现、安全调度等能力。深化决策主题业务数据服务与资源湖数据的供需对接，实现数据在线提需求、在线申请、在线订阅，探索提供自定义的套餐式数据服务，不断提高数据共享水平。开展数据分析挖掘应用，强化数据协同服务能力。</w:t>
            </w:r>
          </w:p>
          <w:p w14:paraId="1CCE14C5" w14:textId="77777777" w:rsidR="00000000" w:rsidRDefault="00000000">
            <w:pPr>
              <w:pStyle w:val="a0"/>
              <w:spacing w:line="480" w:lineRule="exact"/>
              <w:ind w:firstLine="560"/>
              <w:rPr>
                <w:rFonts w:eastAsia="仿宋_GB2312"/>
                <w:b/>
                <w:color w:val="auto"/>
                <w:sz w:val="28"/>
                <w:szCs w:val="28"/>
                <w:rPrChange w:id="1112" w:author="嗯哼" w:date="2021-09-13T09:12:00Z">
                  <w:rPr>
                    <w:rFonts w:ascii="仿宋" w:eastAsia="仿宋" w:hAnsi="仿宋"/>
                    <w:b/>
                    <w:color w:val="C00000"/>
                    <w:sz w:val="28"/>
                    <w:szCs w:val="28"/>
                  </w:rPr>
                </w:rPrChange>
              </w:rPr>
            </w:pPr>
            <w:r>
              <w:rPr>
                <w:rFonts w:eastAsia="仿宋_GB2312"/>
                <w:b/>
                <w:color w:val="auto"/>
                <w:sz w:val="28"/>
                <w:szCs w:val="28"/>
                <w:rPrChange w:id="1113" w:author="嗯哼" w:date="2021-09-13T09:12:00Z">
                  <w:rPr>
                    <w:rFonts w:ascii="仿宋" w:eastAsia="仿宋" w:hAnsi="仿宋" w:hint="eastAsia"/>
                    <w:b/>
                    <w:color w:val="0000CC"/>
                    <w:sz w:val="28"/>
                    <w:szCs w:val="28"/>
                  </w:rPr>
                </w:rPrChange>
              </w:rPr>
              <w:t>建设大数据管理服务平台。</w:t>
            </w:r>
            <w:r>
              <w:rPr>
                <w:rFonts w:eastAsia="仿宋_GB2312"/>
                <w:color w:val="auto"/>
                <w:sz w:val="28"/>
                <w:szCs w:val="28"/>
                <w:rPrChange w:id="1114" w:author="嗯哼" w:date="2021-09-13T09:12:00Z">
                  <w:rPr>
                    <w:rFonts w:ascii="仿宋" w:eastAsia="仿宋" w:hAnsi="仿宋" w:hint="eastAsia"/>
                    <w:color w:val="0000CC"/>
                    <w:sz w:val="28"/>
                    <w:szCs w:val="28"/>
                  </w:rPr>
                </w:rPrChange>
              </w:rPr>
              <w:t>拓展黄山市子平台管理功能，围绕本市政务数字化应用场景决策主题信息数据库建设以及市县一体化的</w:t>
            </w:r>
            <w:r>
              <w:rPr>
                <w:rFonts w:eastAsia="仿宋_GB2312"/>
                <w:color w:val="auto"/>
                <w:sz w:val="28"/>
                <w:szCs w:val="28"/>
                <w:rPrChange w:id="1115" w:author="嗯哼" w:date="2021-09-13T09:12:00Z">
                  <w:rPr>
                    <w:rFonts w:ascii="仿宋" w:eastAsia="仿宋" w:hAnsi="仿宋" w:hint="eastAsia"/>
                    <w:sz w:val="28"/>
                    <w:szCs w:val="28"/>
                  </w:rPr>
                </w:rPrChange>
              </w:rPr>
              <w:t>数据采集、传输、存储、处理、使用、销毁等全生命周期管理</w:t>
            </w:r>
            <w:r>
              <w:rPr>
                <w:rFonts w:eastAsia="仿宋_GB2312"/>
                <w:color w:val="auto"/>
                <w:sz w:val="28"/>
                <w:szCs w:val="28"/>
                <w:rPrChange w:id="1116" w:author="嗯哼" w:date="2021-09-13T09:12:00Z">
                  <w:rPr>
                    <w:rFonts w:ascii="仿宋" w:eastAsia="仿宋" w:hAnsi="仿宋" w:hint="eastAsia"/>
                    <w:color w:val="000099"/>
                    <w:sz w:val="28"/>
                    <w:szCs w:val="28"/>
                  </w:rPr>
                </w:rPrChange>
              </w:rPr>
              <w:t>环节，提供元数据创建、数据目录、数据归集、主题信息数据库、数据开放共享、</w:t>
            </w:r>
            <w:r>
              <w:rPr>
                <w:rFonts w:eastAsia="仿宋_GB2312"/>
                <w:color w:val="auto"/>
                <w:sz w:val="28"/>
                <w:szCs w:val="28"/>
                <w:rPrChange w:id="1117" w:author="嗯哼" w:date="2021-09-13T09:12:00Z">
                  <w:rPr>
                    <w:rFonts w:ascii="仿宋" w:eastAsia="仿宋" w:hAnsi="仿宋" w:hint="eastAsia"/>
                    <w:sz w:val="28"/>
                    <w:szCs w:val="28"/>
                  </w:rPr>
                </w:rPrChange>
              </w:rPr>
              <w:t>数据供需协同、数据服务接口、数据质量评估、数据运维、数据协同治理等管理功能，</w:t>
            </w:r>
            <w:r>
              <w:rPr>
                <w:rFonts w:eastAsia="仿宋_GB2312"/>
                <w:color w:val="auto"/>
                <w:sz w:val="28"/>
                <w:szCs w:val="28"/>
                <w:rPrChange w:id="1118" w:author="嗯哼" w:date="2021-09-13T09:12:00Z">
                  <w:rPr>
                    <w:rFonts w:ascii="仿宋" w:eastAsia="仿宋" w:hAnsi="仿宋" w:hint="eastAsia"/>
                    <w:color w:val="0000CC"/>
                    <w:sz w:val="28"/>
                    <w:szCs w:val="28"/>
                  </w:rPr>
                </w:rPrChange>
              </w:rPr>
              <w:t>编制和出台平台服务指南。</w:t>
            </w:r>
          </w:p>
          <w:p w14:paraId="28FF7879" w14:textId="77777777" w:rsidR="00000000" w:rsidRDefault="00000000">
            <w:pPr>
              <w:pStyle w:val="a0"/>
              <w:spacing w:line="480" w:lineRule="exact"/>
              <w:ind w:firstLine="560"/>
              <w:rPr>
                <w:rFonts w:eastAsia="仿宋_GB2312"/>
                <w:color w:val="auto"/>
                <w:sz w:val="28"/>
                <w:szCs w:val="28"/>
                <w:rPrChange w:id="1119" w:author="嗯哼" w:date="2021-09-13T09:12:00Z">
                  <w:rPr>
                    <w:rFonts w:ascii="仿宋" w:eastAsia="仿宋" w:hAnsi="仿宋" w:hint="eastAsia"/>
                    <w:color w:val="auto"/>
                    <w:sz w:val="28"/>
                    <w:szCs w:val="28"/>
                  </w:rPr>
                </w:rPrChange>
              </w:rPr>
            </w:pPr>
            <w:r>
              <w:rPr>
                <w:rFonts w:eastAsia="仿宋_GB2312"/>
                <w:b/>
                <w:color w:val="auto"/>
                <w:sz w:val="28"/>
                <w:szCs w:val="28"/>
                <w:rPrChange w:id="1120" w:author="嗯哼" w:date="2021-09-13T09:12:00Z">
                  <w:rPr>
                    <w:rFonts w:ascii="仿宋" w:eastAsia="仿宋" w:hAnsi="仿宋" w:hint="eastAsia"/>
                    <w:b/>
                    <w:color w:val="auto"/>
                    <w:sz w:val="28"/>
                    <w:szCs w:val="28"/>
                  </w:rPr>
                </w:rPrChange>
              </w:rPr>
              <w:t>推进公共数据开放利用。</w:t>
            </w:r>
            <w:r>
              <w:rPr>
                <w:rFonts w:eastAsia="仿宋_GB2312"/>
                <w:color w:val="auto"/>
                <w:sz w:val="28"/>
                <w:szCs w:val="28"/>
                <w:rPrChange w:id="1121" w:author="嗯哼" w:date="2021-09-13T09:12:00Z">
                  <w:rPr>
                    <w:rFonts w:ascii="仿宋" w:eastAsia="仿宋" w:hAnsi="仿宋" w:hint="eastAsia"/>
                    <w:color w:val="auto"/>
                    <w:sz w:val="28"/>
                    <w:szCs w:val="28"/>
                  </w:rPr>
                </w:rPrChange>
              </w:rPr>
              <w:t>遵循整合资源、促进共享、强化安全的原则，加强公共数据共享开放力度。通过</w:t>
            </w:r>
            <w:r>
              <w:rPr>
                <w:rFonts w:eastAsia="仿宋_GB2312"/>
                <w:color w:val="auto"/>
                <w:sz w:val="28"/>
                <w:szCs w:val="28"/>
                <w:rPrChange w:id="1122" w:author="嗯哼" w:date="2021-09-13T09:12:00Z">
                  <w:rPr>
                    <w:rFonts w:ascii="仿宋" w:eastAsia="仿宋" w:hAnsi="仿宋" w:hint="eastAsia"/>
                    <w:sz w:val="28"/>
                    <w:szCs w:val="28"/>
                  </w:rPr>
                </w:rPrChange>
              </w:rPr>
              <w:t>省市统筹建设的</w:t>
            </w:r>
            <w:r>
              <w:rPr>
                <w:rFonts w:eastAsia="仿宋_GB2312"/>
                <w:color w:val="auto"/>
                <w:sz w:val="28"/>
                <w:szCs w:val="28"/>
                <w:rPrChange w:id="1123" w:author="嗯哼" w:date="2021-09-13T09:12:00Z">
                  <w:rPr>
                    <w:rFonts w:ascii="仿宋" w:eastAsia="仿宋" w:hAnsi="仿宋" w:hint="eastAsia"/>
                    <w:color w:val="auto"/>
                    <w:sz w:val="28"/>
                    <w:szCs w:val="28"/>
                  </w:rPr>
                </w:rPrChange>
              </w:rPr>
              <w:t>数据开放平台，整合政务资源各用户之间的数据共享渠道。制定公共数据开放目录、开放计划和开放规则，明确数据开放范围、领域和使用主体，规范政府、企业、社会组织和普通公民数据的检索、获取、推送方式，保障数据使用的有序性、可控性和规范性。推动社会关切、需求强烈的交通运输、市场监管、生态环境以及水电气等数据向社会开放。</w:t>
            </w:r>
            <w:r>
              <w:rPr>
                <w:rFonts w:eastAsia="仿宋_GB2312"/>
                <w:color w:val="auto"/>
                <w:sz w:val="28"/>
                <w:szCs w:val="28"/>
                <w:rPrChange w:id="1124" w:author="嗯哼" w:date="2021-09-13T09:12:00Z">
                  <w:rPr>
                    <w:rFonts w:ascii="仿宋" w:eastAsia="仿宋" w:hAnsi="仿宋" w:hint="eastAsia"/>
                    <w:sz w:val="28"/>
                    <w:szCs w:val="28"/>
                  </w:rPr>
                </w:rPrChange>
              </w:rPr>
              <w:t>完善数据开放管理体系、审核机制和考核机制，明确主体责任，确保开放目录和数据及时更新，</w:t>
            </w:r>
            <w:r>
              <w:rPr>
                <w:rFonts w:eastAsia="仿宋_GB2312"/>
                <w:color w:val="auto"/>
                <w:sz w:val="28"/>
                <w:szCs w:val="28"/>
                <w:rPrChange w:id="1125" w:author="嗯哼" w:date="2021-09-13T09:12:00Z">
                  <w:rPr>
                    <w:rFonts w:ascii="仿宋" w:eastAsia="仿宋" w:hAnsi="仿宋" w:hint="eastAsia"/>
                    <w:color w:val="auto"/>
                    <w:sz w:val="28"/>
                    <w:szCs w:val="28"/>
                  </w:rPr>
                </w:rPrChange>
              </w:rPr>
              <w:t>在确保数据安全的前提下，稳步推进数据集中授权开放及社会化利用，探索规范的数据市场化流通、交换机制和协同治理机制。</w:t>
            </w:r>
          </w:p>
        </w:tc>
      </w:tr>
    </w:tbl>
    <w:p w14:paraId="612C9E2E" w14:textId="77777777" w:rsidR="00000000" w:rsidRDefault="00000000">
      <w:pPr>
        <w:pStyle w:val="a0"/>
        <w:spacing w:line="560" w:lineRule="exact"/>
        <w:ind w:firstLine="640"/>
        <w:rPr>
          <w:rFonts w:eastAsia="仿宋_GB2312"/>
          <w:b/>
          <w:color w:val="auto"/>
          <w:sz w:val="32"/>
          <w:szCs w:val="32"/>
          <w:rPrChange w:id="1126" w:author="嗯哼" w:date="2021-09-13T09:12:00Z">
            <w:rPr>
              <w:rFonts w:ascii="仿宋" w:eastAsia="仿宋" w:hAnsi="仿宋" w:hint="eastAsia"/>
              <w:b/>
              <w:color w:val="auto"/>
              <w:sz w:val="30"/>
              <w:szCs w:val="30"/>
            </w:rPr>
          </w:rPrChange>
        </w:rPr>
      </w:pPr>
      <w:r>
        <w:rPr>
          <w:rFonts w:eastAsia="仿宋_GB2312"/>
          <w:b/>
          <w:color w:val="auto"/>
          <w:sz w:val="32"/>
          <w:szCs w:val="32"/>
        </w:rPr>
        <w:t>2</w:t>
      </w:r>
      <w:commentRangeStart w:id="1127"/>
      <w:r>
        <w:rPr>
          <w:rFonts w:eastAsia="楷体_GB2312"/>
          <w:b/>
          <w:bCs/>
          <w:color w:val="auto"/>
          <w:sz w:val="32"/>
          <w:szCs w:val="32"/>
        </w:rPr>
        <w:t>.</w:t>
      </w:r>
      <w:r>
        <w:rPr>
          <w:rFonts w:eastAsia="仿宋_GB2312"/>
          <w:b/>
          <w:color w:val="auto"/>
          <w:sz w:val="32"/>
          <w:szCs w:val="32"/>
          <w:rPrChange w:id="1128" w:author="嗯哼" w:date="2021-09-13T09:12:00Z">
            <w:rPr>
              <w:rFonts w:ascii="仿宋" w:eastAsia="仿宋" w:hAnsi="仿宋" w:hint="eastAsia"/>
              <w:b/>
              <w:color w:val="auto"/>
              <w:sz w:val="30"/>
              <w:szCs w:val="30"/>
            </w:rPr>
          </w:rPrChange>
        </w:rPr>
        <w:t>建设共性业务应用中台</w:t>
      </w:r>
      <w:commentRangeEnd w:id="1127"/>
      <w:r>
        <w:rPr>
          <w:rFonts w:eastAsia="仿宋_GB2312"/>
          <w:sz w:val="32"/>
          <w:szCs w:val="32"/>
        </w:rPr>
        <w:commentReference w:id="1127"/>
      </w:r>
    </w:p>
    <w:p w14:paraId="07BD2873" w14:textId="77777777" w:rsidR="00000000" w:rsidRDefault="00000000">
      <w:pPr>
        <w:pStyle w:val="a0"/>
        <w:spacing w:line="560" w:lineRule="exact"/>
        <w:ind w:firstLine="640"/>
        <w:rPr>
          <w:rFonts w:eastAsia="仿宋_GB2312"/>
          <w:color w:val="auto"/>
          <w:sz w:val="32"/>
          <w:szCs w:val="32"/>
          <w:rPrChange w:id="1129" w:author="嗯哼" w:date="2021-09-13T09:12:00Z">
            <w:rPr>
              <w:rFonts w:ascii="仿宋" w:eastAsia="仿宋" w:hAnsi="仿宋" w:cs="宋体"/>
              <w:color w:val="auto"/>
              <w:sz w:val="30"/>
              <w:szCs w:val="30"/>
            </w:rPr>
          </w:rPrChange>
        </w:rPr>
      </w:pPr>
      <w:r>
        <w:rPr>
          <w:rFonts w:eastAsia="仿宋_GB2312"/>
          <w:color w:val="auto"/>
          <w:sz w:val="32"/>
          <w:szCs w:val="32"/>
          <w:rPrChange w:id="1130" w:author="嗯哼" w:date="2021-09-13T09:12:00Z">
            <w:rPr>
              <w:rFonts w:ascii="仿宋" w:eastAsia="仿宋" w:hAnsi="仿宋" w:hint="eastAsia"/>
              <w:color w:val="auto"/>
              <w:sz w:val="30"/>
              <w:szCs w:val="30"/>
            </w:rPr>
          </w:rPrChange>
        </w:rPr>
        <w:lastRenderedPageBreak/>
        <w:t>深化省级统筹共性业务应用，创新市级统筹共性业务应用，建设统一开放的业务应用支撑服务平台，提供公共组件和统一标准接口，满足全市各部门政务数字化应用需求。</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79D2DAE4" w14:textId="77777777">
        <w:trPr>
          <w:trHeight w:val="601"/>
          <w:jc w:val="center"/>
        </w:trPr>
        <w:tc>
          <w:tcPr>
            <w:tcW w:w="9018" w:type="dxa"/>
            <w:vAlign w:val="center"/>
          </w:tcPr>
          <w:p w14:paraId="7EC5802B" w14:textId="77777777" w:rsidR="00000000" w:rsidRDefault="00000000">
            <w:pPr>
              <w:spacing w:line="240" w:lineRule="auto"/>
              <w:jc w:val="center"/>
              <w:rPr>
                <w:rFonts w:eastAsia="仿宋_GB2312"/>
                <w:color w:val="auto"/>
                <w:sz w:val="28"/>
                <w:szCs w:val="28"/>
                <w:rPrChange w:id="1131" w:author="嗯哼" w:date="2021-09-13T09:12:00Z">
                  <w:rPr>
                    <w:rFonts w:ascii="仿宋" w:eastAsia="仿宋" w:hAnsi="仿宋" w:cs="宋体"/>
                    <w:color w:val="auto"/>
                    <w:sz w:val="28"/>
                    <w:szCs w:val="28"/>
                  </w:rPr>
                </w:rPrChange>
              </w:rPr>
            </w:pPr>
            <w:r>
              <w:rPr>
                <w:rFonts w:eastAsia="仿宋_GB2312"/>
                <w:color w:val="auto"/>
                <w:sz w:val="28"/>
                <w:szCs w:val="28"/>
                <w:rPrChange w:id="1132"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1133" w:author="嗯哼" w:date="2021-09-13T09:12:00Z">
                  <w:rPr>
                    <w:rFonts w:ascii="仿宋" w:eastAsia="仿宋" w:hAnsi="仿宋" w:cs="宋体" w:hint="eastAsia"/>
                    <w:color w:val="auto"/>
                    <w:sz w:val="28"/>
                    <w:szCs w:val="28"/>
                  </w:rPr>
                </w:rPrChange>
              </w:rPr>
              <w:t>6</w:t>
            </w:r>
            <w:r>
              <w:rPr>
                <w:rFonts w:eastAsia="仿宋_GB2312"/>
                <w:color w:val="auto"/>
                <w:sz w:val="28"/>
                <w:szCs w:val="28"/>
                <w:rPrChange w:id="1134" w:author="嗯哼" w:date="2021-09-13T09:12:00Z">
                  <w:rPr>
                    <w:rFonts w:ascii="仿宋" w:eastAsia="仿宋" w:hAnsi="仿宋" w:cs="宋体"/>
                    <w:color w:val="auto"/>
                    <w:sz w:val="28"/>
                    <w:szCs w:val="28"/>
                  </w:rPr>
                </w:rPrChange>
              </w:rPr>
              <w:t xml:space="preserve">  </w:t>
            </w:r>
            <w:r>
              <w:rPr>
                <w:rFonts w:eastAsia="仿宋_GB2312"/>
                <w:color w:val="auto"/>
                <w:sz w:val="28"/>
                <w:szCs w:val="28"/>
                <w:rPrChange w:id="1135" w:author="嗯哼" w:date="2021-09-13T09:12:00Z">
                  <w:rPr>
                    <w:rFonts w:ascii="仿宋" w:eastAsia="仿宋" w:hAnsi="仿宋" w:cs="宋体"/>
                    <w:color w:val="auto"/>
                    <w:sz w:val="28"/>
                    <w:szCs w:val="28"/>
                  </w:rPr>
                </w:rPrChange>
              </w:rPr>
              <w:t>共性</w:t>
            </w:r>
            <w:r>
              <w:rPr>
                <w:rFonts w:eastAsia="仿宋_GB2312"/>
                <w:color w:val="auto"/>
                <w:sz w:val="28"/>
                <w:szCs w:val="28"/>
                <w:rPrChange w:id="1136" w:author="嗯哼" w:date="2021-09-13T09:12:00Z">
                  <w:rPr>
                    <w:rFonts w:ascii="仿宋" w:eastAsia="仿宋" w:hAnsi="仿宋" w:cs="宋体"/>
                    <w:sz w:val="28"/>
                    <w:szCs w:val="28"/>
                  </w:rPr>
                </w:rPrChange>
              </w:rPr>
              <w:t>业务应用中台建设</w:t>
            </w:r>
            <w:r>
              <w:rPr>
                <w:rFonts w:eastAsia="仿宋_GB2312"/>
                <w:color w:val="auto"/>
                <w:sz w:val="28"/>
                <w:szCs w:val="28"/>
                <w:rPrChange w:id="1137" w:author="嗯哼" w:date="2021-09-13T09:12:00Z">
                  <w:rPr>
                    <w:rFonts w:ascii="仿宋" w:eastAsia="仿宋" w:hAnsi="仿宋" w:cs="宋体" w:hint="eastAsia"/>
                    <w:sz w:val="28"/>
                    <w:szCs w:val="28"/>
                  </w:rPr>
                </w:rPrChange>
              </w:rPr>
              <w:t>应用重点</w:t>
            </w:r>
          </w:p>
        </w:tc>
      </w:tr>
      <w:tr w:rsidR="00000000" w14:paraId="301C7162" w14:textId="77777777">
        <w:trPr>
          <w:trHeight w:val="558"/>
          <w:jc w:val="center"/>
        </w:trPr>
        <w:tc>
          <w:tcPr>
            <w:tcW w:w="9018" w:type="dxa"/>
          </w:tcPr>
          <w:p w14:paraId="292464F9" w14:textId="77777777" w:rsidR="00000000" w:rsidRDefault="00000000">
            <w:pPr>
              <w:spacing w:line="480" w:lineRule="exact"/>
              <w:ind w:firstLineChars="200" w:firstLine="560"/>
              <w:rPr>
                <w:rFonts w:eastAsia="仿宋_GB2312"/>
                <w:color w:val="auto"/>
                <w:sz w:val="28"/>
                <w:szCs w:val="28"/>
                <w:rPrChange w:id="1138" w:author="嗯哼" w:date="2021-09-13T09:12:00Z">
                  <w:rPr>
                    <w:rFonts w:ascii="仿宋" w:eastAsia="仿宋" w:hAnsi="仿宋" w:cs="宋体"/>
                    <w:color w:val="auto"/>
                    <w:sz w:val="28"/>
                    <w:szCs w:val="28"/>
                  </w:rPr>
                </w:rPrChange>
              </w:rPr>
            </w:pPr>
            <w:r>
              <w:rPr>
                <w:rFonts w:eastAsia="仿宋_GB2312"/>
                <w:b/>
                <w:color w:val="auto"/>
                <w:sz w:val="28"/>
                <w:szCs w:val="28"/>
                <w:rPrChange w:id="1139" w:author="嗯哼" w:date="2021-09-13T09:12:00Z">
                  <w:rPr>
                    <w:rFonts w:ascii="仿宋" w:eastAsia="仿宋" w:hAnsi="仿宋" w:cs="宋体" w:hint="eastAsia"/>
                    <w:b/>
                    <w:color w:val="auto"/>
                    <w:sz w:val="28"/>
                    <w:szCs w:val="28"/>
                  </w:rPr>
                </w:rPrChange>
              </w:rPr>
              <w:t>推进电子证照库建设与创新应用</w:t>
            </w:r>
            <w:r>
              <w:rPr>
                <w:rFonts w:eastAsia="仿宋_GB2312"/>
                <w:b/>
                <w:color w:val="auto"/>
                <w:sz w:val="28"/>
                <w:szCs w:val="28"/>
                <w:rPrChange w:id="1140" w:author="嗯哼" w:date="2021-09-13T09:12:00Z">
                  <w:rPr>
                    <w:rFonts w:ascii="仿宋" w:eastAsia="仿宋" w:hAnsi="仿宋" w:cs="宋体"/>
                    <w:b/>
                    <w:color w:val="auto"/>
                    <w:sz w:val="28"/>
                    <w:szCs w:val="28"/>
                  </w:rPr>
                </w:rPrChange>
              </w:rPr>
              <w:t>。</w:t>
            </w:r>
            <w:r>
              <w:rPr>
                <w:rFonts w:eastAsia="仿宋_GB2312"/>
                <w:color w:val="auto"/>
                <w:sz w:val="28"/>
                <w:szCs w:val="28"/>
                <w:rPrChange w:id="1141" w:author="嗯哼" w:date="2021-09-13T09:12:00Z">
                  <w:rPr>
                    <w:rFonts w:ascii="仿宋" w:eastAsia="仿宋" w:hAnsi="仿宋" w:cs="宋体" w:hint="eastAsia"/>
                    <w:color w:val="auto"/>
                    <w:sz w:val="28"/>
                    <w:szCs w:val="28"/>
                  </w:rPr>
                </w:rPrChange>
              </w:rPr>
              <w:t>重点推进身份证、驾驶证、行驶证、营业执照、出生医学证明、道路运输从业人员资格证等高频电子证照在跨地区、跨部门、跨层级业务场景中的共享互认；支撑</w:t>
            </w:r>
            <w:r>
              <w:rPr>
                <w:rFonts w:eastAsia="仿宋_GB2312"/>
                <w:color w:val="auto"/>
                <w:sz w:val="28"/>
                <w:szCs w:val="28"/>
                <w:rPrChange w:id="114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43" w:author="嗯哼" w:date="2021-09-13T09:12:00Z">
                  <w:rPr>
                    <w:rFonts w:ascii="仿宋" w:eastAsia="仿宋" w:hAnsi="仿宋" w:cs="宋体" w:hint="eastAsia"/>
                    <w:color w:val="auto"/>
                    <w:sz w:val="28"/>
                    <w:szCs w:val="28"/>
                  </w:rPr>
                </w:rPrChange>
              </w:rPr>
              <w:t>减证便民</w:t>
            </w:r>
            <w:r>
              <w:rPr>
                <w:rFonts w:eastAsia="仿宋_GB2312"/>
                <w:color w:val="auto"/>
                <w:sz w:val="28"/>
                <w:szCs w:val="28"/>
                <w:rPrChange w:id="1144"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45" w:author="嗯哼" w:date="2021-09-13T09:12:00Z">
                  <w:rPr>
                    <w:rFonts w:ascii="仿宋" w:eastAsia="仿宋" w:hAnsi="仿宋" w:cs="宋体" w:hint="eastAsia"/>
                    <w:color w:val="auto"/>
                    <w:sz w:val="28"/>
                    <w:szCs w:val="28"/>
                  </w:rPr>
                </w:rPrChange>
              </w:rPr>
              <w:t>行动，推动常用基层证明实现异地网上开证明；支撑</w:t>
            </w:r>
            <w:r>
              <w:rPr>
                <w:rFonts w:eastAsia="仿宋_GB2312"/>
                <w:color w:val="auto"/>
                <w:sz w:val="28"/>
                <w:szCs w:val="28"/>
                <w:rPrChange w:id="1146"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47" w:author="嗯哼" w:date="2021-09-13T09:12:00Z">
                  <w:rPr>
                    <w:rFonts w:ascii="仿宋" w:eastAsia="仿宋" w:hAnsi="仿宋" w:cs="宋体" w:hint="eastAsia"/>
                    <w:color w:val="auto"/>
                    <w:sz w:val="28"/>
                    <w:szCs w:val="28"/>
                  </w:rPr>
                </w:rPrChange>
              </w:rPr>
              <w:t>多证合一</w:t>
            </w:r>
            <w:r>
              <w:rPr>
                <w:rFonts w:eastAsia="仿宋_GB2312"/>
                <w:color w:val="auto"/>
                <w:sz w:val="28"/>
                <w:szCs w:val="28"/>
                <w:rPrChange w:id="1148"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49" w:author="嗯哼" w:date="2021-09-13T09:12:00Z">
                  <w:rPr>
                    <w:rFonts w:ascii="仿宋" w:eastAsia="仿宋" w:hAnsi="仿宋" w:cs="宋体" w:hint="eastAsia"/>
                    <w:color w:val="auto"/>
                    <w:sz w:val="28"/>
                    <w:szCs w:val="28"/>
                  </w:rPr>
                </w:rPrChange>
              </w:rPr>
              <w:t>改革，与市工商登记系统对接，实现电子营业执照签发同步向市电子证照系统推送；支撑涉企事项办理时在线实时查验企业电子证照，扩展</w:t>
            </w:r>
            <w:r>
              <w:rPr>
                <w:rFonts w:eastAsia="仿宋_GB2312"/>
                <w:color w:val="auto"/>
                <w:sz w:val="28"/>
                <w:szCs w:val="28"/>
                <w:rPrChange w:id="115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51" w:author="嗯哼" w:date="2021-09-13T09:12:00Z">
                  <w:rPr>
                    <w:rFonts w:ascii="仿宋" w:eastAsia="仿宋" w:hAnsi="仿宋" w:cs="宋体" w:hint="eastAsia"/>
                    <w:color w:val="auto"/>
                    <w:sz w:val="28"/>
                    <w:szCs w:val="28"/>
                  </w:rPr>
                </w:rPrChange>
              </w:rPr>
              <w:t>一照一码</w:t>
            </w:r>
            <w:r>
              <w:rPr>
                <w:rFonts w:eastAsia="仿宋_GB2312"/>
                <w:color w:val="auto"/>
                <w:sz w:val="28"/>
                <w:szCs w:val="28"/>
                <w:rPrChange w:id="115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53" w:author="嗯哼" w:date="2021-09-13T09:12:00Z">
                  <w:rPr>
                    <w:rFonts w:ascii="仿宋" w:eastAsia="仿宋" w:hAnsi="仿宋" w:cs="宋体" w:hint="eastAsia"/>
                    <w:color w:val="auto"/>
                    <w:sz w:val="28"/>
                    <w:szCs w:val="28"/>
                  </w:rPr>
                </w:rPrChange>
              </w:rPr>
              <w:t>营业执照电子证照应用；支撑中介服务电子证照应用，与市网上中介服务超市对接，减少项目业主跑腿，强化中介服务监管；支撑电子卡包等相关移动应用，用户可通过移动应用</w:t>
            </w:r>
            <w:r>
              <w:rPr>
                <w:rFonts w:eastAsia="仿宋_GB2312"/>
                <w:color w:val="auto"/>
                <w:sz w:val="28"/>
                <w:szCs w:val="28"/>
                <w:rPrChange w:id="1154" w:author="嗯哼" w:date="2021-09-13T09:12:00Z">
                  <w:rPr>
                    <w:rFonts w:ascii="仿宋" w:eastAsia="仿宋" w:hAnsi="仿宋" w:cs="宋体" w:hint="eastAsia"/>
                    <w:color w:val="auto"/>
                    <w:sz w:val="28"/>
                    <w:szCs w:val="28"/>
                  </w:rPr>
                </w:rPrChange>
              </w:rPr>
              <w:t>App</w:t>
            </w:r>
            <w:r>
              <w:rPr>
                <w:rFonts w:eastAsia="仿宋_GB2312"/>
                <w:color w:val="auto"/>
                <w:sz w:val="28"/>
                <w:szCs w:val="28"/>
                <w:rPrChange w:id="1155" w:author="嗯哼" w:date="2021-09-13T09:12:00Z">
                  <w:rPr>
                    <w:rFonts w:ascii="仿宋" w:eastAsia="仿宋" w:hAnsi="仿宋" w:cs="宋体" w:hint="eastAsia"/>
                    <w:color w:val="auto"/>
                    <w:sz w:val="28"/>
                    <w:szCs w:val="28"/>
                  </w:rPr>
                </w:rPrChange>
              </w:rPr>
              <w:t>、微信小程序查看电子证照信息，从电子证照提取信息自动填充在线申办表格，提升办事体验。</w:t>
            </w:r>
          </w:p>
          <w:p w14:paraId="74427FF1" w14:textId="77777777" w:rsidR="00000000" w:rsidRDefault="00000000">
            <w:pPr>
              <w:spacing w:line="480" w:lineRule="exact"/>
              <w:ind w:firstLineChars="200" w:firstLine="560"/>
              <w:rPr>
                <w:rFonts w:eastAsia="仿宋_GB2312"/>
                <w:color w:val="auto"/>
                <w:sz w:val="28"/>
                <w:szCs w:val="28"/>
                <w:rPrChange w:id="1156" w:author="嗯哼" w:date="2021-09-13T09:12:00Z">
                  <w:rPr>
                    <w:rFonts w:ascii="仿宋" w:eastAsia="仿宋" w:hAnsi="仿宋" w:cs="宋体" w:hint="eastAsia"/>
                    <w:color w:val="auto"/>
                    <w:sz w:val="28"/>
                    <w:szCs w:val="28"/>
                  </w:rPr>
                </w:rPrChange>
              </w:rPr>
            </w:pPr>
            <w:r>
              <w:rPr>
                <w:rFonts w:eastAsia="仿宋_GB2312"/>
                <w:b/>
                <w:color w:val="auto"/>
                <w:sz w:val="28"/>
                <w:szCs w:val="28"/>
                <w:rPrChange w:id="1157" w:author="嗯哼" w:date="2021-09-13T09:12:00Z">
                  <w:rPr>
                    <w:rFonts w:ascii="仿宋" w:eastAsia="仿宋" w:hAnsi="仿宋" w:cs="宋体" w:hint="eastAsia"/>
                    <w:b/>
                    <w:color w:val="auto"/>
                    <w:sz w:val="28"/>
                    <w:szCs w:val="28"/>
                  </w:rPr>
                </w:rPrChange>
              </w:rPr>
              <w:t>深化统一电子印章系统应用。</w:t>
            </w:r>
            <w:r>
              <w:rPr>
                <w:rFonts w:eastAsia="仿宋_GB2312"/>
                <w:color w:val="auto"/>
                <w:sz w:val="28"/>
                <w:szCs w:val="28"/>
                <w:rPrChange w:id="1158" w:author="嗯哼" w:date="2021-09-13T09:12:00Z">
                  <w:rPr>
                    <w:rFonts w:ascii="仿宋" w:eastAsia="仿宋" w:hAnsi="仿宋" w:cs="宋体" w:hint="eastAsia"/>
                    <w:color w:val="auto"/>
                    <w:sz w:val="28"/>
                    <w:szCs w:val="28"/>
                  </w:rPr>
                </w:rPrChange>
              </w:rPr>
              <w:t>支持和提供</w:t>
            </w:r>
            <w:r>
              <w:rPr>
                <w:rFonts w:eastAsia="仿宋_GB2312"/>
                <w:color w:val="auto"/>
                <w:sz w:val="28"/>
                <w:szCs w:val="28"/>
                <w:rPrChange w:id="1159" w:author="嗯哼" w:date="2021-09-13T09:12:00Z">
                  <w:rPr>
                    <w:rFonts w:ascii="仿宋" w:eastAsia="仿宋" w:hAnsi="仿宋" w:cs="宋体" w:hint="eastAsia"/>
                    <w:sz w:val="28"/>
                    <w:szCs w:val="28"/>
                  </w:rPr>
                </w:rPrChange>
              </w:rPr>
              <w:t>采用国密算法的</w:t>
            </w:r>
            <w:r>
              <w:rPr>
                <w:rFonts w:eastAsia="仿宋_GB2312"/>
                <w:color w:val="auto"/>
                <w:sz w:val="28"/>
                <w:szCs w:val="28"/>
                <w:rPrChange w:id="1160" w:author="嗯哼" w:date="2021-09-13T09:12:00Z">
                  <w:rPr>
                    <w:rFonts w:ascii="仿宋" w:eastAsia="仿宋" w:hAnsi="仿宋" w:cs="宋体" w:hint="eastAsia"/>
                    <w:color w:val="auto"/>
                    <w:sz w:val="28"/>
                    <w:szCs w:val="28"/>
                  </w:rPr>
                </w:rPrChange>
              </w:rPr>
              <w:t>电子文档电子印章认证、身份认证、数字签名认证和信息加解密等服务，实现印章和验章功能；提供</w:t>
            </w:r>
            <w:r>
              <w:rPr>
                <w:rFonts w:eastAsia="仿宋_GB2312"/>
                <w:color w:val="auto"/>
                <w:sz w:val="28"/>
                <w:szCs w:val="28"/>
                <w:rPrChange w:id="1161" w:author="嗯哼" w:date="2021-09-13T09:12:00Z">
                  <w:rPr>
                    <w:rFonts w:ascii="仿宋" w:eastAsia="仿宋" w:hAnsi="仿宋" w:cs="宋体" w:hint="eastAsia"/>
                    <w:color w:val="auto"/>
                    <w:sz w:val="28"/>
                    <w:szCs w:val="28"/>
                  </w:rPr>
                </w:rPrChange>
              </w:rPr>
              <w:t xml:space="preserve">SDK </w:t>
            </w:r>
            <w:r>
              <w:rPr>
                <w:rFonts w:eastAsia="仿宋_GB2312"/>
                <w:color w:val="auto"/>
                <w:sz w:val="28"/>
                <w:szCs w:val="28"/>
                <w:rPrChange w:id="1162" w:author="嗯哼" w:date="2021-09-13T09:12:00Z">
                  <w:rPr>
                    <w:rFonts w:ascii="仿宋" w:eastAsia="仿宋" w:hAnsi="仿宋" w:cs="宋体" w:hint="eastAsia"/>
                    <w:color w:val="auto"/>
                    <w:sz w:val="28"/>
                    <w:szCs w:val="28"/>
                  </w:rPr>
                </w:rPrChange>
              </w:rPr>
              <w:t>接口及文档，方便系统接入；可以生成国家标准的电子证照文件，为市内签发的电子证照在市外办事提供支撑；依托电子印章验证服务，实现外市签发电子证照的有效性验证，为办事人使用外市签发的电子证照在市内办事提供技术支撑。</w:t>
            </w:r>
          </w:p>
          <w:p w14:paraId="36333870" w14:textId="77777777" w:rsidR="00000000" w:rsidRDefault="00000000">
            <w:pPr>
              <w:spacing w:line="470" w:lineRule="exact"/>
              <w:ind w:firstLineChars="200" w:firstLine="560"/>
              <w:rPr>
                <w:rFonts w:eastAsia="仿宋_GB2312"/>
                <w:color w:val="auto"/>
                <w:sz w:val="28"/>
                <w:szCs w:val="28"/>
                <w:rPrChange w:id="1163" w:author="嗯哼" w:date="2021-09-13T09:12:00Z">
                  <w:rPr>
                    <w:rFonts w:ascii="仿宋" w:eastAsia="仿宋" w:hAnsi="仿宋" w:cs="宋体" w:hint="eastAsia"/>
                    <w:color w:val="auto"/>
                    <w:sz w:val="28"/>
                    <w:szCs w:val="28"/>
                  </w:rPr>
                </w:rPrChange>
              </w:rPr>
            </w:pPr>
            <w:r>
              <w:rPr>
                <w:rFonts w:eastAsia="仿宋_GB2312"/>
                <w:b/>
                <w:color w:val="auto"/>
                <w:sz w:val="28"/>
                <w:szCs w:val="28"/>
                <w:rPrChange w:id="1164" w:author="嗯哼" w:date="2021-09-13T09:12:00Z">
                  <w:rPr>
                    <w:rFonts w:ascii="仿宋" w:eastAsia="仿宋" w:hAnsi="仿宋" w:cs="宋体" w:hint="eastAsia"/>
                    <w:b/>
                    <w:color w:val="auto"/>
                    <w:sz w:val="28"/>
                    <w:szCs w:val="28"/>
                  </w:rPr>
                </w:rPrChange>
              </w:rPr>
              <w:t>加强统一公共支付平台应用。</w:t>
            </w:r>
            <w:r>
              <w:rPr>
                <w:rFonts w:eastAsia="仿宋_GB2312"/>
                <w:color w:val="auto"/>
                <w:sz w:val="28"/>
                <w:szCs w:val="28"/>
                <w:rPrChange w:id="1165" w:author="嗯哼" w:date="2021-09-13T09:12:00Z">
                  <w:rPr>
                    <w:rFonts w:ascii="仿宋" w:eastAsia="仿宋" w:hAnsi="仿宋" w:cs="宋体" w:hint="eastAsia"/>
                    <w:color w:val="auto"/>
                    <w:sz w:val="28"/>
                    <w:szCs w:val="28"/>
                  </w:rPr>
                </w:rPrChange>
              </w:rPr>
              <w:t>对涉及个人的缴费事项设定相应的支付二维码，实现缴费环节的主动推送，包括支持网上非税业务缴费及电子票据领取；支持财政部门及执收单位非税业务网上缴费的对账及信息服务；支持与其他政务业务系统进行对接，提供非税缴费数据信息的共享服务；梳理现有涉及非税缴费事项，规范网上缴费流程，推动相关事</w:t>
            </w:r>
            <w:r>
              <w:rPr>
                <w:rFonts w:eastAsia="仿宋_GB2312"/>
                <w:color w:val="auto"/>
                <w:sz w:val="28"/>
                <w:szCs w:val="28"/>
                <w:rPrChange w:id="1166" w:author="嗯哼" w:date="2021-09-13T09:12:00Z">
                  <w:rPr>
                    <w:rFonts w:ascii="仿宋" w:eastAsia="仿宋" w:hAnsi="仿宋" w:cs="宋体" w:hint="eastAsia"/>
                    <w:color w:val="auto"/>
                    <w:sz w:val="28"/>
                    <w:szCs w:val="28"/>
                  </w:rPr>
                </w:rPrChange>
              </w:rPr>
              <w:lastRenderedPageBreak/>
              <w:t>项分批进驻省统一支付平台，为政务服务提供安全便捷的网络支付。实现非税收入收缴业务全覆盖。依托政府非税收入收缴体系，整合线上线下支付渠道，拓展资金结算功能，实现多种电子化支付方式接入，为</w:t>
            </w:r>
            <w:r>
              <w:rPr>
                <w:rFonts w:eastAsia="仿宋_GB2312"/>
                <w:color w:val="auto"/>
                <w:sz w:val="28"/>
                <w:szCs w:val="28"/>
                <w:rPrChange w:id="1167"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68" w:author="嗯哼" w:date="2021-09-13T09:12:00Z">
                  <w:rPr>
                    <w:rFonts w:ascii="仿宋" w:eastAsia="仿宋" w:hAnsi="仿宋" w:cs="宋体" w:hint="eastAsia"/>
                    <w:color w:val="auto"/>
                    <w:sz w:val="28"/>
                    <w:szCs w:val="28"/>
                  </w:rPr>
                </w:rPrChange>
              </w:rPr>
              <w:t>全程网办</w:t>
            </w:r>
            <w:r>
              <w:rPr>
                <w:rFonts w:eastAsia="仿宋_GB2312"/>
                <w:color w:val="auto"/>
                <w:sz w:val="28"/>
                <w:szCs w:val="28"/>
                <w:rPrChange w:id="1169"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70" w:author="嗯哼" w:date="2021-09-13T09:12:00Z">
                  <w:rPr>
                    <w:rFonts w:ascii="仿宋" w:eastAsia="仿宋" w:hAnsi="仿宋" w:cs="宋体" w:hint="eastAsia"/>
                    <w:color w:val="auto"/>
                    <w:sz w:val="28"/>
                    <w:szCs w:val="28"/>
                  </w:rPr>
                </w:rPrChange>
              </w:rPr>
              <w:t>提供安全、统一、便捷的资金结算服务。</w:t>
            </w:r>
          </w:p>
          <w:p w14:paraId="6608EC23" w14:textId="77777777" w:rsidR="00000000" w:rsidRDefault="00000000">
            <w:pPr>
              <w:spacing w:line="470" w:lineRule="exact"/>
              <w:ind w:firstLineChars="200" w:firstLine="560"/>
              <w:rPr>
                <w:rFonts w:eastAsia="仿宋_GB2312"/>
                <w:color w:val="auto"/>
                <w:sz w:val="28"/>
                <w:szCs w:val="28"/>
                <w:rPrChange w:id="1171" w:author="嗯哼" w:date="2021-09-13T09:12:00Z">
                  <w:rPr>
                    <w:rFonts w:ascii="仿宋" w:eastAsia="仿宋" w:hAnsi="仿宋" w:cs="宋体" w:hint="eastAsia"/>
                    <w:color w:val="auto"/>
                    <w:sz w:val="28"/>
                    <w:szCs w:val="28"/>
                  </w:rPr>
                </w:rPrChange>
              </w:rPr>
            </w:pPr>
            <w:r>
              <w:rPr>
                <w:rFonts w:eastAsia="仿宋_GB2312"/>
                <w:b/>
                <w:color w:val="auto"/>
                <w:sz w:val="28"/>
                <w:szCs w:val="28"/>
                <w:rPrChange w:id="1172" w:author="嗯哼" w:date="2021-09-13T09:12:00Z">
                  <w:rPr>
                    <w:rFonts w:ascii="仿宋" w:eastAsia="仿宋" w:hAnsi="仿宋" w:cs="宋体" w:hint="eastAsia"/>
                    <w:b/>
                    <w:color w:val="auto"/>
                    <w:sz w:val="28"/>
                    <w:szCs w:val="28"/>
                  </w:rPr>
                </w:rPrChange>
              </w:rPr>
              <w:t>大力建设全渠道服务矩阵。</w:t>
            </w:r>
            <w:r>
              <w:rPr>
                <w:rFonts w:eastAsia="仿宋_GB2312"/>
                <w:color w:val="auto"/>
                <w:sz w:val="28"/>
                <w:szCs w:val="28"/>
                <w:rPrChange w:id="1173" w:author="嗯哼" w:date="2021-09-13T09:12:00Z">
                  <w:rPr>
                    <w:rFonts w:ascii="仿宋" w:eastAsia="仿宋" w:hAnsi="仿宋" w:cs="宋体" w:hint="eastAsia"/>
                    <w:color w:val="auto"/>
                    <w:sz w:val="28"/>
                    <w:szCs w:val="28"/>
                  </w:rPr>
                </w:rPrChange>
              </w:rPr>
              <w:t>创新</w:t>
            </w:r>
            <w:r>
              <w:rPr>
                <w:rFonts w:eastAsia="仿宋_GB2312"/>
                <w:color w:val="auto"/>
                <w:sz w:val="28"/>
                <w:szCs w:val="28"/>
                <w:rPrChange w:id="1174"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75" w:author="嗯哼" w:date="2021-09-13T09:12:00Z">
                  <w:rPr>
                    <w:rFonts w:ascii="仿宋" w:eastAsia="仿宋" w:hAnsi="仿宋" w:cs="宋体" w:hint="eastAsia"/>
                    <w:color w:val="auto"/>
                    <w:sz w:val="28"/>
                    <w:szCs w:val="28"/>
                  </w:rPr>
                </w:rPrChange>
              </w:rPr>
              <w:t>一源五端</w:t>
            </w:r>
            <w:r>
              <w:rPr>
                <w:rFonts w:eastAsia="仿宋_GB2312"/>
                <w:color w:val="auto"/>
                <w:sz w:val="28"/>
                <w:szCs w:val="28"/>
                <w:rPrChange w:id="1176"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77" w:author="嗯哼" w:date="2021-09-13T09:12:00Z">
                  <w:rPr>
                    <w:rFonts w:ascii="仿宋" w:eastAsia="仿宋" w:hAnsi="仿宋" w:cs="宋体" w:hint="eastAsia"/>
                    <w:color w:val="auto"/>
                    <w:sz w:val="28"/>
                    <w:szCs w:val="28"/>
                  </w:rPr>
                </w:rPrChange>
              </w:rPr>
              <w:t>服务模式，统一制定</w:t>
            </w:r>
            <w:r>
              <w:rPr>
                <w:rFonts w:eastAsia="仿宋_GB2312"/>
                <w:color w:val="auto"/>
                <w:sz w:val="28"/>
                <w:szCs w:val="28"/>
                <w:rPrChange w:id="1178"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79" w:author="嗯哼" w:date="2021-09-13T09:12:00Z">
                  <w:rPr>
                    <w:rFonts w:ascii="仿宋" w:eastAsia="仿宋" w:hAnsi="仿宋" w:cs="宋体" w:hint="eastAsia"/>
                    <w:color w:val="auto"/>
                    <w:sz w:val="28"/>
                    <w:szCs w:val="28"/>
                  </w:rPr>
                </w:rPrChange>
              </w:rPr>
              <w:t>五端</w:t>
            </w:r>
            <w:r>
              <w:rPr>
                <w:rFonts w:eastAsia="仿宋_GB2312"/>
                <w:color w:val="auto"/>
                <w:sz w:val="28"/>
                <w:szCs w:val="28"/>
                <w:rPrChange w:id="118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81" w:author="嗯哼" w:date="2021-09-13T09:12:00Z">
                  <w:rPr>
                    <w:rFonts w:ascii="仿宋" w:eastAsia="仿宋" w:hAnsi="仿宋" w:cs="宋体" w:hint="eastAsia"/>
                    <w:color w:val="auto"/>
                    <w:sz w:val="28"/>
                    <w:szCs w:val="28"/>
                  </w:rPr>
                </w:rPrChange>
              </w:rPr>
              <w:t>渠道服务功能规范，做到同一服务无差别受理、同标准办理，形成数据同源管理，让办事企业群众享受到</w:t>
            </w:r>
            <w:r>
              <w:rPr>
                <w:rFonts w:eastAsia="仿宋_GB2312"/>
                <w:color w:val="auto"/>
                <w:sz w:val="28"/>
                <w:szCs w:val="28"/>
                <w:rPrChange w:id="118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83" w:author="嗯哼" w:date="2021-09-13T09:12:00Z">
                  <w:rPr>
                    <w:rFonts w:ascii="仿宋" w:eastAsia="仿宋" w:hAnsi="仿宋" w:cs="宋体" w:hint="eastAsia"/>
                    <w:color w:val="auto"/>
                    <w:sz w:val="28"/>
                    <w:szCs w:val="28"/>
                  </w:rPr>
                </w:rPrChange>
              </w:rPr>
              <w:t>无缝隙</w:t>
            </w:r>
            <w:r>
              <w:rPr>
                <w:rFonts w:eastAsia="仿宋_GB2312"/>
                <w:color w:val="auto"/>
                <w:sz w:val="28"/>
                <w:szCs w:val="28"/>
                <w:rPrChange w:id="1184"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85" w:author="嗯哼" w:date="2021-09-13T09:12:00Z">
                  <w:rPr>
                    <w:rFonts w:ascii="仿宋" w:eastAsia="仿宋" w:hAnsi="仿宋" w:cs="宋体" w:hint="eastAsia"/>
                    <w:color w:val="auto"/>
                    <w:sz w:val="28"/>
                    <w:szCs w:val="28"/>
                  </w:rPr>
                </w:rPrChange>
              </w:rPr>
              <w:t>一体化</w:t>
            </w:r>
            <w:r>
              <w:rPr>
                <w:rFonts w:eastAsia="仿宋_GB2312"/>
                <w:color w:val="auto"/>
                <w:sz w:val="28"/>
                <w:szCs w:val="28"/>
                <w:rPrChange w:id="1186"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87" w:author="嗯哼" w:date="2021-09-13T09:12:00Z">
                  <w:rPr>
                    <w:rFonts w:ascii="仿宋" w:eastAsia="仿宋" w:hAnsi="仿宋" w:cs="宋体" w:hint="eastAsia"/>
                    <w:color w:val="auto"/>
                    <w:sz w:val="28"/>
                    <w:szCs w:val="28"/>
                  </w:rPr>
                </w:rPrChange>
              </w:rPr>
              <w:t>无差异</w:t>
            </w:r>
            <w:r>
              <w:rPr>
                <w:rFonts w:eastAsia="仿宋_GB2312"/>
                <w:color w:val="auto"/>
                <w:sz w:val="28"/>
                <w:szCs w:val="28"/>
                <w:rPrChange w:id="1188"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89" w:author="嗯哼" w:date="2021-09-13T09:12:00Z">
                  <w:rPr>
                    <w:rFonts w:ascii="仿宋" w:eastAsia="仿宋" w:hAnsi="仿宋" w:cs="宋体" w:hint="eastAsia"/>
                    <w:color w:val="auto"/>
                    <w:sz w:val="28"/>
                    <w:szCs w:val="28"/>
                  </w:rPr>
                </w:rPrChange>
              </w:rPr>
              <w:t>服务，塑造</w:t>
            </w:r>
            <w:r>
              <w:rPr>
                <w:rFonts w:eastAsia="仿宋_GB2312"/>
                <w:color w:val="auto"/>
                <w:sz w:val="28"/>
                <w:szCs w:val="28"/>
                <w:rPrChange w:id="119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91" w:author="嗯哼" w:date="2021-09-13T09:12:00Z">
                  <w:rPr>
                    <w:rFonts w:ascii="仿宋" w:eastAsia="仿宋" w:hAnsi="仿宋" w:cs="宋体" w:hint="eastAsia"/>
                    <w:color w:val="auto"/>
                    <w:sz w:val="28"/>
                    <w:szCs w:val="28"/>
                  </w:rPr>
                </w:rPrChange>
              </w:rPr>
              <w:t>智慧黄山</w:t>
            </w:r>
            <w:r>
              <w:rPr>
                <w:rFonts w:eastAsia="仿宋_GB2312"/>
                <w:color w:val="auto"/>
                <w:sz w:val="28"/>
                <w:szCs w:val="28"/>
                <w:rPrChange w:id="119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93" w:author="嗯哼" w:date="2021-09-13T09:12:00Z">
                  <w:rPr>
                    <w:rFonts w:ascii="仿宋" w:eastAsia="仿宋" w:hAnsi="仿宋" w:cs="宋体" w:hint="eastAsia"/>
                    <w:color w:val="auto"/>
                    <w:sz w:val="28"/>
                    <w:szCs w:val="28"/>
                  </w:rPr>
                </w:rPrChange>
              </w:rPr>
              <w:t>多渠道统一服务门户品牌。</w:t>
            </w:r>
          </w:p>
          <w:p w14:paraId="7F57F78B" w14:textId="77777777" w:rsidR="00000000" w:rsidRDefault="00000000">
            <w:pPr>
              <w:spacing w:line="470" w:lineRule="exact"/>
              <w:ind w:firstLineChars="200" w:firstLine="560"/>
              <w:rPr>
                <w:rFonts w:eastAsia="仿宋_GB2312"/>
                <w:color w:val="auto"/>
                <w:sz w:val="28"/>
                <w:szCs w:val="28"/>
                <w:rPrChange w:id="1194" w:author="嗯哼" w:date="2021-09-13T09:12:00Z">
                  <w:rPr>
                    <w:rFonts w:ascii="仿宋" w:eastAsia="仿宋" w:hAnsi="仿宋" w:cs="宋体"/>
                    <w:color w:val="auto"/>
                    <w:sz w:val="28"/>
                    <w:szCs w:val="28"/>
                  </w:rPr>
                </w:rPrChange>
              </w:rPr>
            </w:pPr>
            <w:r>
              <w:rPr>
                <w:rFonts w:eastAsia="仿宋_GB2312"/>
                <w:b/>
                <w:color w:val="auto"/>
                <w:sz w:val="28"/>
                <w:szCs w:val="28"/>
                <w:rPrChange w:id="1195" w:author="嗯哼" w:date="2021-09-13T09:12:00Z">
                  <w:rPr>
                    <w:rFonts w:ascii="仿宋" w:eastAsia="仿宋" w:hAnsi="仿宋" w:cs="宋体" w:hint="eastAsia"/>
                    <w:b/>
                    <w:color w:val="auto"/>
                    <w:sz w:val="28"/>
                    <w:szCs w:val="28"/>
                  </w:rPr>
                </w:rPrChange>
              </w:rPr>
              <w:t>加快建设政务知识共享平台。</w:t>
            </w:r>
            <w:r>
              <w:rPr>
                <w:rFonts w:eastAsia="仿宋_GB2312"/>
                <w:color w:val="auto"/>
                <w:sz w:val="28"/>
                <w:szCs w:val="28"/>
                <w:rPrChange w:id="1196" w:author="嗯哼" w:date="2021-09-13T09:12:00Z">
                  <w:rPr>
                    <w:rFonts w:ascii="仿宋" w:eastAsia="仿宋" w:hAnsi="仿宋" w:cs="宋体" w:hint="eastAsia"/>
                    <w:color w:val="auto"/>
                    <w:sz w:val="28"/>
                    <w:szCs w:val="28"/>
                  </w:rPr>
                </w:rPrChange>
              </w:rPr>
              <w:t>建设主题分类合理的政策文件库、部门业务知识库及其共享管理平台，对各部门的文献资料、工作经验、常见问题等知识进行分类管理，不断积累知识资产，逐步形成知识服务能力。建立健全政务业务知识内容保障和共享管理制度，深度融合协同办公、政府网站、</w:t>
            </w:r>
            <w:r>
              <w:rPr>
                <w:rFonts w:eastAsia="仿宋_GB2312"/>
                <w:color w:val="auto"/>
                <w:sz w:val="28"/>
                <w:szCs w:val="28"/>
                <w:rPrChange w:id="1197" w:author="嗯哼" w:date="2021-09-13T09:12:00Z">
                  <w:rPr>
                    <w:rFonts w:ascii="仿宋" w:eastAsia="仿宋" w:hAnsi="仿宋" w:cs="宋体" w:hint="eastAsia"/>
                    <w:color w:val="auto"/>
                    <w:sz w:val="28"/>
                    <w:szCs w:val="28"/>
                  </w:rPr>
                </w:rPrChange>
              </w:rPr>
              <w:t>“</w:t>
            </w:r>
            <w:r>
              <w:rPr>
                <w:rFonts w:eastAsia="仿宋_GB2312"/>
                <w:color w:val="auto"/>
                <w:sz w:val="28"/>
                <w:szCs w:val="28"/>
                <w:rPrChange w:id="1198" w:author="嗯哼" w:date="2021-09-13T09:12:00Z">
                  <w:rPr>
                    <w:rFonts w:ascii="仿宋" w:eastAsia="仿宋" w:hAnsi="仿宋" w:cs="宋体" w:hint="eastAsia"/>
                    <w:color w:val="auto"/>
                    <w:sz w:val="28"/>
                    <w:szCs w:val="28"/>
                  </w:rPr>
                </w:rPrChange>
              </w:rPr>
              <w:t>皖事通办</w:t>
            </w:r>
            <w:r>
              <w:rPr>
                <w:rFonts w:eastAsia="仿宋_GB2312"/>
                <w:color w:val="auto"/>
                <w:sz w:val="28"/>
                <w:szCs w:val="28"/>
                <w:rPrChange w:id="1199" w:author="嗯哼" w:date="2021-09-13T09:12:00Z">
                  <w:rPr>
                    <w:rFonts w:ascii="仿宋" w:eastAsia="仿宋" w:hAnsi="仿宋" w:cs="宋体" w:hint="eastAsia"/>
                    <w:color w:val="auto"/>
                    <w:sz w:val="28"/>
                    <w:szCs w:val="28"/>
                  </w:rPr>
                </w:rPrChange>
              </w:rPr>
              <w:t>”</w:t>
            </w:r>
            <w:r>
              <w:rPr>
                <w:rFonts w:eastAsia="仿宋_GB2312"/>
                <w:color w:val="auto"/>
                <w:sz w:val="28"/>
                <w:szCs w:val="28"/>
                <w:rPrChange w:id="1200" w:author="嗯哼" w:date="2021-09-13T09:12:00Z">
                  <w:rPr>
                    <w:rFonts w:ascii="仿宋" w:eastAsia="仿宋" w:hAnsi="仿宋" w:cs="宋体" w:hint="eastAsia"/>
                    <w:color w:val="auto"/>
                    <w:sz w:val="28"/>
                    <w:szCs w:val="28"/>
                  </w:rPr>
                </w:rPrChange>
              </w:rPr>
              <w:t>黄山分厅、</w:t>
            </w:r>
            <w:r>
              <w:rPr>
                <w:rFonts w:eastAsia="仿宋_GB2312"/>
                <w:color w:val="auto"/>
                <w:sz w:val="28"/>
                <w:szCs w:val="28"/>
                <w:rPrChange w:id="1201" w:author="嗯哼" w:date="2021-09-13T09:12:00Z">
                  <w:rPr>
                    <w:rFonts w:ascii="仿宋" w:eastAsia="仿宋" w:hAnsi="仿宋" w:cs="宋体" w:hint="eastAsia"/>
                    <w:color w:val="auto"/>
                    <w:sz w:val="28"/>
                    <w:szCs w:val="28"/>
                  </w:rPr>
                </w:rPrChange>
              </w:rPr>
              <w:t>12345</w:t>
            </w:r>
            <w:r>
              <w:rPr>
                <w:rFonts w:eastAsia="仿宋_GB2312"/>
                <w:color w:val="auto"/>
                <w:sz w:val="28"/>
                <w:szCs w:val="28"/>
                <w:rPrChange w:id="1202" w:author="嗯哼" w:date="2021-09-13T09:12:00Z">
                  <w:rPr>
                    <w:rFonts w:ascii="仿宋" w:eastAsia="仿宋" w:hAnsi="仿宋" w:cs="宋体" w:hint="eastAsia"/>
                    <w:color w:val="auto"/>
                    <w:sz w:val="28"/>
                    <w:szCs w:val="28"/>
                  </w:rPr>
                </w:rPrChange>
              </w:rPr>
              <w:t>热线、政务新媒体等平台知识库，促进知识的学习、共享、培训、再利用和创新，为全平台渠道管理端和渠道服务端，提供统一的知识管理服务，有效降低政府部门内部组织运行成本，不断提升公务员数字素养。</w:t>
            </w:r>
          </w:p>
          <w:p w14:paraId="6CC080DC" w14:textId="77777777" w:rsidR="00000000" w:rsidRDefault="00000000">
            <w:pPr>
              <w:spacing w:line="470" w:lineRule="exact"/>
              <w:ind w:firstLineChars="200" w:firstLine="560"/>
              <w:rPr>
                <w:rFonts w:eastAsia="仿宋_GB2312"/>
                <w:color w:val="auto"/>
                <w:sz w:val="28"/>
                <w:szCs w:val="28"/>
                <w:rPrChange w:id="1203" w:author="嗯哼" w:date="2021-09-13T09:12:00Z">
                  <w:rPr>
                    <w:rFonts w:ascii="仿宋" w:eastAsia="仿宋" w:hAnsi="仿宋" w:cs="宋体"/>
                    <w:color w:val="auto"/>
                    <w:sz w:val="28"/>
                    <w:szCs w:val="28"/>
                  </w:rPr>
                </w:rPrChange>
              </w:rPr>
            </w:pPr>
            <w:r>
              <w:rPr>
                <w:rFonts w:eastAsia="仿宋_GB2312"/>
                <w:b/>
                <w:color w:val="auto"/>
                <w:sz w:val="28"/>
                <w:szCs w:val="28"/>
                <w:rPrChange w:id="1204" w:author="嗯哼" w:date="2021-09-13T09:12:00Z">
                  <w:rPr>
                    <w:rFonts w:ascii="仿宋" w:eastAsia="仿宋" w:hAnsi="仿宋" w:cs="宋体" w:hint="eastAsia"/>
                    <w:b/>
                    <w:color w:val="auto"/>
                    <w:sz w:val="28"/>
                    <w:szCs w:val="28"/>
                  </w:rPr>
                </w:rPrChange>
              </w:rPr>
              <w:t>深化地理时空信息平台专题应用。</w:t>
            </w:r>
            <w:r>
              <w:rPr>
                <w:rFonts w:eastAsia="仿宋_GB2312"/>
                <w:color w:val="auto"/>
                <w:sz w:val="28"/>
                <w:szCs w:val="28"/>
                <w:rPrChange w:id="1205" w:author="嗯哼" w:date="2021-09-13T09:12:00Z">
                  <w:rPr>
                    <w:rFonts w:ascii="仿宋" w:eastAsia="仿宋" w:hAnsi="仿宋" w:cs="宋体" w:hint="eastAsia"/>
                    <w:color w:val="auto"/>
                    <w:sz w:val="28"/>
                    <w:szCs w:val="28"/>
                  </w:rPr>
                </w:rPrChange>
              </w:rPr>
              <w:t>依托城市大脑数字底座和地理时空信息平台，整合资源，大力建设城市数据共享平台，建立完善共享管理办法和共享管理机制，持续迭代优化总体态势、智慧文旅、生态环境、民生幸福、社区服务、城市管理、公共交通、城市安全等业务领域数字化应用场景服务和数据开放服务，加强地理时空信息专题应用，全面推动政府部门数字化整体转型，打造黄山市数字政府服务精品和城市名片。</w:t>
            </w:r>
          </w:p>
        </w:tc>
      </w:tr>
    </w:tbl>
    <w:p w14:paraId="4E368103" w14:textId="77777777" w:rsidR="00000000" w:rsidRDefault="00000000">
      <w:pPr>
        <w:pStyle w:val="a0"/>
        <w:spacing w:line="560" w:lineRule="exact"/>
        <w:ind w:firstLine="640"/>
        <w:rPr>
          <w:rFonts w:eastAsia="仿宋_GB2312"/>
          <w:b/>
          <w:color w:val="auto"/>
          <w:sz w:val="32"/>
          <w:szCs w:val="32"/>
          <w:rPrChange w:id="1206" w:author="嗯哼" w:date="2021-09-13T09:12:00Z">
            <w:rPr>
              <w:rFonts w:ascii="仿宋" w:eastAsia="仿宋" w:hAnsi="仿宋" w:hint="eastAsia"/>
              <w:b/>
              <w:color w:val="auto"/>
              <w:sz w:val="30"/>
              <w:szCs w:val="30"/>
            </w:rPr>
          </w:rPrChange>
        </w:rPr>
      </w:pPr>
      <w:r>
        <w:rPr>
          <w:rFonts w:eastAsia="仿宋_GB2312"/>
          <w:b/>
          <w:color w:val="auto"/>
          <w:sz w:val="32"/>
          <w:szCs w:val="32"/>
          <w:rPrChange w:id="1207" w:author="嗯哼" w:date="2021-09-13T09:12:00Z">
            <w:rPr>
              <w:rFonts w:ascii="仿宋" w:eastAsia="仿宋" w:hAnsi="仿宋" w:hint="eastAsia"/>
              <w:b/>
              <w:color w:val="auto"/>
              <w:sz w:val="30"/>
              <w:szCs w:val="30"/>
            </w:rPr>
          </w:rPrChange>
        </w:rPr>
        <w:t>3</w:t>
      </w:r>
      <w:r>
        <w:rPr>
          <w:rFonts w:eastAsia="仿宋_GB2312"/>
          <w:b/>
          <w:color w:val="auto"/>
          <w:sz w:val="32"/>
          <w:szCs w:val="32"/>
        </w:rPr>
        <w:t>.</w:t>
      </w:r>
      <w:r>
        <w:rPr>
          <w:rFonts w:eastAsia="仿宋_GB2312"/>
          <w:b/>
          <w:color w:val="auto"/>
          <w:sz w:val="32"/>
          <w:szCs w:val="32"/>
          <w:rPrChange w:id="1208" w:author="嗯哼" w:date="2021-09-13T09:12:00Z">
            <w:rPr>
              <w:rFonts w:ascii="仿宋" w:eastAsia="仿宋" w:hAnsi="仿宋" w:hint="eastAsia"/>
              <w:b/>
              <w:color w:val="auto"/>
              <w:sz w:val="30"/>
              <w:szCs w:val="30"/>
            </w:rPr>
          </w:rPrChange>
        </w:rPr>
        <w:t>构建人工智能中台</w:t>
      </w:r>
    </w:p>
    <w:p w14:paraId="1C0023B6" w14:textId="77777777" w:rsidR="00000000" w:rsidRDefault="00000000">
      <w:pPr>
        <w:pStyle w:val="a0"/>
        <w:spacing w:line="560" w:lineRule="exact"/>
        <w:ind w:firstLine="640"/>
        <w:rPr>
          <w:rFonts w:eastAsia="仿宋_GB2312"/>
          <w:color w:val="auto"/>
          <w:sz w:val="32"/>
          <w:szCs w:val="32"/>
          <w:rPrChange w:id="1209" w:author="嗯哼" w:date="2021-09-13T09:12:00Z">
            <w:rPr>
              <w:rFonts w:ascii="仿宋" w:eastAsia="仿宋" w:hAnsi="仿宋"/>
              <w:color w:val="auto"/>
              <w:sz w:val="30"/>
              <w:szCs w:val="30"/>
            </w:rPr>
          </w:rPrChange>
        </w:rPr>
      </w:pPr>
      <w:r>
        <w:rPr>
          <w:rFonts w:eastAsia="仿宋_GB2312"/>
          <w:color w:val="auto"/>
          <w:sz w:val="32"/>
          <w:szCs w:val="32"/>
          <w:rPrChange w:id="1210" w:author="嗯哼" w:date="2021-09-13T09:12:00Z">
            <w:rPr>
              <w:rFonts w:ascii="仿宋" w:eastAsia="仿宋" w:hAnsi="仿宋" w:hint="eastAsia"/>
              <w:color w:val="auto"/>
              <w:sz w:val="30"/>
              <w:szCs w:val="30"/>
            </w:rPr>
          </w:rPrChange>
        </w:rPr>
        <w:t>强化人工智能（</w:t>
      </w:r>
      <w:r>
        <w:rPr>
          <w:rFonts w:eastAsia="仿宋_GB2312"/>
          <w:color w:val="auto"/>
          <w:sz w:val="32"/>
          <w:szCs w:val="32"/>
          <w:rPrChange w:id="1211" w:author="嗯哼" w:date="2021-09-13T09:12:00Z">
            <w:rPr>
              <w:rFonts w:ascii="仿宋" w:eastAsia="仿宋" w:hAnsi="仿宋" w:hint="eastAsia"/>
              <w:color w:val="auto"/>
              <w:sz w:val="30"/>
              <w:szCs w:val="30"/>
            </w:rPr>
          </w:rPrChange>
        </w:rPr>
        <w:t>AI</w:t>
      </w:r>
      <w:r>
        <w:rPr>
          <w:rFonts w:eastAsia="仿宋_GB2312"/>
          <w:color w:val="auto"/>
          <w:sz w:val="32"/>
          <w:szCs w:val="32"/>
          <w:rPrChange w:id="1212" w:author="嗯哼" w:date="2021-09-13T09:12:00Z">
            <w:rPr>
              <w:rFonts w:ascii="仿宋" w:eastAsia="仿宋" w:hAnsi="仿宋" w:hint="eastAsia"/>
              <w:color w:val="auto"/>
              <w:sz w:val="30"/>
              <w:szCs w:val="30"/>
            </w:rPr>
          </w:rPrChange>
        </w:rPr>
        <w:t>）支撑能力建设，构建</w:t>
      </w:r>
      <w:r>
        <w:rPr>
          <w:rFonts w:eastAsia="仿宋_GB2312"/>
          <w:color w:val="auto"/>
          <w:sz w:val="32"/>
          <w:szCs w:val="32"/>
          <w:rPrChange w:id="1213" w:author="嗯哼" w:date="2021-09-13T09:12:00Z">
            <w:rPr>
              <w:rFonts w:ascii="仿宋" w:eastAsia="仿宋" w:hAnsi="仿宋" w:hint="eastAsia"/>
              <w:color w:val="auto"/>
              <w:sz w:val="30"/>
              <w:szCs w:val="30"/>
            </w:rPr>
          </w:rPrChange>
        </w:rPr>
        <w:t>AI</w:t>
      </w:r>
      <w:r>
        <w:rPr>
          <w:rFonts w:eastAsia="仿宋_GB2312"/>
          <w:color w:val="auto"/>
          <w:sz w:val="32"/>
          <w:szCs w:val="32"/>
          <w:rPrChange w:id="1214" w:author="嗯哼" w:date="2021-09-13T09:12:00Z">
            <w:rPr>
              <w:rFonts w:ascii="仿宋" w:eastAsia="仿宋" w:hAnsi="仿宋" w:hint="eastAsia"/>
              <w:color w:val="auto"/>
              <w:sz w:val="30"/>
              <w:szCs w:val="30"/>
            </w:rPr>
          </w:rPrChange>
        </w:rPr>
        <w:t>能力统筹平台，通过</w:t>
      </w:r>
      <w:r>
        <w:rPr>
          <w:rFonts w:eastAsia="仿宋_GB2312"/>
          <w:color w:val="auto"/>
          <w:sz w:val="32"/>
          <w:szCs w:val="32"/>
          <w:rPrChange w:id="1215" w:author="嗯哼" w:date="2021-09-13T09:12:00Z">
            <w:rPr>
              <w:rFonts w:ascii="仿宋" w:eastAsia="仿宋" w:hAnsi="仿宋" w:hint="eastAsia"/>
              <w:color w:val="auto"/>
              <w:sz w:val="30"/>
              <w:szCs w:val="30"/>
            </w:rPr>
          </w:rPrChange>
        </w:rPr>
        <w:t>AI</w:t>
      </w:r>
      <w:r>
        <w:rPr>
          <w:rFonts w:eastAsia="仿宋_GB2312"/>
          <w:color w:val="auto"/>
          <w:sz w:val="32"/>
          <w:szCs w:val="32"/>
          <w:rPrChange w:id="1216" w:author="嗯哼" w:date="2021-09-13T09:12:00Z">
            <w:rPr>
              <w:rFonts w:ascii="仿宋" w:eastAsia="仿宋" w:hAnsi="仿宋" w:hint="eastAsia"/>
              <w:color w:val="auto"/>
              <w:sz w:val="30"/>
              <w:szCs w:val="30"/>
            </w:rPr>
          </w:rPrChange>
        </w:rPr>
        <w:t>能力部署和应用</w:t>
      </w:r>
      <w:r>
        <w:rPr>
          <w:rFonts w:eastAsia="仿宋_GB2312"/>
          <w:color w:val="auto"/>
          <w:sz w:val="32"/>
          <w:szCs w:val="32"/>
          <w:rPrChange w:id="1217" w:author="嗯哼" w:date="2021-09-13T09:12:00Z">
            <w:rPr>
              <w:rFonts w:ascii="仿宋" w:eastAsia="仿宋" w:hAnsi="仿宋" w:hint="eastAsia"/>
              <w:color w:val="auto"/>
              <w:sz w:val="30"/>
              <w:szCs w:val="30"/>
            </w:rPr>
          </w:rPrChange>
        </w:rPr>
        <w:t>AI</w:t>
      </w:r>
      <w:r>
        <w:rPr>
          <w:rFonts w:eastAsia="仿宋_GB2312"/>
          <w:color w:val="auto"/>
          <w:sz w:val="32"/>
          <w:szCs w:val="32"/>
          <w:rPrChange w:id="1218" w:author="嗯哼" w:date="2021-09-13T09:12:00Z">
            <w:rPr>
              <w:rFonts w:ascii="仿宋" w:eastAsia="仿宋" w:hAnsi="仿宋" w:hint="eastAsia"/>
              <w:color w:val="auto"/>
              <w:sz w:val="30"/>
              <w:szCs w:val="30"/>
            </w:rPr>
          </w:rPrChange>
        </w:rPr>
        <w:t>能力沉淀，融合数据治理及业务应用</w:t>
      </w:r>
      <w:r>
        <w:rPr>
          <w:rFonts w:eastAsia="仿宋_GB2312"/>
          <w:color w:val="auto"/>
          <w:sz w:val="32"/>
          <w:szCs w:val="32"/>
          <w:rPrChange w:id="1219" w:author="嗯哼" w:date="2021-09-13T09:12:00Z">
            <w:rPr>
              <w:rFonts w:ascii="仿宋" w:eastAsia="仿宋" w:hAnsi="仿宋" w:hint="eastAsia"/>
              <w:color w:val="auto"/>
              <w:sz w:val="30"/>
              <w:szCs w:val="30"/>
            </w:rPr>
          </w:rPrChange>
        </w:rPr>
        <w:lastRenderedPageBreak/>
        <w:t>场景，逐步形成大数据慧治的</w:t>
      </w:r>
      <w:r>
        <w:rPr>
          <w:rFonts w:eastAsia="仿宋_GB2312"/>
          <w:color w:val="auto"/>
          <w:sz w:val="32"/>
          <w:szCs w:val="32"/>
          <w:rPrChange w:id="1220" w:author="嗯哼" w:date="2021-09-13T09:12:00Z">
            <w:rPr>
              <w:rFonts w:ascii="仿宋" w:eastAsia="仿宋" w:hAnsi="仿宋" w:hint="eastAsia"/>
              <w:color w:val="auto"/>
              <w:sz w:val="30"/>
              <w:szCs w:val="30"/>
            </w:rPr>
          </w:rPrChange>
        </w:rPr>
        <w:t>AI</w:t>
      </w:r>
      <w:r>
        <w:rPr>
          <w:rFonts w:eastAsia="仿宋_GB2312"/>
          <w:color w:val="auto"/>
          <w:sz w:val="32"/>
          <w:szCs w:val="32"/>
          <w:rPrChange w:id="1221" w:author="嗯哼" w:date="2021-09-13T09:12:00Z">
            <w:rPr>
              <w:rFonts w:ascii="仿宋" w:eastAsia="仿宋" w:hAnsi="仿宋" w:hint="eastAsia"/>
              <w:color w:val="auto"/>
              <w:sz w:val="30"/>
              <w:szCs w:val="30"/>
            </w:rPr>
          </w:rPrChange>
        </w:rPr>
        <w:t>应用服务能力，快速满足业务场景需要，提升政府治理智能化和智慧化水平。</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1EA7D9D1" w14:textId="77777777">
        <w:trPr>
          <w:trHeight w:val="640"/>
          <w:jc w:val="center"/>
        </w:trPr>
        <w:tc>
          <w:tcPr>
            <w:tcW w:w="9022" w:type="dxa"/>
            <w:tcBorders>
              <w:top w:val="single" w:sz="4" w:space="0" w:color="auto"/>
              <w:left w:val="single" w:sz="4" w:space="0" w:color="auto"/>
              <w:bottom w:val="single" w:sz="4" w:space="0" w:color="auto"/>
              <w:right w:val="single" w:sz="4" w:space="0" w:color="auto"/>
            </w:tcBorders>
            <w:vAlign w:val="center"/>
          </w:tcPr>
          <w:p w14:paraId="4C66CBDE" w14:textId="77777777" w:rsidR="00000000" w:rsidRDefault="00000000">
            <w:pPr>
              <w:pStyle w:val="a0"/>
              <w:spacing w:line="240" w:lineRule="auto"/>
              <w:ind w:firstLineChars="0" w:firstLine="0"/>
              <w:jc w:val="center"/>
              <w:rPr>
                <w:rFonts w:eastAsia="仿宋_GB2312"/>
                <w:color w:val="auto"/>
                <w:sz w:val="28"/>
                <w:szCs w:val="28"/>
                <w:rPrChange w:id="1222" w:author="嗯哼" w:date="2021-09-13T09:12:00Z">
                  <w:rPr>
                    <w:rFonts w:ascii="仿宋" w:eastAsia="仿宋" w:hAnsi="仿宋"/>
                    <w:color w:val="auto"/>
                    <w:sz w:val="28"/>
                    <w:szCs w:val="28"/>
                  </w:rPr>
                </w:rPrChange>
              </w:rPr>
            </w:pPr>
            <w:r>
              <w:rPr>
                <w:rFonts w:eastAsia="仿宋_GB2312"/>
                <w:color w:val="auto"/>
                <w:sz w:val="28"/>
                <w:szCs w:val="28"/>
                <w:rPrChange w:id="1223" w:author="嗯哼" w:date="2021-09-13T09:12:00Z">
                  <w:rPr>
                    <w:rFonts w:ascii="仿宋" w:eastAsia="仿宋" w:hAnsi="仿宋" w:hint="eastAsia"/>
                    <w:color w:val="auto"/>
                    <w:sz w:val="28"/>
                    <w:szCs w:val="28"/>
                  </w:rPr>
                </w:rPrChange>
              </w:rPr>
              <w:t>专栏</w:t>
            </w:r>
            <w:r>
              <w:rPr>
                <w:rFonts w:eastAsia="仿宋_GB2312"/>
                <w:color w:val="auto"/>
                <w:sz w:val="28"/>
                <w:szCs w:val="28"/>
                <w:rPrChange w:id="1224" w:author="嗯哼" w:date="2021-09-13T09:12:00Z">
                  <w:rPr>
                    <w:rFonts w:ascii="仿宋" w:eastAsia="仿宋" w:hAnsi="仿宋" w:hint="eastAsia"/>
                    <w:color w:val="auto"/>
                    <w:sz w:val="28"/>
                    <w:szCs w:val="28"/>
                  </w:rPr>
                </w:rPrChange>
              </w:rPr>
              <w:t>7</w:t>
            </w:r>
            <w:r>
              <w:rPr>
                <w:rFonts w:eastAsia="仿宋_GB2312"/>
                <w:color w:val="auto"/>
                <w:sz w:val="28"/>
                <w:szCs w:val="28"/>
                <w:rPrChange w:id="1225" w:author="嗯哼" w:date="2021-09-13T09:12:00Z">
                  <w:rPr>
                    <w:rFonts w:ascii="仿宋" w:eastAsia="仿宋" w:hAnsi="仿宋"/>
                    <w:color w:val="auto"/>
                    <w:sz w:val="28"/>
                    <w:szCs w:val="28"/>
                  </w:rPr>
                </w:rPrChange>
              </w:rPr>
              <w:t xml:space="preserve">  </w:t>
            </w:r>
            <w:r>
              <w:rPr>
                <w:rFonts w:eastAsia="仿宋_GB2312"/>
                <w:color w:val="auto"/>
                <w:sz w:val="28"/>
                <w:szCs w:val="28"/>
                <w:rPrChange w:id="1226" w:author="嗯哼" w:date="2021-09-13T09:12:00Z">
                  <w:rPr>
                    <w:rFonts w:ascii="仿宋" w:eastAsia="仿宋" w:hAnsi="仿宋" w:hint="eastAsia"/>
                    <w:color w:val="auto"/>
                    <w:sz w:val="28"/>
                    <w:szCs w:val="28"/>
                  </w:rPr>
                </w:rPrChange>
              </w:rPr>
              <w:t>人工智能中台建设重点</w:t>
            </w:r>
          </w:p>
        </w:tc>
      </w:tr>
      <w:tr w:rsidR="00000000" w14:paraId="5CE9DD1B" w14:textId="77777777">
        <w:trPr>
          <w:jc w:val="center"/>
        </w:trPr>
        <w:tc>
          <w:tcPr>
            <w:tcW w:w="9022" w:type="dxa"/>
            <w:tcBorders>
              <w:top w:val="single" w:sz="4" w:space="0" w:color="auto"/>
              <w:left w:val="single" w:sz="4" w:space="0" w:color="auto"/>
              <w:bottom w:val="single" w:sz="4" w:space="0" w:color="auto"/>
              <w:right w:val="single" w:sz="4" w:space="0" w:color="auto"/>
            </w:tcBorders>
          </w:tcPr>
          <w:p w14:paraId="285BFC6C" w14:textId="77777777" w:rsidR="00000000" w:rsidRDefault="00000000">
            <w:pPr>
              <w:pStyle w:val="a0"/>
              <w:spacing w:line="480" w:lineRule="exact"/>
              <w:ind w:firstLine="560"/>
              <w:rPr>
                <w:rFonts w:eastAsia="仿宋_GB2312"/>
                <w:color w:val="auto"/>
                <w:sz w:val="28"/>
                <w:szCs w:val="28"/>
                <w:rPrChange w:id="1227" w:author="嗯哼" w:date="2021-09-13T09:12:00Z">
                  <w:rPr>
                    <w:rFonts w:ascii="仿宋" w:eastAsia="仿宋" w:hAnsi="仿宋" w:hint="eastAsia"/>
                    <w:color w:val="auto"/>
                    <w:sz w:val="28"/>
                    <w:szCs w:val="28"/>
                  </w:rPr>
                </w:rPrChange>
              </w:rPr>
            </w:pPr>
            <w:r>
              <w:rPr>
                <w:rFonts w:eastAsia="仿宋_GB2312"/>
                <w:b/>
                <w:color w:val="auto"/>
                <w:sz w:val="28"/>
                <w:szCs w:val="28"/>
                <w:rPrChange w:id="1228" w:author="嗯哼" w:date="2021-09-13T09:12:00Z">
                  <w:rPr>
                    <w:rFonts w:ascii="仿宋" w:eastAsia="仿宋" w:hAnsi="仿宋" w:hint="eastAsia"/>
                    <w:b/>
                    <w:color w:val="0000CC"/>
                    <w:sz w:val="28"/>
                    <w:szCs w:val="28"/>
                  </w:rPr>
                </w:rPrChange>
              </w:rPr>
              <w:t>建设人工智能平台。</w:t>
            </w:r>
            <w:r>
              <w:rPr>
                <w:rFonts w:eastAsia="仿宋_GB2312"/>
                <w:color w:val="auto"/>
                <w:sz w:val="28"/>
                <w:szCs w:val="28"/>
                <w:rPrChange w:id="1229" w:author="嗯哼" w:date="2021-09-13T09:12:00Z">
                  <w:rPr>
                    <w:rFonts w:ascii="仿宋" w:eastAsia="仿宋" w:hAnsi="仿宋" w:hint="eastAsia"/>
                    <w:color w:val="auto"/>
                    <w:sz w:val="28"/>
                    <w:szCs w:val="28"/>
                  </w:rPr>
                </w:rPrChange>
              </w:rPr>
              <w:t>充分运用大数据、人工智能、区块链等技术，部署开发</w:t>
            </w:r>
            <w:r>
              <w:rPr>
                <w:rFonts w:eastAsia="仿宋_GB2312"/>
                <w:color w:val="auto"/>
                <w:sz w:val="28"/>
                <w:szCs w:val="28"/>
                <w:rPrChange w:id="1230" w:author="嗯哼" w:date="2021-09-13T09:12:00Z">
                  <w:rPr>
                    <w:rFonts w:ascii="仿宋" w:eastAsia="仿宋" w:hAnsi="仿宋" w:hint="eastAsia"/>
                    <w:color w:val="auto"/>
                    <w:sz w:val="28"/>
                    <w:szCs w:val="28"/>
                  </w:rPr>
                </w:rPrChange>
              </w:rPr>
              <w:t>AI</w:t>
            </w:r>
            <w:r>
              <w:rPr>
                <w:rFonts w:eastAsia="仿宋_GB2312"/>
                <w:color w:val="auto"/>
                <w:sz w:val="28"/>
                <w:szCs w:val="28"/>
                <w:rPrChange w:id="1231" w:author="嗯哼" w:date="2021-09-13T09:12:00Z">
                  <w:rPr>
                    <w:rFonts w:ascii="仿宋" w:eastAsia="仿宋" w:hAnsi="仿宋" w:hint="eastAsia"/>
                    <w:color w:val="auto"/>
                    <w:sz w:val="28"/>
                    <w:szCs w:val="28"/>
                  </w:rPr>
                </w:rPrChange>
              </w:rPr>
              <w:t>融合服务的接入中心、应用中心、编排调度中心、算法中心、原子能力中心、运营中心、管理中心等功能模块。建立和沉淀面向不同业务应用场景数据智能服务的</w:t>
            </w:r>
            <w:r>
              <w:rPr>
                <w:rFonts w:eastAsia="仿宋_GB2312"/>
                <w:color w:val="auto"/>
                <w:sz w:val="28"/>
                <w:szCs w:val="28"/>
                <w:rPrChange w:id="1232" w:author="嗯哼" w:date="2021-09-13T09:12:00Z">
                  <w:rPr>
                    <w:rFonts w:ascii="仿宋" w:eastAsia="仿宋" w:hAnsi="仿宋" w:hint="eastAsia"/>
                    <w:color w:val="auto"/>
                    <w:sz w:val="28"/>
                    <w:szCs w:val="28"/>
                  </w:rPr>
                </w:rPrChange>
              </w:rPr>
              <w:t>AI</w:t>
            </w:r>
            <w:r>
              <w:rPr>
                <w:rFonts w:eastAsia="仿宋_GB2312"/>
                <w:color w:val="auto"/>
                <w:sz w:val="28"/>
                <w:szCs w:val="28"/>
                <w:rPrChange w:id="1233" w:author="嗯哼" w:date="2021-09-13T09:12:00Z">
                  <w:rPr>
                    <w:rFonts w:ascii="仿宋" w:eastAsia="仿宋" w:hAnsi="仿宋" w:hint="eastAsia"/>
                    <w:color w:val="auto"/>
                    <w:sz w:val="28"/>
                    <w:szCs w:val="28"/>
                  </w:rPr>
                </w:rPrChange>
              </w:rPr>
              <w:t>算法模型库、方法库和知识图谱库，提供计算机人脸识别、文字识别、图像识别、视频识别、语音识别、自然语言理解等</w:t>
            </w:r>
            <w:r>
              <w:rPr>
                <w:rFonts w:eastAsia="仿宋_GB2312"/>
                <w:color w:val="auto"/>
                <w:sz w:val="28"/>
                <w:szCs w:val="28"/>
                <w:rPrChange w:id="1234" w:author="嗯哼" w:date="2021-09-13T09:12:00Z">
                  <w:rPr>
                    <w:rFonts w:ascii="仿宋" w:eastAsia="仿宋" w:hAnsi="仿宋" w:hint="eastAsia"/>
                    <w:color w:val="auto"/>
                    <w:sz w:val="28"/>
                    <w:szCs w:val="28"/>
                  </w:rPr>
                </w:rPrChange>
              </w:rPr>
              <w:t>AI</w:t>
            </w:r>
            <w:r>
              <w:rPr>
                <w:rFonts w:eastAsia="仿宋_GB2312"/>
                <w:color w:val="auto"/>
                <w:sz w:val="28"/>
                <w:szCs w:val="28"/>
                <w:rPrChange w:id="1235" w:author="嗯哼" w:date="2021-09-13T09:12:00Z">
                  <w:rPr>
                    <w:rFonts w:ascii="仿宋" w:eastAsia="仿宋" w:hAnsi="仿宋" w:hint="eastAsia"/>
                    <w:color w:val="auto"/>
                    <w:sz w:val="28"/>
                    <w:szCs w:val="28"/>
                  </w:rPr>
                </w:rPrChange>
              </w:rPr>
              <w:t>基础能力组件，提供</w:t>
            </w:r>
            <w:r>
              <w:rPr>
                <w:rFonts w:eastAsia="仿宋_GB2312"/>
                <w:color w:val="auto"/>
                <w:sz w:val="28"/>
                <w:szCs w:val="28"/>
                <w:rPrChange w:id="1236" w:author="嗯哼" w:date="2021-09-13T09:12:00Z">
                  <w:rPr>
                    <w:rFonts w:ascii="仿宋" w:eastAsia="仿宋" w:hAnsi="仿宋" w:hint="eastAsia"/>
                    <w:color w:val="auto"/>
                    <w:sz w:val="28"/>
                    <w:szCs w:val="28"/>
                  </w:rPr>
                </w:rPrChange>
              </w:rPr>
              <w:t>AI</w:t>
            </w:r>
            <w:r>
              <w:rPr>
                <w:rFonts w:eastAsia="仿宋_GB2312"/>
                <w:color w:val="auto"/>
                <w:sz w:val="28"/>
                <w:szCs w:val="28"/>
                <w:rPrChange w:id="1237" w:author="嗯哼" w:date="2021-09-13T09:12:00Z">
                  <w:rPr>
                    <w:rFonts w:ascii="仿宋" w:eastAsia="仿宋" w:hAnsi="仿宋" w:hint="eastAsia"/>
                    <w:color w:val="auto"/>
                    <w:sz w:val="28"/>
                    <w:szCs w:val="28"/>
                  </w:rPr>
                </w:rPrChange>
              </w:rPr>
              <w:t>知识计算引擎的</w:t>
            </w:r>
            <w:r>
              <w:rPr>
                <w:rFonts w:eastAsia="仿宋_GB2312"/>
                <w:color w:val="auto"/>
                <w:sz w:val="28"/>
                <w:szCs w:val="28"/>
                <w:rPrChange w:id="1238" w:author="嗯哼" w:date="2021-09-13T09:12:00Z">
                  <w:rPr>
                    <w:rFonts w:ascii="仿宋" w:eastAsia="仿宋" w:hAnsi="仿宋" w:hint="eastAsia"/>
                    <w:color w:val="auto"/>
                    <w:sz w:val="28"/>
                    <w:szCs w:val="28"/>
                  </w:rPr>
                </w:rPrChange>
              </w:rPr>
              <w:t>“</w:t>
            </w:r>
            <w:r>
              <w:rPr>
                <w:rFonts w:eastAsia="仿宋_GB2312"/>
                <w:color w:val="auto"/>
                <w:sz w:val="28"/>
                <w:szCs w:val="28"/>
                <w:rPrChange w:id="1239" w:author="嗯哼" w:date="2021-09-13T09:12:00Z">
                  <w:rPr>
                    <w:rFonts w:ascii="仿宋" w:eastAsia="仿宋" w:hAnsi="仿宋" w:hint="eastAsia"/>
                    <w:color w:val="auto"/>
                    <w:sz w:val="28"/>
                    <w:szCs w:val="28"/>
                  </w:rPr>
                </w:rPrChange>
              </w:rPr>
              <w:t>慧治</w:t>
            </w:r>
            <w:r>
              <w:rPr>
                <w:rFonts w:eastAsia="仿宋_GB2312"/>
                <w:color w:val="auto"/>
                <w:sz w:val="28"/>
                <w:szCs w:val="28"/>
                <w:rPrChange w:id="1240" w:author="嗯哼" w:date="2021-09-13T09:12:00Z">
                  <w:rPr>
                    <w:rFonts w:ascii="仿宋" w:eastAsia="仿宋" w:hAnsi="仿宋" w:hint="eastAsia"/>
                    <w:color w:val="auto"/>
                    <w:sz w:val="28"/>
                    <w:szCs w:val="28"/>
                  </w:rPr>
                </w:rPrChange>
              </w:rPr>
              <w:t>”</w:t>
            </w:r>
            <w:r>
              <w:rPr>
                <w:rFonts w:eastAsia="仿宋_GB2312"/>
                <w:color w:val="auto"/>
                <w:sz w:val="28"/>
                <w:szCs w:val="28"/>
                <w:rPrChange w:id="1241" w:author="嗯哼" w:date="2021-09-13T09:12:00Z">
                  <w:rPr>
                    <w:rFonts w:ascii="仿宋" w:eastAsia="仿宋" w:hAnsi="仿宋" w:hint="eastAsia"/>
                    <w:color w:val="auto"/>
                    <w:sz w:val="28"/>
                    <w:szCs w:val="28"/>
                  </w:rPr>
                </w:rPrChange>
              </w:rPr>
              <w:t>助手，支持场景式知识服务。</w:t>
            </w:r>
          </w:p>
          <w:p w14:paraId="6BEF7860" w14:textId="77777777" w:rsidR="00000000" w:rsidRDefault="00000000">
            <w:pPr>
              <w:pStyle w:val="a0"/>
              <w:spacing w:line="480" w:lineRule="exact"/>
              <w:ind w:firstLine="560"/>
              <w:rPr>
                <w:rFonts w:eastAsia="仿宋_GB2312"/>
                <w:color w:val="auto"/>
                <w:sz w:val="28"/>
                <w:szCs w:val="28"/>
                <w:rPrChange w:id="1242" w:author="嗯哼" w:date="2021-09-13T09:12:00Z">
                  <w:rPr>
                    <w:rFonts w:ascii="仿宋" w:eastAsia="仿宋" w:hAnsi="仿宋" w:hint="eastAsia"/>
                    <w:color w:val="auto"/>
                    <w:sz w:val="28"/>
                    <w:szCs w:val="28"/>
                  </w:rPr>
                </w:rPrChange>
              </w:rPr>
            </w:pPr>
            <w:r>
              <w:rPr>
                <w:rFonts w:eastAsia="仿宋_GB2312"/>
                <w:b/>
                <w:color w:val="auto"/>
                <w:sz w:val="28"/>
                <w:szCs w:val="28"/>
                <w:rPrChange w:id="1243" w:author="嗯哼" w:date="2021-09-13T09:12:00Z">
                  <w:rPr>
                    <w:rFonts w:ascii="仿宋" w:eastAsia="仿宋" w:hAnsi="仿宋" w:hint="eastAsia"/>
                    <w:b/>
                    <w:color w:val="auto"/>
                    <w:sz w:val="28"/>
                    <w:szCs w:val="28"/>
                  </w:rPr>
                </w:rPrChange>
              </w:rPr>
              <w:t>建设数字能力统筹平台。</w:t>
            </w:r>
            <w:r>
              <w:rPr>
                <w:rFonts w:eastAsia="仿宋_GB2312"/>
                <w:color w:val="auto"/>
                <w:sz w:val="28"/>
                <w:szCs w:val="28"/>
                <w:rPrChange w:id="1244" w:author="嗯哼" w:date="2021-09-13T09:12:00Z">
                  <w:rPr>
                    <w:rFonts w:ascii="仿宋" w:eastAsia="仿宋" w:hAnsi="仿宋" w:hint="eastAsia"/>
                    <w:color w:val="auto"/>
                    <w:sz w:val="28"/>
                    <w:szCs w:val="28"/>
                  </w:rPr>
                </w:rPrChange>
              </w:rPr>
              <w:t>统筹大数据、物联感知、地理时空信息、视频共享分析等数字基础能力，根据业务应用场景需求，以大数据、可视化技术、知识图谱等融合服务的方式实现数据服务、业务应用和</w:t>
            </w:r>
            <w:r>
              <w:rPr>
                <w:rFonts w:eastAsia="仿宋_GB2312"/>
                <w:color w:val="auto"/>
                <w:sz w:val="28"/>
                <w:szCs w:val="28"/>
                <w:rPrChange w:id="1245" w:author="嗯哼" w:date="2021-09-13T09:12:00Z">
                  <w:rPr>
                    <w:rFonts w:ascii="仿宋" w:eastAsia="仿宋" w:hAnsi="仿宋" w:hint="eastAsia"/>
                    <w:color w:val="auto"/>
                    <w:sz w:val="28"/>
                    <w:szCs w:val="28"/>
                  </w:rPr>
                </w:rPrChange>
              </w:rPr>
              <w:t>AI</w:t>
            </w:r>
            <w:r>
              <w:rPr>
                <w:rFonts w:eastAsia="仿宋_GB2312"/>
                <w:color w:val="auto"/>
                <w:sz w:val="28"/>
                <w:szCs w:val="28"/>
                <w:rPrChange w:id="1246" w:author="嗯哼" w:date="2021-09-13T09:12:00Z">
                  <w:rPr>
                    <w:rFonts w:ascii="仿宋" w:eastAsia="仿宋" w:hAnsi="仿宋" w:hint="eastAsia"/>
                    <w:color w:val="auto"/>
                    <w:sz w:val="28"/>
                    <w:szCs w:val="28"/>
                  </w:rPr>
                </w:rPrChange>
              </w:rPr>
              <w:t>数据智能等的聚合共享和运营管理，赋能业务应用场景前后端知识共享、数据智能运营服务能力的全面提升，解决应用系统建设中的共性问题，并沉淀数据智能资产，提升智能服务组件高频复用能力。</w:t>
            </w:r>
          </w:p>
        </w:tc>
      </w:tr>
    </w:tbl>
    <w:p w14:paraId="12D433BF" w14:textId="77777777" w:rsidR="00000000" w:rsidRDefault="00000000">
      <w:pPr>
        <w:pStyle w:val="a0"/>
        <w:spacing w:line="560" w:lineRule="exact"/>
        <w:ind w:firstLine="640"/>
        <w:rPr>
          <w:rFonts w:eastAsia="楷体_GB2312"/>
          <w:b/>
          <w:bCs/>
          <w:color w:val="auto"/>
          <w:sz w:val="32"/>
          <w:szCs w:val="32"/>
          <w:rPrChange w:id="1247" w:author="嗯哼" w:date="2021-09-13T09:12:00Z">
            <w:rPr>
              <w:rFonts w:ascii="仿宋" w:eastAsia="仿宋" w:hAnsi="仿宋"/>
              <w:b/>
              <w:bCs/>
              <w:sz w:val="30"/>
              <w:szCs w:val="30"/>
            </w:rPr>
          </w:rPrChange>
        </w:rPr>
      </w:pPr>
      <w:bookmarkStart w:id="1248" w:name="_Toc78814156"/>
      <w:r>
        <w:rPr>
          <w:rStyle w:val="21"/>
          <w:color w:val="auto"/>
          <w:szCs w:val="32"/>
        </w:rPr>
        <w:t>（三）</w:t>
      </w:r>
      <w:r>
        <w:rPr>
          <w:rStyle w:val="21"/>
          <w:color w:val="auto"/>
          <w:szCs w:val="32"/>
          <w:rPrChange w:id="1249" w:author="嗯哼" w:date="2021-09-13T09:12:00Z">
            <w:rPr>
              <w:rStyle w:val="21"/>
              <w:rFonts w:ascii="仿宋" w:eastAsia="仿宋" w:hAnsi="仿宋" w:hint="eastAsia"/>
              <w:b w:val="0"/>
              <w:sz w:val="30"/>
              <w:szCs w:val="30"/>
            </w:rPr>
          </w:rPrChange>
        </w:rPr>
        <w:t>再造政府治理模式，推动七大类政务业务数字化应用</w:t>
      </w:r>
      <w:bookmarkEnd w:id="1248"/>
    </w:p>
    <w:p w14:paraId="71D1DF2E" w14:textId="77777777" w:rsidR="00000000" w:rsidRDefault="00000000">
      <w:pPr>
        <w:pStyle w:val="a0"/>
        <w:spacing w:line="560" w:lineRule="exact"/>
        <w:ind w:firstLine="640"/>
        <w:rPr>
          <w:rFonts w:eastAsia="仿宋_GB2312"/>
          <w:color w:val="auto"/>
          <w:sz w:val="32"/>
          <w:szCs w:val="32"/>
          <w:rPrChange w:id="1250" w:author="嗯哼" w:date="2021-09-13T09:12:00Z">
            <w:rPr>
              <w:rFonts w:ascii="仿宋" w:eastAsia="仿宋" w:hAnsi="仿宋" w:hint="eastAsia"/>
              <w:color w:val="auto"/>
              <w:sz w:val="30"/>
              <w:szCs w:val="30"/>
            </w:rPr>
          </w:rPrChange>
        </w:rPr>
      </w:pPr>
      <w:r>
        <w:rPr>
          <w:rFonts w:eastAsia="仿宋_GB2312"/>
          <w:color w:val="auto"/>
          <w:sz w:val="32"/>
          <w:szCs w:val="32"/>
          <w:rPrChange w:id="1251" w:author="嗯哼" w:date="2021-09-13T09:12:00Z">
            <w:rPr>
              <w:rFonts w:ascii="仿宋" w:eastAsia="仿宋" w:hAnsi="仿宋" w:hint="eastAsia"/>
              <w:color w:val="auto"/>
              <w:sz w:val="30"/>
              <w:szCs w:val="30"/>
            </w:rPr>
          </w:rPrChange>
        </w:rPr>
        <w:t>围绕经济调节、市场监管、社会治理、公共服务、生态环保、行政办公、区域协同等业务数字化应用，推动政府治理流程再造和模式优化，以数据驱动、平台赋能政府治理与业务协同，持续创新政府数字化应用场景，不断提高决策科学性和服务效率。</w:t>
      </w:r>
    </w:p>
    <w:p w14:paraId="1B6BDBC7" w14:textId="77777777" w:rsidR="00000000" w:rsidRDefault="00000000">
      <w:pPr>
        <w:spacing w:line="560" w:lineRule="exact"/>
        <w:ind w:firstLineChars="200" w:firstLine="640"/>
        <w:rPr>
          <w:rFonts w:eastAsia="仿宋_GB2312"/>
          <w:b/>
          <w:color w:val="auto"/>
          <w:sz w:val="32"/>
          <w:szCs w:val="32"/>
          <w:rPrChange w:id="1252" w:author="嗯哼" w:date="2021-09-13T09:12:00Z">
            <w:rPr>
              <w:rFonts w:ascii="仿宋" w:eastAsia="仿宋" w:hAnsi="仿宋" w:cs="宋体"/>
              <w:b/>
              <w:color w:val="auto"/>
              <w:sz w:val="30"/>
              <w:szCs w:val="30"/>
            </w:rPr>
          </w:rPrChange>
        </w:rPr>
      </w:pPr>
      <w:r>
        <w:rPr>
          <w:rFonts w:eastAsia="仿宋_GB2312"/>
          <w:b/>
          <w:color w:val="auto"/>
          <w:sz w:val="32"/>
          <w:szCs w:val="32"/>
          <w:rPrChange w:id="1253" w:author="嗯哼" w:date="2021-09-13T09:12:00Z">
            <w:rPr>
              <w:rFonts w:ascii="仿宋" w:eastAsia="仿宋" w:hAnsi="仿宋" w:cs="宋体" w:hint="eastAsia"/>
              <w:b/>
              <w:color w:val="auto"/>
              <w:sz w:val="30"/>
              <w:szCs w:val="30"/>
            </w:rPr>
          </w:rPrChange>
        </w:rPr>
        <w:t>1</w:t>
      </w:r>
      <w:r>
        <w:rPr>
          <w:rFonts w:eastAsia="仿宋_GB2312"/>
          <w:b/>
          <w:color w:val="auto"/>
          <w:sz w:val="32"/>
          <w:szCs w:val="32"/>
        </w:rPr>
        <w:t>.</w:t>
      </w:r>
      <w:r>
        <w:rPr>
          <w:rFonts w:eastAsia="仿宋_GB2312"/>
          <w:b/>
          <w:color w:val="auto"/>
          <w:sz w:val="32"/>
          <w:szCs w:val="32"/>
          <w:rPrChange w:id="1254" w:author="嗯哼" w:date="2021-09-13T09:12:00Z">
            <w:rPr>
              <w:rFonts w:ascii="仿宋" w:eastAsia="仿宋" w:hAnsi="仿宋" w:cs="宋体"/>
              <w:b/>
              <w:color w:val="auto"/>
              <w:sz w:val="30"/>
              <w:szCs w:val="30"/>
            </w:rPr>
          </w:rPrChange>
        </w:rPr>
        <w:t>推进经济调节数字化应用</w:t>
      </w:r>
    </w:p>
    <w:p w14:paraId="13DB22B5" w14:textId="77777777" w:rsidR="00000000" w:rsidRDefault="00000000">
      <w:pPr>
        <w:spacing w:line="560" w:lineRule="exact"/>
        <w:ind w:firstLineChars="200" w:firstLine="640"/>
        <w:rPr>
          <w:rFonts w:eastAsia="仿宋_GB2312"/>
          <w:color w:val="auto"/>
          <w:sz w:val="30"/>
          <w:szCs w:val="30"/>
          <w:rPrChange w:id="1255" w:author="嗯哼" w:date="2021-09-13T09:12:00Z">
            <w:rPr>
              <w:rFonts w:ascii="仿宋" w:eastAsia="仿宋" w:hAnsi="仿宋" w:cs="宋体"/>
              <w:color w:val="auto"/>
              <w:sz w:val="30"/>
              <w:szCs w:val="30"/>
            </w:rPr>
          </w:rPrChange>
        </w:rPr>
      </w:pPr>
      <w:r>
        <w:rPr>
          <w:rFonts w:eastAsia="仿宋_GB2312"/>
          <w:b/>
          <w:color w:val="auto"/>
          <w:sz w:val="32"/>
          <w:szCs w:val="32"/>
          <w:rPrChange w:id="1256" w:author="嗯哼" w:date="2021-09-13T09:12:00Z">
            <w:rPr>
              <w:rFonts w:ascii="仿宋" w:eastAsia="仿宋" w:hAnsi="仿宋" w:cs="宋体" w:hint="eastAsia"/>
              <w:b/>
              <w:color w:val="auto"/>
              <w:sz w:val="30"/>
              <w:szCs w:val="30"/>
            </w:rPr>
          </w:rPrChange>
        </w:rPr>
        <w:t>（</w:t>
      </w:r>
      <w:r>
        <w:rPr>
          <w:rFonts w:ascii="仿宋_GB2312" w:eastAsia="仿宋_GB2312" w:hAnsi="仿宋_GB2312" w:cs="仿宋_GB2312"/>
          <w:b/>
          <w:color w:val="auto"/>
          <w:sz w:val="32"/>
          <w:szCs w:val="32"/>
          <w:rPrChange w:id="1257" w:author="嗯哼" w:date="2021-09-13T09:12:00Z">
            <w:rPr>
              <w:rFonts w:ascii="仿宋" w:eastAsia="仿宋" w:hAnsi="仿宋" w:cs="宋体" w:hint="eastAsia"/>
              <w:b/>
              <w:color w:val="auto"/>
              <w:sz w:val="30"/>
              <w:szCs w:val="30"/>
            </w:rPr>
          </w:rPrChange>
        </w:rPr>
        <w:t>1</w:t>
      </w:r>
      <w:r>
        <w:rPr>
          <w:rFonts w:eastAsia="仿宋_GB2312"/>
          <w:b/>
          <w:color w:val="auto"/>
          <w:sz w:val="32"/>
          <w:szCs w:val="32"/>
          <w:rPrChange w:id="1258" w:author="嗯哼" w:date="2021-09-13T09:12:00Z">
            <w:rPr>
              <w:rFonts w:ascii="仿宋" w:eastAsia="仿宋" w:hAnsi="仿宋" w:cs="宋体" w:hint="eastAsia"/>
              <w:b/>
              <w:color w:val="auto"/>
              <w:sz w:val="30"/>
              <w:szCs w:val="30"/>
            </w:rPr>
          </w:rPrChange>
        </w:rPr>
        <w:t>）经济监测预测预警系统建设。</w:t>
      </w:r>
      <w:r>
        <w:rPr>
          <w:rFonts w:eastAsia="仿宋_GB2312"/>
          <w:color w:val="auto"/>
          <w:sz w:val="32"/>
          <w:szCs w:val="32"/>
          <w:rPrChange w:id="1259" w:author="嗯哼" w:date="2021-09-13T09:12:00Z">
            <w:rPr>
              <w:rFonts w:ascii="仿宋" w:eastAsia="仿宋" w:hAnsi="仿宋" w:cs="宋体"/>
              <w:color w:val="auto"/>
              <w:sz w:val="30"/>
              <w:szCs w:val="30"/>
            </w:rPr>
          </w:rPrChange>
        </w:rPr>
        <w:t>建立</w:t>
      </w:r>
      <w:r>
        <w:rPr>
          <w:rFonts w:eastAsia="仿宋_GB2312"/>
          <w:color w:val="auto"/>
          <w:sz w:val="32"/>
          <w:szCs w:val="32"/>
          <w:rPrChange w:id="1260" w:author="嗯哼" w:date="2021-09-13T09:12:00Z">
            <w:rPr>
              <w:rFonts w:ascii="仿宋" w:eastAsia="仿宋" w:hAnsi="仿宋" w:cs="宋体" w:hint="eastAsia"/>
              <w:color w:val="auto"/>
              <w:sz w:val="30"/>
              <w:szCs w:val="30"/>
            </w:rPr>
          </w:rPrChange>
        </w:rPr>
        <w:t>经济运行基础库与</w:t>
      </w:r>
      <w:r>
        <w:rPr>
          <w:rFonts w:eastAsia="仿宋_GB2312"/>
          <w:color w:val="auto"/>
          <w:sz w:val="32"/>
          <w:szCs w:val="32"/>
          <w:rPrChange w:id="1261" w:author="嗯哼" w:date="2021-09-13T09:12:00Z">
            <w:rPr>
              <w:rFonts w:ascii="仿宋" w:eastAsia="仿宋" w:hAnsi="仿宋" w:cs="宋体"/>
              <w:color w:val="auto"/>
              <w:sz w:val="30"/>
              <w:szCs w:val="30"/>
            </w:rPr>
          </w:rPrChange>
        </w:rPr>
        <w:t>经济运行大数据分析</w:t>
      </w:r>
      <w:r>
        <w:rPr>
          <w:rFonts w:eastAsia="仿宋_GB2312"/>
          <w:color w:val="auto"/>
          <w:sz w:val="32"/>
          <w:szCs w:val="32"/>
          <w:rPrChange w:id="1262" w:author="嗯哼" w:date="2021-09-13T09:12:00Z">
            <w:rPr>
              <w:rFonts w:ascii="仿宋" w:eastAsia="仿宋" w:hAnsi="仿宋" w:cs="宋体" w:hint="eastAsia"/>
              <w:color w:val="auto"/>
              <w:sz w:val="30"/>
              <w:szCs w:val="30"/>
            </w:rPr>
          </w:rPrChange>
        </w:rPr>
        <w:t>专题</w:t>
      </w:r>
      <w:r>
        <w:rPr>
          <w:rFonts w:eastAsia="仿宋_GB2312"/>
          <w:color w:val="auto"/>
          <w:sz w:val="32"/>
          <w:szCs w:val="32"/>
          <w:rPrChange w:id="1263" w:author="嗯哼" w:date="2021-09-13T09:12:00Z">
            <w:rPr>
              <w:rFonts w:ascii="仿宋" w:eastAsia="仿宋" w:hAnsi="仿宋" w:cs="宋体"/>
              <w:color w:val="auto"/>
              <w:sz w:val="30"/>
              <w:szCs w:val="30"/>
            </w:rPr>
          </w:rPrChange>
        </w:rPr>
        <w:t>库，开发</w:t>
      </w:r>
      <w:r>
        <w:rPr>
          <w:rFonts w:eastAsia="仿宋_GB2312"/>
          <w:color w:val="auto"/>
          <w:sz w:val="32"/>
          <w:szCs w:val="32"/>
          <w:rPrChange w:id="1264" w:author="嗯哼" w:date="2021-09-13T09:12:00Z">
            <w:rPr>
              <w:rFonts w:ascii="仿宋" w:eastAsia="仿宋" w:hAnsi="仿宋" w:cs="宋体" w:hint="eastAsia"/>
              <w:color w:val="auto"/>
              <w:sz w:val="30"/>
              <w:szCs w:val="30"/>
            </w:rPr>
          </w:rPrChange>
        </w:rPr>
        <w:t>经济监测预测</w:t>
      </w:r>
      <w:r>
        <w:rPr>
          <w:rFonts w:eastAsia="仿宋_GB2312"/>
          <w:color w:val="auto"/>
          <w:sz w:val="32"/>
          <w:szCs w:val="32"/>
          <w:rPrChange w:id="1265" w:author="嗯哼" w:date="2021-09-13T09:12:00Z">
            <w:rPr>
              <w:rFonts w:ascii="仿宋" w:eastAsia="仿宋" w:hAnsi="仿宋" w:cs="宋体"/>
              <w:color w:val="auto"/>
              <w:sz w:val="30"/>
              <w:szCs w:val="30"/>
            </w:rPr>
          </w:rPrChange>
        </w:rPr>
        <w:t>可视化应用，构</w:t>
      </w:r>
      <w:r>
        <w:rPr>
          <w:rFonts w:eastAsia="仿宋_GB2312"/>
          <w:color w:val="auto"/>
          <w:sz w:val="32"/>
          <w:szCs w:val="32"/>
          <w:rPrChange w:id="1266" w:author="嗯哼" w:date="2021-09-13T09:12:00Z">
            <w:rPr>
              <w:rFonts w:ascii="仿宋" w:eastAsia="仿宋" w:hAnsi="仿宋" w:cs="宋体"/>
              <w:color w:val="auto"/>
              <w:sz w:val="30"/>
              <w:szCs w:val="30"/>
            </w:rPr>
          </w:rPrChange>
        </w:rPr>
        <w:lastRenderedPageBreak/>
        <w:t>建宏观产业经济、行业经济、微观经济等数字化分析子系统，强化经济监测预测预警能力，提高经济运行监测分析质量和水平。</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22513C37" w14:textId="77777777">
        <w:trPr>
          <w:trHeight w:val="590"/>
          <w:jc w:val="center"/>
        </w:trPr>
        <w:tc>
          <w:tcPr>
            <w:tcW w:w="8977" w:type="dxa"/>
            <w:vAlign w:val="center"/>
          </w:tcPr>
          <w:p w14:paraId="58CF432F" w14:textId="77777777" w:rsidR="00000000" w:rsidRDefault="00000000">
            <w:pPr>
              <w:pStyle w:val="a0"/>
              <w:spacing w:line="240" w:lineRule="auto"/>
              <w:ind w:firstLineChars="0" w:firstLine="0"/>
              <w:jc w:val="center"/>
              <w:rPr>
                <w:rFonts w:eastAsia="仿宋_GB2312"/>
                <w:color w:val="auto"/>
                <w:sz w:val="28"/>
                <w:szCs w:val="28"/>
                <w:rPrChange w:id="1267" w:author="嗯哼" w:date="2021-09-13T09:12:00Z">
                  <w:rPr>
                    <w:rFonts w:ascii="仿宋" w:eastAsia="仿宋" w:hAnsi="仿宋" w:cs="宋体"/>
                    <w:color w:val="auto"/>
                    <w:sz w:val="28"/>
                    <w:szCs w:val="28"/>
                  </w:rPr>
                </w:rPrChange>
              </w:rPr>
            </w:pPr>
            <w:r>
              <w:rPr>
                <w:rFonts w:eastAsia="仿宋_GB2312"/>
                <w:color w:val="auto"/>
                <w:sz w:val="28"/>
                <w:szCs w:val="28"/>
                <w:rPrChange w:id="1268"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1269" w:author="嗯哼" w:date="2021-09-13T09:12:00Z">
                  <w:rPr>
                    <w:rFonts w:ascii="仿宋" w:eastAsia="仿宋" w:hAnsi="仿宋" w:cs="宋体" w:hint="eastAsia"/>
                    <w:color w:val="auto"/>
                    <w:sz w:val="28"/>
                    <w:szCs w:val="28"/>
                  </w:rPr>
                </w:rPrChange>
              </w:rPr>
              <w:t>8</w:t>
            </w:r>
            <w:r>
              <w:rPr>
                <w:rFonts w:eastAsia="仿宋_GB2312"/>
                <w:color w:val="auto"/>
                <w:sz w:val="28"/>
                <w:szCs w:val="28"/>
                <w:rPrChange w:id="1270" w:author="嗯哼" w:date="2021-09-13T09:12:00Z">
                  <w:rPr>
                    <w:rFonts w:ascii="仿宋" w:eastAsia="仿宋" w:hAnsi="仿宋" w:cs="宋体"/>
                    <w:color w:val="auto"/>
                    <w:sz w:val="28"/>
                    <w:szCs w:val="28"/>
                  </w:rPr>
                </w:rPrChange>
              </w:rPr>
              <w:t xml:space="preserve">  </w:t>
            </w:r>
            <w:r>
              <w:rPr>
                <w:rFonts w:eastAsia="仿宋_GB2312"/>
                <w:color w:val="auto"/>
                <w:sz w:val="28"/>
                <w:szCs w:val="28"/>
                <w:rPrChange w:id="1271" w:author="嗯哼" w:date="2021-09-13T09:12:00Z">
                  <w:rPr>
                    <w:rFonts w:ascii="仿宋" w:eastAsia="仿宋" w:hAnsi="仿宋" w:cs="宋体" w:hint="eastAsia"/>
                    <w:color w:val="auto"/>
                    <w:sz w:val="28"/>
                    <w:szCs w:val="28"/>
                  </w:rPr>
                </w:rPrChange>
              </w:rPr>
              <w:t>经济监测预警应用重点</w:t>
            </w:r>
          </w:p>
        </w:tc>
      </w:tr>
      <w:tr w:rsidR="00000000" w14:paraId="5FA177FB" w14:textId="77777777">
        <w:trPr>
          <w:trHeight w:val="551"/>
          <w:jc w:val="center"/>
        </w:trPr>
        <w:tc>
          <w:tcPr>
            <w:tcW w:w="8977" w:type="dxa"/>
          </w:tcPr>
          <w:p w14:paraId="217FD12A" w14:textId="77777777" w:rsidR="00000000" w:rsidRDefault="00000000">
            <w:pPr>
              <w:spacing w:line="480" w:lineRule="exact"/>
              <w:ind w:firstLineChars="200" w:firstLine="560"/>
              <w:rPr>
                <w:rFonts w:eastAsia="仿宋_GB2312"/>
                <w:color w:val="auto"/>
                <w:sz w:val="28"/>
                <w:szCs w:val="28"/>
                <w:rPrChange w:id="1272" w:author="嗯哼" w:date="2021-09-13T09:12:00Z">
                  <w:rPr>
                    <w:rFonts w:ascii="仿宋" w:eastAsia="仿宋" w:hAnsi="仿宋" w:cs="宋体"/>
                    <w:color w:val="auto"/>
                    <w:sz w:val="28"/>
                    <w:szCs w:val="28"/>
                  </w:rPr>
                </w:rPrChange>
              </w:rPr>
            </w:pPr>
            <w:r>
              <w:rPr>
                <w:rFonts w:eastAsia="仿宋_GB2312"/>
                <w:b/>
                <w:color w:val="auto"/>
                <w:sz w:val="28"/>
                <w:szCs w:val="28"/>
                <w:rPrChange w:id="1273" w:author="嗯哼" w:date="2021-09-13T09:12:00Z">
                  <w:rPr>
                    <w:rFonts w:ascii="仿宋" w:eastAsia="仿宋" w:hAnsi="仿宋" w:cs="宋体"/>
                    <w:b/>
                    <w:color w:val="auto"/>
                    <w:sz w:val="28"/>
                    <w:szCs w:val="28"/>
                  </w:rPr>
                </w:rPrChange>
              </w:rPr>
              <w:t>建设经济运行监测分析数字化系统。</w:t>
            </w:r>
            <w:r>
              <w:rPr>
                <w:rFonts w:eastAsia="仿宋_GB2312"/>
                <w:color w:val="auto"/>
                <w:sz w:val="28"/>
                <w:szCs w:val="28"/>
                <w:rPrChange w:id="1274" w:author="嗯哼" w:date="2021-09-13T09:12:00Z">
                  <w:rPr>
                    <w:rFonts w:ascii="仿宋" w:eastAsia="仿宋" w:hAnsi="仿宋" w:cs="宋体"/>
                    <w:color w:val="auto"/>
                    <w:sz w:val="28"/>
                    <w:szCs w:val="28"/>
                  </w:rPr>
                </w:rPrChange>
              </w:rPr>
              <w:t>建立</w:t>
            </w:r>
            <w:r>
              <w:rPr>
                <w:rFonts w:eastAsia="仿宋_GB2312"/>
                <w:color w:val="auto"/>
                <w:sz w:val="28"/>
                <w:szCs w:val="28"/>
                <w:rPrChange w:id="1275" w:author="嗯哼" w:date="2021-09-13T09:12:00Z">
                  <w:rPr>
                    <w:rFonts w:ascii="仿宋" w:eastAsia="仿宋" w:hAnsi="仿宋" w:cs="宋体" w:hint="eastAsia"/>
                    <w:color w:val="auto"/>
                    <w:sz w:val="28"/>
                    <w:szCs w:val="28"/>
                  </w:rPr>
                </w:rPrChange>
              </w:rPr>
              <w:t>黄山市</w:t>
            </w:r>
            <w:r>
              <w:rPr>
                <w:rFonts w:eastAsia="仿宋_GB2312"/>
                <w:color w:val="auto"/>
                <w:sz w:val="28"/>
                <w:szCs w:val="28"/>
                <w:rPrChange w:id="1276" w:author="嗯哼" w:date="2021-09-13T09:12:00Z">
                  <w:rPr>
                    <w:rFonts w:ascii="仿宋" w:eastAsia="仿宋" w:hAnsi="仿宋" w:cs="宋体"/>
                    <w:color w:val="auto"/>
                    <w:sz w:val="28"/>
                    <w:szCs w:val="28"/>
                  </w:rPr>
                </w:rPrChange>
              </w:rPr>
              <w:t>经济运行监测分析指标体系</w:t>
            </w:r>
            <w:r>
              <w:rPr>
                <w:rFonts w:eastAsia="仿宋_GB2312"/>
                <w:color w:val="auto"/>
                <w:sz w:val="28"/>
                <w:szCs w:val="28"/>
                <w:rPrChange w:id="1277" w:author="嗯哼" w:date="2021-09-13T09:12:00Z">
                  <w:rPr>
                    <w:rFonts w:ascii="仿宋" w:eastAsia="仿宋" w:hAnsi="仿宋" w:cs="宋体" w:hint="eastAsia"/>
                    <w:color w:val="auto"/>
                    <w:sz w:val="28"/>
                    <w:szCs w:val="28"/>
                  </w:rPr>
                </w:rPrChange>
              </w:rPr>
              <w:t>、</w:t>
            </w:r>
            <w:r>
              <w:rPr>
                <w:rFonts w:eastAsia="仿宋_GB2312"/>
                <w:color w:val="auto"/>
                <w:sz w:val="28"/>
                <w:szCs w:val="28"/>
                <w:rPrChange w:id="1278" w:author="嗯哼" w:date="2021-09-13T09:12:00Z">
                  <w:rPr>
                    <w:rFonts w:ascii="仿宋" w:eastAsia="仿宋" w:hAnsi="仿宋" w:cs="宋体"/>
                    <w:color w:val="auto"/>
                    <w:sz w:val="28"/>
                    <w:szCs w:val="28"/>
                  </w:rPr>
                </w:rPrChange>
              </w:rPr>
              <w:t>经济运行基础库</w:t>
            </w:r>
            <w:r>
              <w:rPr>
                <w:rFonts w:eastAsia="仿宋_GB2312"/>
                <w:color w:val="auto"/>
                <w:sz w:val="28"/>
                <w:szCs w:val="28"/>
                <w:rPrChange w:id="1279" w:author="嗯哼" w:date="2021-09-13T09:12:00Z">
                  <w:rPr>
                    <w:rFonts w:ascii="仿宋" w:eastAsia="仿宋" w:hAnsi="仿宋" w:cs="宋体" w:hint="eastAsia"/>
                    <w:color w:val="auto"/>
                    <w:sz w:val="28"/>
                    <w:szCs w:val="28"/>
                  </w:rPr>
                </w:rPrChange>
              </w:rPr>
              <w:t>和经济运行大数据分析专题库</w:t>
            </w:r>
            <w:r>
              <w:rPr>
                <w:rFonts w:eastAsia="仿宋_GB2312"/>
                <w:color w:val="auto"/>
                <w:sz w:val="28"/>
                <w:szCs w:val="28"/>
                <w:rPrChange w:id="1280" w:author="嗯哼" w:date="2021-09-13T09:12:00Z">
                  <w:rPr>
                    <w:rFonts w:ascii="仿宋" w:eastAsia="仿宋" w:hAnsi="仿宋" w:cs="宋体"/>
                    <w:color w:val="auto"/>
                    <w:sz w:val="28"/>
                    <w:szCs w:val="28"/>
                  </w:rPr>
                </w:rPrChange>
              </w:rPr>
              <w:t>，将分散在统计、发展改革、经信、科技、财政、</w:t>
            </w:r>
            <w:r>
              <w:rPr>
                <w:rFonts w:eastAsia="仿宋_GB2312"/>
                <w:color w:val="auto"/>
                <w:sz w:val="28"/>
                <w:szCs w:val="28"/>
                <w:rPrChange w:id="1281" w:author="嗯哼" w:date="2021-09-13T09:12:00Z">
                  <w:rPr>
                    <w:rFonts w:ascii="仿宋" w:eastAsia="仿宋" w:hAnsi="仿宋" w:cs="宋体" w:hint="eastAsia"/>
                    <w:color w:val="auto"/>
                    <w:sz w:val="28"/>
                    <w:szCs w:val="28"/>
                  </w:rPr>
                </w:rPrChange>
              </w:rPr>
              <w:t>住</w:t>
            </w:r>
            <w:r>
              <w:rPr>
                <w:rFonts w:eastAsia="仿宋_GB2312"/>
                <w:color w:val="auto"/>
                <w:sz w:val="28"/>
                <w:szCs w:val="28"/>
                <w:rPrChange w:id="1282" w:author="嗯哼" w:date="2021-09-13T09:12:00Z">
                  <w:rPr>
                    <w:rFonts w:ascii="仿宋" w:eastAsia="仿宋" w:hAnsi="仿宋" w:cs="宋体"/>
                    <w:color w:val="auto"/>
                    <w:sz w:val="28"/>
                    <w:szCs w:val="28"/>
                  </w:rPr>
                </w:rPrChange>
              </w:rPr>
              <w:t>建、税务、海关、市场监管等多个部门的经济运行信息进行整合共享、关联分析。</w:t>
            </w:r>
          </w:p>
          <w:p w14:paraId="3F88012A" w14:textId="77777777" w:rsidR="00000000" w:rsidRDefault="00000000">
            <w:pPr>
              <w:spacing w:line="480" w:lineRule="exact"/>
              <w:ind w:firstLineChars="200" w:firstLine="560"/>
              <w:rPr>
                <w:rFonts w:eastAsia="仿宋_GB2312"/>
                <w:color w:val="auto"/>
                <w:sz w:val="28"/>
                <w:szCs w:val="28"/>
                <w:rPrChange w:id="1283" w:author="嗯哼" w:date="2021-09-13T09:12:00Z">
                  <w:rPr>
                    <w:rFonts w:ascii="仿宋" w:eastAsia="仿宋" w:hAnsi="仿宋" w:cs="宋体"/>
                    <w:color w:val="auto"/>
                    <w:sz w:val="28"/>
                    <w:szCs w:val="28"/>
                  </w:rPr>
                </w:rPrChange>
              </w:rPr>
            </w:pPr>
            <w:r>
              <w:rPr>
                <w:rFonts w:eastAsia="仿宋_GB2312"/>
                <w:b/>
                <w:color w:val="auto"/>
                <w:sz w:val="28"/>
                <w:szCs w:val="28"/>
                <w:rPrChange w:id="1284" w:author="嗯哼" w:date="2021-09-13T09:12:00Z">
                  <w:rPr>
                    <w:rFonts w:ascii="仿宋" w:eastAsia="仿宋" w:hAnsi="仿宋" w:cs="宋体"/>
                    <w:b/>
                    <w:color w:val="auto"/>
                    <w:sz w:val="28"/>
                    <w:szCs w:val="28"/>
                  </w:rPr>
                </w:rPrChange>
              </w:rPr>
              <w:t>建设</w:t>
            </w:r>
            <w:r>
              <w:rPr>
                <w:rFonts w:eastAsia="仿宋_GB2312"/>
                <w:b/>
                <w:color w:val="auto"/>
                <w:sz w:val="28"/>
                <w:szCs w:val="28"/>
                <w:rPrChange w:id="1285" w:author="嗯哼" w:date="2021-09-13T09:12:00Z">
                  <w:rPr>
                    <w:rFonts w:ascii="仿宋" w:eastAsia="仿宋" w:hAnsi="仿宋" w:cs="宋体" w:hint="eastAsia"/>
                    <w:b/>
                    <w:color w:val="auto"/>
                    <w:sz w:val="28"/>
                    <w:szCs w:val="28"/>
                  </w:rPr>
                </w:rPrChange>
              </w:rPr>
              <w:t>经济运行监测预警数字化系统。</w:t>
            </w:r>
            <w:r>
              <w:rPr>
                <w:rFonts w:eastAsia="仿宋_GB2312"/>
                <w:color w:val="auto"/>
                <w:sz w:val="28"/>
                <w:szCs w:val="28"/>
                <w:rPrChange w:id="1286" w:author="嗯哼" w:date="2021-09-13T09:12:00Z">
                  <w:rPr>
                    <w:rFonts w:ascii="仿宋" w:eastAsia="仿宋" w:hAnsi="仿宋" w:cs="宋体"/>
                    <w:color w:val="auto"/>
                    <w:sz w:val="28"/>
                    <w:szCs w:val="28"/>
                  </w:rPr>
                </w:rPrChange>
              </w:rPr>
              <w:t>建设</w:t>
            </w:r>
            <w:r>
              <w:rPr>
                <w:rFonts w:eastAsia="仿宋_GB2312"/>
                <w:color w:val="auto"/>
                <w:sz w:val="28"/>
                <w:szCs w:val="28"/>
                <w:rPrChange w:id="1287" w:author="嗯哼" w:date="2021-09-13T09:12:00Z">
                  <w:rPr>
                    <w:rFonts w:ascii="仿宋" w:eastAsia="仿宋" w:hAnsi="仿宋" w:cs="宋体" w:hint="eastAsia"/>
                    <w:color w:val="auto"/>
                    <w:sz w:val="28"/>
                    <w:szCs w:val="28"/>
                  </w:rPr>
                </w:rPrChange>
              </w:rPr>
              <w:t>黄山市中小</w:t>
            </w:r>
            <w:r>
              <w:rPr>
                <w:rFonts w:eastAsia="仿宋_GB2312"/>
                <w:color w:val="auto"/>
                <w:sz w:val="28"/>
                <w:szCs w:val="28"/>
                <w:rPrChange w:id="1288" w:author="嗯哼" w:date="2021-09-13T09:12:00Z">
                  <w:rPr>
                    <w:rFonts w:ascii="仿宋" w:eastAsia="仿宋" w:hAnsi="仿宋" w:cs="宋体"/>
                    <w:color w:val="auto"/>
                    <w:sz w:val="28"/>
                    <w:szCs w:val="28"/>
                  </w:rPr>
                </w:rPrChange>
              </w:rPr>
              <w:t>微企业监测网络、工业经济监测预警系统，加强经济运行分析研判的系统性、</w:t>
            </w:r>
            <w:r>
              <w:rPr>
                <w:rFonts w:eastAsia="仿宋_GB2312"/>
                <w:color w:val="auto"/>
                <w:sz w:val="28"/>
                <w:szCs w:val="28"/>
              </w:rPr>
              <w:t>及时</w:t>
            </w:r>
            <w:r>
              <w:rPr>
                <w:rFonts w:eastAsia="仿宋_GB2312"/>
                <w:color w:val="auto"/>
                <w:sz w:val="28"/>
                <w:szCs w:val="28"/>
                <w:rPrChange w:id="1289" w:author="嗯哼" w:date="2021-09-13T09:12:00Z">
                  <w:rPr>
                    <w:rFonts w:ascii="仿宋" w:eastAsia="仿宋" w:hAnsi="仿宋" w:cs="宋体"/>
                    <w:color w:val="auto"/>
                    <w:sz w:val="28"/>
                    <w:szCs w:val="28"/>
                  </w:rPr>
                </w:rPrChange>
              </w:rPr>
              <w:t>性、精准性、科学性。</w:t>
            </w:r>
          </w:p>
        </w:tc>
      </w:tr>
    </w:tbl>
    <w:p w14:paraId="5084BC36" w14:textId="77777777" w:rsidR="00000000" w:rsidRDefault="00000000">
      <w:pPr>
        <w:spacing w:line="560" w:lineRule="exact"/>
        <w:ind w:firstLineChars="200" w:firstLine="640"/>
        <w:rPr>
          <w:rFonts w:eastAsia="仿宋_GB2312"/>
          <w:color w:val="auto"/>
          <w:sz w:val="32"/>
          <w:szCs w:val="32"/>
          <w:rPrChange w:id="1290" w:author="嗯哼" w:date="2021-09-13T09:12:00Z">
            <w:rPr>
              <w:rFonts w:ascii="仿宋" w:eastAsia="仿宋" w:hAnsi="仿宋" w:cs="宋体"/>
              <w:color w:val="auto"/>
              <w:sz w:val="30"/>
              <w:szCs w:val="30"/>
            </w:rPr>
          </w:rPrChange>
        </w:rPr>
      </w:pPr>
      <w:r>
        <w:rPr>
          <w:rFonts w:eastAsia="仿宋_GB2312"/>
          <w:b/>
          <w:color w:val="auto"/>
          <w:sz w:val="32"/>
          <w:szCs w:val="32"/>
          <w:rPrChange w:id="1291" w:author="嗯哼" w:date="2021-09-13T09:12:00Z">
            <w:rPr>
              <w:rFonts w:ascii="仿宋" w:eastAsia="仿宋" w:hAnsi="仿宋" w:cs="宋体" w:hint="eastAsia"/>
              <w:b/>
              <w:color w:val="auto"/>
              <w:sz w:val="30"/>
              <w:szCs w:val="30"/>
            </w:rPr>
          </w:rPrChange>
        </w:rPr>
        <w:t>（</w:t>
      </w:r>
      <w:r>
        <w:rPr>
          <w:rFonts w:ascii="仿宋_GB2312" w:eastAsia="仿宋_GB2312" w:hAnsi="仿宋_GB2312" w:cs="仿宋_GB2312"/>
          <w:b/>
          <w:color w:val="auto"/>
          <w:sz w:val="32"/>
          <w:szCs w:val="32"/>
          <w:rPrChange w:id="1292" w:author="嗯哼" w:date="2021-09-13T09:12:00Z">
            <w:rPr>
              <w:rFonts w:ascii="仿宋" w:eastAsia="仿宋" w:hAnsi="仿宋" w:cs="宋体" w:hint="eastAsia"/>
              <w:b/>
              <w:color w:val="auto"/>
              <w:sz w:val="30"/>
              <w:szCs w:val="30"/>
            </w:rPr>
          </w:rPrChange>
        </w:rPr>
        <w:t>2</w:t>
      </w:r>
      <w:r>
        <w:rPr>
          <w:rFonts w:eastAsia="仿宋_GB2312"/>
          <w:b/>
          <w:color w:val="auto"/>
          <w:sz w:val="32"/>
          <w:szCs w:val="32"/>
          <w:rPrChange w:id="1293" w:author="嗯哼" w:date="2021-09-13T09:12:00Z">
            <w:rPr>
              <w:rFonts w:ascii="仿宋" w:eastAsia="仿宋" w:hAnsi="仿宋" w:cs="宋体" w:hint="eastAsia"/>
              <w:b/>
              <w:color w:val="auto"/>
              <w:sz w:val="30"/>
              <w:szCs w:val="30"/>
            </w:rPr>
          </w:rPrChange>
        </w:rPr>
        <w:t>）经济运行管理应用系统建设。</w:t>
      </w:r>
      <w:r>
        <w:rPr>
          <w:rFonts w:eastAsia="仿宋_GB2312"/>
          <w:color w:val="auto"/>
          <w:sz w:val="32"/>
          <w:szCs w:val="32"/>
          <w:rPrChange w:id="1294" w:author="嗯哼" w:date="2021-09-13T09:12:00Z">
            <w:rPr>
              <w:rFonts w:ascii="仿宋" w:eastAsia="仿宋" w:hAnsi="仿宋" w:cs="宋体"/>
              <w:color w:val="auto"/>
              <w:sz w:val="30"/>
              <w:szCs w:val="30"/>
            </w:rPr>
          </w:rPrChange>
        </w:rPr>
        <w:t>建设和完善科技创新、</w:t>
      </w:r>
      <w:r>
        <w:rPr>
          <w:rFonts w:eastAsia="仿宋_GB2312"/>
          <w:color w:val="auto"/>
          <w:sz w:val="32"/>
          <w:szCs w:val="32"/>
          <w:rPrChange w:id="1295" w:author="嗯哼" w:date="2021-09-13T09:12:00Z">
            <w:rPr>
              <w:rFonts w:ascii="仿宋" w:eastAsia="仿宋" w:hAnsi="仿宋" w:cs="宋体" w:hint="eastAsia"/>
              <w:color w:val="auto"/>
              <w:sz w:val="30"/>
              <w:szCs w:val="30"/>
            </w:rPr>
          </w:rPrChange>
        </w:rPr>
        <w:t>公共资源配置、财税管理、</w:t>
      </w:r>
      <w:r>
        <w:rPr>
          <w:rFonts w:eastAsia="仿宋_GB2312"/>
          <w:color w:val="auto"/>
          <w:sz w:val="32"/>
          <w:szCs w:val="32"/>
          <w:rPrChange w:id="1296" w:author="嗯哼" w:date="2021-09-13T09:12:00Z">
            <w:rPr>
              <w:rFonts w:ascii="仿宋" w:eastAsia="仿宋" w:hAnsi="仿宋" w:cs="宋体"/>
              <w:color w:val="auto"/>
              <w:sz w:val="30"/>
              <w:szCs w:val="30"/>
            </w:rPr>
          </w:rPrChange>
        </w:rPr>
        <w:t>投资和重大项目建设、自然资源、</w:t>
      </w:r>
      <w:r>
        <w:rPr>
          <w:rFonts w:eastAsia="仿宋_GB2312"/>
          <w:color w:val="auto"/>
          <w:sz w:val="32"/>
          <w:szCs w:val="32"/>
          <w:rPrChange w:id="1297" w:author="嗯哼" w:date="2021-09-13T09:12:00Z">
            <w:rPr>
              <w:rFonts w:ascii="仿宋" w:eastAsia="仿宋" w:hAnsi="仿宋" w:cs="宋体" w:hint="eastAsia"/>
              <w:color w:val="auto"/>
              <w:sz w:val="30"/>
              <w:szCs w:val="30"/>
            </w:rPr>
          </w:rPrChange>
        </w:rPr>
        <w:t>农业林业</w:t>
      </w:r>
      <w:r>
        <w:rPr>
          <w:rFonts w:eastAsia="仿宋_GB2312"/>
          <w:color w:val="auto"/>
          <w:sz w:val="32"/>
          <w:szCs w:val="32"/>
          <w:rPrChange w:id="1298" w:author="嗯哼" w:date="2021-09-13T09:12:00Z">
            <w:rPr>
              <w:rFonts w:ascii="仿宋" w:eastAsia="仿宋" w:hAnsi="仿宋" w:cs="宋体"/>
              <w:color w:val="auto"/>
              <w:sz w:val="30"/>
              <w:szCs w:val="30"/>
            </w:rPr>
          </w:rPrChange>
        </w:rPr>
        <w:t>发展等经济运行管理专业应用，加强财政、税收、金融、国资、商务、公共资源交易</w:t>
      </w:r>
      <w:r>
        <w:rPr>
          <w:rFonts w:eastAsia="仿宋_GB2312"/>
          <w:color w:val="auto"/>
          <w:sz w:val="32"/>
          <w:szCs w:val="32"/>
          <w:rPrChange w:id="1299" w:author="嗯哼" w:date="2021-09-13T09:12:00Z">
            <w:rPr>
              <w:rFonts w:ascii="仿宋" w:eastAsia="仿宋" w:hAnsi="仿宋" w:cs="宋体" w:hint="eastAsia"/>
              <w:color w:val="auto"/>
              <w:sz w:val="30"/>
              <w:szCs w:val="30"/>
            </w:rPr>
          </w:rPrChange>
        </w:rPr>
        <w:t>、农业</w:t>
      </w:r>
      <w:r>
        <w:rPr>
          <w:rFonts w:eastAsia="仿宋_GB2312"/>
          <w:color w:val="auto"/>
          <w:sz w:val="32"/>
          <w:szCs w:val="32"/>
          <w:rPrChange w:id="1300" w:author="嗯哼" w:date="2021-09-13T09:12:00Z">
            <w:rPr>
              <w:rFonts w:ascii="仿宋" w:eastAsia="仿宋" w:hAnsi="仿宋" w:cs="宋体"/>
              <w:color w:val="auto"/>
              <w:sz w:val="30"/>
              <w:szCs w:val="30"/>
            </w:rPr>
          </w:rPrChange>
        </w:rPr>
        <w:t>等领域数字化应用，形成一批智能化、可视化的经济运行辅助决策产品，提高经济调节的前瞻性、针对性、有效性。</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0B5502B8" w14:textId="77777777">
        <w:trPr>
          <w:trHeight w:val="640"/>
          <w:jc w:val="center"/>
        </w:trPr>
        <w:tc>
          <w:tcPr>
            <w:tcW w:w="9093" w:type="dxa"/>
            <w:vAlign w:val="center"/>
          </w:tcPr>
          <w:p w14:paraId="0F355044" w14:textId="77777777" w:rsidR="00000000" w:rsidRDefault="00000000">
            <w:pPr>
              <w:pStyle w:val="a0"/>
              <w:spacing w:line="240" w:lineRule="auto"/>
              <w:ind w:firstLineChars="0" w:firstLine="0"/>
              <w:jc w:val="center"/>
              <w:rPr>
                <w:rFonts w:eastAsia="仿宋_GB2312"/>
                <w:color w:val="auto"/>
                <w:sz w:val="28"/>
                <w:szCs w:val="28"/>
                <w:rPrChange w:id="1301" w:author="嗯哼" w:date="2021-09-13T09:12:00Z">
                  <w:rPr>
                    <w:rFonts w:ascii="仿宋" w:eastAsia="仿宋" w:hAnsi="仿宋" w:cs="宋体"/>
                    <w:sz w:val="28"/>
                    <w:szCs w:val="28"/>
                  </w:rPr>
                </w:rPrChange>
              </w:rPr>
            </w:pPr>
            <w:r>
              <w:rPr>
                <w:rFonts w:eastAsia="仿宋_GB2312"/>
                <w:color w:val="auto"/>
                <w:sz w:val="28"/>
                <w:szCs w:val="28"/>
                <w:rPrChange w:id="1302" w:author="嗯哼" w:date="2021-09-13T09:12:00Z">
                  <w:rPr>
                    <w:rFonts w:ascii="仿宋" w:eastAsia="仿宋" w:hAnsi="仿宋" w:cs="宋体" w:hint="eastAsia"/>
                    <w:sz w:val="28"/>
                    <w:szCs w:val="28"/>
                  </w:rPr>
                </w:rPrChange>
              </w:rPr>
              <w:t>专栏</w:t>
            </w:r>
            <w:r>
              <w:rPr>
                <w:rFonts w:eastAsia="仿宋_GB2312"/>
                <w:color w:val="auto"/>
                <w:sz w:val="28"/>
                <w:szCs w:val="28"/>
                <w:rPrChange w:id="1303" w:author="嗯哼" w:date="2021-09-13T09:12:00Z">
                  <w:rPr>
                    <w:rFonts w:ascii="仿宋" w:eastAsia="仿宋" w:hAnsi="仿宋" w:cs="宋体" w:hint="eastAsia"/>
                    <w:sz w:val="28"/>
                    <w:szCs w:val="28"/>
                  </w:rPr>
                </w:rPrChange>
              </w:rPr>
              <w:t xml:space="preserve">9  </w:t>
            </w:r>
            <w:r>
              <w:rPr>
                <w:rFonts w:eastAsia="仿宋_GB2312"/>
                <w:color w:val="auto"/>
                <w:sz w:val="28"/>
                <w:szCs w:val="28"/>
                <w:rPrChange w:id="1304" w:author="嗯哼" w:date="2021-09-13T09:12:00Z">
                  <w:rPr>
                    <w:rFonts w:ascii="仿宋" w:eastAsia="仿宋" w:hAnsi="仿宋" w:cs="宋体" w:hint="eastAsia"/>
                    <w:sz w:val="28"/>
                    <w:szCs w:val="28"/>
                  </w:rPr>
                </w:rPrChange>
              </w:rPr>
              <w:t>经济运行管理应用重点</w:t>
            </w:r>
          </w:p>
        </w:tc>
      </w:tr>
      <w:tr w:rsidR="00000000" w14:paraId="56237DB9" w14:textId="77777777">
        <w:trPr>
          <w:trHeight w:val="1550"/>
          <w:jc w:val="center"/>
        </w:trPr>
        <w:tc>
          <w:tcPr>
            <w:tcW w:w="9093" w:type="dxa"/>
          </w:tcPr>
          <w:p w14:paraId="5756014B" w14:textId="77777777" w:rsidR="00000000" w:rsidRDefault="00000000">
            <w:pPr>
              <w:spacing w:line="480" w:lineRule="exact"/>
              <w:ind w:firstLineChars="200" w:firstLine="560"/>
              <w:rPr>
                <w:rFonts w:eastAsia="仿宋_GB2312"/>
                <w:color w:val="auto"/>
                <w:sz w:val="28"/>
                <w:szCs w:val="28"/>
                <w:rPrChange w:id="1305" w:author="嗯哼" w:date="2021-09-13T09:12:00Z">
                  <w:rPr>
                    <w:rFonts w:ascii="仿宋" w:eastAsia="仿宋" w:hAnsi="仿宋" w:cs="宋体"/>
                    <w:color w:val="auto"/>
                    <w:sz w:val="28"/>
                    <w:szCs w:val="28"/>
                  </w:rPr>
                </w:rPrChange>
              </w:rPr>
            </w:pPr>
            <w:r>
              <w:rPr>
                <w:rFonts w:eastAsia="仿宋_GB2312"/>
                <w:b/>
                <w:color w:val="auto"/>
                <w:sz w:val="28"/>
                <w:szCs w:val="28"/>
                <w:rPrChange w:id="1306" w:author="嗯哼" w:date="2021-09-13T09:12:00Z">
                  <w:rPr>
                    <w:rFonts w:ascii="仿宋" w:eastAsia="仿宋" w:hAnsi="仿宋" w:cs="宋体" w:hint="eastAsia"/>
                    <w:b/>
                    <w:color w:val="auto"/>
                    <w:sz w:val="28"/>
                    <w:szCs w:val="28"/>
                  </w:rPr>
                </w:rPrChange>
              </w:rPr>
              <w:t>建设科技创新服务平台。</w:t>
            </w:r>
            <w:r>
              <w:rPr>
                <w:rFonts w:eastAsia="仿宋_GB2312"/>
                <w:color w:val="auto"/>
                <w:sz w:val="28"/>
                <w:szCs w:val="28"/>
                <w:rPrChange w:id="1307" w:author="嗯哼" w:date="2021-09-13T09:12:00Z">
                  <w:rPr>
                    <w:rFonts w:ascii="仿宋" w:eastAsia="仿宋" w:hAnsi="仿宋" w:cs="宋体" w:hint="eastAsia"/>
                    <w:color w:val="auto"/>
                    <w:sz w:val="28"/>
                    <w:szCs w:val="28"/>
                  </w:rPr>
                </w:rPrChange>
              </w:rPr>
              <w:t>构建政策信息库、专家资源库、产学研合作项目库，提供及时、精准、有效的科技创新信息，深化政产学研金合作，构建集技术交易、成果转移、科技金融等一站式的创新服务体系。</w:t>
            </w:r>
          </w:p>
          <w:p w14:paraId="197C79C8" w14:textId="77777777" w:rsidR="00000000" w:rsidRDefault="00000000">
            <w:pPr>
              <w:spacing w:line="480" w:lineRule="exact"/>
              <w:ind w:firstLineChars="200" w:firstLine="560"/>
              <w:rPr>
                <w:rFonts w:eastAsia="仿宋_GB2312"/>
                <w:color w:val="auto"/>
                <w:sz w:val="28"/>
                <w:szCs w:val="28"/>
                <w:rPrChange w:id="1308" w:author="嗯哼" w:date="2021-09-13T09:12:00Z">
                  <w:rPr>
                    <w:rFonts w:ascii="仿宋" w:eastAsia="仿宋" w:hAnsi="仿宋" w:cs="宋体"/>
                    <w:color w:val="auto"/>
                    <w:sz w:val="28"/>
                    <w:szCs w:val="28"/>
                  </w:rPr>
                </w:rPrChange>
              </w:rPr>
            </w:pPr>
            <w:r>
              <w:rPr>
                <w:rFonts w:eastAsia="仿宋_GB2312"/>
                <w:b/>
                <w:color w:val="auto"/>
                <w:sz w:val="28"/>
                <w:szCs w:val="28"/>
                <w:rPrChange w:id="1309" w:author="嗯哼" w:date="2021-09-13T09:12:00Z">
                  <w:rPr>
                    <w:rFonts w:ascii="仿宋" w:eastAsia="仿宋" w:hAnsi="仿宋" w:cs="宋体"/>
                    <w:b/>
                    <w:color w:val="auto"/>
                    <w:sz w:val="28"/>
                    <w:szCs w:val="28"/>
                  </w:rPr>
                </w:rPrChange>
              </w:rPr>
              <w:t>公共资源交易全过程电子化。</w:t>
            </w:r>
            <w:r>
              <w:rPr>
                <w:rFonts w:eastAsia="仿宋_GB2312"/>
                <w:color w:val="auto"/>
                <w:sz w:val="28"/>
                <w:szCs w:val="28"/>
                <w:rPrChange w:id="1310" w:author="嗯哼" w:date="2021-09-13T09:12:00Z">
                  <w:rPr>
                    <w:rFonts w:ascii="仿宋" w:eastAsia="仿宋" w:hAnsi="仿宋" w:cs="宋体"/>
                    <w:color w:val="auto"/>
                    <w:sz w:val="28"/>
                    <w:szCs w:val="28"/>
                  </w:rPr>
                </w:rPrChange>
              </w:rPr>
              <w:t>积极推进公共资源电子交易系统市场化，引导市场主体参与平台服务供给。建立健全公共资源交易信息和信用信息公开共享制度，依法公开交易公告、资格审查结果、成交信息、履约信息及变更信息等，实现市场主体信用信息共享。加强公共资源交易数据</w:t>
            </w:r>
            <w:r>
              <w:rPr>
                <w:rFonts w:eastAsia="仿宋_GB2312"/>
                <w:color w:val="auto"/>
                <w:sz w:val="28"/>
                <w:szCs w:val="28"/>
                <w:rPrChange w:id="1311" w:author="嗯哼" w:date="2021-09-13T09:12:00Z">
                  <w:rPr>
                    <w:rFonts w:ascii="仿宋" w:eastAsia="仿宋" w:hAnsi="仿宋" w:cs="宋体"/>
                    <w:color w:val="auto"/>
                    <w:sz w:val="28"/>
                    <w:szCs w:val="28"/>
                  </w:rPr>
                </w:rPrChange>
              </w:rPr>
              <w:lastRenderedPageBreak/>
              <w:t>统计分析、综合利用和风险监测预警。</w:t>
            </w:r>
          </w:p>
          <w:p w14:paraId="5758B7D6" w14:textId="77777777" w:rsidR="00000000" w:rsidRDefault="00000000">
            <w:pPr>
              <w:spacing w:line="480" w:lineRule="exact"/>
              <w:ind w:firstLineChars="200" w:firstLine="560"/>
              <w:rPr>
                <w:rFonts w:eastAsia="仿宋_GB2312"/>
                <w:color w:val="auto"/>
                <w:sz w:val="28"/>
                <w:szCs w:val="28"/>
                <w:rPrChange w:id="1312" w:author="嗯哼" w:date="2021-09-13T09:12:00Z">
                  <w:rPr>
                    <w:rFonts w:ascii="仿宋" w:eastAsia="仿宋" w:hAnsi="仿宋" w:cs="宋体"/>
                    <w:color w:val="auto"/>
                    <w:sz w:val="28"/>
                    <w:szCs w:val="28"/>
                  </w:rPr>
                </w:rPrChange>
              </w:rPr>
            </w:pPr>
            <w:r>
              <w:rPr>
                <w:rFonts w:eastAsia="仿宋_GB2312"/>
                <w:b/>
                <w:color w:val="auto"/>
                <w:sz w:val="28"/>
                <w:szCs w:val="28"/>
                <w:rPrChange w:id="1313" w:author="嗯哼" w:date="2021-09-13T09:12:00Z">
                  <w:rPr>
                    <w:rFonts w:ascii="仿宋" w:eastAsia="仿宋" w:hAnsi="仿宋" w:cs="宋体"/>
                    <w:b/>
                    <w:color w:val="auto"/>
                    <w:sz w:val="28"/>
                    <w:szCs w:val="28"/>
                  </w:rPr>
                </w:rPrChange>
              </w:rPr>
              <w:t>建设自然资源空间基础信息平台。</w:t>
            </w:r>
            <w:r>
              <w:rPr>
                <w:rFonts w:eastAsia="仿宋_GB2312"/>
                <w:color w:val="auto"/>
                <w:sz w:val="28"/>
                <w:szCs w:val="28"/>
                <w:rPrChange w:id="1314" w:author="嗯哼" w:date="2021-09-13T09:12:00Z">
                  <w:rPr>
                    <w:rFonts w:ascii="仿宋" w:eastAsia="仿宋" w:hAnsi="仿宋" w:cs="宋体"/>
                    <w:color w:val="auto"/>
                    <w:sz w:val="28"/>
                    <w:szCs w:val="28"/>
                  </w:rPr>
                </w:rPrChange>
              </w:rPr>
              <w:t>整合自然资源空间数据以及发展改革、</w:t>
            </w:r>
            <w:r>
              <w:rPr>
                <w:rFonts w:eastAsia="仿宋_GB2312"/>
                <w:color w:val="auto"/>
                <w:sz w:val="28"/>
                <w:szCs w:val="28"/>
                <w:rPrChange w:id="1315" w:author="嗯哼" w:date="2021-09-13T09:12:00Z">
                  <w:rPr>
                    <w:rFonts w:ascii="仿宋" w:eastAsia="仿宋" w:hAnsi="仿宋" w:cs="宋体" w:hint="eastAsia"/>
                    <w:color w:val="auto"/>
                    <w:sz w:val="28"/>
                    <w:szCs w:val="28"/>
                  </w:rPr>
                </w:rPrChange>
              </w:rPr>
              <w:t>住</w:t>
            </w:r>
            <w:r>
              <w:rPr>
                <w:rFonts w:eastAsia="仿宋_GB2312"/>
                <w:color w:val="auto"/>
                <w:sz w:val="28"/>
                <w:szCs w:val="28"/>
                <w:rPrChange w:id="1316" w:author="嗯哼" w:date="2021-09-13T09:12:00Z">
                  <w:rPr>
                    <w:rFonts w:ascii="仿宋" w:eastAsia="仿宋" w:hAnsi="仿宋" w:cs="宋体"/>
                    <w:color w:val="auto"/>
                    <w:sz w:val="28"/>
                    <w:szCs w:val="28"/>
                  </w:rPr>
                </w:rPrChange>
              </w:rPr>
              <w:t>建、水利、农业农村、林业等共享空间数据，建立完整的</w:t>
            </w:r>
            <w:r>
              <w:rPr>
                <w:rFonts w:eastAsia="仿宋_GB2312"/>
                <w:color w:val="auto"/>
                <w:sz w:val="28"/>
                <w:szCs w:val="28"/>
                <w:rPrChange w:id="1317" w:author="嗯哼" w:date="2021-09-13T09:12:00Z">
                  <w:rPr>
                    <w:rFonts w:ascii="仿宋" w:eastAsia="仿宋" w:hAnsi="仿宋" w:cs="宋体" w:hint="eastAsia"/>
                    <w:color w:val="auto"/>
                    <w:sz w:val="28"/>
                    <w:szCs w:val="28"/>
                  </w:rPr>
                </w:rPrChange>
              </w:rPr>
              <w:t>黄山市</w:t>
            </w:r>
            <w:r>
              <w:rPr>
                <w:rFonts w:eastAsia="仿宋_GB2312"/>
                <w:color w:val="auto"/>
                <w:sz w:val="28"/>
                <w:szCs w:val="28"/>
                <w:rPrChange w:id="1318" w:author="嗯哼" w:date="2021-09-13T09:12:00Z">
                  <w:rPr>
                    <w:rFonts w:ascii="仿宋" w:eastAsia="仿宋" w:hAnsi="仿宋" w:cs="宋体"/>
                    <w:color w:val="auto"/>
                    <w:sz w:val="28"/>
                    <w:szCs w:val="28"/>
                  </w:rPr>
                </w:rPrChange>
              </w:rPr>
              <w:t>自然资源空间数据资源体系，提供覆盖全</w:t>
            </w:r>
            <w:r>
              <w:rPr>
                <w:rFonts w:eastAsia="仿宋_GB2312"/>
                <w:color w:val="auto"/>
                <w:sz w:val="28"/>
                <w:szCs w:val="28"/>
                <w:rPrChange w:id="1319" w:author="嗯哼" w:date="2021-09-13T09:12:00Z">
                  <w:rPr>
                    <w:rFonts w:ascii="仿宋" w:eastAsia="仿宋" w:hAnsi="仿宋" w:cs="宋体" w:hint="eastAsia"/>
                    <w:color w:val="auto"/>
                    <w:sz w:val="28"/>
                    <w:szCs w:val="28"/>
                  </w:rPr>
                </w:rPrChange>
              </w:rPr>
              <w:t>市</w:t>
            </w:r>
            <w:r>
              <w:rPr>
                <w:rFonts w:eastAsia="仿宋_GB2312"/>
                <w:color w:val="auto"/>
                <w:sz w:val="28"/>
                <w:szCs w:val="28"/>
                <w:rPrChange w:id="1320" w:author="嗯哼" w:date="2021-09-13T09:12:00Z">
                  <w:rPr>
                    <w:rFonts w:ascii="仿宋" w:eastAsia="仿宋" w:hAnsi="仿宋" w:cs="宋体"/>
                    <w:color w:val="auto"/>
                    <w:sz w:val="28"/>
                    <w:szCs w:val="28"/>
                  </w:rPr>
                </w:rPrChange>
              </w:rPr>
              <w:t>地上地下、过去未来的空间基础数据支撑与服务，为统筹全</w:t>
            </w:r>
            <w:r>
              <w:rPr>
                <w:rFonts w:eastAsia="仿宋_GB2312"/>
                <w:color w:val="auto"/>
                <w:sz w:val="28"/>
                <w:szCs w:val="28"/>
                <w:rPrChange w:id="1321" w:author="嗯哼" w:date="2021-09-13T09:12:00Z">
                  <w:rPr>
                    <w:rFonts w:ascii="仿宋" w:eastAsia="仿宋" w:hAnsi="仿宋" w:cs="宋体" w:hint="eastAsia"/>
                    <w:color w:val="auto"/>
                    <w:sz w:val="28"/>
                    <w:szCs w:val="28"/>
                  </w:rPr>
                </w:rPrChange>
              </w:rPr>
              <w:t>市</w:t>
            </w:r>
            <w:r>
              <w:rPr>
                <w:rFonts w:eastAsia="仿宋_GB2312"/>
                <w:color w:val="auto"/>
                <w:sz w:val="28"/>
                <w:szCs w:val="28"/>
                <w:rPrChange w:id="1322" w:author="嗯哼" w:date="2021-09-13T09:12:00Z">
                  <w:rPr>
                    <w:rFonts w:ascii="仿宋" w:eastAsia="仿宋" w:hAnsi="仿宋" w:cs="宋体"/>
                    <w:color w:val="auto"/>
                    <w:sz w:val="28"/>
                    <w:szCs w:val="28"/>
                  </w:rPr>
                </w:rPrChange>
              </w:rPr>
              <w:t>自然资源空间开发，科学布局生产空间、生活空间、生态空间提供安全、可靠、有效的信息工具和平台。</w:t>
            </w:r>
          </w:p>
          <w:p w14:paraId="01915FD8" w14:textId="77777777" w:rsidR="00000000" w:rsidRDefault="00000000">
            <w:pPr>
              <w:spacing w:line="480" w:lineRule="exact"/>
              <w:ind w:firstLineChars="200" w:firstLine="560"/>
              <w:rPr>
                <w:rFonts w:eastAsia="仿宋_GB2312"/>
                <w:color w:val="auto"/>
                <w:sz w:val="28"/>
                <w:szCs w:val="28"/>
                <w:rPrChange w:id="1323" w:author="嗯哼" w:date="2021-09-13T09:12:00Z">
                  <w:rPr>
                    <w:rFonts w:ascii="仿宋" w:eastAsia="仿宋" w:hAnsi="仿宋" w:cs="宋体"/>
                    <w:color w:val="auto"/>
                    <w:sz w:val="28"/>
                    <w:szCs w:val="28"/>
                  </w:rPr>
                </w:rPrChange>
              </w:rPr>
            </w:pPr>
            <w:r>
              <w:rPr>
                <w:rFonts w:eastAsia="仿宋_GB2312"/>
                <w:b/>
                <w:color w:val="auto"/>
                <w:sz w:val="28"/>
                <w:szCs w:val="28"/>
                <w:rPrChange w:id="1324" w:author="嗯哼" w:date="2021-09-13T09:12:00Z">
                  <w:rPr>
                    <w:rFonts w:ascii="仿宋" w:eastAsia="仿宋" w:hAnsi="仿宋" w:cs="宋体" w:hint="eastAsia"/>
                    <w:b/>
                    <w:color w:val="auto"/>
                    <w:sz w:val="28"/>
                    <w:szCs w:val="28"/>
                  </w:rPr>
                </w:rPrChange>
              </w:rPr>
              <w:t>建设预算一体化平台。</w:t>
            </w:r>
            <w:r>
              <w:rPr>
                <w:rFonts w:eastAsia="仿宋_GB2312"/>
                <w:color w:val="auto"/>
                <w:sz w:val="28"/>
                <w:szCs w:val="28"/>
                <w:rPrChange w:id="1325" w:author="嗯哼" w:date="2021-09-13T09:12:00Z">
                  <w:rPr>
                    <w:rFonts w:ascii="仿宋" w:eastAsia="仿宋" w:hAnsi="仿宋" w:cs="宋体" w:hint="eastAsia"/>
                    <w:color w:val="auto"/>
                    <w:sz w:val="28"/>
                    <w:szCs w:val="28"/>
                  </w:rPr>
                </w:rPrChange>
              </w:rPr>
              <w:t>充分利用</w:t>
            </w:r>
            <w:r>
              <w:rPr>
                <w:rFonts w:eastAsia="仿宋_GB2312"/>
                <w:color w:val="auto"/>
                <w:sz w:val="28"/>
                <w:szCs w:val="28"/>
                <w:rPrChange w:id="1326" w:author="嗯哼" w:date="2021-09-13T09:12:00Z">
                  <w:rPr>
                    <w:rFonts w:ascii="仿宋" w:eastAsia="仿宋" w:hAnsi="仿宋" w:cs="宋体" w:hint="eastAsia"/>
                    <w:color w:val="auto"/>
                    <w:sz w:val="28"/>
                    <w:szCs w:val="28"/>
                  </w:rPr>
                </w:rPrChange>
              </w:rPr>
              <w:t>“</w:t>
            </w:r>
            <w:r>
              <w:rPr>
                <w:rFonts w:eastAsia="仿宋_GB2312"/>
                <w:color w:val="auto"/>
                <w:sz w:val="28"/>
                <w:szCs w:val="28"/>
                <w:rPrChange w:id="1327" w:author="嗯哼" w:date="2021-09-13T09:12:00Z">
                  <w:rPr>
                    <w:rFonts w:ascii="仿宋" w:eastAsia="仿宋" w:hAnsi="仿宋" w:cs="宋体" w:hint="eastAsia"/>
                    <w:color w:val="auto"/>
                    <w:sz w:val="28"/>
                    <w:szCs w:val="28"/>
                  </w:rPr>
                </w:rPrChange>
              </w:rPr>
              <w:t>金财工程</w:t>
            </w:r>
            <w:r>
              <w:rPr>
                <w:rFonts w:eastAsia="仿宋_GB2312"/>
                <w:color w:val="auto"/>
                <w:sz w:val="28"/>
                <w:szCs w:val="28"/>
                <w:rPrChange w:id="1328" w:author="嗯哼" w:date="2021-09-13T09:12:00Z">
                  <w:rPr>
                    <w:rFonts w:ascii="仿宋" w:eastAsia="仿宋" w:hAnsi="仿宋" w:cs="宋体" w:hint="eastAsia"/>
                    <w:color w:val="auto"/>
                    <w:sz w:val="28"/>
                    <w:szCs w:val="28"/>
                  </w:rPr>
                </w:rPrChange>
              </w:rPr>
              <w:t>”</w:t>
            </w:r>
            <w:r>
              <w:rPr>
                <w:rFonts w:eastAsia="仿宋_GB2312"/>
                <w:color w:val="auto"/>
                <w:sz w:val="28"/>
                <w:szCs w:val="28"/>
                <w:rPrChange w:id="1329" w:author="嗯哼" w:date="2021-09-13T09:12:00Z">
                  <w:rPr>
                    <w:rFonts w:ascii="仿宋" w:eastAsia="仿宋" w:hAnsi="仿宋" w:cs="宋体" w:hint="eastAsia"/>
                    <w:color w:val="auto"/>
                    <w:sz w:val="28"/>
                    <w:szCs w:val="28"/>
                  </w:rPr>
                </w:rPrChange>
              </w:rPr>
              <w:t>建设成果，按照</w:t>
            </w:r>
            <w:r>
              <w:rPr>
                <w:rFonts w:eastAsia="仿宋_GB2312"/>
                <w:color w:val="auto"/>
                <w:sz w:val="28"/>
                <w:szCs w:val="28"/>
                <w:rPrChange w:id="133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331" w:author="嗯哼" w:date="2021-09-13T09:12:00Z">
                  <w:rPr>
                    <w:rFonts w:ascii="仿宋" w:eastAsia="仿宋" w:hAnsi="仿宋" w:cs="宋体" w:hint="eastAsia"/>
                    <w:color w:val="auto"/>
                    <w:sz w:val="28"/>
                    <w:szCs w:val="28"/>
                  </w:rPr>
                </w:rPrChange>
              </w:rPr>
              <w:t>统一基础要素、统一管理流程、统一数据管控</w:t>
            </w:r>
            <w:r>
              <w:rPr>
                <w:rFonts w:eastAsia="仿宋_GB2312"/>
                <w:color w:val="auto"/>
                <w:sz w:val="28"/>
                <w:szCs w:val="28"/>
                <w:rPrChange w:id="133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333" w:author="嗯哼" w:date="2021-09-13T09:12:00Z">
                  <w:rPr>
                    <w:rFonts w:ascii="仿宋" w:eastAsia="仿宋" w:hAnsi="仿宋" w:cs="宋体" w:hint="eastAsia"/>
                    <w:color w:val="auto"/>
                    <w:sz w:val="28"/>
                    <w:szCs w:val="28"/>
                  </w:rPr>
                </w:rPrChange>
              </w:rPr>
              <w:t>的原则，将现有分散的、独立的预算编制、财政一体化管理系统整合改造为预算管理一体化系统，支撑基础信息管理、项目库管理、预算编制、预算批复及变动、预算执行、会计核算等预算管理业务，实现对预算管理全流程的动态反应和有效控制，完成与省级预算汇总数据的对接。</w:t>
            </w:r>
          </w:p>
          <w:p w14:paraId="41167F71" w14:textId="77777777" w:rsidR="00000000" w:rsidRDefault="00000000">
            <w:pPr>
              <w:spacing w:line="480" w:lineRule="exact"/>
              <w:ind w:firstLineChars="200" w:firstLine="560"/>
              <w:rPr>
                <w:rFonts w:eastAsia="仿宋_GB2312"/>
                <w:color w:val="auto"/>
                <w:sz w:val="28"/>
                <w:szCs w:val="28"/>
                <w:rPrChange w:id="1334" w:author="嗯哼" w:date="2021-09-13T09:12:00Z">
                  <w:rPr>
                    <w:rFonts w:ascii="仿宋" w:eastAsia="仿宋" w:hAnsi="仿宋" w:cs="宋体"/>
                    <w:color w:val="auto"/>
                    <w:sz w:val="28"/>
                    <w:szCs w:val="28"/>
                  </w:rPr>
                </w:rPrChange>
              </w:rPr>
            </w:pPr>
            <w:r>
              <w:rPr>
                <w:rFonts w:eastAsia="仿宋_GB2312"/>
                <w:b/>
                <w:color w:val="auto"/>
                <w:sz w:val="28"/>
                <w:szCs w:val="28"/>
                <w:rPrChange w:id="1335" w:author="嗯哼" w:date="2021-09-13T09:12:00Z">
                  <w:rPr>
                    <w:rFonts w:ascii="仿宋" w:eastAsia="仿宋" w:hAnsi="仿宋" w:cs="宋体" w:hint="eastAsia"/>
                    <w:b/>
                    <w:color w:val="auto"/>
                    <w:sz w:val="28"/>
                    <w:szCs w:val="28"/>
                  </w:rPr>
                </w:rPrChange>
              </w:rPr>
              <w:t>建设林业资源管理系统。</w:t>
            </w:r>
            <w:r>
              <w:rPr>
                <w:rFonts w:eastAsia="仿宋_GB2312"/>
                <w:color w:val="auto"/>
                <w:sz w:val="28"/>
                <w:szCs w:val="28"/>
                <w:rPrChange w:id="1336" w:author="嗯哼" w:date="2021-09-13T09:12:00Z">
                  <w:rPr>
                    <w:rFonts w:ascii="仿宋" w:eastAsia="仿宋" w:hAnsi="仿宋" w:cs="宋体" w:hint="eastAsia"/>
                    <w:color w:val="auto"/>
                    <w:sz w:val="28"/>
                    <w:szCs w:val="28"/>
                  </w:rPr>
                </w:rPrChange>
              </w:rPr>
              <w:t>基于全市统一</w:t>
            </w:r>
            <w:r>
              <w:rPr>
                <w:rFonts w:eastAsia="仿宋_GB2312"/>
                <w:color w:val="auto"/>
                <w:sz w:val="28"/>
                <w:szCs w:val="28"/>
                <w:rPrChange w:id="1337" w:author="嗯哼" w:date="2021-09-13T09:12:00Z">
                  <w:rPr>
                    <w:rFonts w:ascii="仿宋" w:eastAsia="仿宋" w:hAnsi="仿宋" w:cs="宋体"/>
                    <w:color w:val="auto"/>
                    <w:sz w:val="28"/>
                    <w:szCs w:val="28"/>
                  </w:rPr>
                </w:rPrChange>
              </w:rPr>
              <w:t>自然资源空间基础信息平台</w:t>
            </w:r>
            <w:r>
              <w:rPr>
                <w:rFonts w:eastAsia="仿宋_GB2312"/>
                <w:color w:val="auto"/>
                <w:sz w:val="28"/>
                <w:szCs w:val="28"/>
                <w:rPrChange w:id="1338" w:author="嗯哼" w:date="2021-09-13T09:12:00Z">
                  <w:rPr>
                    <w:rFonts w:ascii="仿宋" w:eastAsia="仿宋" w:hAnsi="仿宋" w:cs="宋体" w:hint="eastAsia"/>
                    <w:color w:val="auto"/>
                    <w:sz w:val="28"/>
                    <w:szCs w:val="28"/>
                  </w:rPr>
                </w:rPrChange>
              </w:rPr>
              <w:t>，建设林业资源管理系统，实现森林资源动态</w:t>
            </w:r>
            <w:r>
              <w:rPr>
                <w:rFonts w:eastAsia="仿宋_GB2312"/>
                <w:color w:val="auto"/>
                <w:sz w:val="28"/>
                <w:szCs w:val="28"/>
              </w:rPr>
              <w:t>监</w:t>
            </w:r>
            <w:r>
              <w:rPr>
                <w:rFonts w:eastAsia="仿宋_GB2312"/>
                <w:color w:val="auto"/>
                <w:sz w:val="28"/>
                <w:szCs w:val="28"/>
                <w:rPrChange w:id="1339" w:author="嗯哼" w:date="2021-09-13T09:12:00Z">
                  <w:rPr>
                    <w:rFonts w:ascii="仿宋" w:eastAsia="仿宋" w:hAnsi="仿宋" w:cs="宋体" w:hint="eastAsia"/>
                    <w:color w:val="auto"/>
                    <w:sz w:val="28"/>
                    <w:szCs w:val="28"/>
                  </w:rPr>
                </w:rPrChange>
              </w:rPr>
              <w:t>测、森林资源信息管理、森林资源动态变化统计、森林资源数据更新等功能，为林业资源管理提供科学、便捷的辅助工具。</w:t>
            </w:r>
          </w:p>
          <w:p w14:paraId="1723DEB5" w14:textId="77777777" w:rsidR="00000000" w:rsidRDefault="00000000">
            <w:pPr>
              <w:widowControl w:val="0"/>
              <w:tabs>
                <w:tab w:val="left" w:pos="2520"/>
              </w:tabs>
              <w:spacing w:line="480" w:lineRule="exact"/>
              <w:ind w:firstLineChars="200" w:firstLine="560"/>
              <w:rPr>
                <w:rFonts w:eastAsia="仿宋_GB2312"/>
                <w:color w:val="auto"/>
                <w:sz w:val="28"/>
                <w:szCs w:val="28"/>
                <w:rPrChange w:id="1340" w:author="嗯哼" w:date="2021-09-13T09:12:00Z">
                  <w:rPr>
                    <w:rFonts w:ascii="仿宋" w:eastAsia="仿宋" w:hAnsi="仿宋" w:cs="宋体"/>
                    <w:color w:val="auto"/>
                    <w:sz w:val="28"/>
                    <w:szCs w:val="28"/>
                  </w:rPr>
                </w:rPrChange>
              </w:rPr>
            </w:pPr>
            <w:r>
              <w:rPr>
                <w:rFonts w:eastAsia="仿宋_GB2312"/>
                <w:b/>
                <w:color w:val="auto"/>
                <w:sz w:val="28"/>
                <w:szCs w:val="28"/>
                <w:rPrChange w:id="1341" w:author="嗯哼" w:date="2021-09-13T09:12:00Z">
                  <w:rPr>
                    <w:rFonts w:ascii="仿宋" w:eastAsia="仿宋" w:hAnsi="仿宋" w:cs="宋体" w:hint="eastAsia"/>
                    <w:b/>
                    <w:color w:val="auto"/>
                    <w:sz w:val="28"/>
                    <w:szCs w:val="28"/>
                  </w:rPr>
                </w:rPrChange>
              </w:rPr>
              <w:t>建设黄山专属</w:t>
            </w:r>
            <w:r>
              <w:rPr>
                <w:rFonts w:eastAsia="仿宋_GB2312"/>
                <w:b/>
                <w:color w:val="auto"/>
                <w:sz w:val="28"/>
                <w:szCs w:val="28"/>
                <w:rPrChange w:id="1342"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1343" w:author="嗯哼" w:date="2021-09-13T09:12:00Z">
                  <w:rPr>
                    <w:rFonts w:ascii="仿宋" w:eastAsia="仿宋" w:hAnsi="仿宋" w:cs="宋体" w:hint="eastAsia"/>
                    <w:b/>
                    <w:color w:val="auto"/>
                    <w:sz w:val="28"/>
                    <w:szCs w:val="28"/>
                  </w:rPr>
                </w:rPrChange>
              </w:rPr>
              <w:t>两库一平台</w:t>
            </w:r>
            <w:r>
              <w:rPr>
                <w:rFonts w:eastAsia="仿宋_GB2312"/>
                <w:b/>
                <w:color w:val="auto"/>
                <w:sz w:val="28"/>
                <w:szCs w:val="28"/>
                <w:rPrChange w:id="1344"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1345" w:author="嗯哼" w:date="2021-09-13T09:12:00Z">
                  <w:rPr>
                    <w:rFonts w:ascii="仿宋" w:eastAsia="仿宋" w:hAnsi="仿宋" w:cs="宋体" w:hint="eastAsia"/>
                    <w:b/>
                    <w:color w:val="auto"/>
                    <w:sz w:val="28"/>
                    <w:szCs w:val="28"/>
                  </w:rPr>
                </w:rPrChange>
              </w:rPr>
              <w:t>。</w:t>
            </w:r>
            <w:r>
              <w:rPr>
                <w:rFonts w:eastAsia="仿宋_GB2312"/>
                <w:color w:val="auto"/>
                <w:sz w:val="28"/>
                <w:szCs w:val="28"/>
                <w:rPrChange w:id="1346" w:author="嗯哼" w:date="2021-09-13T09:12:00Z">
                  <w:rPr>
                    <w:rFonts w:ascii="仿宋" w:eastAsia="仿宋" w:hAnsi="仿宋" w:cs="宋体" w:hint="eastAsia"/>
                    <w:color w:val="auto"/>
                    <w:sz w:val="28"/>
                    <w:szCs w:val="28"/>
                  </w:rPr>
                </w:rPrChange>
              </w:rPr>
              <w:t>建设金融专题数据库、农村专题数据库和金融服务中小微企业平台，推进数字金融建设。</w:t>
            </w:r>
          </w:p>
        </w:tc>
      </w:tr>
    </w:tbl>
    <w:p w14:paraId="2A9B1659" w14:textId="77777777" w:rsidR="00000000" w:rsidRDefault="00000000">
      <w:pPr>
        <w:spacing w:line="560" w:lineRule="exact"/>
        <w:ind w:firstLineChars="200" w:firstLine="640"/>
        <w:rPr>
          <w:rFonts w:eastAsia="仿宋_GB2312"/>
          <w:b/>
          <w:color w:val="auto"/>
          <w:sz w:val="32"/>
          <w:szCs w:val="32"/>
          <w:rPrChange w:id="1347" w:author="嗯哼" w:date="2021-09-13T09:12:00Z">
            <w:rPr>
              <w:rFonts w:ascii="仿宋" w:eastAsia="仿宋" w:hAnsi="仿宋" w:cs="宋体"/>
              <w:b/>
              <w:color w:val="auto"/>
              <w:sz w:val="30"/>
              <w:szCs w:val="30"/>
            </w:rPr>
          </w:rPrChange>
        </w:rPr>
      </w:pPr>
      <w:r>
        <w:rPr>
          <w:rFonts w:eastAsia="仿宋_GB2312"/>
          <w:b/>
          <w:color w:val="auto"/>
          <w:sz w:val="32"/>
          <w:szCs w:val="32"/>
          <w:rPrChange w:id="1348" w:author="嗯哼" w:date="2021-09-13T09:12:00Z">
            <w:rPr>
              <w:rFonts w:ascii="仿宋" w:eastAsia="仿宋" w:hAnsi="仿宋" w:cs="宋体" w:hint="eastAsia"/>
              <w:b/>
              <w:color w:val="auto"/>
              <w:sz w:val="30"/>
              <w:szCs w:val="30"/>
            </w:rPr>
          </w:rPrChange>
        </w:rPr>
        <w:t>2</w:t>
      </w:r>
      <w:r>
        <w:rPr>
          <w:rFonts w:eastAsia="仿宋_GB2312"/>
          <w:b/>
          <w:color w:val="auto"/>
          <w:sz w:val="32"/>
          <w:szCs w:val="32"/>
        </w:rPr>
        <w:t>.</w:t>
      </w:r>
      <w:r>
        <w:rPr>
          <w:rFonts w:eastAsia="仿宋_GB2312"/>
          <w:b/>
          <w:color w:val="auto"/>
          <w:sz w:val="32"/>
          <w:szCs w:val="32"/>
          <w:rPrChange w:id="1349" w:author="嗯哼" w:date="2021-09-13T09:12:00Z">
            <w:rPr>
              <w:rFonts w:ascii="仿宋" w:eastAsia="仿宋" w:hAnsi="仿宋" w:cs="宋体"/>
              <w:b/>
              <w:color w:val="auto"/>
              <w:sz w:val="30"/>
              <w:szCs w:val="30"/>
            </w:rPr>
          </w:rPrChange>
        </w:rPr>
        <w:t>推进市场监管数字化应用</w:t>
      </w:r>
    </w:p>
    <w:p w14:paraId="1AB51CA4" w14:textId="77777777" w:rsidR="00000000" w:rsidRDefault="00000000">
      <w:pPr>
        <w:spacing w:line="560" w:lineRule="exact"/>
        <w:ind w:firstLineChars="200" w:firstLine="640"/>
        <w:rPr>
          <w:rFonts w:eastAsia="仿宋_GB2312"/>
          <w:color w:val="auto"/>
          <w:sz w:val="32"/>
          <w:szCs w:val="32"/>
          <w:rPrChange w:id="1350" w:author="嗯哼" w:date="2021-09-13T09:12:00Z">
            <w:rPr>
              <w:rFonts w:ascii="仿宋" w:eastAsia="仿宋" w:hAnsi="仿宋" w:cs="宋体"/>
              <w:color w:val="auto"/>
              <w:sz w:val="30"/>
              <w:szCs w:val="30"/>
            </w:rPr>
          </w:rPrChange>
        </w:rPr>
      </w:pPr>
      <w:r>
        <w:rPr>
          <w:rFonts w:eastAsia="仿宋_GB2312"/>
          <w:color w:val="auto"/>
          <w:sz w:val="32"/>
          <w:szCs w:val="32"/>
          <w:rPrChange w:id="1351" w:author="嗯哼" w:date="2021-09-13T09:12:00Z">
            <w:rPr>
              <w:rFonts w:ascii="仿宋" w:eastAsia="仿宋" w:hAnsi="仿宋" w:cs="宋体" w:hint="eastAsia"/>
              <w:color w:val="auto"/>
              <w:sz w:val="30"/>
              <w:szCs w:val="30"/>
            </w:rPr>
          </w:rPrChange>
        </w:rPr>
        <w:t>以打造诚信长三角为目标，完善以信用为核心的新型监管机制，整合市场监管部门数据资源，打造</w:t>
      </w:r>
      <w:r>
        <w:rPr>
          <w:rFonts w:eastAsia="仿宋_GB2312"/>
          <w:color w:val="auto"/>
          <w:sz w:val="32"/>
          <w:szCs w:val="32"/>
          <w:rPrChange w:id="1352" w:author="嗯哼" w:date="2021-09-13T09:12:00Z">
            <w:rPr>
              <w:rFonts w:ascii="仿宋" w:eastAsia="仿宋" w:hAnsi="仿宋" w:cs="宋体" w:hint="eastAsia"/>
              <w:color w:val="auto"/>
              <w:sz w:val="30"/>
              <w:szCs w:val="30"/>
            </w:rPr>
          </w:rPrChange>
        </w:rPr>
        <w:t>“</w:t>
      </w:r>
      <w:r>
        <w:rPr>
          <w:rFonts w:eastAsia="仿宋_GB2312"/>
          <w:color w:val="auto"/>
          <w:sz w:val="32"/>
          <w:szCs w:val="32"/>
          <w:rPrChange w:id="1353" w:author="嗯哼" w:date="2021-09-13T09:12:00Z">
            <w:rPr>
              <w:rFonts w:ascii="仿宋" w:eastAsia="仿宋" w:hAnsi="仿宋" w:cs="宋体" w:hint="eastAsia"/>
              <w:color w:val="auto"/>
              <w:sz w:val="30"/>
              <w:szCs w:val="30"/>
            </w:rPr>
          </w:rPrChange>
        </w:rPr>
        <w:t>互联网</w:t>
      </w:r>
      <w:r>
        <w:rPr>
          <w:rFonts w:eastAsia="仿宋_GB2312"/>
          <w:color w:val="auto"/>
          <w:sz w:val="32"/>
          <w:szCs w:val="32"/>
          <w:rPrChange w:id="1354" w:author="嗯哼" w:date="2021-09-13T09:12:00Z">
            <w:rPr>
              <w:rFonts w:ascii="仿宋" w:eastAsia="仿宋" w:hAnsi="仿宋" w:cs="宋体" w:hint="eastAsia"/>
              <w:color w:val="auto"/>
              <w:sz w:val="30"/>
              <w:szCs w:val="30"/>
            </w:rPr>
          </w:rPrChange>
        </w:rPr>
        <w:t>+</w:t>
      </w:r>
      <w:r>
        <w:rPr>
          <w:rFonts w:eastAsia="仿宋_GB2312"/>
          <w:color w:val="auto"/>
          <w:sz w:val="32"/>
          <w:szCs w:val="32"/>
          <w:rPrChange w:id="1355" w:author="嗯哼" w:date="2021-09-13T09:12:00Z">
            <w:rPr>
              <w:rFonts w:ascii="仿宋" w:eastAsia="仿宋" w:hAnsi="仿宋" w:cs="宋体" w:hint="eastAsia"/>
              <w:color w:val="auto"/>
              <w:sz w:val="30"/>
              <w:szCs w:val="30"/>
            </w:rPr>
          </w:rPrChange>
        </w:rPr>
        <w:t>监管</w:t>
      </w:r>
      <w:r>
        <w:rPr>
          <w:rFonts w:eastAsia="仿宋_GB2312"/>
          <w:color w:val="auto"/>
          <w:sz w:val="32"/>
          <w:szCs w:val="32"/>
          <w:rPrChange w:id="1356" w:author="嗯哼" w:date="2021-09-13T09:12:00Z">
            <w:rPr>
              <w:rFonts w:ascii="仿宋" w:eastAsia="仿宋" w:hAnsi="仿宋" w:cs="宋体" w:hint="eastAsia"/>
              <w:color w:val="auto"/>
              <w:sz w:val="30"/>
              <w:szCs w:val="30"/>
            </w:rPr>
          </w:rPrChange>
        </w:rPr>
        <w:t>”</w:t>
      </w:r>
      <w:r>
        <w:rPr>
          <w:rFonts w:eastAsia="仿宋_GB2312"/>
          <w:color w:val="auto"/>
          <w:sz w:val="32"/>
          <w:szCs w:val="32"/>
          <w:rPrChange w:id="1357" w:author="嗯哼" w:date="2021-09-13T09:12:00Z">
            <w:rPr>
              <w:rFonts w:ascii="仿宋" w:eastAsia="仿宋" w:hAnsi="仿宋" w:cs="宋体" w:hint="eastAsia"/>
              <w:color w:val="auto"/>
              <w:sz w:val="30"/>
              <w:szCs w:val="30"/>
            </w:rPr>
          </w:rPrChange>
        </w:rPr>
        <w:t>体系，大力建设融</w:t>
      </w:r>
      <w:r>
        <w:rPr>
          <w:rFonts w:eastAsia="仿宋_GB2312"/>
          <w:color w:val="auto"/>
          <w:sz w:val="32"/>
          <w:szCs w:val="32"/>
          <w:rPrChange w:id="1358" w:author="嗯哼" w:date="2021-09-13T09:12:00Z">
            <w:rPr>
              <w:rFonts w:ascii="仿宋" w:eastAsia="仿宋" w:hAnsi="仿宋" w:cs="宋体" w:hint="eastAsia"/>
              <w:color w:val="auto"/>
              <w:sz w:val="30"/>
              <w:szCs w:val="30"/>
            </w:rPr>
          </w:rPrChange>
        </w:rPr>
        <w:t>“</w:t>
      </w:r>
      <w:r>
        <w:rPr>
          <w:rFonts w:eastAsia="仿宋_GB2312"/>
          <w:color w:val="auto"/>
          <w:sz w:val="32"/>
          <w:szCs w:val="32"/>
          <w:rPrChange w:id="1359" w:author="嗯哼" w:date="2021-09-13T09:12:00Z">
            <w:rPr>
              <w:rFonts w:ascii="仿宋" w:eastAsia="仿宋" w:hAnsi="仿宋" w:cs="宋体" w:hint="eastAsia"/>
              <w:color w:val="auto"/>
              <w:sz w:val="30"/>
              <w:szCs w:val="30"/>
            </w:rPr>
          </w:rPrChange>
        </w:rPr>
        <w:t>征信、评信、用信</w:t>
      </w:r>
      <w:r>
        <w:rPr>
          <w:rFonts w:eastAsia="仿宋_GB2312"/>
          <w:color w:val="auto"/>
          <w:sz w:val="32"/>
          <w:szCs w:val="32"/>
          <w:rPrChange w:id="1360" w:author="嗯哼" w:date="2021-09-13T09:12:00Z">
            <w:rPr>
              <w:rFonts w:ascii="仿宋" w:eastAsia="仿宋" w:hAnsi="仿宋" w:cs="宋体" w:hint="eastAsia"/>
              <w:color w:val="auto"/>
              <w:sz w:val="30"/>
              <w:szCs w:val="30"/>
            </w:rPr>
          </w:rPrChange>
        </w:rPr>
        <w:t>”</w:t>
      </w:r>
      <w:r>
        <w:rPr>
          <w:rFonts w:eastAsia="仿宋_GB2312"/>
          <w:color w:val="auto"/>
          <w:sz w:val="32"/>
          <w:szCs w:val="32"/>
          <w:rPrChange w:id="1361" w:author="嗯哼" w:date="2021-09-13T09:12:00Z">
            <w:rPr>
              <w:rFonts w:ascii="仿宋" w:eastAsia="仿宋" w:hAnsi="仿宋" w:cs="宋体" w:hint="eastAsia"/>
              <w:color w:val="auto"/>
              <w:sz w:val="30"/>
              <w:szCs w:val="30"/>
            </w:rPr>
          </w:rPrChange>
        </w:rPr>
        <w:t>为一体的全市信用监管体系，提升市场监管现代化水平。</w:t>
      </w:r>
    </w:p>
    <w:p w14:paraId="31187DEB" w14:textId="77777777" w:rsidR="00000000" w:rsidRDefault="00000000">
      <w:pPr>
        <w:spacing w:line="560" w:lineRule="exact"/>
        <w:ind w:firstLineChars="200" w:firstLine="640"/>
        <w:rPr>
          <w:rFonts w:eastAsia="仿宋_GB2312"/>
          <w:color w:val="auto"/>
          <w:sz w:val="32"/>
          <w:szCs w:val="32"/>
          <w:rPrChange w:id="1362" w:author="嗯哼" w:date="2021-09-13T09:12:00Z">
            <w:rPr>
              <w:rFonts w:ascii="仿宋" w:eastAsia="仿宋" w:hAnsi="仿宋" w:cs="宋体"/>
              <w:color w:val="auto"/>
              <w:sz w:val="30"/>
              <w:szCs w:val="30"/>
            </w:rPr>
          </w:rPrChange>
        </w:rPr>
      </w:pPr>
      <w:r>
        <w:rPr>
          <w:rFonts w:eastAsia="仿宋_GB2312"/>
          <w:b/>
          <w:color w:val="auto"/>
          <w:sz w:val="32"/>
          <w:szCs w:val="32"/>
          <w:rPrChange w:id="1363" w:author="嗯哼" w:date="2021-09-13T09:12:00Z">
            <w:rPr>
              <w:rFonts w:ascii="仿宋" w:eastAsia="仿宋" w:hAnsi="仿宋" w:cs="宋体" w:hint="eastAsia"/>
              <w:b/>
              <w:color w:val="auto"/>
              <w:sz w:val="30"/>
              <w:szCs w:val="30"/>
            </w:rPr>
          </w:rPrChange>
        </w:rPr>
        <w:t>（</w:t>
      </w:r>
      <w:r>
        <w:rPr>
          <w:rFonts w:ascii="仿宋_GB2312" w:eastAsia="仿宋_GB2312" w:hAnsi="仿宋_GB2312" w:cs="仿宋_GB2312"/>
          <w:b/>
          <w:color w:val="auto"/>
          <w:sz w:val="32"/>
          <w:szCs w:val="32"/>
          <w:rPrChange w:id="1364" w:author="嗯哼" w:date="2021-09-13T09:12:00Z">
            <w:rPr>
              <w:rFonts w:ascii="仿宋" w:eastAsia="仿宋" w:hAnsi="仿宋" w:cs="宋体" w:hint="eastAsia"/>
              <w:b/>
              <w:color w:val="auto"/>
              <w:sz w:val="30"/>
              <w:szCs w:val="30"/>
            </w:rPr>
          </w:rPrChange>
        </w:rPr>
        <w:t>1</w:t>
      </w:r>
      <w:r>
        <w:rPr>
          <w:rFonts w:eastAsia="仿宋_GB2312"/>
          <w:b/>
          <w:color w:val="auto"/>
          <w:sz w:val="32"/>
          <w:szCs w:val="32"/>
          <w:rPrChange w:id="1365" w:author="嗯哼" w:date="2021-09-13T09:12:00Z">
            <w:rPr>
              <w:rFonts w:ascii="仿宋" w:eastAsia="仿宋" w:hAnsi="仿宋" w:cs="宋体" w:hint="eastAsia"/>
              <w:b/>
              <w:color w:val="auto"/>
              <w:sz w:val="30"/>
              <w:szCs w:val="30"/>
            </w:rPr>
          </w:rPrChange>
        </w:rPr>
        <w:t>）打造</w:t>
      </w:r>
      <w:r>
        <w:rPr>
          <w:rFonts w:eastAsia="仿宋_GB2312"/>
          <w:b/>
          <w:color w:val="auto"/>
          <w:sz w:val="32"/>
          <w:szCs w:val="32"/>
          <w:rPrChange w:id="1366"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1367" w:author="嗯哼" w:date="2021-09-13T09:12:00Z">
            <w:rPr>
              <w:rFonts w:ascii="仿宋" w:eastAsia="仿宋" w:hAnsi="仿宋" w:cs="宋体" w:hint="eastAsia"/>
              <w:b/>
              <w:color w:val="auto"/>
              <w:sz w:val="30"/>
              <w:szCs w:val="30"/>
            </w:rPr>
          </w:rPrChange>
        </w:rPr>
        <w:t>互联网</w:t>
      </w:r>
      <w:r>
        <w:rPr>
          <w:rFonts w:eastAsia="仿宋_GB2312"/>
          <w:b/>
          <w:color w:val="auto"/>
          <w:sz w:val="32"/>
          <w:szCs w:val="32"/>
          <w:rPrChange w:id="1368"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1369" w:author="嗯哼" w:date="2021-09-13T09:12:00Z">
            <w:rPr>
              <w:rFonts w:ascii="仿宋" w:eastAsia="仿宋" w:hAnsi="仿宋" w:cs="宋体" w:hint="eastAsia"/>
              <w:b/>
              <w:color w:val="auto"/>
              <w:sz w:val="30"/>
              <w:szCs w:val="30"/>
            </w:rPr>
          </w:rPrChange>
        </w:rPr>
        <w:t>监管</w:t>
      </w:r>
      <w:r>
        <w:rPr>
          <w:rFonts w:eastAsia="仿宋_GB2312"/>
          <w:b/>
          <w:color w:val="auto"/>
          <w:sz w:val="32"/>
          <w:szCs w:val="32"/>
          <w:rPrChange w:id="1370"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1371" w:author="嗯哼" w:date="2021-09-13T09:12:00Z">
            <w:rPr>
              <w:rFonts w:ascii="仿宋" w:eastAsia="仿宋" w:hAnsi="仿宋" w:cs="宋体" w:hint="eastAsia"/>
              <w:b/>
              <w:color w:val="auto"/>
              <w:sz w:val="30"/>
              <w:szCs w:val="30"/>
            </w:rPr>
          </w:rPrChange>
        </w:rPr>
        <w:t>体系。</w:t>
      </w:r>
      <w:r>
        <w:rPr>
          <w:rFonts w:eastAsia="仿宋_GB2312"/>
          <w:color w:val="auto"/>
          <w:sz w:val="32"/>
          <w:szCs w:val="32"/>
          <w:rPrChange w:id="1372" w:author="嗯哼" w:date="2021-09-13T09:12:00Z">
            <w:rPr>
              <w:rFonts w:ascii="仿宋" w:eastAsia="仿宋" w:hAnsi="仿宋" w:cs="宋体" w:hint="eastAsia"/>
              <w:color w:val="auto"/>
              <w:sz w:val="30"/>
              <w:szCs w:val="30"/>
            </w:rPr>
          </w:rPrChange>
        </w:rPr>
        <w:t>依托省级</w:t>
      </w:r>
      <w:r>
        <w:rPr>
          <w:rFonts w:eastAsia="仿宋_GB2312"/>
          <w:color w:val="auto"/>
          <w:sz w:val="32"/>
          <w:szCs w:val="32"/>
          <w:rPrChange w:id="1373" w:author="嗯哼" w:date="2021-09-13T09:12:00Z">
            <w:rPr>
              <w:rFonts w:ascii="仿宋" w:eastAsia="仿宋" w:hAnsi="仿宋" w:cs="宋体" w:hint="eastAsia"/>
              <w:color w:val="auto"/>
              <w:sz w:val="30"/>
              <w:szCs w:val="30"/>
            </w:rPr>
          </w:rPrChange>
        </w:rPr>
        <w:t>“</w:t>
      </w:r>
      <w:r>
        <w:rPr>
          <w:rFonts w:eastAsia="仿宋_GB2312"/>
          <w:color w:val="auto"/>
          <w:sz w:val="32"/>
          <w:szCs w:val="32"/>
          <w:rPrChange w:id="1374" w:author="嗯哼" w:date="2021-09-13T09:12:00Z">
            <w:rPr>
              <w:rFonts w:ascii="仿宋" w:eastAsia="仿宋" w:hAnsi="仿宋" w:cs="宋体"/>
              <w:color w:val="auto"/>
              <w:sz w:val="30"/>
              <w:szCs w:val="30"/>
            </w:rPr>
          </w:rPrChange>
        </w:rPr>
        <w:t>互联网＋监管</w:t>
      </w:r>
      <w:r>
        <w:rPr>
          <w:rFonts w:eastAsia="仿宋_GB2312"/>
          <w:color w:val="auto"/>
          <w:sz w:val="32"/>
          <w:szCs w:val="32"/>
          <w:rPrChange w:id="1375" w:author="嗯哼" w:date="2021-09-13T09:12:00Z">
            <w:rPr>
              <w:rFonts w:ascii="仿宋" w:eastAsia="仿宋" w:hAnsi="仿宋" w:cs="宋体" w:hint="eastAsia"/>
              <w:color w:val="auto"/>
              <w:sz w:val="30"/>
              <w:szCs w:val="30"/>
            </w:rPr>
          </w:rPrChange>
        </w:rPr>
        <w:t>”</w:t>
      </w:r>
      <w:r>
        <w:rPr>
          <w:rFonts w:eastAsia="仿宋_GB2312"/>
          <w:color w:val="auto"/>
          <w:sz w:val="32"/>
          <w:szCs w:val="32"/>
          <w:rPrChange w:id="1376" w:author="嗯哼" w:date="2021-09-13T09:12:00Z">
            <w:rPr>
              <w:rFonts w:ascii="仿宋" w:eastAsia="仿宋" w:hAnsi="仿宋" w:cs="宋体" w:hint="eastAsia"/>
              <w:color w:val="auto"/>
              <w:sz w:val="30"/>
              <w:szCs w:val="30"/>
            </w:rPr>
          </w:rPrChange>
        </w:rPr>
        <w:t>系统，</w:t>
      </w:r>
      <w:r>
        <w:rPr>
          <w:rFonts w:eastAsia="仿宋_GB2312"/>
          <w:color w:val="auto"/>
          <w:sz w:val="32"/>
          <w:szCs w:val="32"/>
          <w:rPrChange w:id="1377" w:author="嗯哼" w:date="2021-09-13T09:12:00Z">
            <w:rPr>
              <w:rFonts w:ascii="仿宋" w:eastAsia="仿宋" w:hAnsi="仿宋" w:cs="宋体"/>
              <w:color w:val="auto"/>
              <w:sz w:val="30"/>
              <w:szCs w:val="30"/>
            </w:rPr>
          </w:rPrChange>
        </w:rPr>
        <w:t>梳理编制行政执法检查事项监管清单、裁量基准</w:t>
      </w:r>
      <w:r>
        <w:rPr>
          <w:rFonts w:eastAsia="仿宋_GB2312"/>
          <w:color w:val="auto"/>
          <w:sz w:val="32"/>
          <w:szCs w:val="32"/>
          <w:rPrChange w:id="1378" w:author="嗯哼" w:date="2021-09-13T09:12:00Z">
            <w:rPr>
              <w:rFonts w:ascii="仿宋" w:eastAsia="仿宋" w:hAnsi="仿宋" w:cs="宋体" w:hint="eastAsia"/>
              <w:color w:val="auto"/>
              <w:sz w:val="30"/>
              <w:szCs w:val="30"/>
            </w:rPr>
          </w:rPrChange>
        </w:rPr>
        <w:t>，建设市</w:t>
      </w:r>
      <w:r>
        <w:rPr>
          <w:rFonts w:eastAsia="仿宋_GB2312"/>
          <w:color w:val="auto"/>
          <w:sz w:val="32"/>
          <w:szCs w:val="32"/>
          <w:rPrChange w:id="1379" w:author="嗯哼" w:date="2021-09-13T09:12:00Z">
            <w:rPr>
              <w:rFonts w:ascii="仿宋" w:eastAsia="仿宋" w:hAnsi="仿宋" w:cs="宋体" w:hint="eastAsia"/>
              <w:color w:val="auto"/>
              <w:sz w:val="30"/>
              <w:szCs w:val="30"/>
            </w:rPr>
          </w:rPrChange>
        </w:rPr>
        <w:lastRenderedPageBreak/>
        <w:t>级移动执法监管系统，</w:t>
      </w:r>
      <w:r>
        <w:rPr>
          <w:rFonts w:eastAsia="仿宋_GB2312"/>
          <w:color w:val="auto"/>
          <w:sz w:val="32"/>
          <w:szCs w:val="32"/>
          <w:rPrChange w:id="1380" w:author="嗯哼" w:date="2021-09-13T09:12:00Z">
            <w:rPr>
              <w:rFonts w:ascii="仿宋" w:eastAsia="仿宋" w:hAnsi="仿宋" w:cs="宋体"/>
              <w:color w:val="auto"/>
              <w:sz w:val="30"/>
              <w:szCs w:val="30"/>
            </w:rPr>
          </w:rPrChange>
        </w:rPr>
        <w:t>提高执法效能，消除监管盲点，规范自由裁量。强化重点行业、重点物品、重点企业的数字化监测，准确及时预警潜在风险，提高监管即时性和灵敏度。</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024C3304" w14:textId="77777777">
        <w:trPr>
          <w:trHeight w:val="640"/>
          <w:jc w:val="center"/>
        </w:trPr>
        <w:tc>
          <w:tcPr>
            <w:tcW w:w="9021" w:type="dxa"/>
            <w:vAlign w:val="center"/>
          </w:tcPr>
          <w:p w14:paraId="13A37F02" w14:textId="77777777" w:rsidR="00000000" w:rsidRDefault="00000000">
            <w:pPr>
              <w:pStyle w:val="a0"/>
              <w:spacing w:line="240" w:lineRule="auto"/>
              <w:ind w:firstLineChars="0" w:firstLine="0"/>
              <w:jc w:val="center"/>
              <w:rPr>
                <w:rFonts w:eastAsia="仿宋_GB2312"/>
                <w:color w:val="auto"/>
                <w:sz w:val="28"/>
                <w:szCs w:val="28"/>
                <w:rPrChange w:id="1381" w:author="嗯哼" w:date="2021-09-13T09:12:00Z">
                  <w:rPr>
                    <w:rFonts w:ascii="仿宋" w:eastAsia="仿宋" w:hAnsi="仿宋" w:cs="宋体"/>
                    <w:color w:val="auto"/>
                    <w:sz w:val="28"/>
                    <w:szCs w:val="28"/>
                  </w:rPr>
                </w:rPrChange>
              </w:rPr>
            </w:pPr>
            <w:r>
              <w:rPr>
                <w:rFonts w:eastAsia="仿宋_GB2312"/>
                <w:color w:val="auto"/>
                <w:sz w:val="28"/>
                <w:szCs w:val="28"/>
                <w:rPrChange w:id="1382"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1383" w:author="嗯哼" w:date="2021-09-13T09:12:00Z">
                  <w:rPr>
                    <w:rFonts w:ascii="仿宋" w:eastAsia="仿宋" w:hAnsi="仿宋" w:cs="宋体" w:hint="eastAsia"/>
                    <w:color w:val="auto"/>
                    <w:sz w:val="28"/>
                    <w:szCs w:val="28"/>
                  </w:rPr>
                </w:rPrChange>
              </w:rPr>
              <w:t>10</w:t>
            </w:r>
            <w:r>
              <w:rPr>
                <w:rFonts w:eastAsia="仿宋_GB2312"/>
                <w:color w:val="auto"/>
                <w:sz w:val="28"/>
                <w:szCs w:val="28"/>
                <w:rPrChange w:id="1384" w:author="嗯哼" w:date="2021-09-13T09:12:00Z">
                  <w:rPr>
                    <w:rFonts w:ascii="仿宋" w:eastAsia="仿宋" w:hAnsi="仿宋" w:cs="宋体"/>
                    <w:color w:val="auto"/>
                    <w:sz w:val="28"/>
                    <w:szCs w:val="28"/>
                  </w:rPr>
                </w:rPrChange>
              </w:rPr>
              <w:t xml:space="preserve">  </w:t>
            </w:r>
            <w:r>
              <w:rPr>
                <w:rFonts w:eastAsia="仿宋_GB2312"/>
                <w:color w:val="auto"/>
                <w:sz w:val="28"/>
                <w:szCs w:val="28"/>
                <w:rPrChange w:id="1385" w:author="嗯哼" w:date="2021-09-13T09:12:00Z">
                  <w:rPr>
                    <w:rFonts w:ascii="仿宋" w:eastAsia="仿宋" w:hAnsi="仿宋" w:cs="宋体" w:hint="eastAsia"/>
                    <w:color w:val="auto"/>
                    <w:sz w:val="28"/>
                    <w:szCs w:val="28"/>
                  </w:rPr>
                </w:rPrChange>
              </w:rPr>
              <w:t>“</w:t>
            </w:r>
            <w:r>
              <w:rPr>
                <w:rFonts w:eastAsia="仿宋_GB2312"/>
                <w:color w:val="auto"/>
                <w:sz w:val="28"/>
                <w:szCs w:val="28"/>
                <w:rPrChange w:id="1386" w:author="嗯哼" w:date="2021-09-13T09:12:00Z">
                  <w:rPr>
                    <w:rFonts w:ascii="仿宋" w:eastAsia="仿宋" w:hAnsi="仿宋" w:cs="宋体" w:hint="eastAsia"/>
                    <w:color w:val="auto"/>
                    <w:sz w:val="28"/>
                    <w:szCs w:val="28"/>
                  </w:rPr>
                </w:rPrChange>
              </w:rPr>
              <w:t>互联网</w:t>
            </w:r>
            <w:r>
              <w:rPr>
                <w:rFonts w:eastAsia="仿宋_GB2312"/>
                <w:color w:val="auto"/>
                <w:sz w:val="28"/>
                <w:szCs w:val="28"/>
                <w:rPrChange w:id="1387" w:author="嗯哼" w:date="2021-09-13T09:12:00Z">
                  <w:rPr>
                    <w:rFonts w:ascii="仿宋" w:eastAsia="仿宋" w:hAnsi="仿宋" w:cs="宋体" w:hint="eastAsia"/>
                    <w:color w:val="auto"/>
                    <w:sz w:val="28"/>
                    <w:szCs w:val="28"/>
                  </w:rPr>
                </w:rPrChange>
              </w:rPr>
              <w:t>+</w:t>
            </w:r>
            <w:r>
              <w:rPr>
                <w:rFonts w:eastAsia="仿宋_GB2312"/>
                <w:color w:val="auto"/>
                <w:sz w:val="28"/>
                <w:szCs w:val="28"/>
                <w:rPrChange w:id="1388" w:author="嗯哼" w:date="2021-09-13T09:12:00Z">
                  <w:rPr>
                    <w:rFonts w:ascii="仿宋" w:eastAsia="仿宋" w:hAnsi="仿宋" w:cs="宋体" w:hint="eastAsia"/>
                    <w:color w:val="auto"/>
                    <w:sz w:val="28"/>
                    <w:szCs w:val="28"/>
                  </w:rPr>
                </w:rPrChange>
              </w:rPr>
              <w:t>监管</w:t>
            </w:r>
            <w:r>
              <w:rPr>
                <w:rFonts w:eastAsia="仿宋_GB2312"/>
                <w:color w:val="auto"/>
                <w:sz w:val="28"/>
                <w:szCs w:val="28"/>
                <w:rPrChange w:id="1389" w:author="嗯哼" w:date="2021-09-13T09:12:00Z">
                  <w:rPr>
                    <w:rFonts w:ascii="仿宋" w:eastAsia="仿宋" w:hAnsi="仿宋" w:cs="宋体" w:hint="eastAsia"/>
                    <w:color w:val="auto"/>
                    <w:sz w:val="28"/>
                    <w:szCs w:val="28"/>
                  </w:rPr>
                </w:rPrChange>
              </w:rPr>
              <w:t>”</w:t>
            </w:r>
            <w:r>
              <w:rPr>
                <w:rFonts w:eastAsia="仿宋_GB2312"/>
                <w:color w:val="auto"/>
                <w:sz w:val="28"/>
                <w:szCs w:val="28"/>
                <w:rPrChange w:id="1390" w:author="嗯哼" w:date="2021-09-13T09:12:00Z">
                  <w:rPr>
                    <w:rFonts w:ascii="仿宋" w:eastAsia="仿宋" w:hAnsi="仿宋" w:cs="宋体" w:hint="eastAsia"/>
                    <w:color w:val="auto"/>
                    <w:sz w:val="28"/>
                    <w:szCs w:val="28"/>
                  </w:rPr>
                </w:rPrChange>
              </w:rPr>
              <w:t>建设重点</w:t>
            </w:r>
          </w:p>
        </w:tc>
      </w:tr>
      <w:tr w:rsidR="00000000" w14:paraId="08ECBD68" w14:textId="77777777">
        <w:trPr>
          <w:trHeight w:val="841"/>
          <w:jc w:val="center"/>
        </w:trPr>
        <w:tc>
          <w:tcPr>
            <w:tcW w:w="9021" w:type="dxa"/>
          </w:tcPr>
          <w:p w14:paraId="404DD846" w14:textId="77777777" w:rsidR="00000000" w:rsidRDefault="00000000">
            <w:pPr>
              <w:spacing w:line="480" w:lineRule="exact"/>
              <w:ind w:firstLineChars="200" w:firstLine="560"/>
              <w:rPr>
                <w:rFonts w:eastAsia="仿宋_GB2312"/>
                <w:color w:val="auto"/>
                <w:sz w:val="28"/>
                <w:szCs w:val="28"/>
                <w:rPrChange w:id="1391" w:author="嗯哼" w:date="2021-09-13T09:12:00Z">
                  <w:rPr>
                    <w:rFonts w:ascii="仿宋" w:eastAsia="仿宋" w:hAnsi="仿宋" w:cs="宋体"/>
                    <w:color w:val="auto"/>
                    <w:sz w:val="28"/>
                    <w:szCs w:val="28"/>
                  </w:rPr>
                </w:rPrChange>
              </w:rPr>
            </w:pPr>
            <w:r>
              <w:rPr>
                <w:rFonts w:eastAsia="仿宋_GB2312"/>
                <w:b/>
                <w:color w:val="auto"/>
                <w:sz w:val="28"/>
                <w:szCs w:val="28"/>
                <w:rPrChange w:id="1392" w:author="嗯哼" w:date="2021-09-13T09:12:00Z">
                  <w:rPr>
                    <w:rFonts w:ascii="仿宋" w:eastAsia="仿宋" w:hAnsi="仿宋" w:cs="宋体"/>
                    <w:b/>
                    <w:color w:val="auto"/>
                    <w:sz w:val="28"/>
                    <w:szCs w:val="28"/>
                  </w:rPr>
                </w:rPrChange>
              </w:rPr>
              <w:t>建设</w:t>
            </w:r>
            <w:r>
              <w:rPr>
                <w:rFonts w:eastAsia="仿宋_GB2312"/>
                <w:b/>
                <w:color w:val="auto"/>
                <w:sz w:val="28"/>
                <w:szCs w:val="28"/>
                <w:rPrChange w:id="1393" w:author="嗯哼" w:date="2021-09-13T09:12:00Z">
                  <w:rPr>
                    <w:rFonts w:ascii="仿宋" w:eastAsia="仿宋" w:hAnsi="仿宋" w:cs="宋体" w:hint="eastAsia"/>
                    <w:b/>
                    <w:color w:val="auto"/>
                    <w:sz w:val="28"/>
                    <w:szCs w:val="28"/>
                  </w:rPr>
                </w:rPrChange>
              </w:rPr>
              <w:t>移动</w:t>
            </w:r>
            <w:r>
              <w:rPr>
                <w:rFonts w:eastAsia="仿宋_GB2312"/>
                <w:b/>
                <w:color w:val="auto"/>
                <w:sz w:val="28"/>
                <w:szCs w:val="28"/>
                <w:rPrChange w:id="1394" w:author="嗯哼" w:date="2021-09-13T09:12:00Z">
                  <w:rPr>
                    <w:rFonts w:ascii="仿宋" w:eastAsia="仿宋" w:hAnsi="仿宋" w:cs="宋体"/>
                    <w:b/>
                    <w:color w:val="auto"/>
                    <w:sz w:val="28"/>
                    <w:szCs w:val="28"/>
                  </w:rPr>
                </w:rPrChange>
              </w:rPr>
              <w:t>行政执法监管系统。</w:t>
            </w:r>
            <w:r>
              <w:rPr>
                <w:rFonts w:eastAsia="仿宋_GB2312"/>
                <w:color w:val="auto"/>
                <w:sz w:val="28"/>
                <w:szCs w:val="28"/>
                <w:rPrChange w:id="1395" w:author="嗯哼" w:date="2021-09-13T09:12:00Z">
                  <w:rPr>
                    <w:rFonts w:ascii="仿宋" w:eastAsia="仿宋" w:hAnsi="仿宋" w:cs="宋体"/>
                    <w:color w:val="auto"/>
                    <w:sz w:val="28"/>
                    <w:szCs w:val="28"/>
                  </w:rPr>
                </w:rPrChange>
              </w:rPr>
              <w:t>建设</w:t>
            </w:r>
            <w:r>
              <w:rPr>
                <w:rFonts w:eastAsia="仿宋_GB2312"/>
                <w:color w:val="auto"/>
                <w:sz w:val="28"/>
                <w:szCs w:val="28"/>
                <w:rPrChange w:id="1396" w:author="嗯哼" w:date="2021-09-13T09:12:00Z">
                  <w:rPr>
                    <w:rFonts w:ascii="仿宋" w:eastAsia="仿宋" w:hAnsi="仿宋" w:cs="宋体" w:hint="eastAsia"/>
                    <w:color w:val="auto"/>
                    <w:sz w:val="28"/>
                    <w:szCs w:val="28"/>
                  </w:rPr>
                </w:rPrChange>
              </w:rPr>
              <w:t>市级移动</w:t>
            </w:r>
            <w:r>
              <w:rPr>
                <w:rFonts w:eastAsia="仿宋_GB2312"/>
                <w:color w:val="auto"/>
                <w:sz w:val="28"/>
                <w:szCs w:val="28"/>
                <w:rPrChange w:id="1397" w:author="嗯哼" w:date="2021-09-13T09:12:00Z">
                  <w:rPr>
                    <w:rFonts w:ascii="仿宋" w:eastAsia="仿宋" w:hAnsi="仿宋" w:cs="宋体"/>
                    <w:color w:val="auto"/>
                    <w:sz w:val="28"/>
                    <w:szCs w:val="28"/>
                  </w:rPr>
                </w:rPrChange>
              </w:rPr>
              <w:t>行政执法监管</w:t>
            </w:r>
            <w:r>
              <w:rPr>
                <w:rFonts w:eastAsia="仿宋_GB2312"/>
                <w:color w:val="auto"/>
                <w:sz w:val="28"/>
                <w:szCs w:val="28"/>
                <w:rPrChange w:id="1398" w:author="嗯哼" w:date="2021-09-13T09:12:00Z">
                  <w:rPr>
                    <w:rFonts w:ascii="仿宋" w:eastAsia="仿宋" w:hAnsi="仿宋" w:cs="宋体" w:hint="eastAsia"/>
                    <w:color w:val="auto"/>
                    <w:sz w:val="28"/>
                    <w:szCs w:val="28"/>
                  </w:rPr>
                </w:rPrChange>
              </w:rPr>
              <w:t>系统</w:t>
            </w:r>
            <w:r>
              <w:rPr>
                <w:rFonts w:eastAsia="仿宋_GB2312"/>
                <w:color w:val="auto"/>
                <w:sz w:val="28"/>
                <w:szCs w:val="28"/>
                <w:rPrChange w:id="1399" w:author="嗯哼" w:date="2021-09-13T09:12:00Z">
                  <w:rPr>
                    <w:rFonts w:ascii="仿宋" w:eastAsia="仿宋" w:hAnsi="仿宋" w:cs="宋体"/>
                    <w:color w:val="auto"/>
                    <w:sz w:val="28"/>
                    <w:szCs w:val="28"/>
                  </w:rPr>
                </w:rPrChange>
              </w:rPr>
              <w:t>，统一梳理编制行政执法检查事项监管清单、裁量基准。建设信用重点监管名单库，对接省</w:t>
            </w:r>
            <w:r>
              <w:rPr>
                <w:rFonts w:eastAsia="仿宋_GB2312"/>
                <w:color w:val="auto"/>
                <w:sz w:val="28"/>
                <w:szCs w:val="28"/>
                <w:rPrChange w:id="1400" w:author="嗯哼" w:date="2021-09-13T09:12:00Z">
                  <w:rPr>
                    <w:rFonts w:ascii="仿宋" w:eastAsia="仿宋" w:hAnsi="仿宋" w:cs="宋体" w:hint="eastAsia"/>
                    <w:color w:val="auto"/>
                    <w:sz w:val="28"/>
                    <w:szCs w:val="28"/>
                  </w:rPr>
                </w:rPrChange>
              </w:rPr>
              <w:t>级</w:t>
            </w:r>
            <w:r>
              <w:rPr>
                <w:rFonts w:eastAsia="仿宋_GB2312"/>
                <w:color w:val="auto"/>
                <w:sz w:val="28"/>
                <w:szCs w:val="28"/>
                <w:rPrChange w:id="1401" w:author="嗯哼" w:date="2021-09-13T09:12:00Z">
                  <w:rPr>
                    <w:rFonts w:ascii="仿宋" w:eastAsia="仿宋" w:hAnsi="仿宋" w:cs="宋体" w:hint="eastAsia"/>
                    <w:color w:val="auto"/>
                    <w:sz w:val="28"/>
                    <w:szCs w:val="28"/>
                  </w:rPr>
                </w:rPrChange>
              </w:rPr>
              <w:t>“</w:t>
            </w:r>
            <w:r>
              <w:rPr>
                <w:rFonts w:eastAsia="仿宋_GB2312"/>
                <w:color w:val="auto"/>
                <w:sz w:val="28"/>
                <w:szCs w:val="28"/>
                <w:rPrChange w:id="1402" w:author="嗯哼" w:date="2021-09-13T09:12:00Z">
                  <w:rPr>
                    <w:rFonts w:ascii="仿宋" w:eastAsia="仿宋" w:hAnsi="仿宋" w:cs="宋体" w:hint="eastAsia"/>
                    <w:color w:val="auto"/>
                    <w:sz w:val="28"/>
                    <w:szCs w:val="28"/>
                  </w:rPr>
                </w:rPrChange>
              </w:rPr>
              <w:t>互联网</w:t>
            </w:r>
            <w:r>
              <w:rPr>
                <w:rFonts w:eastAsia="仿宋_GB2312"/>
                <w:color w:val="auto"/>
                <w:sz w:val="28"/>
                <w:szCs w:val="28"/>
                <w:rPrChange w:id="1403" w:author="嗯哼" w:date="2021-09-13T09:12:00Z">
                  <w:rPr>
                    <w:rFonts w:ascii="仿宋" w:eastAsia="仿宋" w:hAnsi="仿宋" w:cs="宋体" w:hint="eastAsia"/>
                    <w:color w:val="auto"/>
                    <w:sz w:val="28"/>
                    <w:szCs w:val="28"/>
                  </w:rPr>
                </w:rPrChange>
              </w:rPr>
              <w:t>+</w:t>
            </w:r>
            <w:r>
              <w:rPr>
                <w:rFonts w:eastAsia="仿宋_GB2312"/>
                <w:color w:val="auto"/>
                <w:sz w:val="28"/>
                <w:szCs w:val="28"/>
                <w:rPrChange w:id="1404" w:author="嗯哼" w:date="2021-09-13T09:12:00Z">
                  <w:rPr>
                    <w:rFonts w:ascii="仿宋" w:eastAsia="仿宋" w:hAnsi="仿宋" w:cs="宋体" w:hint="eastAsia"/>
                    <w:color w:val="auto"/>
                    <w:sz w:val="28"/>
                    <w:szCs w:val="28"/>
                  </w:rPr>
                </w:rPrChange>
              </w:rPr>
              <w:t>监管</w:t>
            </w:r>
            <w:r>
              <w:rPr>
                <w:rFonts w:eastAsia="仿宋_GB2312"/>
                <w:color w:val="auto"/>
                <w:sz w:val="28"/>
                <w:szCs w:val="28"/>
                <w:rPrChange w:id="1405" w:author="嗯哼" w:date="2021-09-13T09:12:00Z">
                  <w:rPr>
                    <w:rFonts w:ascii="仿宋" w:eastAsia="仿宋" w:hAnsi="仿宋" w:cs="宋体" w:hint="eastAsia"/>
                    <w:color w:val="auto"/>
                    <w:sz w:val="28"/>
                    <w:szCs w:val="28"/>
                  </w:rPr>
                </w:rPrChange>
              </w:rPr>
              <w:t>”</w:t>
            </w:r>
            <w:r>
              <w:rPr>
                <w:rFonts w:eastAsia="仿宋_GB2312"/>
                <w:color w:val="auto"/>
                <w:sz w:val="28"/>
                <w:szCs w:val="28"/>
                <w:rPrChange w:id="1406" w:author="嗯哼" w:date="2021-09-13T09:12:00Z">
                  <w:rPr>
                    <w:rFonts w:ascii="仿宋" w:eastAsia="仿宋" w:hAnsi="仿宋" w:cs="宋体" w:hint="eastAsia"/>
                    <w:color w:val="auto"/>
                    <w:sz w:val="28"/>
                    <w:szCs w:val="28"/>
                  </w:rPr>
                </w:rPrChange>
              </w:rPr>
              <w:t>平台和省级</w:t>
            </w:r>
            <w:r>
              <w:rPr>
                <w:rFonts w:eastAsia="仿宋_GB2312"/>
                <w:color w:val="auto"/>
                <w:sz w:val="28"/>
                <w:szCs w:val="28"/>
                <w:rPrChange w:id="1407" w:author="嗯哼" w:date="2021-09-13T09:12:00Z">
                  <w:rPr>
                    <w:rFonts w:ascii="仿宋" w:eastAsia="仿宋" w:hAnsi="仿宋" w:cs="宋体"/>
                    <w:color w:val="auto"/>
                    <w:sz w:val="28"/>
                    <w:szCs w:val="28"/>
                  </w:rPr>
                </w:rPrChange>
              </w:rPr>
              <w:t>公共信用信息平台，通过监管信息共享、违法失信共管，实现一家发现、抄告相关、协同监管。通过关联分析内外部市场准入、生产经营、投诉举报、违法失信等主客体数据，主动发现违法违规行为，提升执法监管风险预判和处置能力。</w:t>
            </w:r>
          </w:p>
          <w:p w14:paraId="056EDBA3" w14:textId="77777777" w:rsidR="00000000" w:rsidRDefault="00000000">
            <w:pPr>
              <w:spacing w:line="480" w:lineRule="exact"/>
              <w:ind w:firstLineChars="200" w:firstLine="560"/>
              <w:rPr>
                <w:rFonts w:eastAsia="仿宋_GB2312"/>
                <w:color w:val="auto"/>
                <w:sz w:val="28"/>
                <w:szCs w:val="28"/>
                <w:rPrChange w:id="1408" w:author="嗯哼" w:date="2021-09-13T09:12:00Z">
                  <w:rPr>
                    <w:rFonts w:ascii="仿宋" w:eastAsia="仿宋" w:hAnsi="仿宋" w:cs="宋体"/>
                    <w:color w:val="auto"/>
                    <w:sz w:val="28"/>
                    <w:szCs w:val="28"/>
                  </w:rPr>
                </w:rPrChange>
              </w:rPr>
            </w:pPr>
            <w:r>
              <w:rPr>
                <w:rFonts w:eastAsia="仿宋_GB2312"/>
                <w:b/>
                <w:color w:val="auto"/>
                <w:sz w:val="28"/>
                <w:szCs w:val="28"/>
                <w:rPrChange w:id="1409" w:author="嗯哼" w:date="2021-09-13T09:12:00Z">
                  <w:rPr>
                    <w:rFonts w:ascii="仿宋" w:eastAsia="仿宋" w:hAnsi="仿宋" w:cs="宋体"/>
                    <w:b/>
                    <w:color w:val="auto"/>
                    <w:sz w:val="28"/>
                    <w:szCs w:val="28"/>
                  </w:rPr>
                </w:rPrChange>
              </w:rPr>
              <w:t>构建重点行业重点物品数字化监管体系。</w:t>
            </w:r>
            <w:r>
              <w:rPr>
                <w:rFonts w:eastAsia="仿宋_GB2312"/>
                <w:color w:val="auto"/>
                <w:sz w:val="28"/>
                <w:szCs w:val="28"/>
                <w:rPrChange w:id="1410" w:author="嗯哼" w:date="2021-09-13T09:12:00Z">
                  <w:rPr>
                    <w:rFonts w:ascii="仿宋" w:eastAsia="仿宋" w:hAnsi="仿宋" w:cs="宋体"/>
                    <w:color w:val="auto"/>
                    <w:sz w:val="28"/>
                    <w:szCs w:val="28"/>
                  </w:rPr>
                </w:rPrChange>
              </w:rPr>
              <w:t>依托电子监管码、射频识别标签（</w:t>
            </w:r>
            <w:r>
              <w:rPr>
                <w:rFonts w:eastAsia="仿宋_GB2312"/>
                <w:color w:val="auto"/>
                <w:sz w:val="28"/>
                <w:szCs w:val="28"/>
                <w:rPrChange w:id="1411" w:author="嗯哼" w:date="2021-09-13T09:12:00Z">
                  <w:rPr>
                    <w:rFonts w:ascii="仿宋" w:eastAsia="仿宋" w:hAnsi="仿宋" w:cs="宋体"/>
                    <w:color w:val="auto"/>
                    <w:sz w:val="28"/>
                    <w:szCs w:val="28"/>
                  </w:rPr>
                </w:rPrChange>
              </w:rPr>
              <w:t>RFID</w:t>
            </w:r>
            <w:r>
              <w:rPr>
                <w:rFonts w:eastAsia="仿宋_GB2312"/>
                <w:color w:val="auto"/>
                <w:sz w:val="28"/>
                <w:szCs w:val="28"/>
                <w:rPrChange w:id="1412" w:author="嗯哼" w:date="2021-09-13T09:12:00Z">
                  <w:rPr>
                    <w:rFonts w:ascii="仿宋" w:eastAsia="仿宋" w:hAnsi="仿宋" w:cs="宋体"/>
                    <w:color w:val="auto"/>
                    <w:sz w:val="28"/>
                    <w:szCs w:val="28"/>
                  </w:rPr>
                </w:rPrChange>
              </w:rPr>
              <w:t>）、二维码等技术手段，对食品、药品、农产品、日用消费品、危险化学品、特种设备、地理标志保护产品等关系人民群众生命财产安全的重要行业、产品加强监督管理，采集生产、使用、检验、检查、执法等环节有效信息，完善数字化产品质量追溯体系，形成来源可查、去向可追、责任可究的信息链条。</w:t>
            </w:r>
          </w:p>
        </w:tc>
      </w:tr>
    </w:tbl>
    <w:p w14:paraId="7D2AF34D" w14:textId="77777777" w:rsidR="00000000" w:rsidRDefault="00000000">
      <w:pPr>
        <w:spacing w:line="560" w:lineRule="exact"/>
        <w:ind w:firstLineChars="200" w:firstLine="640"/>
        <w:rPr>
          <w:rFonts w:eastAsia="仿宋_GB2312"/>
          <w:color w:val="auto"/>
          <w:sz w:val="30"/>
          <w:szCs w:val="30"/>
          <w:rPrChange w:id="1413" w:author="嗯哼" w:date="2021-09-13T09:12:00Z">
            <w:rPr>
              <w:rFonts w:ascii="仿宋" w:eastAsia="仿宋" w:hAnsi="仿宋" w:cs="宋体"/>
              <w:color w:val="auto"/>
              <w:sz w:val="30"/>
              <w:szCs w:val="30"/>
            </w:rPr>
          </w:rPrChange>
        </w:rPr>
      </w:pPr>
      <w:r>
        <w:rPr>
          <w:rFonts w:eastAsia="仿宋_GB2312"/>
          <w:b/>
          <w:color w:val="auto"/>
          <w:sz w:val="32"/>
          <w:szCs w:val="32"/>
          <w:rPrChange w:id="1414"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1415" w:author="嗯哼" w:date="2021-09-13T09:12:00Z">
            <w:rPr>
              <w:rFonts w:ascii="仿宋" w:eastAsia="仿宋" w:hAnsi="仿宋" w:hint="eastAsia"/>
              <w:b/>
              <w:color w:val="auto"/>
              <w:sz w:val="30"/>
              <w:szCs w:val="30"/>
            </w:rPr>
          </w:rPrChange>
        </w:rPr>
        <w:t>2</w:t>
      </w:r>
      <w:r>
        <w:rPr>
          <w:rFonts w:eastAsia="仿宋_GB2312"/>
          <w:b/>
          <w:color w:val="auto"/>
          <w:sz w:val="32"/>
          <w:szCs w:val="32"/>
          <w:rPrChange w:id="1416" w:author="嗯哼" w:date="2021-09-13T09:12:00Z">
            <w:rPr>
              <w:rFonts w:ascii="仿宋" w:eastAsia="仿宋" w:hAnsi="仿宋" w:hint="eastAsia"/>
              <w:b/>
              <w:color w:val="auto"/>
              <w:sz w:val="30"/>
              <w:szCs w:val="30"/>
            </w:rPr>
          </w:rPrChange>
        </w:rPr>
        <w:t>）构建全市监管信用体系。</w:t>
      </w:r>
      <w:r>
        <w:rPr>
          <w:rFonts w:eastAsia="仿宋_GB2312"/>
          <w:color w:val="auto"/>
          <w:sz w:val="32"/>
          <w:szCs w:val="32"/>
          <w:rPrChange w:id="1417" w:author="嗯哼" w:date="2021-09-13T09:12:00Z">
            <w:rPr>
              <w:rFonts w:ascii="仿宋" w:eastAsia="仿宋" w:hAnsi="仿宋" w:hint="eastAsia"/>
              <w:color w:val="auto"/>
              <w:sz w:val="30"/>
              <w:szCs w:val="30"/>
            </w:rPr>
          </w:rPrChange>
        </w:rPr>
        <w:t>配合</w:t>
      </w:r>
      <w:r>
        <w:rPr>
          <w:rFonts w:eastAsia="仿宋_GB2312"/>
          <w:color w:val="auto"/>
          <w:sz w:val="32"/>
          <w:szCs w:val="32"/>
          <w:rPrChange w:id="1418" w:author="嗯哼" w:date="2021-09-13T09:12:00Z">
            <w:rPr>
              <w:rFonts w:ascii="仿宋" w:eastAsia="仿宋" w:hAnsi="仿宋" w:hint="eastAsia"/>
              <w:color w:val="auto"/>
              <w:sz w:val="30"/>
              <w:szCs w:val="30"/>
            </w:rPr>
          </w:rPrChange>
        </w:rPr>
        <w:t>“</w:t>
      </w:r>
      <w:r>
        <w:rPr>
          <w:rFonts w:eastAsia="仿宋_GB2312"/>
          <w:color w:val="auto"/>
          <w:sz w:val="32"/>
          <w:szCs w:val="32"/>
          <w:rPrChange w:id="1419" w:author="嗯哼" w:date="2021-09-13T09:12:00Z">
            <w:rPr>
              <w:rFonts w:ascii="仿宋" w:eastAsia="仿宋" w:hAnsi="仿宋" w:hint="eastAsia"/>
              <w:color w:val="auto"/>
              <w:sz w:val="30"/>
              <w:szCs w:val="30"/>
            </w:rPr>
          </w:rPrChange>
        </w:rPr>
        <w:t>信用长三角</w:t>
      </w:r>
      <w:r>
        <w:rPr>
          <w:rFonts w:eastAsia="仿宋_GB2312"/>
          <w:color w:val="auto"/>
          <w:sz w:val="32"/>
          <w:szCs w:val="32"/>
          <w:rPrChange w:id="1420" w:author="嗯哼" w:date="2021-09-13T09:12:00Z">
            <w:rPr>
              <w:rFonts w:ascii="仿宋" w:eastAsia="仿宋" w:hAnsi="仿宋" w:hint="eastAsia"/>
              <w:color w:val="auto"/>
              <w:sz w:val="30"/>
              <w:szCs w:val="30"/>
            </w:rPr>
          </w:rPrChange>
        </w:rPr>
        <w:t>”</w:t>
      </w:r>
      <w:r>
        <w:rPr>
          <w:rFonts w:eastAsia="仿宋_GB2312"/>
          <w:color w:val="auto"/>
          <w:sz w:val="32"/>
          <w:szCs w:val="32"/>
          <w:rPrChange w:id="1421" w:author="嗯哼" w:date="2021-09-13T09:12:00Z">
            <w:rPr>
              <w:rFonts w:ascii="仿宋" w:eastAsia="仿宋" w:hAnsi="仿宋" w:hint="eastAsia"/>
              <w:color w:val="auto"/>
              <w:sz w:val="30"/>
              <w:szCs w:val="30"/>
            </w:rPr>
          </w:rPrChange>
        </w:rPr>
        <w:t>建设，</w:t>
      </w:r>
      <w:r>
        <w:rPr>
          <w:rFonts w:eastAsia="仿宋_GB2312"/>
          <w:color w:val="auto"/>
          <w:sz w:val="32"/>
          <w:szCs w:val="32"/>
          <w:rPrChange w:id="1422" w:author="嗯哼" w:date="2021-09-13T09:12:00Z">
            <w:rPr>
              <w:rFonts w:ascii="仿宋" w:eastAsia="仿宋" w:hAnsi="仿宋" w:cs="宋体" w:hint="eastAsia"/>
              <w:color w:val="auto"/>
              <w:sz w:val="30"/>
              <w:szCs w:val="30"/>
            </w:rPr>
          </w:rPrChange>
        </w:rPr>
        <w:t>推动公共信用信息共享，</w:t>
      </w:r>
      <w:r>
        <w:rPr>
          <w:rFonts w:eastAsia="仿宋_GB2312"/>
          <w:color w:val="auto"/>
          <w:sz w:val="32"/>
          <w:szCs w:val="32"/>
          <w:rPrChange w:id="1423" w:author="嗯哼" w:date="2021-09-13T09:12:00Z">
            <w:rPr>
              <w:rFonts w:ascii="仿宋" w:eastAsia="仿宋" w:hAnsi="仿宋" w:cs="宋体"/>
              <w:color w:val="auto"/>
              <w:sz w:val="30"/>
              <w:szCs w:val="30"/>
            </w:rPr>
          </w:rPrChange>
        </w:rPr>
        <w:t>加快构建覆盖企业、自然人、社会组织、事业单位、政府机构等５类主体的公共信用评价体系</w:t>
      </w:r>
      <w:r>
        <w:rPr>
          <w:rFonts w:eastAsia="仿宋_GB2312"/>
          <w:color w:val="auto"/>
          <w:sz w:val="32"/>
          <w:szCs w:val="32"/>
          <w:rPrChange w:id="1424" w:author="嗯哼" w:date="2021-09-13T09:12:00Z">
            <w:rPr>
              <w:rFonts w:ascii="仿宋" w:eastAsia="仿宋" w:hAnsi="仿宋" w:cs="宋体" w:hint="eastAsia"/>
              <w:color w:val="auto"/>
              <w:sz w:val="30"/>
              <w:szCs w:val="30"/>
            </w:rPr>
          </w:rPrChange>
        </w:rPr>
        <w:t>及共享服务平台</w:t>
      </w:r>
      <w:r>
        <w:rPr>
          <w:rFonts w:eastAsia="仿宋_GB2312"/>
          <w:color w:val="auto"/>
          <w:sz w:val="32"/>
          <w:szCs w:val="32"/>
          <w:rPrChange w:id="1425" w:author="嗯哼" w:date="2021-09-13T09:12:00Z">
            <w:rPr>
              <w:rFonts w:ascii="仿宋" w:eastAsia="仿宋" w:hAnsi="仿宋" w:cs="宋体"/>
              <w:color w:val="auto"/>
              <w:sz w:val="30"/>
              <w:szCs w:val="30"/>
            </w:rPr>
          </w:rPrChange>
        </w:rPr>
        <w:t>，</w:t>
      </w:r>
      <w:r>
        <w:rPr>
          <w:rFonts w:eastAsia="仿宋_GB2312"/>
          <w:color w:val="auto"/>
          <w:sz w:val="32"/>
          <w:szCs w:val="32"/>
          <w:rPrChange w:id="1426" w:author="嗯哼" w:date="2021-09-13T09:12:00Z">
            <w:rPr>
              <w:rFonts w:ascii="仿宋" w:eastAsia="仿宋" w:hAnsi="仿宋" w:hint="eastAsia"/>
              <w:color w:val="auto"/>
              <w:sz w:val="30"/>
              <w:szCs w:val="30"/>
            </w:rPr>
          </w:rPrChange>
        </w:rPr>
        <w:t>进一步推进食品药品、产品质量等重点领域信用共享互动及生态环境、旅游等重点领域失信联合惩戒，</w:t>
      </w:r>
      <w:r>
        <w:rPr>
          <w:rFonts w:eastAsia="仿宋_GB2312"/>
          <w:color w:val="auto"/>
          <w:sz w:val="32"/>
          <w:szCs w:val="32"/>
          <w:rPrChange w:id="1427" w:author="嗯哼" w:date="2021-09-13T09:12:00Z">
            <w:rPr>
              <w:rFonts w:ascii="仿宋" w:eastAsia="仿宋" w:hAnsi="仿宋" w:cs="宋体"/>
              <w:color w:val="auto"/>
              <w:sz w:val="30"/>
              <w:szCs w:val="30"/>
            </w:rPr>
          </w:rPrChange>
        </w:rPr>
        <w:t>建立联动响应和失信约束机制。</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627F4729" w14:textId="77777777">
        <w:trPr>
          <w:trHeight w:val="629"/>
          <w:jc w:val="center"/>
        </w:trPr>
        <w:tc>
          <w:tcPr>
            <w:tcW w:w="8933" w:type="dxa"/>
            <w:vAlign w:val="center"/>
          </w:tcPr>
          <w:p w14:paraId="73C4DDD6" w14:textId="77777777" w:rsidR="00000000" w:rsidRDefault="00000000">
            <w:pPr>
              <w:adjustRightInd w:val="0"/>
              <w:snapToGrid w:val="0"/>
              <w:spacing w:line="240" w:lineRule="auto"/>
              <w:jc w:val="center"/>
              <w:rPr>
                <w:rFonts w:eastAsia="仿宋_GB2312"/>
                <w:color w:val="auto"/>
                <w:sz w:val="28"/>
                <w:szCs w:val="28"/>
                <w:rPrChange w:id="1428" w:author="嗯哼" w:date="2021-09-13T09:12:00Z">
                  <w:rPr>
                    <w:rFonts w:ascii="仿宋" w:eastAsia="仿宋" w:hAnsi="仿宋" w:cs="宋体"/>
                    <w:color w:val="auto"/>
                    <w:sz w:val="28"/>
                    <w:szCs w:val="28"/>
                  </w:rPr>
                </w:rPrChange>
              </w:rPr>
            </w:pPr>
            <w:r>
              <w:rPr>
                <w:rFonts w:eastAsia="仿宋_GB2312"/>
                <w:color w:val="auto"/>
                <w:sz w:val="28"/>
                <w:szCs w:val="28"/>
                <w:rPrChange w:id="1429"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1430" w:author="嗯哼" w:date="2021-09-13T09:12:00Z">
                  <w:rPr>
                    <w:rFonts w:ascii="仿宋" w:eastAsia="仿宋" w:hAnsi="仿宋" w:cs="宋体" w:hint="eastAsia"/>
                    <w:color w:val="auto"/>
                    <w:sz w:val="28"/>
                    <w:szCs w:val="28"/>
                  </w:rPr>
                </w:rPrChange>
              </w:rPr>
              <w:t>1</w:t>
            </w:r>
            <w:r>
              <w:rPr>
                <w:rFonts w:eastAsia="仿宋_GB2312"/>
                <w:color w:val="auto"/>
                <w:sz w:val="28"/>
                <w:szCs w:val="28"/>
                <w:rPrChange w:id="1431" w:author="嗯哼" w:date="2021-09-13T09:12:00Z">
                  <w:rPr>
                    <w:rFonts w:ascii="仿宋" w:eastAsia="仿宋" w:hAnsi="仿宋" w:cs="宋体"/>
                    <w:color w:val="auto"/>
                    <w:sz w:val="28"/>
                    <w:szCs w:val="28"/>
                  </w:rPr>
                </w:rPrChange>
              </w:rPr>
              <w:t>1</w:t>
            </w:r>
            <w:r>
              <w:rPr>
                <w:rFonts w:eastAsia="仿宋_GB2312"/>
                <w:color w:val="auto"/>
                <w:sz w:val="28"/>
                <w:szCs w:val="28"/>
                <w:rPrChange w:id="1432" w:author="嗯哼" w:date="2021-09-13T09:12:00Z">
                  <w:rPr>
                    <w:rFonts w:ascii="仿宋" w:eastAsia="仿宋" w:hAnsi="仿宋" w:cs="宋体" w:hint="eastAsia"/>
                    <w:color w:val="auto"/>
                    <w:sz w:val="28"/>
                    <w:szCs w:val="28"/>
                  </w:rPr>
                </w:rPrChange>
              </w:rPr>
              <w:t xml:space="preserve">  </w:t>
            </w:r>
            <w:r>
              <w:rPr>
                <w:rFonts w:eastAsia="仿宋_GB2312"/>
                <w:color w:val="auto"/>
                <w:sz w:val="28"/>
                <w:szCs w:val="28"/>
                <w:rPrChange w:id="1433" w:author="嗯哼" w:date="2021-09-13T09:12:00Z">
                  <w:rPr>
                    <w:rFonts w:ascii="仿宋" w:eastAsia="仿宋" w:hAnsi="仿宋" w:cs="宋体" w:hint="eastAsia"/>
                    <w:color w:val="auto"/>
                    <w:sz w:val="28"/>
                    <w:szCs w:val="28"/>
                  </w:rPr>
                </w:rPrChange>
              </w:rPr>
              <w:t>信用监管体系建设重点</w:t>
            </w:r>
          </w:p>
        </w:tc>
      </w:tr>
      <w:tr w:rsidR="00000000" w14:paraId="16C0C6B1" w14:textId="77777777">
        <w:trPr>
          <w:trHeight w:val="558"/>
          <w:jc w:val="center"/>
        </w:trPr>
        <w:tc>
          <w:tcPr>
            <w:tcW w:w="8933" w:type="dxa"/>
          </w:tcPr>
          <w:p w14:paraId="47D9E9CD" w14:textId="77777777" w:rsidR="00000000" w:rsidRDefault="00000000">
            <w:pPr>
              <w:spacing w:line="480" w:lineRule="exact"/>
              <w:ind w:firstLineChars="200" w:firstLine="560"/>
              <w:rPr>
                <w:rFonts w:eastAsia="仿宋_GB2312"/>
                <w:color w:val="auto"/>
                <w:sz w:val="28"/>
                <w:szCs w:val="28"/>
                <w:rPrChange w:id="1434" w:author="嗯哼" w:date="2021-09-13T09:12:00Z">
                  <w:rPr>
                    <w:rFonts w:ascii="仿宋" w:eastAsia="仿宋" w:hAnsi="仿宋" w:cs="宋体"/>
                    <w:color w:val="auto"/>
                    <w:sz w:val="28"/>
                    <w:szCs w:val="28"/>
                  </w:rPr>
                </w:rPrChange>
              </w:rPr>
            </w:pPr>
            <w:r>
              <w:rPr>
                <w:rFonts w:eastAsia="仿宋_GB2312"/>
                <w:b/>
                <w:color w:val="auto"/>
                <w:sz w:val="28"/>
                <w:szCs w:val="28"/>
                <w:rPrChange w:id="1435" w:author="嗯哼" w:date="2021-09-13T09:12:00Z">
                  <w:rPr>
                    <w:rFonts w:ascii="仿宋" w:eastAsia="仿宋" w:hAnsi="仿宋" w:cs="宋体"/>
                    <w:b/>
                    <w:color w:val="auto"/>
                    <w:sz w:val="28"/>
                    <w:szCs w:val="28"/>
                  </w:rPr>
                </w:rPrChange>
              </w:rPr>
              <w:t>升级</w:t>
            </w:r>
            <w:r>
              <w:rPr>
                <w:rFonts w:eastAsia="仿宋_GB2312"/>
                <w:b/>
                <w:color w:val="auto"/>
                <w:sz w:val="28"/>
                <w:szCs w:val="28"/>
                <w:rPrChange w:id="1436" w:author="嗯哼" w:date="2021-09-13T09:12:00Z">
                  <w:rPr>
                    <w:rFonts w:ascii="仿宋" w:eastAsia="仿宋" w:hAnsi="仿宋" w:cs="宋体" w:hint="eastAsia"/>
                    <w:b/>
                    <w:color w:val="auto"/>
                    <w:sz w:val="28"/>
                    <w:szCs w:val="28"/>
                  </w:rPr>
                </w:rPrChange>
              </w:rPr>
              <w:t>市级</w:t>
            </w:r>
            <w:r>
              <w:rPr>
                <w:rFonts w:eastAsia="仿宋_GB2312"/>
                <w:b/>
                <w:color w:val="auto"/>
                <w:sz w:val="28"/>
                <w:szCs w:val="28"/>
                <w:rPrChange w:id="1437" w:author="嗯哼" w:date="2021-09-13T09:12:00Z">
                  <w:rPr>
                    <w:rFonts w:ascii="仿宋" w:eastAsia="仿宋" w:hAnsi="仿宋" w:cs="宋体"/>
                    <w:b/>
                    <w:color w:val="auto"/>
                    <w:sz w:val="28"/>
                    <w:szCs w:val="28"/>
                  </w:rPr>
                </w:rPrChange>
              </w:rPr>
              <w:t>公共信用信息平台</w:t>
            </w:r>
            <w:r>
              <w:rPr>
                <w:rFonts w:eastAsia="仿宋_GB2312"/>
                <w:b/>
                <w:color w:val="auto"/>
                <w:sz w:val="28"/>
                <w:szCs w:val="28"/>
                <w:rPrChange w:id="1438" w:author="嗯哼" w:date="2021-09-13T09:12:00Z">
                  <w:rPr>
                    <w:rFonts w:ascii="仿宋" w:eastAsia="仿宋" w:hAnsi="仿宋" w:cs="宋体" w:hint="eastAsia"/>
                    <w:b/>
                    <w:color w:val="auto"/>
                    <w:sz w:val="28"/>
                    <w:szCs w:val="28"/>
                  </w:rPr>
                </w:rPrChange>
              </w:rPr>
              <w:t>。</w:t>
            </w:r>
            <w:r>
              <w:rPr>
                <w:rFonts w:eastAsia="仿宋_GB2312"/>
                <w:color w:val="auto"/>
                <w:sz w:val="28"/>
                <w:szCs w:val="28"/>
                <w:rPrChange w:id="1439" w:author="嗯哼" w:date="2021-09-13T09:12:00Z">
                  <w:rPr>
                    <w:rFonts w:ascii="仿宋" w:eastAsia="仿宋" w:hAnsi="仿宋" w:cs="宋体"/>
                    <w:color w:val="auto"/>
                    <w:sz w:val="28"/>
                    <w:szCs w:val="28"/>
                  </w:rPr>
                </w:rPrChange>
              </w:rPr>
              <w:t>推动</w:t>
            </w:r>
            <w:r>
              <w:rPr>
                <w:rFonts w:eastAsia="仿宋_GB2312"/>
                <w:color w:val="auto"/>
                <w:sz w:val="28"/>
                <w:szCs w:val="28"/>
                <w:rPrChange w:id="1440" w:author="嗯哼" w:date="2021-09-13T09:12:00Z">
                  <w:rPr>
                    <w:rFonts w:ascii="仿宋" w:eastAsia="仿宋" w:hAnsi="仿宋" w:cs="宋体" w:hint="eastAsia"/>
                    <w:color w:val="auto"/>
                    <w:sz w:val="28"/>
                    <w:szCs w:val="28"/>
                  </w:rPr>
                </w:rPrChange>
              </w:rPr>
              <w:t>各</w:t>
            </w:r>
            <w:r>
              <w:rPr>
                <w:rFonts w:eastAsia="仿宋_GB2312"/>
                <w:color w:val="auto"/>
                <w:sz w:val="28"/>
                <w:szCs w:val="28"/>
                <w:rPrChange w:id="1441" w:author="嗯哼" w:date="2021-09-13T09:12:00Z">
                  <w:rPr>
                    <w:rFonts w:ascii="仿宋" w:eastAsia="仿宋" w:hAnsi="仿宋" w:cs="宋体"/>
                    <w:color w:val="auto"/>
                    <w:sz w:val="28"/>
                    <w:szCs w:val="28"/>
                  </w:rPr>
                </w:rPrChange>
              </w:rPr>
              <w:t>部门将信用信息应用作为必经</w:t>
            </w:r>
            <w:r>
              <w:rPr>
                <w:rFonts w:eastAsia="仿宋_GB2312"/>
                <w:color w:val="auto"/>
                <w:sz w:val="28"/>
                <w:szCs w:val="28"/>
                <w:rPrChange w:id="1442" w:author="嗯哼" w:date="2021-09-13T09:12:00Z">
                  <w:rPr>
                    <w:rFonts w:ascii="仿宋" w:eastAsia="仿宋" w:hAnsi="仿宋" w:cs="宋体"/>
                    <w:color w:val="auto"/>
                    <w:sz w:val="28"/>
                    <w:szCs w:val="28"/>
                  </w:rPr>
                </w:rPrChange>
              </w:rPr>
              <w:lastRenderedPageBreak/>
              <w:t>环节嵌入相关行政管理事项，</w:t>
            </w:r>
            <w:r>
              <w:rPr>
                <w:rFonts w:eastAsia="仿宋_GB2312"/>
                <w:color w:val="auto"/>
                <w:sz w:val="28"/>
                <w:szCs w:val="28"/>
                <w:rPrChange w:id="1443" w:author="嗯哼" w:date="2021-09-13T09:12:00Z">
                  <w:rPr>
                    <w:rFonts w:ascii="仿宋" w:eastAsia="仿宋" w:hAnsi="仿宋" w:cs="宋体" w:hint="eastAsia"/>
                    <w:color w:val="auto"/>
                    <w:sz w:val="28"/>
                    <w:szCs w:val="28"/>
                  </w:rPr>
                </w:rPrChange>
              </w:rPr>
              <w:t>搭建企业画像应用、个人信用评分应用、重点人群信用监管应用、守信联合激励和失信联合惩戒等应用，推进社会服务管理、行业监管、区域协同治理和中小企业融资等领域的信用信息应用。</w:t>
            </w:r>
          </w:p>
          <w:p w14:paraId="0DEB4B9F" w14:textId="77777777" w:rsidR="00000000" w:rsidRDefault="00000000">
            <w:pPr>
              <w:spacing w:line="480" w:lineRule="exact"/>
              <w:ind w:firstLineChars="200" w:firstLine="560"/>
              <w:rPr>
                <w:rFonts w:eastAsia="仿宋_GB2312"/>
                <w:color w:val="auto"/>
                <w:sz w:val="28"/>
                <w:szCs w:val="28"/>
                <w:rPrChange w:id="1444" w:author="嗯哼" w:date="2021-09-13T09:12:00Z">
                  <w:rPr>
                    <w:rFonts w:ascii="仿宋" w:eastAsia="仿宋" w:hAnsi="仿宋" w:cs="宋体"/>
                    <w:color w:val="auto"/>
                    <w:sz w:val="28"/>
                    <w:szCs w:val="28"/>
                  </w:rPr>
                </w:rPrChange>
              </w:rPr>
            </w:pPr>
            <w:r>
              <w:rPr>
                <w:rFonts w:eastAsia="仿宋_GB2312"/>
                <w:b/>
                <w:color w:val="auto"/>
                <w:sz w:val="28"/>
                <w:szCs w:val="28"/>
                <w:rPrChange w:id="1445" w:author="嗯哼" w:date="2021-09-13T09:12:00Z">
                  <w:rPr>
                    <w:rFonts w:ascii="仿宋" w:eastAsia="仿宋" w:hAnsi="仿宋" w:cs="宋体"/>
                    <w:b/>
                    <w:color w:val="auto"/>
                    <w:sz w:val="28"/>
                    <w:szCs w:val="28"/>
                  </w:rPr>
                </w:rPrChange>
              </w:rPr>
              <w:t>构建信用监管体系。</w:t>
            </w:r>
            <w:r>
              <w:rPr>
                <w:rFonts w:eastAsia="仿宋_GB2312"/>
                <w:color w:val="auto"/>
                <w:sz w:val="28"/>
                <w:szCs w:val="28"/>
                <w:rPrChange w:id="1446" w:author="嗯哼" w:date="2021-09-13T09:12:00Z">
                  <w:rPr>
                    <w:rFonts w:ascii="仿宋" w:eastAsia="仿宋" w:hAnsi="仿宋" w:cs="宋体" w:hint="eastAsia"/>
                    <w:color w:val="auto"/>
                    <w:sz w:val="28"/>
                    <w:szCs w:val="28"/>
                  </w:rPr>
                </w:rPrChange>
              </w:rPr>
              <w:t>与省级公共信用信息平台数据共享，实现</w:t>
            </w:r>
            <w:r>
              <w:rPr>
                <w:rFonts w:eastAsia="仿宋_GB2312"/>
                <w:color w:val="auto"/>
                <w:sz w:val="28"/>
                <w:szCs w:val="28"/>
                <w:rPrChange w:id="1447" w:author="嗯哼" w:date="2021-09-13T09:12:00Z">
                  <w:rPr>
                    <w:rFonts w:ascii="仿宋" w:eastAsia="仿宋" w:hAnsi="仿宋" w:cs="宋体"/>
                    <w:color w:val="auto"/>
                    <w:sz w:val="28"/>
                    <w:szCs w:val="28"/>
                  </w:rPr>
                </w:rPrChange>
              </w:rPr>
              <w:t>省</w:t>
            </w:r>
            <w:r>
              <w:rPr>
                <w:rFonts w:eastAsia="仿宋_GB2312"/>
                <w:color w:val="auto"/>
                <w:sz w:val="28"/>
                <w:szCs w:val="28"/>
                <w:rPrChange w:id="1448" w:author="嗯哼" w:date="2021-09-13T09:12:00Z">
                  <w:rPr>
                    <w:rFonts w:ascii="仿宋" w:eastAsia="仿宋" w:hAnsi="仿宋" w:cs="宋体" w:hint="eastAsia"/>
                    <w:color w:val="auto"/>
                    <w:sz w:val="28"/>
                    <w:szCs w:val="28"/>
                  </w:rPr>
                </w:rPrChange>
              </w:rPr>
              <w:t>、</w:t>
            </w:r>
            <w:r>
              <w:rPr>
                <w:rFonts w:eastAsia="仿宋_GB2312"/>
                <w:color w:val="auto"/>
                <w:sz w:val="28"/>
                <w:szCs w:val="28"/>
                <w:rPrChange w:id="1449" w:author="嗯哼" w:date="2021-09-13T09:12:00Z">
                  <w:rPr>
                    <w:rFonts w:ascii="仿宋" w:eastAsia="仿宋" w:hAnsi="仿宋" w:cs="宋体"/>
                    <w:color w:val="auto"/>
                    <w:sz w:val="28"/>
                    <w:szCs w:val="28"/>
                  </w:rPr>
                </w:rPrChange>
              </w:rPr>
              <w:t>市</w:t>
            </w:r>
            <w:r>
              <w:rPr>
                <w:rFonts w:eastAsia="仿宋_GB2312"/>
                <w:color w:val="auto"/>
                <w:sz w:val="28"/>
                <w:szCs w:val="28"/>
                <w:rPrChange w:id="145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451" w:author="嗯哼" w:date="2021-09-13T09:12:00Z">
                  <w:rPr>
                    <w:rFonts w:ascii="仿宋" w:eastAsia="仿宋" w:hAnsi="仿宋" w:cs="宋体"/>
                    <w:color w:val="auto"/>
                    <w:sz w:val="28"/>
                    <w:szCs w:val="28"/>
                  </w:rPr>
                </w:rPrChange>
              </w:rPr>
              <w:t>县三级全贯通的信用监管和联合惩戒体系，实施信用分级分类监管和服务。对公共信用状况优良的市场主体，实施容缺受理、办事绿色通道等便利措施；对公共信用状况较差的市场主体，实施从严审核、重点监管等惩戒措施；对列入黑名单的对象实施有效的市场退出机制。</w:t>
            </w:r>
          </w:p>
        </w:tc>
      </w:tr>
    </w:tbl>
    <w:p w14:paraId="7C93230D" w14:textId="77777777" w:rsidR="00000000" w:rsidRDefault="00000000">
      <w:pPr>
        <w:spacing w:line="560" w:lineRule="exact"/>
        <w:ind w:firstLineChars="200" w:firstLine="640"/>
        <w:rPr>
          <w:rFonts w:eastAsia="仿宋_GB2312"/>
          <w:b/>
          <w:color w:val="auto"/>
          <w:sz w:val="32"/>
          <w:szCs w:val="32"/>
          <w:rPrChange w:id="1452" w:author="嗯哼" w:date="2021-09-13T09:12:00Z">
            <w:rPr>
              <w:rFonts w:ascii="仿宋" w:eastAsia="仿宋" w:hAnsi="仿宋" w:cs="宋体"/>
              <w:b/>
              <w:color w:val="auto"/>
              <w:sz w:val="30"/>
              <w:szCs w:val="30"/>
            </w:rPr>
          </w:rPrChange>
        </w:rPr>
      </w:pPr>
      <w:r>
        <w:rPr>
          <w:rFonts w:eastAsia="仿宋_GB2312"/>
          <w:b/>
          <w:color w:val="auto"/>
          <w:sz w:val="32"/>
          <w:szCs w:val="32"/>
          <w:rPrChange w:id="1453" w:author="嗯哼" w:date="2021-09-13T09:12:00Z">
            <w:rPr>
              <w:rFonts w:ascii="仿宋" w:eastAsia="仿宋" w:hAnsi="仿宋" w:cs="宋体"/>
              <w:b/>
              <w:color w:val="auto"/>
              <w:sz w:val="30"/>
              <w:szCs w:val="30"/>
            </w:rPr>
          </w:rPrChange>
        </w:rPr>
        <w:t>3</w:t>
      </w:r>
      <w:r>
        <w:rPr>
          <w:rFonts w:eastAsia="仿宋_GB2312"/>
          <w:b/>
          <w:color w:val="auto"/>
          <w:sz w:val="32"/>
          <w:szCs w:val="32"/>
        </w:rPr>
        <w:t>.</w:t>
      </w:r>
      <w:r>
        <w:rPr>
          <w:rFonts w:eastAsia="仿宋_GB2312"/>
          <w:b/>
          <w:color w:val="auto"/>
          <w:sz w:val="32"/>
          <w:szCs w:val="32"/>
          <w:rPrChange w:id="1454" w:author="嗯哼" w:date="2021-09-13T09:12:00Z">
            <w:rPr>
              <w:rFonts w:ascii="仿宋" w:eastAsia="仿宋" w:hAnsi="仿宋" w:cs="宋体"/>
              <w:b/>
              <w:color w:val="auto"/>
              <w:sz w:val="30"/>
              <w:szCs w:val="30"/>
            </w:rPr>
          </w:rPrChange>
        </w:rPr>
        <w:t>推进公共服务数字化应用</w:t>
      </w:r>
    </w:p>
    <w:p w14:paraId="33B4B71D" w14:textId="77777777" w:rsidR="00000000" w:rsidRDefault="00000000">
      <w:pPr>
        <w:spacing w:line="560" w:lineRule="exact"/>
        <w:ind w:firstLineChars="200" w:firstLine="640"/>
        <w:rPr>
          <w:rFonts w:eastAsia="仿宋_GB2312"/>
          <w:color w:val="auto"/>
          <w:sz w:val="32"/>
          <w:szCs w:val="32"/>
          <w:rPrChange w:id="1455" w:author="嗯哼" w:date="2021-09-13T09:12:00Z">
            <w:rPr>
              <w:rFonts w:ascii="仿宋" w:eastAsia="仿宋" w:hAnsi="仿宋" w:cs="宋体"/>
              <w:color w:val="auto"/>
              <w:sz w:val="30"/>
              <w:szCs w:val="30"/>
            </w:rPr>
          </w:rPrChange>
        </w:rPr>
      </w:pPr>
      <w:r>
        <w:rPr>
          <w:rFonts w:eastAsia="仿宋_GB2312"/>
          <w:color w:val="auto"/>
          <w:sz w:val="32"/>
          <w:szCs w:val="32"/>
          <w:rPrChange w:id="1456" w:author="嗯哼" w:date="2021-09-13T09:12:00Z">
            <w:rPr>
              <w:rFonts w:ascii="仿宋" w:eastAsia="仿宋" w:hAnsi="仿宋" w:cs="宋体" w:hint="eastAsia"/>
              <w:color w:val="auto"/>
              <w:sz w:val="30"/>
              <w:szCs w:val="30"/>
            </w:rPr>
          </w:rPrChange>
        </w:rPr>
        <w:t>坚持数字惠民，加快完善公共服务领域事项梳理、资源统筹和系统建设，探索新技术应用、新业态发展，创新政务服务、医疗健康、教育、养老、文化旅游等领域服务模式，推进公共服务均等化、普惠化、便捷化</w:t>
      </w:r>
      <w:r>
        <w:rPr>
          <w:rFonts w:eastAsia="仿宋_GB2312"/>
          <w:color w:val="auto"/>
          <w:sz w:val="32"/>
          <w:szCs w:val="32"/>
          <w:rPrChange w:id="1457" w:author="嗯哼" w:date="2021-09-13T09:12:00Z">
            <w:rPr>
              <w:rFonts w:ascii="仿宋" w:eastAsia="仿宋" w:hAnsi="仿宋" w:cs="宋体" w:hint="eastAsia"/>
              <w:color w:val="0000CC"/>
              <w:sz w:val="30"/>
              <w:szCs w:val="30"/>
            </w:rPr>
          </w:rPrChange>
        </w:rPr>
        <w:t>、适老化。</w:t>
      </w:r>
    </w:p>
    <w:p w14:paraId="36E1A415" w14:textId="77777777" w:rsidR="00000000" w:rsidRDefault="00000000">
      <w:pPr>
        <w:spacing w:line="560" w:lineRule="exact"/>
        <w:ind w:firstLineChars="200" w:firstLine="640"/>
        <w:rPr>
          <w:rFonts w:eastAsia="仿宋_GB2312"/>
          <w:b/>
          <w:color w:val="auto"/>
          <w:sz w:val="32"/>
          <w:szCs w:val="32"/>
          <w:rPrChange w:id="1458" w:author="嗯哼" w:date="2021-09-13T09:12:00Z">
            <w:rPr>
              <w:rFonts w:ascii="仿宋" w:eastAsia="仿宋" w:hAnsi="仿宋" w:cs="宋体" w:hint="eastAsia"/>
              <w:b/>
              <w:color w:val="auto"/>
              <w:sz w:val="30"/>
              <w:szCs w:val="30"/>
            </w:rPr>
          </w:rPrChange>
        </w:rPr>
      </w:pPr>
      <w:r>
        <w:rPr>
          <w:rFonts w:eastAsia="仿宋_GB2312"/>
          <w:b/>
          <w:color w:val="auto"/>
          <w:sz w:val="32"/>
          <w:szCs w:val="32"/>
          <w:rPrChange w:id="1459" w:author="嗯哼" w:date="2021-09-13T09:12:00Z">
            <w:rPr>
              <w:rFonts w:ascii="仿宋" w:eastAsia="仿宋" w:hAnsi="仿宋" w:cs="宋体"/>
              <w:b/>
              <w:color w:val="auto"/>
              <w:sz w:val="30"/>
              <w:szCs w:val="30"/>
            </w:rPr>
          </w:rPrChange>
        </w:rPr>
        <w:t>（</w:t>
      </w:r>
      <w:r>
        <w:rPr>
          <w:rFonts w:ascii="仿宋_GB2312" w:eastAsia="仿宋_GB2312" w:hAnsi="仿宋_GB2312" w:cs="仿宋_GB2312"/>
          <w:b/>
          <w:color w:val="auto"/>
          <w:sz w:val="32"/>
          <w:szCs w:val="32"/>
          <w:rPrChange w:id="1460" w:author="嗯哼" w:date="2021-09-13T09:12:00Z">
            <w:rPr>
              <w:rFonts w:ascii="仿宋" w:eastAsia="仿宋" w:hAnsi="仿宋" w:cs="宋体" w:hint="eastAsia"/>
              <w:b/>
              <w:color w:val="auto"/>
              <w:sz w:val="30"/>
              <w:szCs w:val="30"/>
            </w:rPr>
          </w:rPrChange>
        </w:rPr>
        <w:t>1</w:t>
      </w:r>
      <w:r>
        <w:rPr>
          <w:rFonts w:eastAsia="仿宋_GB2312"/>
          <w:b/>
          <w:color w:val="auto"/>
          <w:sz w:val="32"/>
          <w:szCs w:val="32"/>
          <w:rPrChange w:id="1461" w:author="嗯哼" w:date="2021-09-13T09:12:00Z">
            <w:rPr>
              <w:rFonts w:ascii="仿宋" w:eastAsia="仿宋" w:hAnsi="仿宋" w:cs="宋体"/>
              <w:b/>
              <w:color w:val="auto"/>
              <w:sz w:val="30"/>
              <w:szCs w:val="30"/>
            </w:rPr>
          </w:rPrChange>
        </w:rPr>
        <w:t>）深化</w:t>
      </w:r>
      <w:r>
        <w:rPr>
          <w:rFonts w:eastAsia="仿宋_GB2312"/>
          <w:b/>
          <w:color w:val="auto"/>
          <w:sz w:val="32"/>
          <w:szCs w:val="32"/>
          <w:rPrChange w:id="1462" w:author="嗯哼" w:date="2021-09-13T09:12:00Z">
            <w:rPr>
              <w:rFonts w:ascii="仿宋" w:eastAsia="仿宋" w:hAnsi="仿宋" w:cs="宋体"/>
              <w:b/>
              <w:color w:val="auto"/>
              <w:sz w:val="30"/>
              <w:szCs w:val="30"/>
            </w:rPr>
          </w:rPrChange>
        </w:rPr>
        <w:t>“</w:t>
      </w:r>
      <w:r>
        <w:rPr>
          <w:rFonts w:eastAsia="仿宋_GB2312"/>
          <w:b/>
          <w:color w:val="auto"/>
          <w:sz w:val="32"/>
          <w:szCs w:val="32"/>
          <w:rPrChange w:id="1463" w:author="嗯哼" w:date="2021-09-13T09:12:00Z">
            <w:rPr>
              <w:rFonts w:ascii="仿宋" w:eastAsia="仿宋" w:hAnsi="仿宋" w:cs="宋体"/>
              <w:b/>
              <w:color w:val="auto"/>
              <w:sz w:val="30"/>
              <w:szCs w:val="30"/>
            </w:rPr>
          </w:rPrChange>
        </w:rPr>
        <w:t>互联网</w:t>
      </w:r>
      <w:r>
        <w:rPr>
          <w:rFonts w:eastAsia="仿宋_GB2312"/>
          <w:b/>
          <w:color w:val="auto"/>
          <w:sz w:val="32"/>
          <w:szCs w:val="32"/>
          <w:rPrChange w:id="1464" w:author="嗯哼" w:date="2021-09-13T09:12:00Z">
            <w:rPr>
              <w:rFonts w:ascii="仿宋" w:eastAsia="仿宋" w:hAnsi="仿宋" w:cs="宋体"/>
              <w:b/>
              <w:color w:val="auto"/>
              <w:sz w:val="30"/>
              <w:szCs w:val="30"/>
            </w:rPr>
          </w:rPrChange>
        </w:rPr>
        <w:t>+</w:t>
      </w:r>
      <w:r>
        <w:rPr>
          <w:rFonts w:eastAsia="仿宋_GB2312"/>
          <w:b/>
          <w:color w:val="auto"/>
          <w:sz w:val="32"/>
          <w:szCs w:val="32"/>
          <w:rPrChange w:id="1465" w:author="嗯哼" w:date="2021-09-13T09:12:00Z">
            <w:rPr>
              <w:rFonts w:ascii="仿宋" w:eastAsia="仿宋" w:hAnsi="仿宋" w:cs="宋体"/>
              <w:b/>
              <w:color w:val="auto"/>
              <w:sz w:val="30"/>
              <w:szCs w:val="30"/>
            </w:rPr>
          </w:rPrChange>
        </w:rPr>
        <w:t>政务服务</w:t>
      </w:r>
      <w:r>
        <w:rPr>
          <w:rFonts w:eastAsia="仿宋_GB2312"/>
          <w:b/>
          <w:color w:val="auto"/>
          <w:sz w:val="32"/>
          <w:szCs w:val="32"/>
          <w:rPrChange w:id="1466" w:author="嗯哼" w:date="2021-09-13T09:12:00Z">
            <w:rPr>
              <w:rFonts w:ascii="仿宋" w:eastAsia="仿宋" w:hAnsi="仿宋" w:cs="宋体"/>
              <w:b/>
              <w:color w:val="auto"/>
              <w:sz w:val="30"/>
              <w:szCs w:val="30"/>
            </w:rPr>
          </w:rPrChange>
        </w:rPr>
        <w:t>”</w:t>
      </w:r>
      <w:r>
        <w:rPr>
          <w:rFonts w:eastAsia="仿宋_GB2312"/>
          <w:b/>
          <w:color w:val="auto"/>
          <w:sz w:val="32"/>
          <w:szCs w:val="32"/>
          <w:rPrChange w:id="1467" w:author="嗯哼" w:date="2021-09-13T09:12:00Z">
            <w:rPr>
              <w:rFonts w:ascii="仿宋" w:eastAsia="仿宋" w:hAnsi="仿宋" w:cs="宋体"/>
              <w:b/>
              <w:color w:val="auto"/>
              <w:sz w:val="30"/>
              <w:szCs w:val="30"/>
            </w:rPr>
          </w:rPrChange>
        </w:rPr>
        <w:t>应用。</w:t>
      </w:r>
      <w:r>
        <w:rPr>
          <w:rFonts w:eastAsia="仿宋_GB2312"/>
          <w:color w:val="auto"/>
          <w:sz w:val="32"/>
          <w:szCs w:val="32"/>
          <w:rPrChange w:id="1468" w:author="嗯哼" w:date="2021-09-13T09:12:00Z">
            <w:rPr>
              <w:rFonts w:ascii="仿宋" w:eastAsia="仿宋" w:hAnsi="仿宋" w:cs="宋体" w:hint="eastAsia"/>
              <w:color w:val="auto"/>
              <w:sz w:val="30"/>
              <w:szCs w:val="30"/>
            </w:rPr>
          </w:rPrChange>
        </w:rPr>
        <w:t>提供全面完整、标准统一的政务服务事项目录，完善线上线下政务服务功能和服务方式，推动</w:t>
      </w:r>
      <w:r>
        <w:rPr>
          <w:rFonts w:eastAsia="仿宋_GB2312"/>
          <w:color w:val="auto"/>
          <w:sz w:val="32"/>
          <w:szCs w:val="32"/>
          <w:rPrChange w:id="1469"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70" w:author="嗯哼" w:date="2021-09-13T09:12:00Z">
            <w:rPr>
              <w:rFonts w:ascii="仿宋" w:eastAsia="仿宋" w:hAnsi="仿宋" w:cs="宋体" w:hint="eastAsia"/>
              <w:color w:val="auto"/>
              <w:sz w:val="30"/>
              <w:szCs w:val="30"/>
            </w:rPr>
          </w:rPrChange>
        </w:rPr>
        <w:t>马上办、网上办、就近办、一次办、智慧办</w:t>
      </w:r>
      <w:r>
        <w:rPr>
          <w:rFonts w:eastAsia="仿宋_GB2312"/>
          <w:color w:val="auto"/>
          <w:sz w:val="32"/>
          <w:szCs w:val="32"/>
          <w:rPrChange w:id="1471"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72" w:author="嗯哼" w:date="2021-09-13T09:12:00Z">
            <w:rPr>
              <w:rFonts w:ascii="仿宋" w:eastAsia="仿宋" w:hAnsi="仿宋" w:cs="宋体" w:hint="eastAsia"/>
              <w:color w:val="auto"/>
              <w:sz w:val="30"/>
              <w:szCs w:val="30"/>
            </w:rPr>
          </w:rPrChange>
        </w:rPr>
        <w:t>落地。围绕市场主体</w:t>
      </w:r>
      <w:r>
        <w:rPr>
          <w:rFonts w:eastAsia="仿宋_GB2312"/>
          <w:color w:val="auto"/>
          <w:sz w:val="32"/>
          <w:szCs w:val="32"/>
          <w:rPrChange w:id="1473"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74" w:author="嗯哼" w:date="2021-09-13T09:12:00Z">
            <w:rPr>
              <w:rFonts w:ascii="仿宋" w:eastAsia="仿宋" w:hAnsi="仿宋" w:cs="宋体" w:hint="eastAsia"/>
              <w:color w:val="auto"/>
              <w:sz w:val="30"/>
              <w:szCs w:val="30"/>
            </w:rPr>
          </w:rPrChange>
        </w:rPr>
        <w:t>痛点</w:t>
      </w:r>
      <w:r>
        <w:rPr>
          <w:rFonts w:eastAsia="仿宋_GB2312"/>
          <w:color w:val="auto"/>
          <w:sz w:val="32"/>
          <w:szCs w:val="32"/>
          <w:rPrChange w:id="1475"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76" w:author="嗯哼" w:date="2021-09-13T09:12:00Z">
            <w:rPr>
              <w:rFonts w:ascii="仿宋" w:eastAsia="仿宋" w:hAnsi="仿宋" w:cs="宋体" w:hint="eastAsia"/>
              <w:color w:val="auto"/>
              <w:sz w:val="30"/>
              <w:szCs w:val="30"/>
            </w:rPr>
          </w:rPrChange>
        </w:rPr>
        <w:t>难点</w:t>
      </w:r>
      <w:r>
        <w:rPr>
          <w:rFonts w:eastAsia="仿宋_GB2312"/>
          <w:color w:val="auto"/>
          <w:sz w:val="32"/>
          <w:szCs w:val="32"/>
          <w:rPrChange w:id="1477"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78" w:author="嗯哼" w:date="2021-09-13T09:12:00Z">
            <w:rPr>
              <w:rFonts w:ascii="仿宋" w:eastAsia="仿宋" w:hAnsi="仿宋" w:cs="宋体" w:hint="eastAsia"/>
              <w:color w:val="auto"/>
              <w:sz w:val="30"/>
              <w:szCs w:val="30"/>
            </w:rPr>
          </w:rPrChange>
        </w:rPr>
        <w:t>堵点</w:t>
      </w:r>
      <w:r>
        <w:rPr>
          <w:rFonts w:eastAsia="仿宋_GB2312"/>
          <w:color w:val="auto"/>
          <w:sz w:val="32"/>
          <w:szCs w:val="32"/>
          <w:rPrChange w:id="1479"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80" w:author="嗯哼" w:date="2021-09-13T09:12:00Z">
            <w:rPr>
              <w:rFonts w:ascii="仿宋" w:eastAsia="仿宋" w:hAnsi="仿宋" w:cs="宋体" w:hint="eastAsia"/>
              <w:color w:val="auto"/>
              <w:sz w:val="30"/>
              <w:szCs w:val="30"/>
            </w:rPr>
          </w:rPrChange>
        </w:rPr>
        <w:t>，推进</w:t>
      </w:r>
      <w:r>
        <w:rPr>
          <w:rFonts w:eastAsia="仿宋_GB2312"/>
          <w:color w:val="auto"/>
          <w:sz w:val="32"/>
          <w:szCs w:val="32"/>
          <w:rPrChange w:id="1481"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82" w:author="嗯哼" w:date="2021-09-13T09:12:00Z">
            <w:rPr>
              <w:rFonts w:ascii="仿宋" w:eastAsia="仿宋" w:hAnsi="仿宋" w:cs="宋体" w:hint="eastAsia"/>
              <w:color w:val="auto"/>
              <w:sz w:val="30"/>
              <w:szCs w:val="30"/>
            </w:rPr>
          </w:rPrChange>
        </w:rPr>
        <w:t>综合窗口</w:t>
      </w:r>
      <w:r>
        <w:rPr>
          <w:rFonts w:eastAsia="仿宋_GB2312"/>
          <w:color w:val="auto"/>
          <w:sz w:val="32"/>
          <w:szCs w:val="32"/>
          <w:rPrChange w:id="1483"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84" w:author="嗯哼" w:date="2021-09-13T09:12:00Z">
            <w:rPr>
              <w:rFonts w:ascii="仿宋" w:eastAsia="仿宋" w:hAnsi="仿宋" w:cs="宋体" w:hint="eastAsia"/>
              <w:color w:val="auto"/>
              <w:sz w:val="30"/>
              <w:szCs w:val="30"/>
            </w:rPr>
          </w:rPrChange>
        </w:rPr>
        <w:t>改革，实行</w:t>
      </w:r>
      <w:r>
        <w:rPr>
          <w:rFonts w:eastAsia="仿宋_GB2312"/>
          <w:color w:val="auto"/>
          <w:sz w:val="32"/>
          <w:szCs w:val="32"/>
          <w:rPrChange w:id="1485"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86" w:author="嗯哼" w:date="2021-09-13T09:12:00Z">
            <w:rPr>
              <w:rFonts w:ascii="仿宋" w:eastAsia="仿宋" w:hAnsi="仿宋" w:cs="宋体" w:hint="eastAsia"/>
              <w:color w:val="auto"/>
              <w:sz w:val="30"/>
              <w:szCs w:val="30"/>
            </w:rPr>
          </w:rPrChange>
        </w:rPr>
        <w:t>一窗受理</w:t>
      </w:r>
      <w:r>
        <w:rPr>
          <w:rFonts w:eastAsia="仿宋_GB2312"/>
          <w:color w:val="auto"/>
          <w:sz w:val="32"/>
          <w:szCs w:val="32"/>
          <w:rPrChange w:id="1487"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88"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89" w:author="嗯哼" w:date="2021-09-13T09:12:00Z">
            <w:rPr>
              <w:rFonts w:ascii="仿宋" w:eastAsia="仿宋" w:hAnsi="仿宋" w:cs="宋体"/>
              <w:color w:val="auto"/>
              <w:sz w:val="30"/>
              <w:szCs w:val="30"/>
            </w:rPr>
          </w:rPrChange>
        </w:rPr>
        <w:t>加快数字</w:t>
      </w:r>
      <w:r>
        <w:rPr>
          <w:rFonts w:eastAsia="仿宋_GB2312"/>
          <w:color w:val="auto"/>
          <w:sz w:val="32"/>
          <w:szCs w:val="32"/>
          <w:rPrChange w:id="1490" w:author="嗯哼" w:date="2021-09-13T09:12:00Z">
            <w:rPr>
              <w:rFonts w:ascii="仿宋" w:eastAsia="仿宋" w:hAnsi="仿宋" w:cs="宋体"/>
              <w:color w:val="auto"/>
              <w:sz w:val="30"/>
              <w:szCs w:val="30"/>
            </w:rPr>
          </w:rPrChange>
        </w:rPr>
        <w:t>“</w:t>
      </w:r>
      <w:r>
        <w:rPr>
          <w:rFonts w:eastAsia="仿宋_GB2312"/>
          <w:color w:val="auto"/>
          <w:sz w:val="32"/>
          <w:szCs w:val="32"/>
          <w:rPrChange w:id="1491" w:author="嗯哼" w:date="2021-09-13T09:12:00Z">
            <w:rPr>
              <w:rFonts w:ascii="仿宋" w:eastAsia="仿宋" w:hAnsi="仿宋" w:cs="宋体"/>
              <w:color w:val="auto"/>
              <w:sz w:val="30"/>
              <w:szCs w:val="30"/>
            </w:rPr>
          </w:rPrChange>
        </w:rPr>
        <w:t>单一窗口</w:t>
      </w:r>
      <w:r>
        <w:rPr>
          <w:rFonts w:eastAsia="仿宋_GB2312"/>
          <w:color w:val="auto"/>
          <w:sz w:val="32"/>
          <w:szCs w:val="32"/>
          <w:rPrChange w:id="1492" w:author="嗯哼" w:date="2021-09-13T09:12:00Z">
            <w:rPr>
              <w:rFonts w:ascii="仿宋" w:eastAsia="仿宋" w:hAnsi="仿宋" w:cs="宋体"/>
              <w:color w:val="auto"/>
              <w:sz w:val="30"/>
              <w:szCs w:val="30"/>
            </w:rPr>
          </w:rPrChange>
        </w:rPr>
        <w:t>”</w:t>
      </w:r>
      <w:r>
        <w:rPr>
          <w:rFonts w:eastAsia="仿宋_GB2312"/>
          <w:color w:val="auto"/>
          <w:sz w:val="32"/>
          <w:szCs w:val="32"/>
          <w:rPrChange w:id="1493" w:author="嗯哼" w:date="2021-09-13T09:12:00Z">
            <w:rPr>
              <w:rFonts w:ascii="仿宋" w:eastAsia="仿宋" w:hAnsi="仿宋" w:cs="宋体"/>
              <w:color w:val="auto"/>
              <w:sz w:val="30"/>
              <w:szCs w:val="30"/>
            </w:rPr>
          </w:rPrChange>
        </w:rPr>
        <w:t>建设</w:t>
      </w:r>
      <w:r>
        <w:rPr>
          <w:rFonts w:eastAsia="仿宋_GB2312"/>
          <w:color w:val="auto"/>
          <w:sz w:val="32"/>
          <w:szCs w:val="32"/>
          <w:rPrChange w:id="1494"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95" w:author="嗯哼" w:date="2021-09-13T09:12:00Z">
            <w:rPr>
              <w:rFonts w:ascii="仿宋" w:eastAsia="仿宋" w:hAnsi="仿宋" w:cs="宋体"/>
              <w:color w:val="auto"/>
              <w:sz w:val="30"/>
              <w:szCs w:val="30"/>
            </w:rPr>
          </w:rPrChange>
        </w:rPr>
        <w:t>实现</w:t>
      </w:r>
      <w:r>
        <w:rPr>
          <w:rFonts w:eastAsia="仿宋_GB2312"/>
          <w:color w:val="auto"/>
          <w:sz w:val="32"/>
          <w:szCs w:val="32"/>
          <w:rPrChange w:id="1496" w:author="嗯哼" w:date="2021-09-13T09:12:00Z">
            <w:rPr>
              <w:rFonts w:ascii="仿宋" w:eastAsia="仿宋" w:hAnsi="仿宋" w:cs="宋体" w:hint="eastAsia"/>
              <w:color w:val="auto"/>
              <w:sz w:val="30"/>
              <w:szCs w:val="30"/>
            </w:rPr>
          </w:rPrChange>
        </w:rPr>
        <w:t>企业登记</w:t>
      </w:r>
      <w:r>
        <w:rPr>
          <w:rFonts w:eastAsia="仿宋_GB2312"/>
          <w:color w:val="auto"/>
          <w:sz w:val="32"/>
          <w:szCs w:val="32"/>
          <w:rPrChange w:id="1497" w:author="嗯哼" w:date="2021-09-13T09:12:00Z">
            <w:rPr>
              <w:rFonts w:ascii="仿宋" w:eastAsia="仿宋" w:hAnsi="仿宋" w:cs="宋体"/>
              <w:color w:val="auto"/>
              <w:sz w:val="30"/>
              <w:szCs w:val="30"/>
            </w:rPr>
          </w:rPrChange>
        </w:rPr>
        <w:t>证照联办</w:t>
      </w:r>
      <w:r>
        <w:rPr>
          <w:rFonts w:eastAsia="仿宋_GB2312"/>
          <w:color w:val="auto"/>
          <w:sz w:val="32"/>
          <w:szCs w:val="32"/>
          <w:rPrChange w:id="1498" w:author="嗯哼" w:date="2021-09-13T09:12:00Z">
            <w:rPr>
              <w:rFonts w:ascii="仿宋" w:eastAsia="仿宋" w:hAnsi="仿宋" w:cs="宋体" w:hint="eastAsia"/>
              <w:color w:val="auto"/>
              <w:sz w:val="30"/>
              <w:szCs w:val="30"/>
            </w:rPr>
          </w:rPrChange>
        </w:rPr>
        <w:t>、</w:t>
      </w:r>
      <w:r>
        <w:rPr>
          <w:rFonts w:eastAsia="仿宋_GB2312"/>
          <w:color w:val="auto"/>
          <w:sz w:val="32"/>
          <w:szCs w:val="32"/>
          <w:rPrChange w:id="1499" w:author="嗯哼" w:date="2021-09-13T09:12:00Z">
            <w:rPr>
              <w:rFonts w:ascii="仿宋" w:eastAsia="仿宋" w:hAnsi="仿宋" w:cs="宋体"/>
              <w:color w:val="auto"/>
              <w:sz w:val="30"/>
              <w:szCs w:val="30"/>
            </w:rPr>
          </w:rPrChange>
        </w:rPr>
        <w:t>投资项目审批</w:t>
      </w:r>
      <w:r>
        <w:rPr>
          <w:rFonts w:eastAsia="仿宋_GB2312"/>
          <w:color w:val="auto"/>
          <w:sz w:val="32"/>
          <w:szCs w:val="32"/>
          <w:rPrChange w:id="1500" w:author="嗯哼" w:date="2021-09-13T09:12:00Z">
            <w:rPr>
              <w:rFonts w:ascii="仿宋" w:eastAsia="仿宋" w:hAnsi="仿宋" w:cs="宋体" w:hint="eastAsia"/>
              <w:color w:val="auto"/>
              <w:sz w:val="30"/>
              <w:szCs w:val="30"/>
            </w:rPr>
          </w:rPrChange>
        </w:rPr>
        <w:t>等</w:t>
      </w:r>
      <w:r>
        <w:rPr>
          <w:rFonts w:eastAsia="仿宋_GB2312"/>
          <w:color w:val="auto"/>
          <w:sz w:val="32"/>
          <w:szCs w:val="32"/>
          <w:rPrChange w:id="1501" w:author="嗯哼" w:date="2021-09-13T09:12:00Z">
            <w:rPr>
              <w:rFonts w:ascii="仿宋" w:eastAsia="仿宋" w:hAnsi="仿宋" w:cs="宋体"/>
              <w:color w:val="auto"/>
              <w:sz w:val="30"/>
              <w:szCs w:val="30"/>
            </w:rPr>
          </w:rPrChange>
        </w:rPr>
        <w:t>一表申请、</w:t>
      </w:r>
      <w:r>
        <w:rPr>
          <w:rFonts w:eastAsia="仿宋_GB2312"/>
          <w:color w:val="auto"/>
          <w:sz w:val="32"/>
          <w:szCs w:val="32"/>
          <w:rPrChange w:id="1502" w:author="嗯哼" w:date="2021-09-13T09:12:00Z">
            <w:rPr>
              <w:rFonts w:ascii="仿宋" w:eastAsia="仿宋" w:hAnsi="仿宋" w:cs="宋体" w:hint="eastAsia"/>
              <w:color w:val="auto"/>
              <w:sz w:val="30"/>
              <w:szCs w:val="30"/>
            </w:rPr>
          </w:rPrChange>
        </w:rPr>
        <w:t>一窗受理、</w:t>
      </w:r>
      <w:r>
        <w:rPr>
          <w:rFonts w:eastAsia="仿宋_GB2312"/>
          <w:color w:val="auto"/>
          <w:sz w:val="32"/>
          <w:szCs w:val="32"/>
          <w:rPrChange w:id="1503" w:author="嗯哼" w:date="2021-09-13T09:12:00Z">
            <w:rPr>
              <w:rFonts w:ascii="仿宋" w:eastAsia="仿宋" w:hAnsi="仿宋" w:cs="宋体"/>
              <w:color w:val="auto"/>
              <w:sz w:val="30"/>
              <w:szCs w:val="30"/>
            </w:rPr>
          </w:rPrChange>
        </w:rPr>
        <w:t>一网办理</w:t>
      </w:r>
      <w:r>
        <w:rPr>
          <w:rFonts w:eastAsia="仿宋_GB2312"/>
          <w:color w:val="auto"/>
          <w:sz w:val="32"/>
          <w:szCs w:val="32"/>
          <w:rPrChange w:id="1504" w:author="嗯哼" w:date="2021-09-13T09:12:00Z">
            <w:rPr>
              <w:rFonts w:ascii="仿宋" w:eastAsia="仿宋" w:hAnsi="仿宋" w:cs="宋体" w:hint="eastAsia"/>
              <w:color w:val="auto"/>
              <w:sz w:val="30"/>
              <w:szCs w:val="30"/>
            </w:rPr>
          </w:rPrChange>
        </w:rPr>
        <w:t>。持续深化商事制度改革和</w:t>
      </w:r>
      <w:r>
        <w:rPr>
          <w:rFonts w:eastAsia="仿宋_GB2312"/>
          <w:color w:val="auto"/>
          <w:sz w:val="32"/>
          <w:szCs w:val="32"/>
          <w:rPrChange w:id="1505" w:author="嗯哼" w:date="2021-09-13T09:12:00Z">
            <w:rPr>
              <w:rFonts w:ascii="仿宋" w:eastAsia="仿宋" w:hAnsi="仿宋" w:cs="宋体" w:hint="eastAsia"/>
              <w:color w:val="auto"/>
              <w:sz w:val="30"/>
              <w:szCs w:val="30"/>
            </w:rPr>
          </w:rPrChange>
        </w:rPr>
        <w:t>“</w:t>
      </w:r>
      <w:r>
        <w:rPr>
          <w:rFonts w:eastAsia="仿宋_GB2312"/>
          <w:color w:val="auto"/>
          <w:sz w:val="32"/>
          <w:szCs w:val="32"/>
          <w:rPrChange w:id="1506" w:author="嗯哼" w:date="2021-09-13T09:12:00Z">
            <w:rPr>
              <w:rFonts w:ascii="仿宋" w:eastAsia="仿宋" w:hAnsi="仿宋" w:cs="宋体" w:hint="eastAsia"/>
              <w:color w:val="auto"/>
              <w:sz w:val="30"/>
              <w:szCs w:val="30"/>
            </w:rPr>
          </w:rPrChange>
        </w:rPr>
        <w:t>证照分离</w:t>
      </w:r>
      <w:r>
        <w:rPr>
          <w:rFonts w:eastAsia="仿宋_GB2312"/>
          <w:color w:val="auto"/>
          <w:sz w:val="32"/>
          <w:szCs w:val="32"/>
          <w:rPrChange w:id="1507" w:author="嗯哼" w:date="2021-09-13T09:12:00Z">
            <w:rPr>
              <w:rFonts w:ascii="仿宋" w:eastAsia="仿宋" w:hAnsi="仿宋" w:cs="宋体" w:hint="eastAsia"/>
              <w:color w:val="auto"/>
              <w:sz w:val="30"/>
              <w:szCs w:val="30"/>
            </w:rPr>
          </w:rPrChange>
        </w:rPr>
        <w:t>”</w:t>
      </w:r>
      <w:r>
        <w:rPr>
          <w:rFonts w:eastAsia="仿宋_GB2312"/>
          <w:color w:val="auto"/>
          <w:sz w:val="32"/>
          <w:szCs w:val="32"/>
          <w:rPrChange w:id="1508" w:author="嗯哼" w:date="2021-09-13T09:12:00Z">
            <w:rPr>
              <w:rFonts w:ascii="仿宋" w:eastAsia="仿宋" w:hAnsi="仿宋" w:cs="宋体" w:hint="eastAsia"/>
              <w:color w:val="auto"/>
              <w:sz w:val="30"/>
              <w:szCs w:val="30"/>
            </w:rPr>
          </w:rPrChange>
        </w:rPr>
        <w:t>、</w:t>
      </w:r>
      <w:r>
        <w:rPr>
          <w:rFonts w:eastAsia="仿宋_GB2312"/>
          <w:color w:val="auto"/>
          <w:sz w:val="32"/>
          <w:szCs w:val="32"/>
          <w:rPrChange w:id="1509" w:author="嗯哼" w:date="2021-09-13T09:12:00Z">
            <w:rPr>
              <w:rFonts w:ascii="仿宋" w:eastAsia="仿宋" w:hAnsi="仿宋" w:cs="宋体" w:hint="eastAsia"/>
              <w:color w:val="auto"/>
              <w:sz w:val="30"/>
              <w:szCs w:val="30"/>
            </w:rPr>
          </w:rPrChange>
        </w:rPr>
        <w:t>“</w:t>
      </w:r>
      <w:r>
        <w:rPr>
          <w:rFonts w:eastAsia="仿宋_GB2312"/>
          <w:color w:val="auto"/>
          <w:sz w:val="32"/>
          <w:szCs w:val="32"/>
          <w:rPrChange w:id="1510" w:author="嗯哼" w:date="2021-09-13T09:12:00Z">
            <w:rPr>
              <w:rFonts w:ascii="仿宋" w:eastAsia="仿宋" w:hAnsi="仿宋" w:cs="宋体" w:hint="eastAsia"/>
              <w:color w:val="auto"/>
              <w:sz w:val="30"/>
              <w:szCs w:val="30"/>
            </w:rPr>
          </w:rPrChange>
        </w:rPr>
        <w:t>照后减证</w:t>
      </w:r>
      <w:r>
        <w:rPr>
          <w:rFonts w:eastAsia="仿宋_GB2312"/>
          <w:color w:val="auto"/>
          <w:sz w:val="32"/>
          <w:szCs w:val="32"/>
          <w:rPrChange w:id="1511" w:author="嗯哼" w:date="2021-09-13T09:12:00Z">
            <w:rPr>
              <w:rFonts w:ascii="仿宋" w:eastAsia="仿宋" w:hAnsi="仿宋" w:cs="宋体" w:hint="eastAsia"/>
              <w:color w:val="auto"/>
              <w:sz w:val="30"/>
              <w:szCs w:val="30"/>
            </w:rPr>
          </w:rPrChange>
        </w:rPr>
        <w:t>”</w:t>
      </w:r>
      <w:r>
        <w:rPr>
          <w:rFonts w:eastAsia="仿宋_GB2312"/>
          <w:color w:val="auto"/>
          <w:sz w:val="32"/>
          <w:szCs w:val="32"/>
          <w:rPrChange w:id="1512" w:author="嗯哼" w:date="2021-09-13T09:12:00Z">
            <w:rPr>
              <w:rFonts w:ascii="仿宋" w:eastAsia="仿宋" w:hAnsi="仿宋" w:cs="宋体" w:hint="eastAsia"/>
              <w:color w:val="auto"/>
              <w:sz w:val="30"/>
              <w:szCs w:val="30"/>
            </w:rPr>
          </w:rPrChange>
        </w:rPr>
        <w:t>改革，精简涉企经营许可事项。实施</w:t>
      </w:r>
      <w:r>
        <w:rPr>
          <w:rFonts w:eastAsia="仿宋_GB2312"/>
          <w:color w:val="auto"/>
          <w:sz w:val="32"/>
          <w:szCs w:val="32"/>
          <w:rPrChange w:id="1513" w:author="嗯哼" w:date="2021-09-13T09:12:00Z">
            <w:rPr>
              <w:rFonts w:ascii="仿宋" w:eastAsia="仿宋" w:hAnsi="仿宋" w:cs="宋体" w:hint="eastAsia"/>
              <w:color w:val="auto"/>
              <w:sz w:val="30"/>
              <w:szCs w:val="30"/>
            </w:rPr>
          </w:rPrChange>
        </w:rPr>
        <w:t>“</w:t>
      </w:r>
      <w:r>
        <w:rPr>
          <w:rFonts w:eastAsia="仿宋_GB2312"/>
          <w:color w:val="auto"/>
          <w:sz w:val="32"/>
          <w:szCs w:val="32"/>
          <w:rPrChange w:id="1514" w:author="嗯哼" w:date="2021-09-13T09:12:00Z">
            <w:rPr>
              <w:rFonts w:ascii="仿宋" w:eastAsia="仿宋" w:hAnsi="仿宋" w:cs="宋体" w:hint="eastAsia"/>
              <w:color w:val="auto"/>
              <w:sz w:val="30"/>
              <w:szCs w:val="30"/>
            </w:rPr>
          </w:rPrChange>
        </w:rPr>
        <w:t>安康码</w:t>
      </w:r>
      <w:r>
        <w:rPr>
          <w:rFonts w:eastAsia="仿宋_GB2312"/>
          <w:color w:val="auto"/>
          <w:sz w:val="32"/>
          <w:szCs w:val="32"/>
          <w:rPrChange w:id="1515" w:author="嗯哼" w:date="2021-09-13T09:12:00Z">
            <w:rPr>
              <w:rFonts w:ascii="仿宋" w:eastAsia="仿宋" w:hAnsi="仿宋" w:cs="宋体" w:hint="eastAsia"/>
              <w:color w:val="auto"/>
              <w:sz w:val="30"/>
              <w:szCs w:val="30"/>
            </w:rPr>
          </w:rPrChange>
        </w:rPr>
        <w:t>”</w:t>
      </w:r>
      <w:r>
        <w:rPr>
          <w:rFonts w:eastAsia="仿宋_GB2312"/>
          <w:color w:val="auto"/>
          <w:sz w:val="32"/>
          <w:szCs w:val="32"/>
          <w:rPrChange w:id="1516" w:author="嗯哼" w:date="2021-09-13T09:12:00Z">
            <w:rPr>
              <w:rFonts w:ascii="仿宋" w:eastAsia="仿宋" w:hAnsi="仿宋" w:cs="宋体" w:hint="eastAsia"/>
              <w:color w:val="auto"/>
              <w:sz w:val="30"/>
              <w:szCs w:val="30"/>
            </w:rPr>
          </w:rPrChange>
        </w:rPr>
        <w:t>便民应用工程，不断拓宽</w:t>
      </w:r>
      <w:r>
        <w:rPr>
          <w:rFonts w:eastAsia="仿宋_GB2312"/>
          <w:color w:val="auto"/>
          <w:sz w:val="32"/>
          <w:szCs w:val="32"/>
          <w:rPrChange w:id="1517" w:author="嗯哼" w:date="2021-09-13T09:12:00Z">
            <w:rPr>
              <w:rFonts w:ascii="仿宋" w:eastAsia="仿宋" w:hAnsi="仿宋" w:cs="宋体" w:hint="eastAsia"/>
              <w:color w:val="auto"/>
              <w:sz w:val="30"/>
              <w:szCs w:val="30"/>
            </w:rPr>
          </w:rPrChange>
        </w:rPr>
        <w:t>“</w:t>
      </w:r>
      <w:r>
        <w:rPr>
          <w:rFonts w:eastAsia="仿宋_GB2312"/>
          <w:color w:val="auto"/>
          <w:sz w:val="32"/>
          <w:szCs w:val="32"/>
          <w:rPrChange w:id="1518" w:author="嗯哼" w:date="2021-09-13T09:12:00Z">
            <w:rPr>
              <w:rFonts w:ascii="仿宋" w:eastAsia="仿宋" w:hAnsi="仿宋" w:cs="宋体" w:hint="eastAsia"/>
              <w:color w:val="auto"/>
              <w:sz w:val="30"/>
              <w:szCs w:val="30"/>
            </w:rPr>
          </w:rPrChange>
        </w:rPr>
        <w:t>安康码</w:t>
      </w:r>
      <w:r>
        <w:rPr>
          <w:rFonts w:eastAsia="仿宋_GB2312"/>
          <w:color w:val="auto"/>
          <w:sz w:val="32"/>
          <w:szCs w:val="32"/>
          <w:rPrChange w:id="1519" w:author="嗯哼" w:date="2021-09-13T09:12:00Z">
            <w:rPr>
              <w:rFonts w:ascii="仿宋" w:eastAsia="仿宋" w:hAnsi="仿宋" w:cs="宋体" w:hint="eastAsia"/>
              <w:color w:val="auto"/>
              <w:sz w:val="30"/>
              <w:szCs w:val="30"/>
            </w:rPr>
          </w:rPrChange>
        </w:rPr>
        <w:t>”</w:t>
      </w:r>
      <w:r>
        <w:rPr>
          <w:rFonts w:eastAsia="仿宋_GB2312"/>
          <w:color w:val="auto"/>
          <w:sz w:val="32"/>
          <w:szCs w:val="32"/>
          <w:rPrChange w:id="1520" w:author="嗯哼" w:date="2021-09-13T09:12:00Z">
            <w:rPr>
              <w:rFonts w:ascii="仿宋" w:eastAsia="仿宋" w:hAnsi="仿宋" w:cs="宋体" w:hint="eastAsia"/>
              <w:color w:val="auto"/>
              <w:sz w:val="30"/>
              <w:szCs w:val="30"/>
            </w:rPr>
          </w:rPrChange>
        </w:rPr>
        <w:t>应用场景，构建</w:t>
      </w:r>
      <w:r>
        <w:rPr>
          <w:rFonts w:eastAsia="仿宋_GB2312"/>
          <w:color w:val="auto"/>
          <w:sz w:val="32"/>
          <w:szCs w:val="32"/>
          <w:rPrChange w:id="1521" w:author="嗯哼" w:date="2021-09-13T09:12:00Z">
            <w:rPr>
              <w:rFonts w:ascii="仿宋" w:eastAsia="仿宋" w:hAnsi="仿宋" w:cs="宋体" w:hint="eastAsia"/>
              <w:color w:val="auto"/>
              <w:sz w:val="30"/>
              <w:szCs w:val="30"/>
            </w:rPr>
          </w:rPrChange>
        </w:rPr>
        <w:t>“</w:t>
      </w:r>
      <w:r>
        <w:rPr>
          <w:rFonts w:eastAsia="仿宋_GB2312"/>
          <w:color w:val="auto"/>
          <w:sz w:val="32"/>
          <w:szCs w:val="32"/>
          <w:rPrChange w:id="1522" w:author="嗯哼" w:date="2021-09-13T09:12:00Z">
            <w:rPr>
              <w:rFonts w:ascii="仿宋" w:eastAsia="仿宋" w:hAnsi="仿宋" w:cs="宋体" w:hint="eastAsia"/>
              <w:color w:val="auto"/>
              <w:sz w:val="30"/>
              <w:szCs w:val="30"/>
            </w:rPr>
          </w:rPrChange>
        </w:rPr>
        <w:t>安康码</w:t>
      </w:r>
      <w:r>
        <w:rPr>
          <w:rFonts w:eastAsia="仿宋_GB2312"/>
          <w:color w:val="auto"/>
          <w:sz w:val="32"/>
          <w:szCs w:val="32"/>
          <w:rPrChange w:id="1523" w:author="嗯哼" w:date="2021-09-13T09:12:00Z">
            <w:rPr>
              <w:rFonts w:ascii="仿宋" w:eastAsia="仿宋" w:hAnsi="仿宋" w:cs="宋体" w:hint="eastAsia"/>
              <w:color w:val="auto"/>
              <w:sz w:val="30"/>
              <w:szCs w:val="30"/>
            </w:rPr>
          </w:rPrChange>
        </w:rPr>
        <w:t>”</w:t>
      </w:r>
      <w:r>
        <w:rPr>
          <w:rFonts w:eastAsia="仿宋_GB2312"/>
          <w:color w:val="auto"/>
          <w:sz w:val="32"/>
          <w:szCs w:val="32"/>
          <w:rPrChange w:id="1524" w:author="嗯哼" w:date="2021-09-13T09:12:00Z">
            <w:rPr>
              <w:rFonts w:ascii="仿宋" w:eastAsia="仿宋" w:hAnsi="仿宋" w:cs="宋体" w:hint="eastAsia"/>
              <w:color w:val="auto"/>
              <w:sz w:val="30"/>
              <w:szCs w:val="30"/>
            </w:rPr>
          </w:rPrChange>
        </w:rPr>
        <w:t>应用服务体系。</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5A8A42CE" w14:textId="77777777">
        <w:trPr>
          <w:trHeight w:val="663"/>
          <w:jc w:val="center"/>
        </w:trPr>
        <w:tc>
          <w:tcPr>
            <w:tcW w:w="9021" w:type="dxa"/>
            <w:vAlign w:val="center"/>
          </w:tcPr>
          <w:p w14:paraId="09609D96" w14:textId="77777777" w:rsidR="00000000" w:rsidRDefault="00000000">
            <w:pPr>
              <w:adjustRightInd w:val="0"/>
              <w:snapToGrid w:val="0"/>
              <w:spacing w:line="240" w:lineRule="auto"/>
              <w:jc w:val="center"/>
              <w:rPr>
                <w:rFonts w:eastAsia="仿宋_GB2312"/>
                <w:color w:val="auto"/>
                <w:sz w:val="28"/>
                <w:szCs w:val="28"/>
                <w:rPrChange w:id="1525" w:author="嗯哼" w:date="2021-09-13T09:12:00Z">
                  <w:rPr>
                    <w:rFonts w:ascii="仿宋" w:eastAsia="仿宋" w:hAnsi="仿宋" w:cs="宋体"/>
                    <w:color w:val="auto"/>
                    <w:sz w:val="28"/>
                    <w:szCs w:val="28"/>
                  </w:rPr>
                </w:rPrChange>
              </w:rPr>
            </w:pPr>
            <w:r>
              <w:rPr>
                <w:rFonts w:eastAsia="仿宋_GB2312"/>
                <w:color w:val="auto"/>
                <w:sz w:val="28"/>
                <w:szCs w:val="28"/>
                <w:rPrChange w:id="1526" w:author="嗯哼" w:date="2021-09-13T09:12:00Z">
                  <w:rPr>
                    <w:rFonts w:ascii="仿宋" w:eastAsia="仿宋" w:hAnsi="仿宋" w:cs="宋体" w:hint="eastAsia"/>
                    <w:color w:val="auto"/>
                    <w:sz w:val="28"/>
                    <w:szCs w:val="28"/>
                  </w:rPr>
                </w:rPrChange>
              </w:rPr>
              <w:lastRenderedPageBreak/>
              <w:t>专栏</w:t>
            </w:r>
            <w:r>
              <w:rPr>
                <w:rFonts w:eastAsia="仿宋_GB2312"/>
                <w:color w:val="auto"/>
                <w:sz w:val="28"/>
                <w:szCs w:val="28"/>
                <w:rPrChange w:id="1527" w:author="嗯哼" w:date="2021-09-13T09:12:00Z">
                  <w:rPr>
                    <w:rFonts w:ascii="仿宋" w:eastAsia="仿宋" w:hAnsi="仿宋" w:cs="宋体" w:hint="eastAsia"/>
                    <w:color w:val="auto"/>
                    <w:sz w:val="28"/>
                    <w:szCs w:val="28"/>
                  </w:rPr>
                </w:rPrChange>
              </w:rPr>
              <w:t>1</w:t>
            </w:r>
            <w:r>
              <w:rPr>
                <w:rFonts w:eastAsia="仿宋_GB2312"/>
                <w:color w:val="auto"/>
                <w:sz w:val="28"/>
                <w:szCs w:val="28"/>
                <w:rPrChange w:id="1528" w:author="嗯哼" w:date="2021-09-13T09:12:00Z">
                  <w:rPr>
                    <w:rFonts w:ascii="仿宋" w:eastAsia="仿宋" w:hAnsi="仿宋" w:cs="宋体"/>
                    <w:color w:val="auto"/>
                    <w:sz w:val="28"/>
                    <w:szCs w:val="28"/>
                  </w:rPr>
                </w:rPrChange>
              </w:rPr>
              <w:t>2</w:t>
            </w:r>
            <w:r>
              <w:rPr>
                <w:rFonts w:eastAsia="仿宋_GB2312"/>
                <w:color w:val="auto"/>
                <w:sz w:val="28"/>
                <w:szCs w:val="28"/>
                <w:rPrChange w:id="1529" w:author="嗯哼" w:date="2021-09-13T09:12:00Z">
                  <w:rPr>
                    <w:rFonts w:ascii="仿宋" w:eastAsia="仿宋" w:hAnsi="仿宋" w:cs="宋体" w:hint="eastAsia"/>
                    <w:color w:val="auto"/>
                    <w:sz w:val="28"/>
                    <w:szCs w:val="28"/>
                  </w:rPr>
                </w:rPrChange>
              </w:rPr>
              <w:t xml:space="preserve">  “</w:t>
            </w:r>
            <w:r>
              <w:rPr>
                <w:rFonts w:eastAsia="仿宋_GB2312"/>
                <w:color w:val="auto"/>
                <w:sz w:val="28"/>
                <w:szCs w:val="28"/>
                <w:rPrChange w:id="1530" w:author="嗯哼" w:date="2021-09-13T09:12:00Z">
                  <w:rPr>
                    <w:rFonts w:ascii="仿宋" w:eastAsia="仿宋" w:hAnsi="仿宋" w:cs="宋体" w:hint="eastAsia"/>
                    <w:color w:val="auto"/>
                    <w:sz w:val="28"/>
                    <w:szCs w:val="28"/>
                  </w:rPr>
                </w:rPrChange>
              </w:rPr>
              <w:t>互联网</w:t>
            </w:r>
            <w:r>
              <w:rPr>
                <w:rFonts w:eastAsia="仿宋_GB2312"/>
                <w:color w:val="auto"/>
                <w:sz w:val="28"/>
                <w:szCs w:val="28"/>
                <w:rPrChange w:id="1531"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32" w:author="嗯哼" w:date="2021-09-13T09:12:00Z">
                  <w:rPr>
                    <w:rFonts w:ascii="仿宋" w:eastAsia="仿宋" w:hAnsi="仿宋" w:cs="宋体" w:hint="eastAsia"/>
                    <w:color w:val="auto"/>
                    <w:sz w:val="28"/>
                    <w:szCs w:val="28"/>
                  </w:rPr>
                </w:rPrChange>
              </w:rPr>
              <w:t>政务服务</w:t>
            </w:r>
            <w:r>
              <w:rPr>
                <w:rFonts w:eastAsia="仿宋_GB2312"/>
                <w:color w:val="auto"/>
                <w:sz w:val="28"/>
                <w:szCs w:val="28"/>
                <w:rPrChange w:id="1533"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34" w:author="嗯哼" w:date="2021-09-13T09:12:00Z">
                  <w:rPr>
                    <w:rFonts w:ascii="仿宋" w:eastAsia="仿宋" w:hAnsi="仿宋" w:cs="宋体" w:hint="eastAsia"/>
                    <w:color w:val="auto"/>
                    <w:sz w:val="28"/>
                    <w:szCs w:val="28"/>
                  </w:rPr>
                </w:rPrChange>
              </w:rPr>
              <w:t>建设应用重点</w:t>
            </w:r>
          </w:p>
        </w:tc>
      </w:tr>
      <w:tr w:rsidR="00000000" w14:paraId="75E9F199" w14:textId="77777777">
        <w:trPr>
          <w:trHeight w:val="1266"/>
          <w:jc w:val="center"/>
        </w:trPr>
        <w:tc>
          <w:tcPr>
            <w:tcW w:w="9021" w:type="dxa"/>
          </w:tcPr>
          <w:p w14:paraId="0531C556" w14:textId="77777777" w:rsidR="00000000" w:rsidRDefault="00000000">
            <w:pPr>
              <w:shd w:val="clear" w:color="auto" w:fill="FFFFFF"/>
              <w:spacing w:line="480" w:lineRule="exact"/>
              <w:ind w:firstLineChars="200" w:firstLine="560"/>
              <w:rPr>
                <w:rFonts w:eastAsia="仿宋_GB2312"/>
                <w:color w:val="auto"/>
                <w:sz w:val="28"/>
                <w:szCs w:val="28"/>
                <w:rPrChange w:id="1535" w:author="嗯哼" w:date="2021-09-13T09:12:00Z">
                  <w:rPr>
                    <w:rFonts w:ascii="仿宋" w:eastAsia="仿宋" w:hAnsi="仿宋" w:cs="宋体"/>
                    <w:color w:val="auto"/>
                    <w:sz w:val="28"/>
                    <w:szCs w:val="28"/>
                  </w:rPr>
                </w:rPrChange>
              </w:rPr>
            </w:pPr>
            <w:r>
              <w:rPr>
                <w:rFonts w:eastAsia="仿宋_GB2312"/>
                <w:b/>
                <w:color w:val="auto"/>
                <w:sz w:val="28"/>
                <w:szCs w:val="28"/>
                <w:rPrChange w:id="1536" w:author="嗯哼" w:date="2021-09-13T09:12:00Z">
                  <w:rPr>
                    <w:rFonts w:ascii="仿宋" w:eastAsia="仿宋" w:hAnsi="仿宋" w:cs="宋体" w:hint="eastAsia"/>
                    <w:b/>
                    <w:color w:val="auto"/>
                    <w:sz w:val="28"/>
                    <w:szCs w:val="28"/>
                  </w:rPr>
                </w:rPrChange>
              </w:rPr>
              <w:t>升级改造网上办事大厅。</w:t>
            </w:r>
            <w:r>
              <w:rPr>
                <w:rFonts w:eastAsia="仿宋_GB2312"/>
                <w:color w:val="auto"/>
                <w:sz w:val="28"/>
                <w:szCs w:val="28"/>
                <w:rPrChange w:id="1537" w:author="嗯哼" w:date="2021-09-13T09:12:00Z">
                  <w:rPr>
                    <w:rFonts w:ascii="仿宋" w:eastAsia="仿宋" w:hAnsi="仿宋" w:cs="宋体" w:hint="eastAsia"/>
                    <w:color w:val="auto"/>
                    <w:sz w:val="28"/>
                    <w:szCs w:val="28"/>
                  </w:rPr>
                </w:rPrChange>
              </w:rPr>
              <w:t>借助智能身份验证技术（身份证读卡、人面识别</w:t>
            </w:r>
            <w:r>
              <w:rPr>
                <w:rFonts w:eastAsia="仿宋_GB2312"/>
                <w:color w:val="auto"/>
                <w:sz w:val="28"/>
                <w:szCs w:val="28"/>
                <w:rPrChange w:id="1538" w:author="嗯哼" w:date="2021-09-13T09:12:00Z">
                  <w:rPr>
                    <w:rFonts w:ascii="仿宋" w:eastAsia="仿宋" w:hAnsi="仿宋" w:cs="宋体" w:hint="eastAsia"/>
                    <w:color w:val="auto"/>
                    <w:sz w:val="28"/>
                    <w:szCs w:val="28"/>
                  </w:rPr>
                </w:rPrChange>
              </w:rPr>
              <w:t xml:space="preserve"> </w:t>
            </w:r>
            <w:r>
              <w:rPr>
                <w:rFonts w:eastAsia="仿宋_GB2312"/>
                <w:color w:val="auto"/>
                <w:sz w:val="28"/>
                <w:szCs w:val="28"/>
                <w:rPrChange w:id="1539" w:author="嗯哼" w:date="2021-09-13T09:12:00Z">
                  <w:rPr>
                    <w:rFonts w:ascii="仿宋" w:eastAsia="仿宋" w:hAnsi="仿宋" w:cs="宋体" w:hint="eastAsia"/>
                    <w:color w:val="auto"/>
                    <w:sz w:val="28"/>
                    <w:szCs w:val="28"/>
                  </w:rPr>
                </w:rPrChange>
              </w:rPr>
              <w:t>、电子证照）等，实现</w:t>
            </w:r>
            <w:r>
              <w:rPr>
                <w:rFonts w:eastAsia="仿宋_GB2312"/>
                <w:color w:val="auto"/>
                <w:sz w:val="28"/>
                <w:szCs w:val="28"/>
                <w:rPrChange w:id="154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41" w:author="嗯哼" w:date="2021-09-13T09:12:00Z">
                  <w:rPr>
                    <w:rFonts w:ascii="仿宋" w:eastAsia="仿宋" w:hAnsi="仿宋" w:cs="宋体" w:hint="eastAsia"/>
                    <w:color w:val="auto"/>
                    <w:sz w:val="28"/>
                    <w:szCs w:val="28"/>
                  </w:rPr>
                </w:rPrChange>
              </w:rPr>
              <w:t>一号申报</w:t>
            </w:r>
            <w:r>
              <w:rPr>
                <w:rFonts w:eastAsia="仿宋_GB2312"/>
                <w:color w:val="auto"/>
                <w:sz w:val="28"/>
                <w:szCs w:val="28"/>
                <w:rPrChange w:id="154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43" w:author="嗯哼" w:date="2021-09-13T09:12:00Z">
                  <w:rPr>
                    <w:rFonts w:ascii="仿宋" w:eastAsia="仿宋" w:hAnsi="仿宋" w:cs="宋体" w:hint="eastAsia"/>
                    <w:color w:val="auto"/>
                    <w:sz w:val="28"/>
                    <w:szCs w:val="28"/>
                  </w:rPr>
                </w:rPrChange>
              </w:rPr>
              <w:t>，精简申请材料。提供精准搜索引擎和智能</w:t>
            </w:r>
            <w:r>
              <w:rPr>
                <w:rFonts w:eastAsia="仿宋_GB2312"/>
                <w:color w:val="auto"/>
                <w:sz w:val="28"/>
                <w:szCs w:val="28"/>
                <w:rPrChange w:id="1544" w:author="嗯哼" w:date="2021-09-13T09:12:00Z">
                  <w:rPr>
                    <w:rFonts w:ascii="仿宋" w:eastAsia="仿宋" w:hAnsi="仿宋" w:cs="宋体" w:hint="eastAsia"/>
                    <w:color w:val="auto"/>
                    <w:sz w:val="28"/>
                    <w:szCs w:val="28"/>
                  </w:rPr>
                </w:rPrChange>
              </w:rPr>
              <w:t>AI</w:t>
            </w:r>
            <w:r>
              <w:rPr>
                <w:rFonts w:eastAsia="仿宋_GB2312"/>
                <w:color w:val="auto"/>
                <w:sz w:val="28"/>
                <w:szCs w:val="28"/>
                <w:rPrChange w:id="1545" w:author="嗯哼" w:date="2021-09-13T09:12:00Z">
                  <w:rPr>
                    <w:rFonts w:ascii="仿宋" w:eastAsia="仿宋" w:hAnsi="仿宋" w:cs="宋体" w:hint="eastAsia"/>
                    <w:color w:val="auto"/>
                    <w:sz w:val="28"/>
                    <w:szCs w:val="28"/>
                  </w:rPr>
                </w:rPrChange>
              </w:rPr>
              <w:t>客服，通过主题分类、场景导航、套餐服务、一表式联合审批等手段，使用户能迅速定位办事事项，进行业务申报。</w:t>
            </w:r>
          </w:p>
          <w:p w14:paraId="616C2851" w14:textId="77777777" w:rsidR="00000000" w:rsidRDefault="00000000">
            <w:pPr>
              <w:shd w:val="clear" w:color="auto" w:fill="FFFFFF"/>
              <w:spacing w:line="480" w:lineRule="exact"/>
              <w:ind w:firstLineChars="200" w:firstLine="560"/>
              <w:rPr>
                <w:rFonts w:eastAsia="仿宋_GB2312"/>
                <w:color w:val="auto"/>
                <w:sz w:val="28"/>
                <w:szCs w:val="28"/>
                <w:rPrChange w:id="1546" w:author="嗯哼" w:date="2021-09-13T09:12:00Z">
                  <w:rPr>
                    <w:rFonts w:ascii="仿宋" w:eastAsia="仿宋" w:hAnsi="仿宋" w:cs="宋体"/>
                    <w:color w:val="auto"/>
                    <w:sz w:val="28"/>
                    <w:szCs w:val="28"/>
                  </w:rPr>
                </w:rPrChange>
              </w:rPr>
            </w:pPr>
            <w:r>
              <w:rPr>
                <w:rFonts w:eastAsia="仿宋_GB2312"/>
                <w:b/>
                <w:color w:val="auto"/>
                <w:sz w:val="28"/>
                <w:szCs w:val="28"/>
                <w:rPrChange w:id="1547" w:author="嗯哼" w:date="2021-09-13T09:12:00Z">
                  <w:rPr>
                    <w:rFonts w:ascii="仿宋" w:eastAsia="仿宋" w:hAnsi="仿宋" w:cs="宋体" w:hint="eastAsia"/>
                    <w:b/>
                    <w:color w:val="auto"/>
                    <w:sz w:val="28"/>
                    <w:szCs w:val="28"/>
                  </w:rPr>
                </w:rPrChange>
              </w:rPr>
              <w:t>建设智能审批业务系统。</w:t>
            </w:r>
            <w:r>
              <w:rPr>
                <w:rFonts w:eastAsia="仿宋_GB2312"/>
                <w:color w:val="auto"/>
                <w:sz w:val="28"/>
                <w:szCs w:val="28"/>
                <w:rPrChange w:id="1548" w:author="嗯哼" w:date="2021-09-13T09:12:00Z">
                  <w:rPr>
                    <w:rFonts w:ascii="仿宋" w:eastAsia="仿宋" w:hAnsi="仿宋" w:cs="宋体" w:hint="eastAsia"/>
                    <w:color w:val="auto"/>
                    <w:sz w:val="28"/>
                    <w:szCs w:val="28"/>
                  </w:rPr>
                </w:rPrChange>
              </w:rPr>
              <w:t>按照</w:t>
            </w:r>
            <w:r>
              <w:rPr>
                <w:rFonts w:eastAsia="仿宋_GB2312"/>
                <w:color w:val="auto"/>
                <w:sz w:val="28"/>
                <w:szCs w:val="28"/>
                <w:rPrChange w:id="1549"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50" w:author="嗯哼" w:date="2021-09-13T09:12:00Z">
                  <w:rPr>
                    <w:rFonts w:ascii="仿宋" w:eastAsia="仿宋" w:hAnsi="仿宋" w:cs="宋体" w:hint="eastAsia"/>
                    <w:color w:val="auto"/>
                    <w:sz w:val="28"/>
                    <w:szCs w:val="28"/>
                  </w:rPr>
                </w:rPrChange>
              </w:rPr>
              <w:t>一门式</w:t>
            </w:r>
            <w:r>
              <w:rPr>
                <w:rFonts w:eastAsia="仿宋_GB2312"/>
                <w:color w:val="auto"/>
                <w:sz w:val="28"/>
                <w:szCs w:val="28"/>
                <w:rPrChange w:id="1551"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52" w:author="嗯哼" w:date="2021-09-13T09:12:00Z">
                  <w:rPr>
                    <w:rFonts w:ascii="仿宋" w:eastAsia="仿宋" w:hAnsi="仿宋" w:cs="宋体" w:hint="eastAsia"/>
                    <w:color w:val="auto"/>
                    <w:sz w:val="28"/>
                    <w:szCs w:val="28"/>
                  </w:rPr>
                </w:rPrChange>
              </w:rPr>
              <w:t>一窗式</w:t>
            </w:r>
            <w:r>
              <w:rPr>
                <w:rFonts w:eastAsia="仿宋_GB2312"/>
                <w:color w:val="auto"/>
                <w:sz w:val="28"/>
                <w:szCs w:val="28"/>
                <w:rPrChange w:id="1553"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54" w:author="嗯哼" w:date="2021-09-13T09:12:00Z">
                  <w:rPr>
                    <w:rFonts w:ascii="仿宋" w:eastAsia="仿宋" w:hAnsi="仿宋" w:cs="宋体" w:hint="eastAsia"/>
                    <w:color w:val="auto"/>
                    <w:sz w:val="28"/>
                    <w:szCs w:val="28"/>
                  </w:rPr>
                </w:rPrChange>
              </w:rPr>
              <w:t>的服务改革要求，建设智能化的业务审批系统，以</w:t>
            </w:r>
            <w:r>
              <w:rPr>
                <w:rFonts w:eastAsia="仿宋_GB2312"/>
                <w:color w:val="auto"/>
                <w:sz w:val="28"/>
                <w:szCs w:val="28"/>
                <w:rPrChange w:id="1555"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56" w:author="嗯哼" w:date="2021-09-13T09:12:00Z">
                  <w:rPr>
                    <w:rFonts w:ascii="仿宋" w:eastAsia="仿宋" w:hAnsi="仿宋" w:cs="宋体" w:hint="eastAsia"/>
                    <w:color w:val="auto"/>
                    <w:sz w:val="28"/>
                    <w:szCs w:val="28"/>
                  </w:rPr>
                </w:rPrChange>
              </w:rPr>
              <w:t>一号申报</w:t>
            </w:r>
            <w:r>
              <w:rPr>
                <w:rFonts w:eastAsia="仿宋_GB2312"/>
                <w:color w:val="auto"/>
                <w:sz w:val="28"/>
                <w:szCs w:val="28"/>
                <w:rPrChange w:id="1557"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58" w:author="嗯哼" w:date="2021-09-13T09:12:00Z">
                  <w:rPr>
                    <w:rFonts w:ascii="仿宋" w:eastAsia="仿宋" w:hAnsi="仿宋" w:cs="宋体" w:hint="eastAsia"/>
                    <w:color w:val="auto"/>
                    <w:sz w:val="28"/>
                    <w:szCs w:val="28"/>
                  </w:rPr>
                </w:rPrChange>
              </w:rPr>
              <w:t>为基础，自动实现受理业务与受理窗口和办事部门的关联。借助电子证照库、部门共享信息资源库，帮助窗口人员及审批人员实现系统智能录入表单，并对提交的材料进行迅速审验。利用人工智能技术进行自动化审查电子文书和纸质文书，自动校验电子证照库、电子签章，提升审批效率。</w:t>
            </w:r>
            <w:r>
              <w:rPr>
                <w:rFonts w:eastAsia="仿宋_GB2312"/>
                <w:color w:val="auto"/>
                <w:sz w:val="28"/>
                <w:szCs w:val="28"/>
                <w:rPrChange w:id="1559" w:author="嗯哼" w:date="2021-09-13T09:12:00Z">
                  <w:rPr>
                    <w:rFonts w:ascii="仿宋" w:eastAsia="仿宋" w:hAnsi="仿宋" w:cs="宋体"/>
                    <w:color w:val="auto"/>
                    <w:sz w:val="28"/>
                    <w:szCs w:val="28"/>
                  </w:rPr>
                </w:rPrChange>
              </w:rPr>
              <w:cr/>
            </w:r>
            <w:r>
              <w:rPr>
                <w:rFonts w:eastAsia="仿宋_GB2312"/>
                <w:color w:val="auto"/>
                <w:sz w:val="28"/>
                <w:szCs w:val="28"/>
                <w:rPrChange w:id="1560" w:author="嗯哼" w:date="2021-09-13T09:12:00Z">
                  <w:rPr>
                    <w:rFonts w:ascii="仿宋" w:eastAsia="仿宋" w:hAnsi="仿宋" w:cs="宋体" w:hint="eastAsia"/>
                    <w:color w:val="auto"/>
                    <w:sz w:val="28"/>
                    <w:szCs w:val="28"/>
                  </w:rPr>
                </w:rPrChange>
              </w:rPr>
              <w:t xml:space="preserve"> </w:t>
            </w:r>
            <w:r>
              <w:rPr>
                <w:rFonts w:eastAsia="仿宋_GB2312"/>
                <w:color w:val="auto"/>
                <w:sz w:val="28"/>
                <w:szCs w:val="28"/>
                <w:rPrChange w:id="1561" w:author="嗯哼" w:date="2021-09-13T09:12:00Z">
                  <w:rPr>
                    <w:rFonts w:ascii="仿宋" w:eastAsia="仿宋" w:hAnsi="仿宋" w:cs="宋体"/>
                    <w:color w:val="auto"/>
                    <w:sz w:val="28"/>
                    <w:szCs w:val="28"/>
                  </w:rPr>
                </w:rPrChange>
              </w:rPr>
              <w:t xml:space="preserve">  </w:t>
            </w:r>
            <w:r>
              <w:rPr>
                <w:rFonts w:eastAsia="仿宋_GB2312"/>
                <w:b/>
                <w:color w:val="auto"/>
                <w:sz w:val="28"/>
                <w:szCs w:val="28"/>
                <w:rPrChange w:id="1562" w:author="嗯哼" w:date="2021-09-13T09:12:00Z">
                  <w:rPr>
                    <w:rFonts w:ascii="仿宋" w:eastAsia="仿宋" w:hAnsi="仿宋" w:cs="宋体"/>
                    <w:b/>
                    <w:color w:val="auto"/>
                    <w:sz w:val="28"/>
                    <w:szCs w:val="28"/>
                  </w:rPr>
                </w:rPrChange>
              </w:rPr>
              <w:t xml:space="preserve"> </w:t>
            </w:r>
            <w:r>
              <w:rPr>
                <w:rFonts w:eastAsia="仿宋_GB2312"/>
                <w:b/>
                <w:color w:val="auto"/>
                <w:sz w:val="28"/>
                <w:szCs w:val="28"/>
                <w:rPrChange w:id="1563" w:author="嗯哼" w:date="2021-09-13T09:12:00Z">
                  <w:rPr>
                    <w:rFonts w:ascii="仿宋" w:eastAsia="仿宋" w:hAnsi="仿宋" w:cs="宋体"/>
                    <w:b/>
                    <w:color w:val="auto"/>
                    <w:sz w:val="28"/>
                    <w:szCs w:val="28"/>
                  </w:rPr>
                </w:rPrChange>
              </w:rPr>
              <w:t>推进</w:t>
            </w:r>
            <w:r>
              <w:rPr>
                <w:rFonts w:eastAsia="仿宋_GB2312"/>
                <w:b/>
                <w:color w:val="auto"/>
                <w:sz w:val="28"/>
                <w:szCs w:val="28"/>
                <w:rPrChange w:id="1564" w:author="嗯哼" w:date="2021-09-13T09:12:00Z">
                  <w:rPr>
                    <w:rFonts w:ascii="仿宋" w:eastAsia="仿宋" w:hAnsi="仿宋" w:cs="宋体" w:hint="eastAsia"/>
                    <w:b/>
                    <w:color w:val="auto"/>
                    <w:sz w:val="28"/>
                    <w:szCs w:val="28"/>
                  </w:rPr>
                </w:rPrChange>
              </w:rPr>
              <w:t>政务服务事项规范化。</w:t>
            </w:r>
            <w:r>
              <w:rPr>
                <w:rFonts w:eastAsia="仿宋_GB2312"/>
                <w:color w:val="auto"/>
                <w:sz w:val="28"/>
                <w:szCs w:val="28"/>
                <w:rPrChange w:id="1565" w:author="嗯哼" w:date="2021-09-13T09:12:00Z">
                  <w:rPr>
                    <w:rFonts w:ascii="仿宋" w:eastAsia="仿宋" w:hAnsi="仿宋" w:cs="宋体" w:hint="eastAsia"/>
                    <w:color w:val="auto"/>
                    <w:sz w:val="28"/>
                    <w:szCs w:val="28"/>
                  </w:rPr>
                </w:rPrChange>
              </w:rPr>
              <w:t>统一市、县（区）、乡镇（街道）、村（社区）四级审批事项和公共服务事项名称以及实施清单基本要素，实现线上线下一套标准服务，同一事项同标准受理，无差别审批。提升依申请办理的政务服务事项网上可办率，精简办事材料，优化办事流程。</w:t>
            </w:r>
          </w:p>
          <w:p w14:paraId="0D538E7C" w14:textId="77777777" w:rsidR="00000000" w:rsidRDefault="00000000">
            <w:pPr>
              <w:shd w:val="clear" w:color="auto" w:fill="FFFFFF"/>
              <w:spacing w:line="480" w:lineRule="exact"/>
              <w:ind w:firstLineChars="200" w:firstLine="560"/>
              <w:rPr>
                <w:rFonts w:eastAsia="仿宋_GB2312"/>
                <w:color w:val="auto"/>
                <w:sz w:val="28"/>
                <w:szCs w:val="28"/>
                <w:rPrChange w:id="1566" w:author="嗯哼" w:date="2021-09-13T09:12:00Z">
                  <w:rPr>
                    <w:rFonts w:ascii="仿宋" w:eastAsia="仿宋" w:hAnsi="仿宋" w:cs="宋体" w:hint="eastAsia"/>
                    <w:color w:val="auto"/>
                    <w:sz w:val="28"/>
                    <w:szCs w:val="28"/>
                  </w:rPr>
                </w:rPrChange>
              </w:rPr>
            </w:pPr>
            <w:r>
              <w:rPr>
                <w:rFonts w:eastAsia="仿宋_GB2312"/>
                <w:b/>
                <w:color w:val="auto"/>
                <w:sz w:val="28"/>
                <w:szCs w:val="28"/>
                <w:rPrChange w:id="1567" w:author="嗯哼" w:date="2021-09-13T09:12:00Z">
                  <w:rPr>
                    <w:rFonts w:ascii="仿宋" w:eastAsia="仿宋" w:hAnsi="仿宋" w:cs="宋体" w:hint="eastAsia"/>
                    <w:b/>
                    <w:color w:val="auto"/>
                    <w:sz w:val="28"/>
                    <w:szCs w:val="28"/>
                  </w:rPr>
                </w:rPrChange>
              </w:rPr>
              <w:t>构建完善四级政务服务体系。</w:t>
            </w:r>
            <w:r>
              <w:rPr>
                <w:rFonts w:eastAsia="仿宋_GB2312"/>
                <w:color w:val="auto"/>
                <w:sz w:val="28"/>
                <w:szCs w:val="28"/>
                <w:rPrChange w:id="1568" w:author="嗯哼" w:date="2021-09-13T09:12:00Z">
                  <w:rPr>
                    <w:rFonts w:ascii="仿宋" w:eastAsia="仿宋" w:hAnsi="仿宋" w:cs="宋体" w:hint="eastAsia"/>
                    <w:color w:val="auto"/>
                    <w:sz w:val="28"/>
                    <w:szCs w:val="28"/>
                  </w:rPr>
                </w:rPrChange>
              </w:rPr>
              <w:t>完善市、县（区）、乡镇（街道）、村（社区）政务服务体系，加快政务服务向基层下沉，推动基本公共服务事项进驻村（社区）综合服务站点办理，积极开展代缴代办代理等便民服务，解决群众服务</w:t>
            </w:r>
            <w:r>
              <w:rPr>
                <w:rFonts w:eastAsia="仿宋_GB2312"/>
                <w:color w:val="auto"/>
                <w:sz w:val="28"/>
                <w:szCs w:val="28"/>
                <w:rPrChange w:id="1569"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70" w:author="嗯哼" w:date="2021-09-13T09:12:00Z">
                  <w:rPr>
                    <w:rFonts w:ascii="仿宋" w:eastAsia="仿宋" w:hAnsi="仿宋" w:cs="宋体" w:hint="eastAsia"/>
                    <w:color w:val="auto"/>
                    <w:sz w:val="28"/>
                    <w:szCs w:val="28"/>
                  </w:rPr>
                </w:rPrChange>
              </w:rPr>
              <w:t>最后一公里</w:t>
            </w:r>
            <w:r>
              <w:rPr>
                <w:rFonts w:eastAsia="仿宋_GB2312"/>
                <w:color w:val="auto"/>
                <w:sz w:val="28"/>
                <w:szCs w:val="28"/>
                <w:rPrChange w:id="1571"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72" w:author="嗯哼" w:date="2021-09-13T09:12:00Z">
                  <w:rPr>
                    <w:rFonts w:ascii="仿宋" w:eastAsia="仿宋" w:hAnsi="仿宋" w:cs="宋体" w:hint="eastAsia"/>
                    <w:color w:val="auto"/>
                    <w:sz w:val="28"/>
                    <w:szCs w:val="28"/>
                  </w:rPr>
                </w:rPrChange>
              </w:rPr>
              <w:t>。</w:t>
            </w:r>
          </w:p>
          <w:p w14:paraId="598DE377" w14:textId="77777777" w:rsidR="00000000" w:rsidRDefault="00000000">
            <w:pPr>
              <w:shd w:val="clear" w:color="auto" w:fill="FFFFFF"/>
              <w:spacing w:line="480" w:lineRule="exact"/>
              <w:ind w:firstLineChars="200" w:firstLine="560"/>
              <w:rPr>
                <w:rFonts w:eastAsia="仿宋_GB2312"/>
                <w:color w:val="auto"/>
                <w:sz w:val="28"/>
                <w:szCs w:val="28"/>
                <w:rPrChange w:id="1573" w:author="嗯哼" w:date="2021-09-13T09:12:00Z">
                  <w:rPr>
                    <w:rFonts w:ascii="仿宋" w:eastAsia="仿宋" w:hAnsi="仿宋" w:cs="宋体"/>
                    <w:color w:val="auto"/>
                    <w:sz w:val="28"/>
                    <w:szCs w:val="28"/>
                  </w:rPr>
                </w:rPrChange>
              </w:rPr>
            </w:pPr>
            <w:r>
              <w:rPr>
                <w:rFonts w:eastAsia="仿宋_GB2312"/>
                <w:b/>
                <w:color w:val="auto"/>
                <w:sz w:val="28"/>
                <w:szCs w:val="28"/>
                <w:rPrChange w:id="1574" w:author="嗯哼" w:date="2021-09-13T09:12:00Z">
                  <w:rPr>
                    <w:rFonts w:ascii="仿宋" w:eastAsia="仿宋" w:hAnsi="仿宋" w:cs="宋体" w:hint="eastAsia"/>
                    <w:b/>
                    <w:color w:val="auto"/>
                    <w:sz w:val="28"/>
                    <w:szCs w:val="28"/>
                  </w:rPr>
                </w:rPrChange>
              </w:rPr>
              <w:t>优化营商环境行动。</w:t>
            </w:r>
            <w:r>
              <w:rPr>
                <w:rFonts w:eastAsia="仿宋_GB2312"/>
                <w:color w:val="auto"/>
                <w:sz w:val="28"/>
                <w:szCs w:val="28"/>
                <w:rPrChange w:id="1575" w:author="嗯哼" w:date="2021-09-13T09:12:00Z">
                  <w:rPr>
                    <w:rFonts w:ascii="仿宋" w:eastAsia="仿宋" w:hAnsi="仿宋" w:cs="宋体" w:hint="eastAsia"/>
                    <w:color w:val="auto"/>
                    <w:sz w:val="28"/>
                    <w:szCs w:val="28"/>
                  </w:rPr>
                </w:rPrChange>
              </w:rPr>
              <w:t>搭建企业一站式综合服务平台，以</w:t>
            </w:r>
            <w:r>
              <w:rPr>
                <w:rFonts w:eastAsia="仿宋_GB2312"/>
                <w:color w:val="auto"/>
                <w:sz w:val="28"/>
                <w:szCs w:val="28"/>
                <w:rPrChange w:id="1576"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77" w:author="嗯哼" w:date="2021-09-13T09:12:00Z">
                  <w:rPr>
                    <w:rFonts w:ascii="仿宋" w:eastAsia="仿宋" w:hAnsi="仿宋" w:cs="宋体" w:hint="eastAsia"/>
                    <w:color w:val="auto"/>
                    <w:sz w:val="28"/>
                    <w:szCs w:val="28"/>
                  </w:rPr>
                </w:rPrChange>
              </w:rPr>
              <w:t>皖事通办</w:t>
            </w:r>
            <w:r>
              <w:rPr>
                <w:rFonts w:eastAsia="仿宋_GB2312"/>
                <w:color w:val="auto"/>
                <w:sz w:val="28"/>
                <w:szCs w:val="28"/>
                <w:rPrChange w:id="1578"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79" w:author="嗯哼" w:date="2021-09-13T09:12:00Z">
                  <w:rPr>
                    <w:rFonts w:ascii="仿宋" w:eastAsia="仿宋" w:hAnsi="仿宋" w:cs="宋体" w:hint="eastAsia"/>
                    <w:color w:val="auto"/>
                    <w:sz w:val="28"/>
                    <w:szCs w:val="28"/>
                  </w:rPr>
                </w:rPrChange>
              </w:rPr>
              <w:t>平台为依托，畅通商事登记部门、公安机关和公章刻制企业、税务等部门间信息共享通道，实现企业开办全流程信息共享和各环节无缝对接。完善工程建设项目审批管理系统，通过流程优化、系统整合、数据共享、统一配套服务等举措，进一步压缩全市工程建设项目审批时间和社会投资项目审批时间。</w:t>
            </w:r>
          </w:p>
          <w:p w14:paraId="335C43D1" w14:textId="77777777" w:rsidR="00000000" w:rsidRDefault="00000000">
            <w:pPr>
              <w:shd w:val="clear" w:color="auto" w:fill="FFFFFF"/>
              <w:spacing w:line="480" w:lineRule="exact"/>
              <w:ind w:firstLineChars="200" w:firstLine="560"/>
              <w:rPr>
                <w:rFonts w:eastAsia="仿宋_GB2312"/>
                <w:color w:val="auto"/>
                <w:sz w:val="28"/>
                <w:szCs w:val="28"/>
                <w:rPrChange w:id="1580" w:author="嗯哼" w:date="2021-09-13T09:12:00Z">
                  <w:rPr>
                    <w:rFonts w:ascii="仿宋" w:eastAsia="仿宋" w:hAnsi="仿宋" w:cs="宋体"/>
                    <w:color w:val="auto"/>
                    <w:sz w:val="28"/>
                    <w:szCs w:val="28"/>
                  </w:rPr>
                </w:rPrChange>
              </w:rPr>
            </w:pPr>
            <w:r>
              <w:rPr>
                <w:rFonts w:eastAsia="仿宋_GB2312"/>
                <w:b/>
                <w:color w:val="auto"/>
                <w:sz w:val="28"/>
                <w:szCs w:val="28"/>
                <w:rPrChange w:id="1581" w:author="嗯哼" w:date="2021-09-13T09:12:00Z">
                  <w:rPr>
                    <w:rFonts w:ascii="仿宋" w:eastAsia="仿宋" w:hAnsi="仿宋" w:cs="宋体" w:hint="eastAsia"/>
                    <w:b/>
                    <w:color w:val="auto"/>
                    <w:sz w:val="28"/>
                    <w:szCs w:val="28"/>
                  </w:rPr>
                </w:rPrChange>
              </w:rPr>
              <w:t>建设</w:t>
            </w:r>
            <w:r>
              <w:rPr>
                <w:rFonts w:eastAsia="仿宋_GB2312"/>
                <w:b/>
                <w:color w:val="auto"/>
                <w:sz w:val="28"/>
                <w:szCs w:val="28"/>
                <w:rPrChange w:id="1582"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1583" w:author="嗯哼" w:date="2021-09-13T09:12:00Z">
                  <w:rPr>
                    <w:rFonts w:ascii="仿宋" w:eastAsia="仿宋" w:hAnsi="仿宋" w:cs="宋体" w:hint="eastAsia"/>
                    <w:b/>
                    <w:color w:val="auto"/>
                    <w:sz w:val="28"/>
                    <w:szCs w:val="28"/>
                  </w:rPr>
                </w:rPrChange>
              </w:rPr>
              <w:t>互联网</w:t>
            </w:r>
            <w:r>
              <w:rPr>
                <w:rFonts w:eastAsia="仿宋_GB2312"/>
                <w:b/>
                <w:color w:val="auto"/>
                <w:sz w:val="28"/>
                <w:szCs w:val="28"/>
                <w:rPrChange w:id="1584"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1585" w:author="嗯哼" w:date="2021-09-13T09:12:00Z">
                  <w:rPr>
                    <w:rFonts w:ascii="仿宋" w:eastAsia="仿宋" w:hAnsi="仿宋" w:cs="宋体" w:hint="eastAsia"/>
                    <w:b/>
                    <w:color w:val="auto"/>
                    <w:sz w:val="28"/>
                    <w:szCs w:val="28"/>
                  </w:rPr>
                </w:rPrChange>
              </w:rPr>
              <w:t>不动产</w:t>
            </w:r>
            <w:r>
              <w:rPr>
                <w:rFonts w:eastAsia="仿宋_GB2312"/>
                <w:b/>
                <w:color w:val="auto"/>
                <w:sz w:val="28"/>
                <w:szCs w:val="28"/>
                <w:rPrChange w:id="1586"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1587" w:author="嗯哼" w:date="2021-09-13T09:12:00Z">
                  <w:rPr>
                    <w:rFonts w:ascii="仿宋" w:eastAsia="仿宋" w:hAnsi="仿宋" w:cs="宋体" w:hint="eastAsia"/>
                    <w:b/>
                    <w:color w:val="auto"/>
                    <w:sz w:val="28"/>
                    <w:szCs w:val="28"/>
                  </w:rPr>
                </w:rPrChange>
              </w:rPr>
              <w:t>登记平台。</w:t>
            </w:r>
            <w:r>
              <w:rPr>
                <w:rFonts w:eastAsia="仿宋_GB2312"/>
                <w:color w:val="auto"/>
                <w:sz w:val="28"/>
                <w:szCs w:val="28"/>
                <w:rPrChange w:id="1588" w:author="嗯哼" w:date="2021-09-13T09:12:00Z">
                  <w:rPr>
                    <w:rFonts w:ascii="仿宋" w:eastAsia="仿宋" w:hAnsi="仿宋" w:cs="宋体" w:hint="eastAsia"/>
                    <w:color w:val="auto"/>
                    <w:sz w:val="28"/>
                    <w:szCs w:val="28"/>
                  </w:rPr>
                </w:rPrChange>
              </w:rPr>
              <w:t>与市自然资源和规划局不动产登记</w:t>
            </w:r>
            <w:r>
              <w:rPr>
                <w:rFonts w:eastAsia="仿宋_GB2312"/>
                <w:color w:val="auto"/>
                <w:sz w:val="28"/>
                <w:szCs w:val="28"/>
                <w:rPrChange w:id="1589" w:author="嗯哼" w:date="2021-09-13T09:12:00Z">
                  <w:rPr>
                    <w:rFonts w:ascii="仿宋" w:eastAsia="仿宋" w:hAnsi="仿宋" w:cs="宋体" w:hint="eastAsia"/>
                    <w:color w:val="auto"/>
                    <w:sz w:val="28"/>
                    <w:szCs w:val="28"/>
                  </w:rPr>
                </w:rPrChange>
              </w:rPr>
              <w:lastRenderedPageBreak/>
              <w:t>平台交易、备案系统，税务部门评税系统，财政部门非税系统等系统实现对接。深入开展不动产登记</w:t>
            </w:r>
            <w:r>
              <w:rPr>
                <w:rFonts w:eastAsia="仿宋_GB2312"/>
                <w:color w:val="auto"/>
                <w:sz w:val="28"/>
                <w:szCs w:val="28"/>
                <w:rPrChange w:id="159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91" w:author="嗯哼" w:date="2021-09-13T09:12:00Z">
                  <w:rPr>
                    <w:rFonts w:ascii="仿宋" w:eastAsia="仿宋" w:hAnsi="仿宋" w:cs="宋体" w:hint="eastAsia"/>
                    <w:color w:val="auto"/>
                    <w:sz w:val="28"/>
                    <w:szCs w:val="28"/>
                  </w:rPr>
                </w:rPrChange>
              </w:rPr>
              <w:t>一窗受理、集成服务</w:t>
            </w:r>
            <w:r>
              <w:rPr>
                <w:rFonts w:eastAsia="仿宋_GB2312"/>
                <w:color w:val="auto"/>
                <w:sz w:val="28"/>
                <w:szCs w:val="28"/>
                <w:rPrChange w:id="159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93" w:author="嗯哼" w:date="2021-09-13T09:12:00Z">
                  <w:rPr>
                    <w:rFonts w:ascii="仿宋" w:eastAsia="仿宋" w:hAnsi="仿宋" w:cs="宋体" w:hint="eastAsia"/>
                    <w:color w:val="auto"/>
                    <w:sz w:val="28"/>
                    <w:szCs w:val="28"/>
                  </w:rPr>
                </w:rPrChange>
              </w:rPr>
              <w:t>，推进</w:t>
            </w:r>
            <w:r>
              <w:rPr>
                <w:rFonts w:eastAsia="仿宋_GB2312"/>
                <w:color w:val="auto"/>
                <w:sz w:val="28"/>
                <w:szCs w:val="28"/>
                <w:rPrChange w:id="1594"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95" w:author="嗯哼" w:date="2021-09-13T09:12:00Z">
                  <w:rPr>
                    <w:rFonts w:ascii="仿宋" w:eastAsia="仿宋" w:hAnsi="仿宋" w:cs="宋体" w:hint="eastAsia"/>
                    <w:color w:val="auto"/>
                    <w:sz w:val="28"/>
                    <w:szCs w:val="28"/>
                  </w:rPr>
                </w:rPrChange>
              </w:rPr>
              <w:t>互联网</w:t>
            </w:r>
            <w:r>
              <w:rPr>
                <w:rFonts w:eastAsia="仿宋_GB2312"/>
                <w:color w:val="auto"/>
                <w:sz w:val="28"/>
                <w:szCs w:val="28"/>
                <w:rPrChange w:id="1596"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97" w:author="嗯哼" w:date="2021-09-13T09:12:00Z">
                  <w:rPr>
                    <w:rFonts w:ascii="仿宋" w:eastAsia="仿宋" w:hAnsi="仿宋" w:cs="宋体" w:hint="eastAsia"/>
                    <w:color w:val="auto"/>
                    <w:sz w:val="28"/>
                    <w:szCs w:val="28"/>
                  </w:rPr>
                </w:rPrChange>
              </w:rPr>
              <w:t>不动产登记</w:t>
            </w:r>
            <w:r>
              <w:rPr>
                <w:rFonts w:eastAsia="仿宋_GB2312"/>
                <w:color w:val="auto"/>
                <w:sz w:val="28"/>
                <w:szCs w:val="28"/>
                <w:rPrChange w:id="1598" w:author="嗯哼" w:date="2021-09-13T09:12:00Z">
                  <w:rPr>
                    <w:rFonts w:ascii="仿宋" w:eastAsia="仿宋" w:hAnsi="仿宋" w:cs="宋体" w:hint="eastAsia"/>
                    <w:color w:val="auto"/>
                    <w:sz w:val="28"/>
                    <w:szCs w:val="28"/>
                  </w:rPr>
                </w:rPrChange>
              </w:rPr>
              <w:t>”</w:t>
            </w:r>
            <w:r>
              <w:rPr>
                <w:rFonts w:eastAsia="仿宋_GB2312"/>
                <w:color w:val="auto"/>
                <w:sz w:val="28"/>
                <w:szCs w:val="28"/>
                <w:rPrChange w:id="1599" w:author="嗯哼" w:date="2021-09-13T09:12:00Z">
                  <w:rPr>
                    <w:rFonts w:ascii="仿宋" w:eastAsia="仿宋" w:hAnsi="仿宋" w:cs="宋体" w:hint="eastAsia"/>
                    <w:color w:val="auto"/>
                    <w:sz w:val="28"/>
                    <w:szCs w:val="28"/>
                  </w:rPr>
                </w:rPrChange>
              </w:rPr>
              <w:t>，为企业群众提供线上线下一体化办理体验，将不动产登记服务窗口延伸至更多银行网点，进一步压缩抵押登记和其他登记类型（非公证的继承不动产登记除外）的办结时间。</w:t>
            </w:r>
          </w:p>
          <w:p w14:paraId="75A27EDE" w14:textId="77777777" w:rsidR="00000000" w:rsidRDefault="00000000">
            <w:pPr>
              <w:spacing w:line="480" w:lineRule="exact"/>
              <w:ind w:firstLineChars="200" w:firstLine="560"/>
              <w:rPr>
                <w:rFonts w:eastAsia="仿宋_GB2312"/>
                <w:color w:val="auto"/>
                <w:sz w:val="28"/>
                <w:szCs w:val="28"/>
                <w:rPrChange w:id="1600" w:author="嗯哼" w:date="2021-09-13T09:12:00Z">
                  <w:rPr>
                    <w:rFonts w:ascii="仿宋" w:eastAsia="仿宋" w:hAnsi="仿宋" w:cs="宋体" w:hint="eastAsia"/>
                    <w:color w:val="auto"/>
                    <w:sz w:val="28"/>
                    <w:szCs w:val="28"/>
                  </w:rPr>
                </w:rPrChange>
              </w:rPr>
            </w:pPr>
            <w:r>
              <w:rPr>
                <w:rFonts w:eastAsia="仿宋_GB2312"/>
                <w:b/>
                <w:color w:val="auto"/>
                <w:sz w:val="28"/>
                <w:szCs w:val="28"/>
                <w:rPrChange w:id="1601" w:author="嗯哼" w:date="2021-09-13T09:12:00Z">
                  <w:rPr>
                    <w:rFonts w:ascii="仿宋" w:eastAsia="仿宋" w:hAnsi="仿宋" w:cs="宋体" w:hint="eastAsia"/>
                    <w:b/>
                    <w:color w:val="auto"/>
                    <w:sz w:val="28"/>
                    <w:szCs w:val="28"/>
                  </w:rPr>
                </w:rPrChange>
              </w:rPr>
              <w:t>升级</w:t>
            </w:r>
            <w:r>
              <w:rPr>
                <w:rFonts w:eastAsia="仿宋_GB2312"/>
                <w:b/>
                <w:color w:val="auto"/>
                <w:sz w:val="28"/>
                <w:szCs w:val="28"/>
                <w:rPrChange w:id="1602"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1603" w:author="嗯哼" w:date="2021-09-13T09:12:00Z">
                  <w:rPr>
                    <w:rFonts w:ascii="仿宋" w:eastAsia="仿宋" w:hAnsi="仿宋" w:cs="宋体" w:hint="eastAsia"/>
                    <w:b/>
                    <w:color w:val="auto"/>
                    <w:sz w:val="28"/>
                    <w:szCs w:val="28"/>
                  </w:rPr>
                </w:rPrChange>
              </w:rPr>
              <w:t>安康码</w:t>
            </w:r>
            <w:r>
              <w:rPr>
                <w:rFonts w:eastAsia="仿宋_GB2312"/>
                <w:b/>
                <w:color w:val="auto"/>
                <w:sz w:val="28"/>
                <w:szCs w:val="28"/>
                <w:rPrChange w:id="1604"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1605" w:author="嗯哼" w:date="2021-09-13T09:12:00Z">
                  <w:rPr>
                    <w:rFonts w:ascii="仿宋" w:eastAsia="仿宋" w:hAnsi="仿宋" w:cs="宋体" w:hint="eastAsia"/>
                    <w:b/>
                    <w:color w:val="auto"/>
                    <w:sz w:val="28"/>
                    <w:szCs w:val="28"/>
                  </w:rPr>
                </w:rPrChange>
              </w:rPr>
              <w:t>应用服务体系。</w:t>
            </w:r>
            <w:r>
              <w:rPr>
                <w:rFonts w:eastAsia="仿宋_GB2312"/>
                <w:color w:val="auto"/>
                <w:sz w:val="28"/>
                <w:szCs w:val="28"/>
                <w:rPrChange w:id="1606" w:author="嗯哼" w:date="2021-09-13T09:12:00Z">
                  <w:rPr>
                    <w:rFonts w:ascii="仿宋" w:eastAsia="仿宋" w:hAnsi="仿宋" w:cs="宋体" w:hint="eastAsia"/>
                    <w:color w:val="auto"/>
                    <w:sz w:val="28"/>
                    <w:szCs w:val="28"/>
                  </w:rPr>
                </w:rPrChange>
              </w:rPr>
              <w:t>依托</w:t>
            </w:r>
            <w:r>
              <w:rPr>
                <w:rFonts w:eastAsia="仿宋_GB2312"/>
                <w:color w:val="auto"/>
                <w:sz w:val="28"/>
                <w:szCs w:val="28"/>
                <w:rPrChange w:id="1607" w:author="嗯哼" w:date="2021-09-13T09:12:00Z">
                  <w:rPr>
                    <w:rFonts w:ascii="仿宋" w:eastAsia="仿宋" w:hAnsi="仿宋" w:cs="宋体" w:hint="eastAsia"/>
                    <w:color w:val="auto"/>
                    <w:sz w:val="28"/>
                    <w:szCs w:val="28"/>
                  </w:rPr>
                </w:rPrChange>
              </w:rPr>
              <w:t>“</w:t>
            </w:r>
            <w:r>
              <w:rPr>
                <w:rFonts w:eastAsia="仿宋_GB2312"/>
                <w:color w:val="auto"/>
                <w:sz w:val="28"/>
                <w:szCs w:val="28"/>
                <w:rPrChange w:id="1608" w:author="嗯哼" w:date="2021-09-13T09:12:00Z">
                  <w:rPr>
                    <w:rFonts w:ascii="仿宋" w:eastAsia="仿宋" w:hAnsi="仿宋" w:cs="宋体" w:hint="eastAsia"/>
                    <w:color w:val="auto"/>
                    <w:sz w:val="28"/>
                    <w:szCs w:val="28"/>
                  </w:rPr>
                </w:rPrChange>
              </w:rPr>
              <w:t>皖事通办</w:t>
            </w:r>
            <w:r>
              <w:rPr>
                <w:rFonts w:eastAsia="仿宋_GB2312"/>
                <w:color w:val="auto"/>
                <w:sz w:val="28"/>
                <w:szCs w:val="28"/>
                <w:rPrChange w:id="1609" w:author="嗯哼" w:date="2021-09-13T09:12:00Z">
                  <w:rPr>
                    <w:rFonts w:ascii="仿宋" w:eastAsia="仿宋" w:hAnsi="仿宋" w:cs="宋体" w:hint="eastAsia"/>
                    <w:color w:val="auto"/>
                    <w:sz w:val="28"/>
                    <w:szCs w:val="28"/>
                  </w:rPr>
                </w:rPrChange>
              </w:rPr>
              <w:t>”</w:t>
            </w:r>
            <w:r>
              <w:rPr>
                <w:rFonts w:eastAsia="仿宋_GB2312"/>
                <w:color w:val="auto"/>
                <w:sz w:val="28"/>
                <w:szCs w:val="28"/>
                <w:rPrChange w:id="1610" w:author="嗯哼" w:date="2021-09-13T09:12:00Z">
                  <w:rPr>
                    <w:rFonts w:ascii="仿宋" w:eastAsia="仿宋" w:hAnsi="仿宋" w:cs="宋体" w:hint="eastAsia"/>
                    <w:color w:val="auto"/>
                    <w:sz w:val="28"/>
                    <w:szCs w:val="28"/>
                  </w:rPr>
                </w:rPrChange>
              </w:rPr>
              <w:t>平台，积极推广应用场景，建设架构开放、使用广泛、安全稳定的</w:t>
            </w:r>
            <w:r>
              <w:rPr>
                <w:rFonts w:eastAsia="仿宋_GB2312"/>
                <w:color w:val="auto"/>
                <w:sz w:val="28"/>
                <w:szCs w:val="28"/>
                <w:rPrChange w:id="1611" w:author="嗯哼" w:date="2021-09-13T09:12:00Z">
                  <w:rPr>
                    <w:rFonts w:ascii="仿宋" w:eastAsia="仿宋" w:hAnsi="仿宋" w:cs="宋体" w:hint="eastAsia"/>
                    <w:color w:val="auto"/>
                    <w:sz w:val="28"/>
                    <w:szCs w:val="28"/>
                  </w:rPr>
                </w:rPrChange>
              </w:rPr>
              <w:t>“</w:t>
            </w:r>
            <w:r>
              <w:rPr>
                <w:rFonts w:eastAsia="仿宋_GB2312"/>
                <w:color w:val="auto"/>
                <w:sz w:val="28"/>
                <w:szCs w:val="28"/>
                <w:rPrChange w:id="1612" w:author="嗯哼" w:date="2021-09-13T09:12:00Z">
                  <w:rPr>
                    <w:rFonts w:ascii="仿宋" w:eastAsia="仿宋" w:hAnsi="仿宋" w:cs="宋体" w:hint="eastAsia"/>
                    <w:color w:val="auto"/>
                    <w:sz w:val="28"/>
                    <w:szCs w:val="28"/>
                  </w:rPr>
                </w:rPrChange>
              </w:rPr>
              <w:t>安康码</w:t>
            </w:r>
            <w:r>
              <w:rPr>
                <w:rFonts w:eastAsia="仿宋_GB2312"/>
                <w:color w:val="auto"/>
                <w:sz w:val="28"/>
                <w:szCs w:val="28"/>
                <w:rPrChange w:id="1613" w:author="嗯哼" w:date="2021-09-13T09:12:00Z">
                  <w:rPr>
                    <w:rFonts w:ascii="仿宋" w:eastAsia="仿宋" w:hAnsi="仿宋" w:cs="宋体" w:hint="eastAsia"/>
                    <w:color w:val="auto"/>
                    <w:sz w:val="28"/>
                    <w:szCs w:val="28"/>
                  </w:rPr>
                </w:rPrChange>
              </w:rPr>
              <w:t>”</w:t>
            </w:r>
            <w:r>
              <w:rPr>
                <w:rFonts w:eastAsia="仿宋_GB2312"/>
                <w:color w:val="auto"/>
                <w:sz w:val="28"/>
                <w:szCs w:val="28"/>
                <w:rPrChange w:id="1614" w:author="嗯哼" w:date="2021-09-13T09:12:00Z">
                  <w:rPr>
                    <w:rFonts w:ascii="仿宋" w:eastAsia="仿宋" w:hAnsi="仿宋" w:cs="宋体" w:hint="eastAsia"/>
                    <w:color w:val="auto"/>
                    <w:sz w:val="28"/>
                    <w:szCs w:val="28"/>
                  </w:rPr>
                </w:rPrChange>
              </w:rPr>
              <w:t>服务应用体系。推进</w:t>
            </w:r>
            <w:r>
              <w:rPr>
                <w:rFonts w:eastAsia="仿宋_GB2312"/>
                <w:color w:val="auto"/>
                <w:sz w:val="28"/>
                <w:szCs w:val="28"/>
                <w:rPrChange w:id="1615" w:author="嗯哼" w:date="2021-09-13T09:12:00Z">
                  <w:rPr>
                    <w:rFonts w:ascii="仿宋" w:eastAsia="仿宋" w:hAnsi="仿宋" w:cs="宋体" w:hint="eastAsia"/>
                    <w:color w:val="auto"/>
                    <w:sz w:val="28"/>
                    <w:szCs w:val="28"/>
                  </w:rPr>
                </w:rPrChange>
              </w:rPr>
              <w:t>“</w:t>
            </w:r>
            <w:r>
              <w:rPr>
                <w:rFonts w:eastAsia="仿宋_GB2312"/>
                <w:color w:val="auto"/>
                <w:sz w:val="28"/>
                <w:szCs w:val="28"/>
                <w:rPrChange w:id="1616" w:author="嗯哼" w:date="2021-09-13T09:12:00Z">
                  <w:rPr>
                    <w:rFonts w:ascii="仿宋" w:eastAsia="仿宋" w:hAnsi="仿宋" w:cs="宋体" w:hint="eastAsia"/>
                    <w:color w:val="auto"/>
                    <w:sz w:val="28"/>
                    <w:szCs w:val="28"/>
                  </w:rPr>
                </w:rPrChange>
              </w:rPr>
              <w:t>安康码</w:t>
            </w:r>
            <w:r>
              <w:rPr>
                <w:rFonts w:eastAsia="仿宋_GB2312"/>
                <w:color w:val="auto"/>
                <w:sz w:val="28"/>
                <w:szCs w:val="28"/>
                <w:rPrChange w:id="1617" w:author="嗯哼" w:date="2021-09-13T09:12:00Z">
                  <w:rPr>
                    <w:rFonts w:ascii="仿宋" w:eastAsia="仿宋" w:hAnsi="仿宋" w:cs="宋体" w:hint="eastAsia"/>
                    <w:color w:val="auto"/>
                    <w:sz w:val="28"/>
                    <w:szCs w:val="28"/>
                  </w:rPr>
                </w:rPrChange>
              </w:rPr>
              <w:t>”</w:t>
            </w:r>
            <w:r>
              <w:rPr>
                <w:rFonts w:eastAsia="仿宋_GB2312"/>
                <w:color w:val="auto"/>
                <w:sz w:val="28"/>
                <w:szCs w:val="28"/>
                <w:rPrChange w:id="1618" w:author="嗯哼" w:date="2021-09-13T09:12:00Z">
                  <w:rPr>
                    <w:rFonts w:ascii="仿宋" w:eastAsia="仿宋" w:hAnsi="仿宋" w:cs="宋体" w:hint="eastAsia"/>
                    <w:color w:val="auto"/>
                    <w:sz w:val="28"/>
                    <w:szCs w:val="28"/>
                  </w:rPr>
                </w:rPrChange>
              </w:rPr>
              <w:t>在政务服务、医疗、社保、旅游、交通出行、教育、公共事业等领域的深化应用，实现</w:t>
            </w:r>
            <w:r>
              <w:rPr>
                <w:rFonts w:eastAsia="仿宋_GB2312"/>
                <w:color w:val="auto"/>
                <w:sz w:val="28"/>
                <w:szCs w:val="28"/>
                <w:rPrChange w:id="1619" w:author="嗯哼" w:date="2021-09-13T09:12:00Z">
                  <w:rPr>
                    <w:rFonts w:ascii="仿宋" w:eastAsia="仿宋" w:hAnsi="仿宋" w:cs="宋体" w:hint="eastAsia"/>
                    <w:color w:val="auto"/>
                    <w:sz w:val="28"/>
                    <w:szCs w:val="28"/>
                  </w:rPr>
                </w:rPrChange>
              </w:rPr>
              <w:t>“</w:t>
            </w:r>
            <w:r>
              <w:rPr>
                <w:rFonts w:eastAsia="仿宋_GB2312"/>
                <w:color w:val="auto"/>
                <w:sz w:val="28"/>
                <w:szCs w:val="28"/>
                <w:rPrChange w:id="1620" w:author="嗯哼" w:date="2021-09-13T09:12:00Z">
                  <w:rPr>
                    <w:rFonts w:ascii="仿宋" w:eastAsia="仿宋" w:hAnsi="仿宋" w:cs="宋体" w:hint="eastAsia"/>
                    <w:color w:val="auto"/>
                    <w:sz w:val="28"/>
                    <w:szCs w:val="28"/>
                  </w:rPr>
                </w:rPrChange>
              </w:rPr>
              <w:t>一码在手，畅享无忧</w:t>
            </w:r>
            <w:r>
              <w:rPr>
                <w:rFonts w:eastAsia="仿宋_GB2312"/>
                <w:color w:val="auto"/>
                <w:sz w:val="28"/>
                <w:szCs w:val="28"/>
                <w:rPrChange w:id="1621" w:author="嗯哼" w:date="2021-09-13T09:12:00Z">
                  <w:rPr>
                    <w:rFonts w:ascii="仿宋" w:eastAsia="仿宋" w:hAnsi="仿宋" w:cs="宋体" w:hint="eastAsia"/>
                    <w:color w:val="auto"/>
                    <w:sz w:val="28"/>
                    <w:szCs w:val="28"/>
                  </w:rPr>
                </w:rPrChange>
              </w:rPr>
              <w:t>”</w:t>
            </w:r>
            <w:r>
              <w:rPr>
                <w:rFonts w:eastAsia="仿宋_GB2312"/>
                <w:color w:val="auto"/>
                <w:sz w:val="28"/>
                <w:szCs w:val="28"/>
                <w:rPrChange w:id="1622" w:author="嗯哼" w:date="2021-09-13T09:12:00Z">
                  <w:rPr>
                    <w:rFonts w:ascii="仿宋" w:eastAsia="仿宋" w:hAnsi="仿宋" w:cs="宋体" w:hint="eastAsia"/>
                    <w:color w:val="auto"/>
                    <w:sz w:val="28"/>
                    <w:szCs w:val="28"/>
                  </w:rPr>
                </w:rPrChange>
              </w:rPr>
              <w:t>。</w:t>
            </w:r>
          </w:p>
        </w:tc>
      </w:tr>
    </w:tbl>
    <w:p w14:paraId="2AE66A9A" w14:textId="77777777" w:rsidR="00000000" w:rsidRDefault="00000000">
      <w:pPr>
        <w:spacing w:line="560" w:lineRule="exact"/>
        <w:ind w:firstLineChars="200" w:firstLine="600"/>
        <w:rPr>
          <w:rFonts w:eastAsia="仿宋_GB2312"/>
          <w:color w:val="auto"/>
          <w:sz w:val="30"/>
          <w:szCs w:val="30"/>
          <w:rPrChange w:id="1623" w:author="嗯哼" w:date="2021-09-13T09:12:00Z">
            <w:rPr>
              <w:rFonts w:ascii="仿宋" w:eastAsia="仿宋" w:hAnsi="仿宋" w:cs="宋体"/>
              <w:sz w:val="30"/>
              <w:szCs w:val="30"/>
            </w:rPr>
          </w:rPrChange>
        </w:rPr>
      </w:pPr>
      <w:r>
        <w:rPr>
          <w:rFonts w:eastAsia="仿宋_GB2312"/>
          <w:b/>
          <w:color w:val="auto"/>
          <w:sz w:val="30"/>
          <w:szCs w:val="30"/>
          <w:rPrChange w:id="1624" w:author="嗯哼" w:date="2021-09-13T09:12:00Z">
            <w:rPr>
              <w:rFonts w:ascii="仿宋" w:eastAsia="仿宋" w:hAnsi="仿宋" w:cs="宋体" w:hint="eastAsia"/>
              <w:b/>
              <w:sz w:val="30"/>
              <w:szCs w:val="30"/>
            </w:rPr>
          </w:rPrChange>
        </w:rPr>
        <w:t>（</w:t>
      </w:r>
      <w:r>
        <w:rPr>
          <w:rFonts w:ascii="仿宋_GB2312" w:eastAsia="仿宋_GB2312" w:hAnsi="仿宋_GB2312" w:cs="仿宋_GB2312"/>
          <w:b/>
          <w:color w:val="auto"/>
          <w:sz w:val="32"/>
          <w:szCs w:val="32"/>
          <w:rPrChange w:id="1625" w:author="嗯哼" w:date="2021-09-13T09:12:00Z">
            <w:rPr>
              <w:rFonts w:ascii="仿宋" w:eastAsia="仿宋" w:hAnsi="仿宋" w:cs="宋体" w:hint="eastAsia"/>
              <w:b/>
              <w:sz w:val="30"/>
              <w:szCs w:val="30"/>
            </w:rPr>
          </w:rPrChange>
        </w:rPr>
        <w:t>2</w:t>
      </w:r>
      <w:r>
        <w:rPr>
          <w:rFonts w:eastAsia="仿宋_GB2312"/>
          <w:b/>
          <w:color w:val="auto"/>
          <w:sz w:val="30"/>
          <w:szCs w:val="30"/>
          <w:rPrChange w:id="1626" w:author="嗯哼" w:date="2021-09-13T09:12:00Z">
            <w:rPr>
              <w:rFonts w:ascii="仿宋" w:eastAsia="仿宋" w:hAnsi="仿宋" w:cs="宋体" w:hint="eastAsia"/>
              <w:b/>
              <w:sz w:val="30"/>
              <w:szCs w:val="30"/>
            </w:rPr>
          </w:rPrChange>
        </w:rPr>
        <w:t>）完善全民健康信息平台建设。</w:t>
      </w:r>
      <w:r>
        <w:rPr>
          <w:rFonts w:eastAsia="仿宋_GB2312"/>
          <w:color w:val="auto"/>
          <w:sz w:val="30"/>
          <w:szCs w:val="30"/>
          <w:rPrChange w:id="1627" w:author="嗯哼" w:date="2021-09-13T09:12:00Z">
            <w:rPr>
              <w:rFonts w:ascii="仿宋" w:eastAsia="仿宋" w:hAnsi="仿宋" w:cs="宋体" w:hint="eastAsia"/>
              <w:sz w:val="30"/>
              <w:szCs w:val="30"/>
            </w:rPr>
          </w:rPrChange>
        </w:rPr>
        <w:t>打造</w:t>
      </w:r>
      <w:r>
        <w:rPr>
          <w:rFonts w:eastAsia="仿宋_GB2312"/>
          <w:color w:val="auto"/>
          <w:sz w:val="30"/>
          <w:szCs w:val="30"/>
          <w:rPrChange w:id="1628" w:author="嗯哼" w:date="2021-09-13T09:12:00Z">
            <w:rPr>
              <w:rFonts w:ascii="仿宋" w:eastAsia="仿宋" w:hAnsi="仿宋" w:cs="宋体" w:hint="eastAsia"/>
              <w:sz w:val="30"/>
              <w:szCs w:val="30"/>
            </w:rPr>
          </w:rPrChange>
        </w:rPr>
        <w:t>“</w:t>
      </w:r>
      <w:r>
        <w:rPr>
          <w:rFonts w:eastAsia="仿宋_GB2312"/>
          <w:color w:val="auto"/>
          <w:sz w:val="30"/>
          <w:szCs w:val="30"/>
          <w:rPrChange w:id="1629" w:author="嗯哼" w:date="2021-09-13T09:12:00Z">
            <w:rPr>
              <w:rFonts w:ascii="仿宋" w:eastAsia="仿宋" w:hAnsi="仿宋" w:cs="宋体" w:hint="eastAsia"/>
              <w:sz w:val="30"/>
              <w:szCs w:val="30"/>
            </w:rPr>
          </w:rPrChange>
        </w:rPr>
        <w:t>互联网</w:t>
      </w:r>
      <w:r>
        <w:rPr>
          <w:rFonts w:eastAsia="仿宋_GB2312"/>
          <w:color w:val="auto"/>
          <w:sz w:val="30"/>
          <w:szCs w:val="30"/>
          <w:rPrChange w:id="1630" w:author="嗯哼" w:date="2021-09-13T09:12:00Z">
            <w:rPr>
              <w:rFonts w:ascii="仿宋" w:eastAsia="仿宋" w:hAnsi="仿宋" w:cs="宋体" w:hint="eastAsia"/>
              <w:sz w:val="30"/>
              <w:szCs w:val="30"/>
            </w:rPr>
          </w:rPrChange>
        </w:rPr>
        <w:t>+</w:t>
      </w:r>
      <w:r>
        <w:rPr>
          <w:rFonts w:eastAsia="仿宋_GB2312"/>
          <w:color w:val="auto"/>
          <w:sz w:val="30"/>
          <w:szCs w:val="30"/>
          <w:rPrChange w:id="1631" w:author="嗯哼" w:date="2021-09-13T09:12:00Z">
            <w:rPr>
              <w:rFonts w:ascii="仿宋" w:eastAsia="仿宋" w:hAnsi="仿宋" w:cs="宋体" w:hint="eastAsia"/>
              <w:sz w:val="30"/>
              <w:szCs w:val="30"/>
            </w:rPr>
          </w:rPrChange>
        </w:rPr>
        <w:t>医疗健康</w:t>
      </w:r>
      <w:r>
        <w:rPr>
          <w:rFonts w:eastAsia="仿宋_GB2312"/>
          <w:color w:val="auto"/>
          <w:sz w:val="30"/>
          <w:szCs w:val="30"/>
          <w:rPrChange w:id="1632" w:author="嗯哼" w:date="2021-09-13T09:12:00Z">
            <w:rPr>
              <w:rFonts w:ascii="仿宋" w:eastAsia="仿宋" w:hAnsi="仿宋" w:cs="宋体" w:hint="eastAsia"/>
              <w:sz w:val="30"/>
              <w:szCs w:val="30"/>
            </w:rPr>
          </w:rPrChange>
        </w:rPr>
        <w:t>”</w:t>
      </w:r>
      <w:r>
        <w:rPr>
          <w:rFonts w:eastAsia="仿宋_GB2312"/>
          <w:color w:val="auto"/>
          <w:sz w:val="30"/>
          <w:szCs w:val="30"/>
          <w:rPrChange w:id="1633" w:author="嗯哼" w:date="2021-09-13T09:12:00Z">
            <w:rPr>
              <w:rFonts w:ascii="仿宋" w:eastAsia="仿宋" w:hAnsi="仿宋" w:cs="宋体" w:hint="eastAsia"/>
              <w:sz w:val="30"/>
              <w:szCs w:val="30"/>
            </w:rPr>
          </w:rPrChange>
        </w:rPr>
        <w:t>便民信息化应用场景，提升人民群众就医体验。</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2B01E12E" w14:textId="77777777">
        <w:trPr>
          <w:trHeight w:val="555"/>
          <w:jc w:val="center"/>
        </w:trPr>
        <w:tc>
          <w:tcPr>
            <w:tcW w:w="9109" w:type="dxa"/>
            <w:vAlign w:val="center"/>
          </w:tcPr>
          <w:p w14:paraId="64945EB3" w14:textId="77777777" w:rsidR="00000000" w:rsidRDefault="00000000">
            <w:pPr>
              <w:adjustRightInd w:val="0"/>
              <w:snapToGrid w:val="0"/>
              <w:spacing w:line="240" w:lineRule="auto"/>
              <w:jc w:val="center"/>
              <w:rPr>
                <w:rFonts w:eastAsia="仿宋_GB2312"/>
                <w:color w:val="auto"/>
                <w:sz w:val="28"/>
                <w:szCs w:val="28"/>
                <w:rPrChange w:id="1634" w:author="嗯哼" w:date="2021-09-13T09:12:00Z">
                  <w:rPr>
                    <w:rFonts w:ascii="仿宋" w:eastAsia="仿宋" w:hAnsi="仿宋" w:cs="宋体"/>
                    <w:color w:val="auto"/>
                    <w:sz w:val="28"/>
                    <w:szCs w:val="28"/>
                  </w:rPr>
                </w:rPrChange>
              </w:rPr>
            </w:pPr>
            <w:r>
              <w:rPr>
                <w:rFonts w:eastAsia="仿宋_GB2312"/>
                <w:color w:val="auto"/>
                <w:sz w:val="28"/>
                <w:szCs w:val="28"/>
                <w:rPrChange w:id="1635"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1636" w:author="嗯哼" w:date="2021-09-13T09:12:00Z">
                  <w:rPr>
                    <w:rFonts w:ascii="仿宋" w:eastAsia="仿宋" w:hAnsi="仿宋" w:cs="宋体" w:hint="eastAsia"/>
                    <w:color w:val="auto"/>
                    <w:sz w:val="28"/>
                    <w:szCs w:val="28"/>
                  </w:rPr>
                </w:rPrChange>
              </w:rPr>
              <w:t>1</w:t>
            </w:r>
            <w:r>
              <w:rPr>
                <w:rFonts w:eastAsia="仿宋_GB2312"/>
                <w:color w:val="auto"/>
                <w:sz w:val="28"/>
                <w:szCs w:val="28"/>
                <w:rPrChange w:id="1637" w:author="嗯哼" w:date="2021-09-13T09:12:00Z">
                  <w:rPr>
                    <w:rFonts w:ascii="仿宋" w:eastAsia="仿宋" w:hAnsi="仿宋" w:cs="宋体"/>
                    <w:color w:val="auto"/>
                    <w:sz w:val="28"/>
                    <w:szCs w:val="28"/>
                  </w:rPr>
                </w:rPrChange>
              </w:rPr>
              <w:t>3</w:t>
            </w:r>
            <w:r>
              <w:rPr>
                <w:rFonts w:eastAsia="仿宋_GB2312"/>
                <w:color w:val="auto"/>
                <w:sz w:val="28"/>
                <w:szCs w:val="28"/>
                <w:rPrChange w:id="1638" w:author="嗯哼" w:date="2021-09-13T09:12:00Z">
                  <w:rPr>
                    <w:rFonts w:ascii="仿宋" w:eastAsia="仿宋" w:hAnsi="仿宋" w:cs="宋体" w:hint="eastAsia"/>
                    <w:color w:val="auto"/>
                    <w:sz w:val="28"/>
                    <w:szCs w:val="28"/>
                  </w:rPr>
                </w:rPrChange>
              </w:rPr>
              <w:t xml:space="preserve">  </w:t>
            </w:r>
            <w:r>
              <w:rPr>
                <w:rFonts w:eastAsia="仿宋_GB2312"/>
                <w:color w:val="auto"/>
                <w:sz w:val="28"/>
                <w:szCs w:val="28"/>
                <w:rPrChange w:id="1639" w:author="嗯哼" w:date="2021-09-13T09:12:00Z">
                  <w:rPr>
                    <w:rFonts w:ascii="仿宋" w:eastAsia="仿宋" w:hAnsi="仿宋" w:cs="宋体" w:hint="eastAsia"/>
                    <w:color w:val="auto"/>
                    <w:sz w:val="28"/>
                    <w:szCs w:val="28"/>
                  </w:rPr>
                </w:rPrChange>
              </w:rPr>
              <w:t>全民健康信息化应用重点</w:t>
            </w:r>
          </w:p>
        </w:tc>
      </w:tr>
      <w:tr w:rsidR="00000000" w14:paraId="631C044B" w14:textId="77777777">
        <w:trPr>
          <w:trHeight w:val="1543"/>
          <w:jc w:val="center"/>
        </w:trPr>
        <w:tc>
          <w:tcPr>
            <w:tcW w:w="9109" w:type="dxa"/>
          </w:tcPr>
          <w:p w14:paraId="022867A0" w14:textId="77777777" w:rsidR="00000000" w:rsidRDefault="00000000">
            <w:pPr>
              <w:spacing w:line="480" w:lineRule="exact"/>
              <w:ind w:firstLineChars="200" w:firstLine="560"/>
              <w:rPr>
                <w:rFonts w:eastAsia="仿宋_GB2312"/>
                <w:color w:val="auto"/>
                <w:sz w:val="28"/>
                <w:szCs w:val="28"/>
                <w:rPrChange w:id="1640" w:author="嗯哼" w:date="2021-09-13T09:12:00Z">
                  <w:rPr>
                    <w:rFonts w:ascii="仿宋" w:eastAsia="仿宋" w:hAnsi="仿宋" w:cs="宋体" w:hint="eastAsia"/>
                    <w:color w:val="auto"/>
                    <w:sz w:val="28"/>
                    <w:szCs w:val="28"/>
                  </w:rPr>
                </w:rPrChange>
              </w:rPr>
            </w:pPr>
            <w:r>
              <w:rPr>
                <w:rFonts w:eastAsia="仿宋_GB2312"/>
                <w:b/>
                <w:color w:val="auto"/>
                <w:sz w:val="28"/>
                <w:szCs w:val="28"/>
                <w:rPrChange w:id="1641" w:author="嗯哼" w:date="2021-09-13T09:12:00Z">
                  <w:rPr>
                    <w:rFonts w:ascii="仿宋" w:eastAsia="仿宋" w:hAnsi="仿宋" w:cs="宋体" w:hint="eastAsia"/>
                    <w:b/>
                    <w:color w:val="auto"/>
                    <w:sz w:val="28"/>
                    <w:szCs w:val="28"/>
                  </w:rPr>
                </w:rPrChange>
              </w:rPr>
              <w:t>开发应用全民健康信息化便民项目。</w:t>
            </w:r>
            <w:r>
              <w:rPr>
                <w:rFonts w:eastAsia="仿宋_GB2312"/>
                <w:color w:val="auto"/>
                <w:sz w:val="28"/>
                <w:szCs w:val="28"/>
                <w:rPrChange w:id="1642" w:author="嗯哼" w:date="2021-09-13T09:12:00Z">
                  <w:rPr>
                    <w:rFonts w:ascii="仿宋" w:eastAsia="仿宋" w:hAnsi="仿宋" w:cs="宋体" w:hint="eastAsia"/>
                    <w:sz w:val="28"/>
                    <w:szCs w:val="28"/>
                  </w:rPr>
                </w:rPrChange>
              </w:rPr>
              <w:t>进一步深化市级全民健康信息平台数据应用，全力打造</w:t>
            </w:r>
            <w:r>
              <w:rPr>
                <w:rFonts w:eastAsia="仿宋_GB2312"/>
                <w:color w:val="auto"/>
                <w:sz w:val="28"/>
                <w:szCs w:val="28"/>
                <w:rPrChange w:id="1643" w:author="嗯哼" w:date="2021-09-13T09:12:00Z">
                  <w:rPr>
                    <w:rFonts w:ascii="仿宋" w:eastAsia="仿宋" w:hAnsi="仿宋" w:cs="宋体" w:hint="eastAsia"/>
                    <w:sz w:val="28"/>
                    <w:szCs w:val="28"/>
                  </w:rPr>
                </w:rPrChange>
              </w:rPr>
              <w:t>“</w:t>
            </w:r>
            <w:r>
              <w:rPr>
                <w:rFonts w:eastAsia="仿宋_GB2312"/>
                <w:color w:val="auto"/>
                <w:sz w:val="28"/>
                <w:szCs w:val="28"/>
                <w:rPrChange w:id="1644" w:author="嗯哼" w:date="2021-09-13T09:12:00Z">
                  <w:rPr>
                    <w:rFonts w:ascii="仿宋" w:eastAsia="仿宋" w:hAnsi="仿宋" w:cs="宋体" w:hint="eastAsia"/>
                    <w:sz w:val="28"/>
                    <w:szCs w:val="28"/>
                  </w:rPr>
                </w:rPrChange>
              </w:rPr>
              <w:t>随时随地、触手可及</w:t>
            </w:r>
            <w:r>
              <w:rPr>
                <w:rFonts w:eastAsia="仿宋_GB2312"/>
                <w:color w:val="auto"/>
                <w:sz w:val="28"/>
                <w:szCs w:val="28"/>
                <w:rPrChange w:id="1645" w:author="嗯哼" w:date="2021-09-13T09:12:00Z">
                  <w:rPr>
                    <w:rFonts w:ascii="仿宋" w:eastAsia="仿宋" w:hAnsi="仿宋" w:cs="宋体" w:hint="eastAsia"/>
                    <w:sz w:val="28"/>
                    <w:szCs w:val="28"/>
                  </w:rPr>
                </w:rPrChange>
              </w:rPr>
              <w:t>”</w:t>
            </w:r>
            <w:r>
              <w:rPr>
                <w:rFonts w:eastAsia="仿宋_GB2312"/>
                <w:color w:val="auto"/>
                <w:sz w:val="28"/>
                <w:szCs w:val="28"/>
                <w:rPrChange w:id="1646" w:author="嗯哼" w:date="2021-09-13T09:12:00Z">
                  <w:rPr>
                    <w:rFonts w:ascii="仿宋" w:eastAsia="仿宋" w:hAnsi="仿宋" w:cs="宋体" w:hint="eastAsia"/>
                    <w:sz w:val="28"/>
                    <w:szCs w:val="28"/>
                  </w:rPr>
                </w:rPrChange>
              </w:rPr>
              <w:t>的</w:t>
            </w:r>
            <w:r>
              <w:rPr>
                <w:rFonts w:eastAsia="仿宋_GB2312"/>
                <w:color w:val="auto"/>
                <w:sz w:val="28"/>
                <w:szCs w:val="28"/>
                <w:rPrChange w:id="1647" w:author="嗯哼" w:date="2021-09-13T09:12:00Z">
                  <w:rPr>
                    <w:rFonts w:ascii="仿宋" w:eastAsia="仿宋" w:hAnsi="仿宋" w:cs="宋体" w:hint="eastAsia"/>
                    <w:sz w:val="28"/>
                    <w:szCs w:val="28"/>
                  </w:rPr>
                </w:rPrChange>
              </w:rPr>
              <w:t>“</w:t>
            </w:r>
            <w:r>
              <w:rPr>
                <w:rFonts w:eastAsia="仿宋_GB2312"/>
                <w:color w:val="auto"/>
                <w:sz w:val="28"/>
                <w:szCs w:val="28"/>
                <w:rPrChange w:id="1648" w:author="嗯哼" w:date="2021-09-13T09:12:00Z">
                  <w:rPr>
                    <w:rFonts w:ascii="仿宋" w:eastAsia="仿宋" w:hAnsi="仿宋" w:cs="宋体" w:hint="eastAsia"/>
                    <w:sz w:val="28"/>
                    <w:szCs w:val="28"/>
                  </w:rPr>
                </w:rPrChange>
              </w:rPr>
              <w:t>健康黄山</w:t>
            </w:r>
            <w:r>
              <w:rPr>
                <w:rFonts w:eastAsia="仿宋_GB2312"/>
                <w:color w:val="auto"/>
                <w:sz w:val="28"/>
                <w:szCs w:val="28"/>
                <w:rPrChange w:id="1649" w:author="嗯哼" w:date="2021-09-13T09:12:00Z">
                  <w:rPr>
                    <w:rFonts w:ascii="仿宋" w:eastAsia="仿宋" w:hAnsi="仿宋" w:cs="宋体" w:hint="eastAsia"/>
                    <w:sz w:val="28"/>
                    <w:szCs w:val="28"/>
                  </w:rPr>
                </w:rPrChange>
              </w:rPr>
              <w:t>”</w:t>
            </w:r>
            <w:r>
              <w:rPr>
                <w:rFonts w:eastAsia="仿宋_GB2312"/>
                <w:color w:val="auto"/>
                <w:sz w:val="28"/>
                <w:szCs w:val="28"/>
                <w:rPrChange w:id="1650" w:author="嗯哼" w:date="2021-09-13T09:12:00Z">
                  <w:rPr>
                    <w:rFonts w:ascii="仿宋" w:eastAsia="仿宋" w:hAnsi="仿宋" w:cs="宋体" w:hint="eastAsia"/>
                    <w:sz w:val="28"/>
                    <w:szCs w:val="28"/>
                  </w:rPr>
                </w:rPrChange>
              </w:rPr>
              <w:t>移动平台，建设市级电子健康卡信息管理平台，依托居民电子健康卡的发卡使用，将预约诊疗、慢病管理、公共卫生服务、移动支付、健康档案浏览等群众关心关注的健康服务延伸到移动终端</w:t>
            </w:r>
            <w:r>
              <w:rPr>
                <w:rFonts w:eastAsia="仿宋_GB2312"/>
                <w:color w:val="auto"/>
                <w:sz w:val="28"/>
                <w:szCs w:val="28"/>
              </w:rPr>
              <w:t>。</w:t>
            </w:r>
          </w:p>
        </w:tc>
      </w:tr>
    </w:tbl>
    <w:p w14:paraId="44DDA0AB" w14:textId="77777777" w:rsidR="00000000" w:rsidRDefault="00000000">
      <w:pPr>
        <w:spacing w:line="560" w:lineRule="exact"/>
        <w:ind w:firstLineChars="200" w:firstLine="640"/>
        <w:rPr>
          <w:rFonts w:eastAsia="仿宋_GB2312"/>
          <w:color w:val="auto"/>
          <w:sz w:val="32"/>
          <w:szCs w:val="32"/>
          <w:rPrChange w:id="1651" w:author="嗯哼" w:date="2021-09-13T09:12:00Z">
            <w:rPr>
              <w:rFonts w:ascii="仿宋" w:eastAsia="仿宋" w:hAnsi="仿宋" w:cs="宋体"/>
              <w:color w:val="auto"/>
              <w:sz w:val="30"/>
              <w:szCs w:val="30"/>
            </w:rPr>
          </w:rPrChange>
        </w:rPr>
      </w:pPr>
      <w:r>
        <w:rPr>
          <w:rFonts w:eastAsia="仿宋_GB2312"/>
          <w:b/>
          <w:color w:val="auto"/>
          <w:sz w:val="32"/>
          <w:szCs w:val="32"/>
          <w:rPrChange w:id="1652" w:author="嗯哼" w:date="2021-09-13T09:12:00Z">
            <w:rPr>
              <w:rFonts w:ascii="仿宋" w:eastAsia="仿宋" w:hAnsi="仿宋" w:cs="宋体" w:hint="eastAsia"/>
              <w:b/>
              <w:color w:val="auto"/>
              <w:sz w:val="30"/>
              <w:szCs w:val="30"/>
            </w:rPr>
          </w:rPrChange>
        </w:rPr>
        <w:t>（</w:t>
      </w:r>
      <w:r>
        <w:rPr>
          <w:rFonts w:ascii="仿宋_GB2312" w:eastAsia="仿宋_GB2312" w:hAnsi="仿宋_GB2312" w:cs="仿宋_GB2312"/>
          <w:b/>
          <w:color w:val="auto"/>
          <w:sz w:val="32"/>
          <w:szCs w:val="32"/>
          <w:rPrChange w:id="1653" w:author="嗯哼" w:date="2021-09-13T09:12:00Z">
            <w:rPr>
              <w:rFonts w:ascii="仿宋" w:eastAsia="仿宋" w:hAnsi="仿宋" w:cs="宋体" w:hint="eastAsia"/>
              <w:b/>
              <w:color w:val="auto"/>
              <w:sz w:val="30"/>
              <w:szCs w:val="30"/>
            </w:rPr>
          </w:rPrChange>
        </w:rPr>
        <w:t>3</w:t>
      </w:r>
      <w:r>
        <w:rPr>
          <w:rFonts w:eastAsia="仿宋_GB2312"/>
          <w:b/>
          <w:color w:val="auto"/>
          <w:sz w:val="32"/>
          <w:szCs w:val="32"/>
          <w:rPrChange w:id="1654" w:author="嗯哼" w:date="2021-09-13T09:12:00Z">
            <w:rPr>
              <w:rFonts w:ascii="仿宋" w:eastAsia="仿宋" w:hAnsi="仿宋" w:cs="宋体" w:hint="eastAsia"/>
              <w:b/>
              <w:color w:val="auto"/>
              <w:sz w:val="30"/>
              <w:szCs w:val="30"/>
            </w:rPr>
          </w:rPrChange>
        </w:rPr>
        <w:t>）建设完善智慧体育平台。</w:t>
      </w:r>
      <w:r>
        <w:rPr>
          <w:rFonts w:eastAsia="仿宋_GB2312"/>
          <w:color w:val="auto"/>
          <w:sz w:val="32"/>
          <w:szCs w:val="32"/>
          <w:rPrChange w:id="1655" w:author="嗯哼" w:date="2021-09-13T09:12:00Z">
            <w:rPr>
              <w:rFonts w:ascii="仿宋" w:eastAsia="仿宋" w:hAnsi="仿宋" w:cs="宋体" w:hint="eastAsia"/>
              <w:color w:val="auto"/>
              <w:sz w:val="30"/>
              <w:szCs w:val="30"/>
            </w:rPr>
          </w:rPrChange>
        </w:rPr>
        <w:t>围绕市民对休闲健身和体育服务的需求，以全市各类体育场馆为载体，以数字化平台的形式，全方位整合体育资源，促进体育消费和产业升级，大力推进</w:t>
      </w:r>
      <w:r>
        <w:rPr>
          <w:rFonts w:eastAsia="仿宋_GB2312"/>
          <w:color w:val="auto"/>
          <w:sz w:val="32"/>
          <w:szCs w:val="32"/>
          <w:rPrChange w:id="1656" w:author="嗯哼" w:date="2021-09-13T09:12:00Z">
            <w:rPr>
              <w:rFonts w:ascii="仿宋" w:eastAsia="仿宋" w:hAnsi="仿宋" w:cs="宋体"/>
              <w:color w:val="auto"/>
              <w:sz w:val="30"/>
              <w:szCs w:val="30"/>
            </w:rPr>
          </w:rPrChange>
        </w:rPr>
        <w:t>全民健身服务等数字化惠民应用。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3D8997F5" w14:textId="77777777">
        <w:trPr>
          <w:trHeight w:val="578"/>
          <w:jc w:val="center"/>
        </w:trPr>
        <w:tc>
          <w:tcPr>
            <w:tcW w:w="9109" w:type="dxa"/>
            <w:vAlign w:val="center"/>
          </w:tcPr>
          <w:p w14:paraId="05698E6D" w14:textId="77777777" w:rsidR="00000000" w:rsidRDefault="00000000">
            <w:pPr>
              <w:adjustRightInd w:val="0"/>
              <w:snapToGrid w:val="0"/>
              <w:spacing w:line="240" w:lineRule="auto"/>
              <w:jc w:val="center"/>
              <w:rPr>
                <w:rFonts w:eastAsia="仿宋_GB2312"/>
                <w:color w:val="auto"/>
                <w:sz w:val="28"/>
                <w:szCs w:val="28"/>
                <w:rPrChange w:id="1657" w:author="嗯哼" w:date="2021-09-13T09:12:00Z">
                  <w:rPr>
                    <w:rFonts w:ascii="仿宋" w:eastAsia="仿宋" w:hAnsi="仿宋" w:cs="宋体"/>
                    <w:color w:val="auto"/>
                    <w:sz w:val="28"/>
                    <w:szCs w:val="28"/>
                  </w:rPr>
                </w:rPrChange>
              </w:rPr>
            </w:pPr>
            <w:r>
              <w:rPr>
                <w:rFonts w:eastAsia="仿宋_GB2312"/>
                <w:color w:val="auto"/>
                <w:sz w:val="28"/>
                <w:szCs w:val="28"/>
                <w:rPrChange w:id="1658"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1659" w:author="嗯哼" w:date="2021-09-13T09:12:00Z">
                  <w:rPr>
                    <w:rFonts w:ascii="仿宋" w:eastAsia="仿宋" w:hAnsi="仿宋" w:cs="宋体" w:hint="eastAsia"/>
                    <w:color w:val="auto"/>
                    <w:sz w:val="28"/>
                    <w:szCs w:val="28"/>
                  </w:rPr>
                </w:rPrChange>
              </w:rPr>
              <w:t>1</w:t>
            </w:r>
            <w:r>
              <w:rPr>
                <w:rFonts w:eastAsia="仿宋_GB2312"/>
                <w:color w:val="auto"/>
                <w:sz w:val="28"/>
                <w:szCs w:val="28"/>
                <w:rPrChange w:id="1660" w:author="嗯哼" w:date="2021-09-13T09:12:00Z">
                  <w:rPr>
                    <w:rFonts w:ascii="仿宋" w:eastAsia="仿宋" w:hAnsi="仿宋" w:cs="宋体"/>
                    <w:color w:val="auto"/>
                    <w:sz w:val="28"/>
                    <w:szCs w:val="28"/>
                  </w:rPr>
                </w:rPrChange>
              </w:rPr>
              <w:t xml:space="preserve">4  </w:t>
            </w:r>
            <w:r>
              <w:rPr>
                <w:rFonts w:eastAsia="仿宋_GB2312"/>
                <w:color w:val="auto"/>
                <w:sz w:val="28"/>
                <w:szCs w:val="28"/>
                <w:rPrChange w:id="1661" w:author="嗯哼" w:date="2021-09-13T09:12:00Z">
                  <w:rPr>
                    <w:rFonts w:ascii="仿宋" w:eastAsia="仿宋" w:hAnsi="仿宋" w:cs="宋体"/>
                    <w:color w:val="auto"/>
                    <w:sz w:val="28"/>
                    <w:szCs w:val="28"/>
                  </w:rPr>
                </w:rPrChange>
              </w:rPr>
              <w:t>全民健身服务</w:t>
            </w:r>
            <w:r>
              <w:rPr>
                <w:rFonts w:eastAsia="仿宋_GB2312"/>
                <w:color w:val="auto"/>
                <w:sz w:val="28"/>
                <w:szCs w:val="28"/>
                <w:rPrChange w:id="1662" w:author="嗯哼" w:date="2021-09-13T09:12:00Z">
                  <w:rPr>
                    <w:rFonts w:ascii="仿宋" w:eastAsia="仿宋" w:hAnsi="仿宋" w:cs="宋体" w:hint="eastAsia"/>
                    <w:color w:val="auto"/>
                    <w:sz w:val="28"/>
                    <w:szCs w:val="28"/>
                  </w:rPr>
                </w:rPrChange>
              </w:rPr>
              <w:t>数字化应用重点</w:t>
            </w:r>
          </w:p>
        </w:tc>
      </w:tr>
      <w:tr w:rsidR="00000000" w14:paraId="635F2E2D" w14:textId="77777777">
        <w:trPr>
          <w:trHeight w:val="550"/>
          <w:jc w:val="center"/>
        </w:trPr>
        <w:tc>
          <w:tcPr>
            <w:tcW w:w="9109" w:type="dxa"/>
          </w:tcPr>
          <w:p w14:paraId="629759DC" w14:textId="77777777" w:rsidR="00000000" w:rsidRDefault="00000000">
            <w:pPr>
              <w:spacing w:line="480" w:lineRule="exact"/>
              <w:ind w:firstLineChars="200" w:firstLine="560"/>
              <w:rPr>
                <w:rFonts w:eastAsia="仿宋_GB2312"/>
                <w:color w:val="auto"/>
                <w:sz w:val="28"/>
                <w:szCs w:val="28"/>
                <w:rPrChange w:id="1663" w:author="嗯哼" w:date="2021-09-13T09:12:00Z">
                  <w:rPr>
                    <w:rFonts w:ascii="仿宋" w:eastAsia="仿宋" w:hAnsi="仿宋" w:cs="宋体" w:hint="eastAsia"/>
                    <w:color w:val="auto"/>
                    <w:sz w:val="28"/>
                    <w:szCs w:val="28"/>
                  </w:rPr>
                </w:rPrChange>
              </w:rPr>
            </w:pPr>
            <w:r>
              <w:rPr>
                <w:rFonts w:eastAsia="仿宋_GB2312"/>
                <w:b/>
                <w:color w:val="auto"/>
                <w:sz w:val="28"/>
                <w:szCs w:val="28"/>
                <w:rPrChange w:id="1664" w:author="嗯哼" w:date="2021-09-13T09:12:00Z">
                  <w:rPr>
                    <w:rFonts w:ascii="仿宋" w:eastAsia="仿宋" w:hAnsi="仿宋" w:cs="宋体" w:hint="eastAsia"/>
                    <w:b/>
                    <w:color w:val="auto"/>
                    <w:sz w:val="28"/>
                    <w:szCs w:val="28"/>
                  </w:rPr>
                </w:rPrChange>
              </w:rPr>
              <w:t>建设智慧体育平台。</w:t>
            </w:r>
            <w:r>
              <w:rPr>
                <w:rFonts w:eastAsia="仿宋_GB2312"/>
                <w:color w:val="auto"/>
                <w:sz w:val="28"/>
                <w:szCs w:val="28"/>
                <w:rPrChange w:id="1665" w:author="嗯哼" w:date="2021-09-13T09:12:00Z">
                  <w:rPr>
                    <w:rFonts w:ascii="仿宋" w:eastAsia="仿宋" w:hAnsi="仿宋" w:cs="宋体" w:hint="eastAsia"/>
                    <w:color w:val="auto"/>
                    <w:sz w:val="28"/>
                    <w:szCs w:val="28"/>
                  </w:rPr>
                </w:rPrChange>
              </w:rPr>
              <w:t>完成全市体育数据的互联互通，实现全市体育及</w:t>
            </w:r>
            <w:r>
              <w:rPr>
                <w:rFonts w:eastAsia="仿宋_GB2312"/>
                <w:color w:val="auto"/>
                <w:sz w:val="28"/>
                <w:szCs w:val="28"/>
                <w:rPrChange w:id="1666" w:author="嗯哼" w:date="2021-09-13T09:12:00Z">
                  <w:rPr>
                    <w:rFonts w:ascii="仿宋" w:eastAsia="仿宋" w:hAnsi="仿宋" w:cs="宋体" w:hint="eastAsia"/>
                    <w:color w:val="auto"/>
                    <w:sz w:val="28"/>
                    <w:szCs w:val="28"/>
                  </w:rPr>
                </w:rPrChange>
              </w:rPr>
              <w:t>“+N”</w:t>
            </w:r>
            <w:r>
              <w:rPr>
                <w:rFonts w:eastAsia="仿宋_GB2312"/>
                <w:color w:val="auto"/>
                <w:sz w:val="28"/>
                <w:szCs w:val="28"/>
                <w:rPrChange w:id="1667" w:author="嗯哼" w:date="2021-09-13T09:12:00Z">
                  <w:rPr>
                    <w:rFonts w:ascii="仿宋" w:eastAsia="仿宋" w:hAnsi="仿宋" w:cs="宋体" w:hint="eastAsia"/>
                    <w:color w:val="auto"/>
                    <w:sz w:val="28"/>
                    <w:szCs w:val="28"/>
                  </w:rPr>
                </w:rPrChange>
              </w:rPr>
              <w:t>的元素智能化平台接入和各类赛事活动的</w:t>
            </w:r>
            <w:r>
              <w:rPr>
                <w:rFonts w:eastAsia="仿宋_GB2312"/>
                <w:color w:val="auto"/>
                <w:sz w:val="28"/>
                <w:szCs w:val="28"/>
                <w:rPrChange w:id="1668" w:author="嗯哼" w:date="2021-09-13T09:12:00Z">
                  <w:rPr>
                    <w:rFonts w:ascii="仿宋" w:eastAsia="仿宋" w:hAnsi="仿宋" w:cs="宋体" w:hint="eastAsia"/>
                    <w:color w:val="auto"/>
                    <w:sz w:val="28"/>
                    <w:szCs w:val="28"/>
                  </w:rPr>
                </w:rPrChange>
              </w:rPr>
              <w:t>5G</w:t>
            </w:r>
            <w:r>
              <w:rPr>
                <w:rFonts w:eastAsia="仿宋_GB2312"/>
                <w:color w:val="auto"/>
                <w:sz w:val="28"/>
                <w:szCs w:val="28"/>
                <w:rPrChange w:id="1669" w:author="嗯哼" w:date="2021-09-13T09:12:00Z">
                  <w:rPr>
                    <w:rFonts w:ascii="仿宋" w:eastAsia="仿宋" w:hAnsi="仿宋" w:cs="宋体" w:hint="eastAsia"/>
                    <w:color w:val="auto"/>
                    <w:sz w:val="28"/>
                    <w:szCs w:val="28"/>
                  </w:rPr>
                </w:rPrChange>
              </w:rPr>
              <w:t>直播，推动全市各类体育场馆实现智慧化管理，推广体育设施智能化升级，推进体育线上线下融</w:t>
            </w:r>
            <w:r>
              <w:rPr>
                <w:rFonts w:eastAsia="仿宋_GB2312"/>
                <w:color w:val="auto"/>
                <w:sz w:val="28"/>
                <w:szCs w:val="28"/>
                <w:rPrChange w:id="1670" w:author="嗯哼" w:date="2021-09-13T09:12:00Z">
                  <w:rPr>
                    <w:rFonts w:ascii="仿宋" w:eastAsia="仿宋" w:hAnsi="仿宋" w:cs="宋体" w:hint="eastAsia"/>
                    <w:color w:val="auto"/>
                    <w:sz w:val="28"/>
                    <w:szCs w:val="28"/>
                  </w:rPr>
                </w:rPrChange>
              </w:rPr>
              <w:lastRenderedPageBreak/>
              <w:t>合，促进体育消费，催生体育新业态，加快实现体育转型升级。加强体育资源、国民运动健身等大数据的全方位采集和分析，为体育事业和体育产业发展决策提供依据，为有针对性的设计投放各类体育产品提供参考。</w:t>
            </w:r>
          </w:p>
        </w:tc>
      </w:tr>
    </w:tbl>
    <w:p w14:paraId="557B6BB5" w14:textId="77777777" w:rsidR="00000000" w:rsidRDefault="00000000">
      <w:pPr>
        <w:spacing w:line="560" w:lineRule="exact"/>
        <w:ind w:firstLineChars="200" w:firstLine="640"/>
        <w:rPr>
          <w:rFonts w:eastAsia="仿宋_GB2312"/>
          <w:color w:val="auto"/>
          <w:sz w:val="32"/>
          <w:szCs w:val="32"/>
          <w:rPrChange w:id="1671" w:author="嗯哼" w:date="2021-09-13T09:12:00Z">
            <w:rPr>
              <w:rFonts w:ascii="仿宋" w:eastAsia="仿宋" w:hAnsi="仿宋" w:cs="宋体"/>
              <w:color w:val="auto"/>
              <w:sz w:val="30"/>
              <w:szCs w:val="30"/>
            </w:rPr>
          </w:rPrChange>
        </w:rPr>
      </w:pPr>
      <w:r>
        <w:rPr>
          <w:rFonts w:eastAsia="仿宋_GB2312"/>
          <w:b/>
          <w:color w:val="auto"/>
          <w:sz w:val="32"/>
          <w:szCs w:val="32"/>
          <w:rPrChange w:id="1672" w:author="嗯哼" w:date="2021-09-13T09:12:00Z">
            <w:rPr>
              <w:rFonts w:ascii="仿宋" w:eastAsia="仿宋" w:hAnsi="仿宋" w:cs="宋体" w:hint="eastAsia"/>
              <w:b/>
              <w:color w:val="auto"/>
              <w:sz w:val="30"/>
              <w:szCs w:val="30"/>
            </w:rPr>
          </w:rPrChange>
        </w:rPr>
        <w:t>（</w:t>
      </w:r>
      <w:r>
        <w:rPr>
          <w:rFonts w:ascii="仿宋_GB2312" w:eastAsia="仿宋_GB2312" w:hAnsi="仿宋_GB2312" w:cs="仿宋_GB2312"/>
          <w:b/>
          <w:color w:val="auto"/>
          <w:sz w:val="32"/>
          <w:szCs w:val="32"/>
          <w:rPrChange w:id="1673" w:author="嗯哼" w:date="2021-09-13T09:12:00Z">
            <w:rPr>
              <w:rFonts w:ascii="仿宋" w:eastAsia="仿宋" w:hAnsi="仿宋" w:cs="宋体" w:hint="eastAsia"/>
              <w:b/>
              <w:color w:val="auto"/>
              <w:sz w:val="30"/>
              <w:szCs w:val="30"/>
            </w:rPr>
          </w:rPrChange>
        </w:rPr>
        <w:t>4</w:t>
      </w:r>
      <w:r>
        <w:rPr>
          <w:rFonts w:eastAsia="仿宋_GB2312"/>
          <w:b/>
          <w:color w:val="auto"/>
          <w:sz w:val="32"/>
          <w:szCs w:val="32"/>
          <w:rPrChange w:id="1674" w:author="嗯哼" w:date="2021-09-13T09:12:00Z">
            <w:rPr>
              <w:rFonts w:ascii="仿宋" w:eastAsia="仿宋" w:hAnsi="仿宋" w:cs="宋体" w:hint="eastAsia"/>
              <w:b/>
              <w:color w:val="auto"/>
              <w:sz w:val="30"/>
              <w:szCs w:val="30"/>
            </w:rPr>
          </w:rPrChange>
        </w:rPr>
        <w:t>）构建智慧养老服务体系。</w:t>
      </w:r>
      <w:r>
        <w:rPr>
          <w:rFonts w:eastAsia="仿宋_GB2312"/>
          <w:color w:val="auto"/>
          <w:sz w:val="32"/>
          <w:szCs w:val="32"/>
          <w:rPrChange w:id="1675" w:author="嗯哼" w:date="2021-09-13T09:12:00Z">
            <w:rPr>
              <w:rFonts w:ascii="仿宋" w:eastAsia="仿宋" w:hAnsi="仿宋" w:cs="宋体" w:hint="eastAsia"/>
              <w:color w:val="auto"/>
              <w:sz w:val="30"/>
              <w:szCs w:val="30"/>
            </w:rPr>
          </w:rPrChange>
        </w:rPr>
        <w:t>完善养老服务，优化升级民政养老服务系统，促进个人、家庭、养老服务机构、社区及医疗护理机构信息共享、资源互通、功能联动，提升智慧养老服务能力。推进城乡社区居家养老服务中心数字化应用，开放养老服务市场，打造一批智慧养老示范点，形成多元化、多层次、多形式的养老服务体系，满足多样化、个性化、智慧化养老需求。探索建立远程居家照护服务模式，推进医养结合，做好康复服务。</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7A8D597B" w14:textId="77777777">
        <w:trPr>
          <w:trHeight w:val="590"/>
          <w:jc w:val="center"/>
        </w:trPr>
        <w:tc>
          <w:tcPr>
            <w:tcW w:w="9109" w:type="dxa"/>
            <w:vAlign w:val="center"/>
          </w:tcPr>
          <w:p w14:paraId="7ADFE627" w14:textId="77777777" w:rsidR="00000000" w:rsidRDefault="00000000">
            <w:pPr>
              <w:adjustRightInd w:val="0"/>
              <w:snapToGrid w:val="0"/>
              <w:spacing w:line="240" w:lineRule="auto"/>
              <w:jc w:val="center"/>
              <w:rPr>
                <w:rFonts w:eastAsia="仿宋_GB2312"/>
                <w:color w:val="auto"/>
                <w:sz w:val="28"/>
                <w:szCs w:val="28"/>
                <w:rPrChange w:id="1676" w:author="嗯哼" w:date="2021-09-13T09:12:00Z">
                  <w:rPr>
                    <w:rFonts w:ascii="仿宋" w:eastAsia="仿宋" w:hAnsi="仿宋" w:cs="宋体"/>
                    <w:color w:val="auto"/>
                    <w:sz w:val="28"/>
                    <w:szCs w:val="28"/>
                  </w:rPr>
                </w:rPrChange>
              </w:rPr>
            </w:pPr>
            <w:r>
              <w:rPr>
                <w:rFonts w:eastAsia="仿宋_GB2312"/>
                <w:color w:val="auto"/>
                <w:sz w:val="28"/>
                <w:szCs w:val="28"/>
                <w:rPrChange w:id="1677"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1678" w:author="嗯哼" w:date="2021-09-13T09:12:00Z">
                  <w:rPr>
                    <w:rFonts w:ascii="仿宋" w:eastAsia="仿宋" w:hAnsi="仿宋" w:cs="宋体" w:hint="eastAsia"/>
                    <w:color w:val="auto"/>
                    <w:sz w:val="28"/>
                    <w:szCs w:val="28"/>
                  </w:rPr>
                </w:rPrChange>
              </w:rPr>
              <w:t>1</w:t>
            </w:r>
            <w:r>
              <w:rPr>
                <w:rFonts w:eastAsia="仿宋_GB2312"/>
                <w:color w:val="auto"/>
                <w:sz w:val="28"/>
                <w:szCs w:val="28"/>
                <w:rPrChange w:id="1679" w:author="嗯哼" w:date="2021-09-13T09:12:00Z">
                  <w:rPr>
                    <w:rFonts w:ascii="仿宋" w:eastAsia="仿宋" w:hAnsi="仿宋" w:cs="宋体"/>
                    <w:color w:val="auto"/>
                    <w:sz w:val="28"/>
                    <w:szCs w:val="28"/>
                  </w:rPr>
                </w:rPrChange>
              </w:rPr>
              <w:t>5  “</w:t>
            </w:r>
            <w:r>
              <w:rPr>
                <w:rFonts w:eastAsia="仿宋_GB2312"/>
                <w:color w:val="auto"/>
                <w:sz w:val="28"/>
                <w:szCs w:val="28"/>
                <w:rPrChange w:id="1680" w:author="嗯哼" w:date="2021-09-13T09:12:00Z">
                  <w:rPr>
                    <w:rFonts w:ascii="仿宋" w:eastAsia="仿宋" w:hAnsi="仿宋" w:cs="宋体" w:hint="eastAsia"/>
                    <w:color w:val="auto"/>
                    <w:sz w:val="28"/>
                    <w:szCs w:val="28"/>
                  </w:rPr>
                </w:rPrChange>
              </w:rPr>
              <w:t>智慧养老</w:t>
            </w:r>
            <w:r>
              <w:rPr>
                <w:rFonts w:eastAsia="仿宋_GB2312"/>
                <w:color w:val="auto"/>
                <w:sz w:val="28"/>
                <w:szCs w:val="28"/>
                <w:rPrChange w:id="1681" w:author="嗯哼" w:date="2021-09-13T09:12:00Z">
                  <w:rPr>
                    <w:rFonts w:ascii="仿宋" w:eastAsia="仿宋" w:hAnsi="仿宋" w:cs="宋体"/>
                    <w:color w:val="auto"/>
                    <w:sz w:val="28"/>
                    <w:szCs w:val="28"/>
                  </w:rPr>
                </w:rPrChange>
              </w:rPr>
              <w:t>”</w:t>
            </w:r>
            <w:r>
              <w:rPr>
                <w:rFonts w:eastAsia="仿宋_GB2312"/>
                <w:color w:val="auto"/>
                <w:sz w:val="28"/>
                <w:szCs w:val="28"/>
                <w:rPrChange w:id="1682" w:author="嗯哼" w:date="2021-09-13T09:12:00Z">
                  <w:rPr>
                    <w:rFonts w:ascii="仿宋" w:eastAsia="仿宋" w:hAnsi="仿宋" w:cs="宋体" w:hint="eastAsia"/>
                    <w:color w:val="auto"/>
                    <w:sz w:val="28"/>
                    <w:szCs w:val="28"/>
                  </w:rPr>
                </w:rPrChange>
              </w:rPr>
              <w:t>应用重点</w:t>
            </w:r>
          </w:p>
        </w:tc>
      </w:tr>
      <w:tr w:rsidR="00000000" w14:paraId="3E3ADA57" w14:textId="77777777">
        <w:trPr>
          <w:trHeight w:val="409"/>
          <w:jc w:val="center"/>
        </w:trPr>
        <w:tc>
          <w:tcPr>
            <w:tcW w:w="9109" w:type="dxa"/>
          </w:tcPr>
          <w:p w14:paraId="1BAEB281" w14:textId="77777777" w:rsidR="00000000" w:rsidRDefault="00000000">
            <w:pPr>
              <w:spacing w:line="480" w:lineRule="exact"/>
              <w:ind w:firstLineChars="200" w:firstLine="560"/>
              <w:rPr>
                <w:rFonts w:eastAsia="仿宋_GB2312"/>
                <w:color w:val="auto"/>
                <w:sz w:val="28"/>
                <w:szCs w:val="28"/>
                <w:rPrChange w:id="1683" w:author="嗯哼" w:date="2021-09-13T09:12:00Z">
                  <w:rPr>
                    <w:rFonts w:ascii="仿宋" w:eastAsia="仿宋" w:hAnsi="仿宋" w:cs="宋体" w:hint="eastAsia"/>
                    <w:color w:val="auto"/>
                    <w:sz w:val="28"/>
                    <w:szCs w:val="28"/>
                  </w:rPr>
                </w:rPrChange>
              </w:rPr>
            </w:pPr>
            <w:r>
              <w:rPr>
                <w:rFonts w:eastAsia="仿宋_GB2312"/>
                <w:b/>
                <w:color w:val="auto"/>
                <w:sz w:val="28"/>
                <w:szCs w:val="28"/>
                <w:rPrChange w:id="1684" w:author="嗯哼" w:date="2021-09-13T09:12:00Z">
                  <w:rPr>
                    <w:rFonts w:ascii="仿宋" w:eastAsia="仿宋" w:hAnsi="仿宋" w:cs="宋体" w:hint="eastAsia"/>
                    <w:b/>
                    <w:sz w:val="28"/>
                    <w:szCs w:val="28"/>
                  </w:rPr>
                </w:rPrChange>
              </w:rPr>
              <w:t>民政养老服务系统升级。</w:t>
            </w:r>
            <w:r>
              <w:rPr>
                <w:rFonts w:eastAsia="仿宋_GB2312"/>
                <w:color w:val="auto"/>
                <w:sz w:val="28"/>
                <w:szCs w:val="28"/>
                <w:rPrChange w:id="1685" w:author="嗯哼" w:date="2021-09-13T09:12:00Z">
                  <w:rPr>
                    <w:rFonts w:ascii="仿宋" w:eastAsia="仿宋" w:hAnsi="仿宋" w:cs="宋体" w:hint="eastAsia"/>
                    <w:color w:val="auto"/>
                    <w:sz w:val="28"/>
                    <w:szCs w:val="28"/>
                  </w:rPr>
                </w:rPrChange>
              </w:rPr>
              <w:t>构建养老基础信息数据库，汇聚全市老年人、养老机构、服务队伍数据，推进与户籍、医疗、社会保险、社会救助等领域的信息资源对接，加强对全市养老补贴、服务保障、资金保障等养老服务底数管理，加强养老服务监管，实现老人与子女、服务机构、医护人员的信息交互，基于各类</w:t>
            </w:r>
            <w:r>
              <w:rPr>
                <w:rFonts w:eastAsia="仿宋_GB2312"/>
                <w:color w:val="auto"/>
                <w:sz w:val="28"/>
                <w:szCs w:val="28"/>
                <w:rPrChange w:id="1686" w:author="嗯哼" w:date="2021-09-13T09:12:00Z">
                  <w:rPr>
                    <w:rFonts w:ascii="仿宋" w:eastAsia="仿宋" w:hAnsi="仿宋" w:cs="宋体" w:hint="eastAsia"/>
                    <w:color w:val="auto"/>
                    <w:sz w:val="28"/>
                    <w:szCs w:val="28"/>
                  </w:rPr>
                </w:rPrChange>
              </w:rPr>
              <w:t>“</w:t>
            </w:r>
            <w:r>
              <w:rPr>
                <w:rFonts w:eastAsia="仿宋_GB2312"/>
                <w:color w:val="auto"/>
                <w:sz w:val="28"/>
                <w:szCs w:val="28"/>
                <w:rPrChange w:id="1687" w:author="嗯哼" w:date="2021-09-13T09:12:00Z">
                  <w:rPr>
                    <w:rFonts w:ascii="仿宋" w:eastAsia="仿宋" w:hAnsi="仿宋" w:cs="宋体" w:hint="eastAsia"/>
                    <w:color w:val="auto"/>
                    <w:sz w:val="28"/>
                    <w:szCs w:val="28"/>
                  </w:rPr>
                </w:rPrChange>
              </w:rPr>
              <w:t>无感</w:t>
            </w:r>
            <w:r>
              <w:rPr>
                <w:rFonts w:eastAsia="仿宋_GB2312"/>
                <w:color w:val="auto"/>
                <w:sz w:val="28"/>
                <w:szCs w:val="28"/>
                <w:rPrChange w:id="1688" w:author="嗯哼" w:date="2021-09-13T09:12:00Z">
                  <w:rPr>
                    <w:rFonts w:ascii="仿宋" w:eastAsia="仿宋" w:hAnsi="仿宋" w:cs="宋体" w:hint="eastAsia"/>
                    <w:color w:val="auto"/>
                    <w:sz w:val="28"/>
                    <w:szCs w:val="28"/>
                  </w:rPr>
                </w:rPrChange>
              </w:rPr>
              <w:t>”</w:t>
            </w:r>
            <w:r>
              <w:rPr>
                <w:rFonts w:eastAsia="仿宋_GB2312"/>
                <w:color w:val="auto"/>
                <w:sz w:val="28"/>
                <w:szCs w:val="28"/>
                <w:rPrChange w:id="1689" w:author="嗯哼" w:date="2021-09-13T09:12:00Z">
                  <w:rPr>
                    <w:rFonts w:ascii="仿宋" w:eastAsia="仿宋" w:hAnsi="仿宋" w:cs="宋体" w:hint="eastAsia"/>
                    <w:color w:val="auto"/>
                    <w:sz w:val="28"/>
                    <w:szCs w:val="28"/>
                  </w:rPr>
                </w:rPrChange>
              </w:rPr>
              <w:t>感知监测类设施设备，有效管理对老人的身体状态、安全情况和日常活动，通过多种服务渠道，最大程度满足老年人多样化服务需求，实现</w:t>
            </w:r>
            <w:r>
              <w:rPr>
                <w:rFonts w:eastAsia="仿宋_GB2312"/>
                <w:color w:val="auto"/>
                <w:sz w:val="28"/>
                <w:szCs w:val="28"/>
                <w:rPrChange w:id="169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691" w:author="嗯哼" w:date="2021-09-13T09:12:00Z">
                  <w:rPr>
                    <w:rFonts w:ascii="仿宋" w:eastAsia="仿宋" w:hAnsi="仿宋" w:cs="宋体" w:hint="eastAsia"/>
                    <w:color w:val="auto"/>
                    <w:sz w:val="28"/>
                    <w:szCs w:val="28"/>
                  </w:rPr>
                </w:rPrChange>
              </w:rPr>
              <w:t>医护养</w:t>
            </w:r>
            <w:r>
              <w:rPr>
                <w:rFonts w:eastAsia="仿宋_GB2312"/>
                <w:color w:val="auto"/>
                <w:sz w:val="28"/>
                <w:szCs w:val="28"/>
                <w:rPrChange w:id="169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693" w:author="嗯哼" w:date="2021-09-13T09:12:00Z">
                  <w:rPr>
                    <w:rFonts w:ascii="仿宋" w:eastAsia="仿宋" w:hAnsi="仿宋" w:cs="宋体" w:hint="eastAsia"/>
                    <w:color w:val="auto"/>
                    <w:sz w:val="28"/>
                    <w:szCs w:val="28"/>
                  </w:rPr>
                </w:rPrChange>
              </w:rPr>
              <w:t>一站式养老服务。</w:t>
            </w:r>
          </w:p>
          <w:p w14:paraId="1802CB38" w14:textId="77777777" w:rsidR="00000000" w:rsidRDefault="00000000">
            <w:pPr>
              <w:spacing w:line="480" w:lineRule="exact"/>
              <w:ind w:firstLineChars="200" w:firstLine="560"/>
              <w:rPr>
                <w:rFonts w:eastAsia="仿宋_GB2312"/>
                <w:color w:val="auto"/>
                <w:sz w:val="28"/>
                <w:szCs w:val="28"/>
                <w:rPrChange w:id="1694" w:author="嗯哼" w:date="2021-09-13T09:12:00Z">
                  <w:rPr>
                    <w:rFonts w:ascii="仿宋" w:eastAsia="仿宋" w:hAnsi="仿宋" w:cs="宋体" w:hint="eastAsia"/>
                    <w:color w:val="auto"/>
                    <w:sz w:val="28"/>
                    <w:szCs w:val="28"/>
                  </w:rPr>
                </w:rPrChange>
              </w:rPr>
            </w:pPr>
            <w:r>
              <w:rPr>
                <w:rFonts w:eastAsia="仿宋_GB2312"/>
                <w:b/>
                <w:color w:val="auto"/>
                <w:sz w:val="28"/>
                <w:szCs w:val="28"/>
                <w:rPrChange w:id="1695" w:author="嗯哼" w:date="2021-09-13T09:12:00Z">
                  <w:rPr>
                    <w:rFonts w:ascii="仿宋" w:eastAsia="仿宋" w:hAnsi="仿宋" w:cs="宋体" w:hint="eastAsia"/>
                    <w:b/>
                    <w:sz w:val="28"/>
                    <w:szCs w:val="28"/>
                  </w:rPr>
                </w:rPrChange>
              </w:rPr>
              <w:t>智慧养老三级中心建设。</w:t>
            </w:r>
            <w:r>
              <w:rPr>
                <w:rFonts w:eastAsia="仿宋_GB2312"/>
                <w:color w:val="auto"/>
                <w:sz w:val="28"/>
                <w:szCs w:val="28"/>
                <w:rPrChange w:id="1696" w:author="嗯哼" w:date="2021-09-13T09:12:00Z">
                  <w:rPr>
                    <w:rFonts w:ascii="仿宋" w:eastAsia="仿宋" w:hAnsi="仿宋" w:cs="宋体" w:hint="eastAsia"/>
                    <w:color w:val="auto"/>
                    <w:sz w:val="28"/>
                    <w:szCs w:val="28"/>
                  </w:rPr>
                </w:rPrChange>
              </w:rPr>
              <w:t>以政府引导、市场运作的形式，打造智慧化养老服务中心，部署智能终端设备，对接民政养老服务系统，提升社区养老服务效率，针对不同对象提供无偿、低偿或有偿的日间照料、生活护理、健康服务、家政服务和精神慰藉等温情服务</w:t>
            </w:r>
            <w:r>
              <w:rPr>
                <w:rFonts w:eastAsia="仿宋_GB2312"/>
                <w:color w:val="auto"/>
                <w:sz w:val="28"/>
                <w:szCs w:val="28"/>
              </w:rPr>
              <w:t>。</w:t>
            </w:r>
          </w:p>
        </w:tc>
      </w:tr>
    </w:tbl>
    <w:p w14:paraId="72D721E1" w14:textId="77777777" w:rsidR="00000000" w:rsidRDefault="00000000">
      <w:pPr>
        <w:spacing w:line="560" w:lineRule="exact"/>
        <w:ind w:firstLineChars="200" w:firstLine="640"/>
        <w:rPr>
          <w:rFonts w:eastAsia="仿宋_GB2312"/>
          <w:color w:val="auto"/>
          <w:sz w:val="32"/>
          <w:szCs w:val="32"/>
          <w:rPrChange w:id="1697" w:author="嗯哼" w:date="2021-09-13T09:12:00Z">
            <w:rPr>
              <w:rFonts w:ascii="仿宋" w:eastAsia="仿宋" w:hAnsi="仿宋" w:cs="宋体" w:hint="eastAsia"/>
              <w:sz w:val="30"/>
              <w:szCs w:val="30"/>
            </w:rPr>
          </w:rPrChange>
        </w:rPr>
      </w:pPr>
      <w:r>
        <w:rPr>
          <w:rFonts w:eastAsia="仿宋_GB2312"/>
          <w:b/>
          <w:color w:val="auto"/>
          <w:sz w:val="32"/>
          <w:szCs w:val="32"/>
          <w:rPrChange w:id="1698" w:author="嗯哼" w:date="2021-09-13T09:12:00Z">
            <w:rPr>
              <w:rFonts w:ascii="仿宋" w:eastAsia="仿宋" w:hAnsi="仿宋" w:cs="宋体" w:hint="eastAsia"/>
              <w:b/>
              <w:color w:val="auto"/>
              <w:sz w:val="30"/>
              <w:szCs w:val="30"/>
            </w:rPr>
          </w:rPrChange>
        </w:rPr>
        <w:t>（</w:t>
      </w:r>
      <w:r>
        <w:rPr>
          <w:rFonts w:ascii="仿宋_GB2312" w:eastAsia="仿宋_GB2312" w:hAnsi="仿宋_GB2312" w:cs="仿宋_GB2312"/>
          <w:b/>
          <w:color w:val="auto"/>
          <w:sz w:val="32"/>
          <w:szCs w:val="32"/>
          <w:rPrChange w:id="1699" w:author="嗯哼" w:date="2021-09-13T09:12:00Z">
            <w:rPr>
              <w:rFonts w:ascii="仿宋" w:eastAsia="仿宋" w:hAnsi="仿宋" w:cs="宋体" w:hint="eastAsia"/>
              <w:b/>
              <w:color w:val="auto"/>
              <w:sz w:val="30"/>
              <w:szCs w:val="30"/>
            </w:rPr>
          </w:rPrChange>
        </w:rPr>
        <w:t>5</w:t>
      </w:r>
      <w:r>
        <w:rPr>
          <w:rFonts w:eastAsia="仿宋_GB2312"/>
          <w:b/>
          <w:color w:val="auto"/>
          <w:sz w:val="32"/>
          <w:szCs w:val="32"/>
          <w:rPrChange w:id="1700" w:author="嗯哼" w:date="2021-09-13T09:12:00Z">
            <w:rPr>
              <w:rFonts w:ascii="仿宋" w:eastAsia="仿宋" w:hAnsi="仿宋" w:cs="宋体" w:hint="eastAsia"/>
              <w:b/>
              <w:color w:val="auto"/>
              <w:sz w:val="30"/>
              <w:szCs w:val="30"/>
            </w:rPr>
          </w:rPrChange>
        </w:rPr>
        <w:t>）促</w:t>
      </w:r>
      <w:r>
        <w:rPr>
          <w:rFonts w:eastAsia="仿宋_GB2312"/>
          <w:b/>
          <w:color w:val="auto"/>
          <w:sz w:val="32"/>
          <w:szCs w:val="32"/>
          <w:rPrChange w:id="1701" w:author="嗯哼" w:date="2021-09-13T09:12:00Z">
            <w:rPr>
              <w:rFonts w:ascii="仿宋" w:eastAsia="仿宋" w:hAnsi="仿宋" w:cs="宋体" w:hint="eastAsia"/>
              <w:b/>
              <w:sz w:val="30"/>
              <w:szCs w:val="30"/>
            </w:rPr>
          </w:rPrChange>
        </w:rPr>
        <w:t>进文化旅游</w:t>
      </w:r>
      <w:r>
        <w:rPr>
          <w:rFonts w:eastAsia="仿宋_GB2312"/>
          <w:b/>
          <w:color w:val="auto"/>
          <w:sz w:val="32"/>
          <w:szCs w:val="32"/>
          <w:rPrChange w:id="1702" w:author="嗯哼" w:date="2021-09-13T09:12:00Z">
            <w:rPr>
              <w:rFonts w:ascii="仿宋" w:eastAsia="仿宋" w:hAnsi="仿宋" w:cs="宋体" w:hint="eastAsia"/>
              <w:b/>
              <w:color w:val="auto"/>
              <w:sz w:val="30"/>
              <w:szCs w:val="30"/>
            </w:rPr>
          </w:rPrChange>
        </w:rPr>
        <w:t>繁荣发展。</w:t>
      </w:r>
      <w:r>
        <w:rPr>
          <w:rFonts w:eastAsia="仿宋_GB2312"/>
          <w:color w:val="auto"/>
          <w:sz w:val="32"/>
          <w:szCs w:val="32"/>
          <w:rPrChange w:id="1703" w:author="嗯哼" w:date="2021-09-13T09:12:00Z">
            <w:rPr>
              <w:rFonts w:ascii="仿宋" w:eastAsia="仿宋" w:hAnsi="仿宋" w:cs="宋体" w:hint="eastAsia"/>
              <w:color w:val="auto"/>
              <w:sz w:val="30"/>
              <w:szCs w:val="30"/>
            </w:rPr>
          </w:rPrChange>
        </w:rPr>
        <w:t>围绕市民对公共文化的需求，完善公共数字文化服务体系，扩大基层文化惠民覆盖面。</w:t>
      </w:r>
      <w:r>
        <w:rPr>
          <w:rFonts w:eastAsia="仿宋_GB2312"/>
          <w:color w:val="auto"/>
          <w:sz w:val="32"/>
          <w:szCs w:val="32"/>
          <w:rPrChange w:id="1704" w:author="嗯哼" w:date="2021-09-13T09:12:00Z">
            <w:rPr>
              <w:rFonts w:ascii="仿宋" w:eastAsia="仿宋" w:hAnsi="仿宋" w:cs="宋体" w:hint="eastAsia"/>
              <w:sz w:val="30"/>
              <w:szCs w:val="30"/>
            </w:rPr>
          </w:rPrChange>
        </w:rPr>
        <w:t>统筹规</w:t>
      </w:r>
      <w:r>
        <w:rPr>
          <w:rFonts w:eastAsia="仿宋_GB2312"/>
          <w:color w:val="auto"/>
          <w:sz w:val="32"/>
          <w:szCs w:val="32"/>
          <w:rPrChange w:id="1705" w:author="嗯哼" w:date="2021-09-13T09:12:00Z">
            <w:rPr>
              <w:rFonts w:ascii="仿宋" w:eastAsia="仿宋" w:hAnsi="仿宋" w:cs="宋体" w:hint="eastAsia"/>
              <w:sz w:val="30"/>
              <w:szCs w:val="30"/>
            </w:rPr>
          </w:rPrChange>
        </w:rPr>
        <w:lastRenderedPageBreak/>
        <w:t>划文化和旅游数据资源，优化</w:t>
      </w:r>
      <w:r>
        <w:rPr>
          <w:rFonts w:eastAsia="仿宋_GB2312"/>
          <w:color w:val="auto"/>
          <w:sz w:val="32"/>
          <w:szCs w:val="32"/>
          <w:rPrChange w:id="1706" w:author="嗯哼" w:date="2021-09-13T09:12:00Z">
            <w:rPr>
              <w:rFonts w:ascii="仿宋" w:eastAsia="仿宋" w:hAnsi="仿宋" w:cs="宋体" w:hint="eastAsia"/>
              <w:sz w:val="30"/>
              <w:szCs w:val="30"/>
            </w:rPr>
          </w:rPrChange>
        </w:rPr>
        <w:t>“</w:t>
      </w:r>
      <w:r>
        <w:rPr>
          <w:rFonts w:eastAsia="仿宋_GB2312"/>
          <w:color w:val="auto"/>
          <w:sz w:val="32"/>
          <w:szCs w:val="32"/>
          <w:rPrChange w:id="1707" w:author="嗯哼" w:date="2021-09-13T09:12:00Z">
            <w:rPr>
              <w:rFonts w:ascii="仿宋" w:eastAsia="仿宋" w:hAnsi="仿宋" w:cs="宋体" w:hint="eastAsia"/>
              <w:sz w:val="30"/>
              <w:szCs w:val="30"/>
            </w:rPr>
          </w:rPrChange>
        </w:rPr>
        <w:t>智慧文旅</w:t>
      </w:r>
      <w:r>
        <w:rPr>
          <w:rFonts w:eastAsia="仿宋_GB2312"/>
          <w:color w:val="auto"/>
          <w:sz w:val="32"/>
          <w:szCs w:val="32"/>
          <w:rPrChange w:id="1708" w:author="嗯哼" w:date="2021-09-13T09:12:00Z">
            <w:rPr>
              <w:rFonts w:ascii="仿宋" w:eastAsia="仿宋" w:hAnsi="仿宋" w:cs="宋体" w:hint="eastAsia"/>
              <w:sz w:val="30"/>
              <w:szCs w:val="30"/>
            </w:rPr>
          </w:rPrChange>
        </w:rPr>
        <w:t>”</w:t>
      </w:r>
      <w:r>
        <w:rPr>
          <w:rFonts w:eastAsia="仿宋_GB2312"/>
          <w:color w:val="auto"/>
          <w:sz w:val="32"/>
          <w:szCs w:val="32"/>
          <w:rPrChange w:id="1709" w:author="嗯哼" w:date="2021-09-13T09:12:00Z">
            <w:rPr>
              <w:rFonts w:ascii="仿宋" w:eastAsia="仿宋" w:hAnsi="仿宋" w:cs="宋体" w:hint="eastAsia"/>
              <w:sz w:val="30"/>
              <w:szCs w:val="30"/>
            </w:rPr>
          </w:rPrChange>
        </w:rPr>
        <w:t>应用场景。培育徽文化特色公共文化服务，以</w:t>
      </w:r>
      <w:r>
        <w:rPr>
          <w:rFonts w:eastAsia="仿宋_GB2312"/>
          <w:color w:val="auto"/>
          <w:sz w:val="32"/>
          <w:szCs w:val="32"/>
          <w:rPrChange w:id="1710" w:author="嗯哼" w:date="2021-09-13T09:12:00Z">
            <w:rPr>
              <w:rFonts w:ascii="仿宋" w:eastAsia="仿宋" w:hAnsi="仿宋" w:cs="宋体" w:hint="eastAsia"/>
              <w:sz w:val="30"/>
              <w:szCs w:val="30"/>
            </w:rPr>
          </w:rPrChange>
        </w:rPr>
        <w:t>“</w:t>
      </w:r>
      <w:r>
        <w:rPr>
          <w:rFonts w:eastAsia="仿宋_GB2312"/>
          <w:color w:val="auto"/>
          <w:sz w:val="32"/>
          <w:szCs w:val="32"/>
          <w:rPrChange w:id="1711" w:author="嗯哼" w:date="2021-09-13T09:12:00Z">
            <w:rPr>
              <w:rFonts w:ascii="仿宋" w:eastAsia="仿宋" w:hAnsi="仿宋" w:cs="宋体" w:hint="eastAsia"/>
              <w:sz w:val="30"/>
              <w:szCs w:val="30"/>
            </w:rPr>
          </w:rPrChange>
        </w:rPr>
        <w:t>徽州文化生态保护区</w:t>
      </w:r>
      <w:r>
        <w:rPr>
          <w:rFonts w:eastAsia="仿宋_GB2312"/>
          <w:color w:val="auto"/>
          <w:sz w:val="32"/>
          <w:szCs w:val="32"/>
          <w:rPrChange w:id="1712" w:author="嗯哼" w:date="2021-09-13T09:12:00Z">
            <w:rPr>
              <w:rFonts w:ascii="仿宋" w:eastAsia="仿宋" w:hAnsi="仿宋" w:cs="宋体" w:hint="eastAsia"/>
              <w:sz w:val="30"/>
              <w:szCs w:val="30"/>
            </w:rPr>
          </w:rPrChange>
        </w:rPr>
        <w:t>”</w:t>
      </w:r>
      <w:r>
        <w:rPr>
          <w:rFonts w:eastAsia="仿宋_GB2312"/>
          <w:color w:val="auto"/>
          <w:sz w:val="32"/>
          <w:szCs w:val="32"/>
          <w:rPrChange w:id="1713" w:author="嗯哼" w:date="2021-09-13T09:12:00Z">
            <w:rPr>
              <w:rFonts w:ascii="仿宋" w:eastAsia="仿宋" w:hAnsi="仿宋" w:cs="宋体" w:hint="eastAsia"/>
              <w:sz w:val="30"/>
              <w:szCs w:val="30"/>
            </w:rPr>
          </w:rPrChange>
        </w:rPr>
        <w:t>为龙头</w:t>
      </w:r>
      <w:r>
        <w:rPr>
          <w:rFonts w:eastAsia="仿宋_GB2312"/>
          <w:color w:val="auto"/>
          <w:sz w:val="32"/>
          <w:szCs w:val="32"/>
        </w:rPr>
        <w:t>，</w:t>
      </w:r>
      <w:r>
        <w:rPr>
          <w:rFonts w:eastAsia="仿宋_GB2312"/>
          <w:color w:val="auto"/>
          <w:sz w:val="32"/>
          <w:szCs w:val="32"/>
          <w:rPrChange w:id="1714" w:author="嗯哼" w:date="2021-09-13T09:12:00Z">
            <w:rPr>
              <w:rFonts w:ascii="仿宋" w:eastAsia="仿宋" w:hAnsi="仿宋" w:cs="宋体" w:hint="eastAsia"/>
              <w:sz w:val="30"/>
              <w:szCs w:val="30"/>
            </w:rPr>
          </w:rPrChange>
        </w:rPr>
        <w:t>加强可移动文物预防性保护和数字化保护，鼓励预防性保护技术创新。完善徽文化遗产资源数据库，加强可移动文物预防性保护和数字化保护。将黄山地方史志内容纳入文旅大数据规划，加大文创产品的品牌培育和品牌宣传，推动更多资源转换为</w:t>
      </w:r>
      <w:r>
        <w:rPr>
          <w:rFonts w:eastAsia="仿宋_GB2312"/>
          <w:color w:val="auto"/>
          <w:sz w:val="32"/>
          <w:szCs w:val="32"/>
          <w:rPrChange w:id="1715" w:author="嗯哼" w:date="2021-09-13T09:12:00Z">
            <w:rPr>
              <w:rFonts w:ascii="仿宋" w:eastAsia="仿宋" w:hAnsi="仿宋" w:cs="宋体" w:hint="eastAsia"/>
              <w:color w:val="0000CC"/>
              <w:sz w:val="30"/>
              <w:szCs w:val="30"/>
            </w:rPr>
          </w:rPrChange>
        </w:rPr>
        <w:t>数字化产品</w:t>
      </w:r>
      <w:r>
        <w:rPr>
          <w:rFonts w:eastAsia="仿宋_GB2312"/>
          <w:color w:val="auto"/>
          <w:sz w:val="32"/>
          <w:szCs w:val="32"/>
          <w:rPrChange w:id="1716" w:author="嗯哼" w:date="2021-09-13T09:12:00Z">
            <w:rPr>
              <w:rFonts w:ascii="仿宋" w:eastAsia="仿宋" w:hAnsi="仿宋" w:cs="宋体" w:hint="eastAsia"/>
              <w:sz w:val="30"/>
              <w:szCs w:val="30"/>
            </w:rPr>
          </w:rPrChange>
        </w:rPr>
        <w:t>。</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0740373C" w14:textId="77777777">
        <w:trPr>
          <w:trHeight w:val="566"/>
          <w:jc w:val="center"/>
        </w:trPr>
        <w:tc>
          <w:tcPr>
            <w:tcW w:w="9109" w:type="dxa"/>
            <w:vAlign w:val="center"/>
          </w:tcPr>
          <w:p w14:paraId="423BB29E" w14:textId="77777777" w:rsidR="00000000" w:rsidRDefault="00000000">
            <w:pPr>
              <w:adjustRightInd w:val="0"/>
              <w:snapToGrid w:val="0"/>
              <w:spacing w:line="240" w:lineRule="auto"/>
              <w:jc w:val="center"/>
              <w:rPr>
                <w:rFonts w:eastAsia="仿宋_GB2312"/>
                <w:color w:val="auto"/>
                <w:sz w:val="28"/>
                <w:szCs w:val="28"/>
                <w:rPrChange w:id="1717" w:author="嗯哼" w:date="2021-09-13T09:12:00Z">
                  <w:rPr>
                    <w:rFonts w:ascii="仿宋" w:eastAsia="仿宋" w:hAnsi="仿宋" w:cs="宋体"/>
                    <w:sz w:val="28"/>
                    <w:szCs w:val="28"/>
                  </w:rPr>
                </w:rPrChange>
              </w:rPr>
            </w:pPr>
            <w:r>
              <w:rPr>
                <w:rFonts w:eastAsia="仿宋_GB2312"/>
                <w:color w:val="auto"/>
                <w:sz w:val="28"/>
                <w:szCs w:val="28"/>
                <w:rPrChange w:id="1718" w:author="嗯哼" w:date="2021-09-13T09:12:00Z">
                  <w:rPr>
                    <w:rFonts w:ascii="仿宋" w:eastAsia="仿宋" w:hAnsi="仿宋" w:cs="宋体" w:hint="eastAsia"/>
                    <w:sz w:val="28"/>
                    <w:szCs w:val="28"/>
                  </w:rPr>
                </w:rPrChange>
              </w:rPr>
              <w:t>专栏</w:t>
            </w:r>
            <w:r>
              <w:rPr>
                <w:rFonts w:eastAsia="仿宋_GB2312"/>
                <w:color w:val="auto"/>
                <w:sz w:val="28"/>
                <w:szCs w:val="28"/>
                <w:rPrChange w:id="1719" w:author="嗯哼" w:date="2021-09-13T09:12:00Z">
                  <w:rPr>
                    <w:rFonts w:ascii="仿宋" w:eastAsia="仿宋" w:hAnsi="仿宋" w:cs="宋体" w:hint="eastAsia"/>
                    <w:sz w:val="28"/>
                    <w:szCs w:val="28"/>
                  </w:rPr>
                </w:rPrChange>
              </w:rPr>
              <w:t>1</w:t>
            </w:r>
            <w:r>
              <w:rPr>
                <w:rFonts w:eastAsia="仿宋_GB2312"/>
                <w:color w:val="auto"/>
                <w:sz w:val="28"/>
                <w:szCs w:val="28"/>
                <w:rPrChange w:id="1720" w:author="嗯哼" w:date="2021-09-13T09:12:00Z">
                  <w:rPr>
                    <w:rFonts w:ascii="仿宋" w:eastAsia="仿宋" w:hAnsi="仿宋" w:cs="宋体"/>
                    <w:sz w:val="28"/>
                    <w:szCs w:val="28"/>
                  </w:rPr>
                </w:rPrChange>
              </w:rPr>
              <w:t>6  “</w:t>
            </w:r>
            <w:r>
              <w:rPr>
                <w:rFonts w:eastAsia="仿宋_GB2312"/>
                <w:color w:val="auto"/>
                <w:sz w:val="28"/>
                <w:szCs w:val="28"/>
                <w:rPrChange w:id="1721" w:author="嗯哼" w:date="2021-09-13T09:12:00Z">
                  <w:rPr>
                    <w:rFonts w:ascii="仿宋" w:eastAsia="仿宋" w:hAnsi="仿宋" w:cs="宋体"/>
                    <w:sz w:val="28"/>
                    <w:szCs w:val="28"/>
                  </w:rPr>
                </w:rPrChange>
              </w:rPr>
              <w:t>智慧文旅</w:t>
            </w:r>
            <w:r>
              <w:rPr>
                <w:rFonts w:eastAsia="仿宋_GB2312"/>
                <w:color w:val="auto"/>
                <w:sz w:val="28"/>
                <w:szCs w:val="28"/>
                <w:rPrChange w:id="1722" w:author="嗯哼" w:date="2021-09-13T09:12:00Z">
                  <w:rPr>
                    <w:rFonts w:ascii="仿宋" w:eastAsia="仿宋" w:hAnsi="仿宋" w:cs="宋体"/>
                    <w:sz w:val="28"/>
                    <w:szCs w:val="28"/>
                  </w:rPr>
                </w:rPrChange>
              </w:rPr>
              <w:t>”</w:t>
            </w:r>
            <w:r>
              <w:rPr>
                <w:rFonts w:eastAsia="仿宋_GB2312"/>
                <w:color w:val="auto"/>
                <w:sz w:val="28"/>
                <w:szCs w:val="28"/>
                <w:rPrChange w:id="1723" w:author="嗯哼" w:date="2021-09-13T09:12:00Z">
                  <w:rPr>
                    <w:rFonts w:ascii="仿宋" w:eastAsia="仿宋" w:hAnsi="仿宋" w:cs="宋体" w:hint="eastAsia"/>
                    <w:sz w:val="28"/>
                    <w:szCs w:val="28"/>
                  </w:rPr>
                </w:rPrChange>
              </w:rPr>
              <w:t>数字化应用</w:t>
            </w:r>
          </w:p>
        </w:tc>
      </w:tr>
      <w:tr w:rsidR="00000000" w14:paraId="1A05EA04" w14:textId="77777777">
        <w:trPr>
          <w:trHeight w:val="409"/>
          <w:jc w:val="center"/>
        </w:trPr>
        <w:tc>
          <w:tcPr>
            <w:tcW w:w="9109" w:type="dxa"/>
          </w:tcPr>
          <w:p w14:paraId="4593B87C" w14:textId="77777777" w:rsidR="00000000" w:rsidRDefault="00000000">
            <w:pPr>
              <w:spacing w:line="480" w:lineRule="exact"/>
              <w:ind w:firstLineChars="200" w:firstLine="560"/>
              <w:rPr>
                <w:rFonts w:eastAsia="仿宋_GB2312"/>
                <w:color w:val="auto"/>
                <w:sz w:val="28"/>
                <w:szCs w:val="28"/>
                <w:rPrChange w:id="1724" w:author="嗯哼" w:date="2021-09-13T09:12:00Z">
                  <w:rPr>
                    <w:rFonts w:ascii="仿宋" w:eastAsia="仿宋" w:hAnsi="仿宋" w:cs="宋体"/>
                    <w:color w:val="auto"/>
                    <w:sz w:val="28"/>
                    <w:szCs w:val="28"/>
                  </w:rPr>
                </w:rPrChange>
              </w:rPr>
            </w:pPr>
            <w:r>
              <w:rPr>
                <w:rFonts w:eastAsia="仿宋_GB2312"/>
                <w:b/>
                <w:color w:val="auto"/>
                <w:sz w:val="28"/>
                <w:szCs w:val="28"/>
                <w:rPrChange w:id="1725" w:author="嗯哼" w:date="2021-09-13T09:12:00Z">
                  <w:rPr>
                    <w:rFonts w:ascii="仿宋" w:eastAsia="仿宋" w:hAnsi="仿宋" w:cs="宋体" w:hint="eastAsia"/>
                    <w:b/>
                    <w:sz w:val="28"/>
                    <w:szCs w:val="28"/>
                  </w:rPr>
                </w:rPrChange>
              </w:rPr>
              <w:t>优化</w:t>
            </w:r>
            <w:r>
              <w:rPr>
                <w:rFonts w:eastAsia="仿宋_GB2312"/>
                <w:b/>
                <w:color w:val="auto"/>
                <w:sz w:val="28"/>
                <w:szCs w:val="28"/>
                <w:rPrChange w:id="1726" w:author="嗯哼" w:date="2021-09-13T09:12:00Z">
                  <w:rPr>
                    <w:rFonts w:ascii="仿宋" w:eastAsia="仿宋" w:hAnsi="仿宋" w:cs="宋体" w:hint="eastAsia"/>
                    <w:b/>
                    <w:sz w:val="28"/>
                    <w:szCs w:val="28"/>
                  </w:rPr>
                </w:rPrChange>
              </w:rPr>
              <w:t>“</w:t>
            </w:r>
            <w:r>
              <w:rPr>
                <w:rFonts w:eastAsia="仿宋_GB2312"/>
                <w:b/>
                <w:color w:val="auto"/>
                <w:sz w:val="28"/>
                <w:szCs w:val="28"/>
                <w:rPrChange w:id="1727" w:author="嗯哼" w:date="2021-09-13T09:12:00Z">
                  <w:rPr>
                    <w:rFonts w:ascii="仿宋" w:eastAsia="仿宋" w:hAnsi="仿宋" w:cs="宋体" w:hint="eastAsia"/>
                    <w:b/>
                    <w:sz w:val="28"/>
                    <w:szCs w:val="28"/>
                  </w:rPr>
                </w:rPrChange>
              </w:rPr>
              <w:t>智慧文旅</w:t>
            </w:r>
            <w:r>
              <w:rPr>
                <w:rFonts w:eastAsia="仿宋_GB2312"/>
                <w:b/>
                <w:color w:val="auto"/>
                <w:sz w:val="28"/>
                <w:szCs w:val="28"/>
                <w:rPrChange w:id="1728" w:author="嗯哼" w:date="2021-09-13T09:12:00Z">
                  <w:rPr>
                    <w:rFonts w:ascii="仿宋" w:eastAsia="仿宋" w:hAnsi="仿宋" w:cs="宋体" w:hint="eastAsia"/>
                    <w:b/>
                    <w:sz w:val="28"/>
                    <w:szCs w:val="28"/>
                  </w:rPr>
                </w:rPrChange>
              </w:rPr>
              <w:t>”</w:t>
            </w:r>
            <w:r>
              <w:rPr>
                <w:rFonts w:eastAsia="仿宋_GB2312"/>
                <w:b/>
                <w:color w:val="auto"/>
                <w:sz w:val="28"/>
                <w:szCs w:val="28"/>
                <w:rPrChange w:id="1729" w:author="嗯哼" w:date="2021-09-13T09:12:00Z">
                  <w:rPr>
                    <w:rFonts w:ascii="仿宋" w:eastAsia="仿宋" w:hAnsi="仿宋" w:cs="宋体" w:hint="eastAsia"/>
                    <w:b/>
                    <w:sz w:val="28"/>
                    <w:szCs w:val="28"/>
                  </w:rPr>
                </w:rPrChange>
              </w:rPr>
              <w:t>应用场景。</w:t>
            </w:r>
            <w:r>
              <w:rPr>
                <w:rFonts w:eastAsia="仿宋_GB2312"/>
                <w:color w:val="auto"/>
                <w:sz w:val="28"/>
                <w:szCs w:val="28"/>
                <w:rPrChange w:id="1730" w:author="嗯哼" w:date="2021-09-13T09:12:00Z">
                  <w:rPr>
                    <w:rFonts w:ascii="仿宋" w:eastAsia="仿宋" w:hAnsi="仿宋" w:cs="宋体" w:hint="eastAsia"/>
                    <w:color w:val="auto"/>
                    <w:sz w:val="28"/>
                    <w:szCs w:val="28"/>
                  </w:rPr>
                </w:rPrChange>
              </w:rPr>
              <w:t>在融合</w:t>
            </w:r>
            <w:r>
              <w:rPr>
                <w:rFonts w:eastAsia="仿宋_GB2312"/>
                <w:color w:val="auto"/>
                <w:sz w:val="28"/>
                <w:szCs w:val="28"/>
                <w:rPrChange w:id="1731" w:author="嗯哼" w:date="2021-09-13T09:12:00Z">
                  <w:rPr>
                    <w:rFonts w:ascii="仿宋" w:eastAsia="仿宋" w:hAnsi="仿宋" w:cs="宋体" w:hint="eastAsia"/>
                    <w:color w:val="auto"/>
                    <w:sz w:val="28"/>
                    <w:szCs w:val="28"/>
                  </w:rPr>
                </w:rPrChange>
              </w:rPr>
              <w:t>“</w:t>
            </w:r>
            <w:r>
              <w:rPr>
                <w:rFonts w:eastAsia="仿宋_GB2312"/>
                <w:color w:val="auto"/>
                <w:sz w:val="28"/>
                <w:szCs w:val="28"/>
                <w:rPrChange w:id="1732" w:author="嗯哼" w:date="2021-09-13T09:12:00Z">
                  <w:rPr>
                    <w:rFonts w:ascii="仿宋" w:eastAsia="仿宋" w:hAnsi="仿宋" w:cs="宋体" w:hint="eastAsia"/>
                    <w:color w:val="auto"/>
                    <w:sz w:val="28"/>
                    <w:szCs w:val="28"/>
                  </w:rPr>
                </w:rPrChange>
              </w:rPr>
              <w:t>智慧文旅</w:t>
            </w:r>
            <w:r>
              <w:rPr>
                <w:rFonts w:eastAsia="仿宋_GB2312"/>
                <w:color w:val="auto"/>
                <w:sz w:val="28"/>
                <w:szCs w:val="28"/>
                <w:rPrChange w:id="1733" w:author="嗯哼" w:date="2021-09-13T09:12:00Z">
                  <w:rPr>
                    <w:rFonts w:ascii="仿宋" w:eastAsia="仿宋" w:hAnsi="仿宋" w:cs="宋体" w:hint="eastAsia"/>
                    <w:color w:val="auto"/>
                    <w:sz w:val="28"/>
                    <w:szCs w:val="28"/>
                  </w:rPr>
                </w:rPrChange>
              </w:rPr>
              <w:t>”</w:t>
            </w:r>
            <w:r>
              <w:rPr>
                <w:rFonts w:eastAsia="仿宋_GB2312"/>
                <w:color w:val="auto"/>
                <w:sz w:val="28"/>
                <w:szCs w:val="28"/>
                <w:rPrChange w:id="1734" w:author="嗯哼" w:date="2021-09-13T09:12:00Z">
                  <w:rPr>
                    <w:rFonts w:ascii="仿宋" w:eastAsia="仿宋" w:hAnsi="仿宋" w:cs="宋体" w:hint="eastAsia"/>
                    <w:color w:val="auto"/>
                    <w:sz w:val="28"/>
                    <w:szCs w:val="28"/>
                  </w:rPr>
                </w:rPrChange>
              </w:rPr>
              <w:t>项目已有的功能和数据的基础上，汇集政府委办局、涉旅企业数据以及互联网数据，结合地理时空信息平台，动态感知旅游态势，辅助政府科学决策，主要涵盖旅游总体态势、旅游经济、旅游要素、客流监测、旅游监管、旅游营销等版块。</w:t>
            </w:r>
          </w:p>
          <w:p w14:paraId="4F195605" w14:textId="77777777" w:rsidR="00000000" w:rsidRDefault="00000000">
            <w:pPr>
              <w:spacing w:line="480" w:lineRule="exact"/>
              <w:ind w:firstLineChars="200" w:firstLine="560"/>
              <w:rPr>
                <w:rFonts w:eastAsia="仿宋_GB2312"/>
                <w:color w:val="auto"/>
                <w:sz w:val="28"/>
                <w:szCs w:val="28"/>
                <w:rPrChange w:id="1735" w:author="嗯哼" w:date="2021-09-13T09:12:00Z">
                  <w:rPr>
                    <w:rFonts w:ascii="仿宋" w:eastAsia="仿宋" w:hAnsi="仿宋" w:cs="宋体"/>
                    <w:color w:val="auto"/>
                    <w:sz w:val="28"/>
                    <w:szCs w:val="28"/>
                  </w:rPr>
                </w:rPrChange>
              </w:rPr>
            </w:pPr>
            <w:r>
              <w:rPr>
                <w:rFonts w:eastAsia="仿宋_GB2312"/>
                <w:b/>
                <w:color w:val="auto"/>
                <w:sz w:val="28"/>
                <w:szCs w:val="28"/>
                <w:rPrChange w:id="1736" w:author="嗯哼" w:date="2021-09-13T09:12:00Z">
                  <w:rPr>
                    <w:rFonts w:ascii="仿宋" w:eastAsia="仿宋" w:hAnsi="仿宋" w:cs="宋体"/>
                    <w:b/>
                    <w:color w:val="auto"/>
                    <w:sz w:val="28"/>
                    <w:szCs w:val="28"/>
                  </w:rPr>
                </w:rPrChange>
              </w:rPr>
              <w:t>建设交通</w:t>
            </w:r>
            <w:r>
              <w:rPr>
                <w:rFonts w:eastAsia="仿宋_GB2312"/>
                <w:b/>
                <w:color w:val="auto"/>
                <w:sz w:val="28"/>
                <w:szCs w:val="28"/>
                <w:rPrChange w:id="1737" w:author="嗯哼" w:date="2021-09-13T09:12:00Z">
                  <w:rPr>
                    <w:rFonts w:ascii="仿宋" w:eastAsia="仿宋" w:hAnsi="仿宋" w:cs="宋体" w:hint="eastAsia"/>
                    <w:b/>
                    <w:color w:val="auto"/>
                    <w:sz w:val="28"/>
                    <w:szCs w:val="28"/>
                  </w:rPr>
                </w:rPrChange>
              </w:rPr>
              <w:t>旅游</w:t>
            </w:r>
            <w:r>
              <w:rPr>
                <w:rFonts w:eastAsia="仿宋_GB2312"/>
                <w:b/>
                <w:color w:val="auto"/>
                <w:sz w:val="28"/>
                <w:szCs w:val="28"/>
                <w:rPrChange w:id="1738" w:author="嗯哼" w:date="2021-09-13T09:12:00Z">
                  <w:rPr>
                    <w:rFonts w:ascii="仿宋" w:eastAsia="仿宋" w:hAnsi="仿宋" w:cs="宋体"/>
                    <w:b/>
                    <w:color w:val="auto"/>
                    <w:sz w:val="28"/>
                    <w:szCs w:val="28"/>
                  </w:rPr>
                </w:rPrChange>
              </w:rPr>
              <w:t>出行服务平台。</w:t>
            </w:r>
            <w:r>
              <w:rPr>
                <w:rFonts w:eastAsia="仿宋_GB2312"/>
                <w:color w:val="auto"/>
                <w:sz w:val="28"/>
                <w:szCs w:val="28"/>
                <w:rPrChange w:id="1739" w:author="嗯哼" w:date="2021-09-13T09:12:00Z">
                  <w:rPr>
                    <w:rFonts w:ascii="仿宋" w:eastAsia="仿宋" w:hAnsi="仿宋" w:cs="宋体" w:hint="eastAsia"/>
                    <w:color w:val="auto"/>
                    <w:sz w:val="28"/>
                    <w:szCs w:val="28"/>
                  </w:rPr>
                </w:rPrChange>
              </w:rPr>
              <w:t>基于</w:t>
            </w:r>
            <w:r>
              <w:rPr>
                <w:rFonts w:eastAsia="仿宋_GB2312"/>
                <w:color w:val="auto"/>
                <w:sz w:val="28"/>
                <w:szCs w:val="28"/>
                <w:rPrChange w:id="174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741" w:author="嗯哼" w:date="2021-09-13T09:12:00Z">
                  <w:rPr>
                    <w:rFonts w:ascii="仿宋" w:eastAsia="仿宋" w:hAnsi="仿宋" w:cs="宋体" w:hint="eastAsia"/>
                    <w:color w:val="auto"/>
                    <w:sz w:val="28"/>
                    <w:szCs w:val="28"/>
                  </w:rPr>
                </w:rPrChange>
              </w:rPr>
              <w:t>城市大脑</w:t>
            </w:r>
            <w:r>
              <w:rPr>
                <w:rFonts w:eastAsia="仿宋_GB2312"/>
                <w:color w:val="auto"/>
                <w:sz w:val="28"/>
                <w:szCs w:val="28"/>
                <w:rPrChange w:id="174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743" w:author="嗯哼" w:date="2021-09-13T09:12:00Z">
                  <w:rPr>
                    <w:rFonts w:ascii="仿宋" w:eastAsia="仿宋" w:hAnsi="仿宋" w:cs="宋体" w:hint="eastAsia"/>
                    <w:color w:val="auto"/>
                    <w:sz w:val="28"/>
                    <w:szCs w:val="28"/>
                  </w:rPr>
                </w:rPrChange>
              </w:rPr>
              <w:t>公共交通专题大数据，从多个角度对交通、旅游综合数据、执法监管数据、重点景区和周边路网监测数据以及服务数据等进行综合分析，为旅游交通出行、旅游市场协同监管、景区客流监测预警和旅游交通精准信息服务提供决策支持。</w:t>
            </w:r>
          </w:p>
        </w:tc>
      </w:tr>
    </w:tbl>
    <w:p w14:paraId="6FEF5A04" w14:textId="77777777" w:rsidR="00000000" w:rsidRDefault="00000000">
      <w:pPr>
        <w:spacing w:line="560" w:lineRule="exact"/>
        <w:ind w:firstLineChars="200" w:firstLine="640"/>
        <w:rPr>
          <w:rFonts w:eastAsia="仿宋_GB2312"/>
          <w:b/>
          <w:color w:val="auto"/>
          <w:sz w:val="32"/>
          <w:szCs w:val="32"/>
          <w:rPrChange w:id="1744" w:author="嗯哼" w:date="2021-09-13T09:12:00Z">
            <w:rPr>
              <w:rFonts w:ascii="仿宋" w:eastAsia="仿宋" w:hAnsi="仿宋" w:cs="宋体"/>
              <w:b/>
              <w:color w:val="auto"/>
              <w:sz w:val="30"/>
              <w:szCs w:val="30"/>
            </w:rPr>
          </w:rPrChange>
        </w:rPr>
      </w:pPr>
      <w:r>
        <w:rPr>
          <w:rFonts w:eastAsia="仿宋_GB2312"/>
          <w:b/>
          <w:color w:val="auto"/>
          <w:sz w:val="32"/>
          <w:szCs w:val="32"/>
          <w:rPrChange w:id="1745" w:author="嗯哼" w:date="2021-09-13T09:12:00Z">
            <w:rPr>
              <w:rFonts w:ascii="仿宋" w:eastAsia="仿宋" w:hAnsi="仿宋" w:cs="宋体" w:hint="eastAsia"/>
              <w:b/>
              <w:color w:val="auto"/>
              <w:sz w:val="30"/>
              <w:szCs w:val="30"/>
            </w:rPr>
          </w:rPrChange>
        </w:rPr>
        <w:t>4</w:t>
      </w:r>
      <w:r>
        <w:rPr>
          <w:rFonts w:eastAsia="仿宋_GB2312"/>
          <w:b/>
          <w:color w:val="auto"/>
          <w:sz w:val="32"/>
          <w:szCs w:val="32"/>
        </w:rPr>
        <w:t>.</w:t>
      </w:r>
      <w:r>
        <w:rPr>
          <w:rFonts w:eastAsia="仿宋_GB2312"/>
          <w:b/>
          <w:color w:val="auto"/>
          <w:sz w:val="32"/>
          <w:szCs w:val="32"/>
          <w:rPrChange w:id="1746" w:author="嗯哼" w:date="2021-09-13T09:12:00Z">
            <w:rPr>
              <w:rFonts w:ascii="仿宋" w:eastAsia="仿宋" w:hAnsi="仿宋" w:cs="宋体"/>
              <w:b/>
              <w:color w:val="auto"/>
              <w:sz w:val="30"/>
              <w:szCs w:val="30"/>
            </w:rPr>
          </w:rPrChange>
        </w:rPr>
        <w:t>推进社会治理数字化应用</w:t>
      </w:r>
    </w:p>
    <w:p w14:paraId="4C5D3EFE" w14:textId="77777777" w:rsidR="00000000" w:rsidRDefault="00000000">
      <w:pPr>
        <w:spacing w:line="560" w:lineRule="exact"/>
        <w:ind w:firstLineChars="200" w:firstLine="640"/>
        <w:rPr>
          <w:rFonts w:eastAsia="仿宋_GB2312"/>
          <w:color w:val="auto"/>
          <w:sz w:val="32"/>
          <w:szCs w:val="32"/>
          <w:rPrChange w:id="1747" w:author="嗯哼" w:date="2021-09-13T09:12:00Z">
            <w:rPr>
              <w:rFonts w:ascii="仿宋" w:eastAsia="仿宋" w:hAnsi="仿宋" w:cs="宋体"/>
              <w:sz w:val="30"/>
              <w:szCs w:val="30"/>
            </w:rPr>
          </w:rPrChange>
        </w:rPr>
      </w:pPr>
      <w:r>
        <w:rPr>
          <w:rFonts w:eastAsia="仿宋_GB2312"/>
          <w:color w:val="auto"/>
          <w:sz w:val="32"/>
          <w:szCs w:val="32"/>
          <w:rPrChange w:id="1748" w:author="嗯哼" w:date="2021-09-13T09:12:00Z">
            <w:rPr>
              <w:rFonts w:ascii="仿宋" w:eastAsia="仿宋" w:hAnsi="仿宋" w:cs="宋体" w:hint="eastAsia"/>
              <w:sz w:val="30"/>
              <w:szCs w:val="30"/>
            </w:rPr>
          </w:rPrChange>
        </w:rPr>
        <w:t>围绕智慧城管、平安黄山、基层治理、智慧应急、智慧消防等领域数字化应用，积极推动数据共享和业务协同，利用</w:t>
      </w:r>
      <w:r>
        <w:rPr>
          <w:rFonts w:eastAsia="仿宋_GB2312"/>
          <w:color w:val="auto"/>
          <w:sz w:val="32"/>
          <w:szCs w:val="32"/>
          <w:rPrChange w:id="1749" w:author="嗯哼" w:date="2021-09-13T09:12:00Z">
            <w:rPr>
              <w:rFonts w:ascii="仿宋" w:eastAsia="仿宋" w:hAnsi="仿宋" w:cs="宋体" w:hint="eastAsia"/>
              <w:sz w:val="30"/>
              <w:szCs w:val="30"/>
            </w:rPr>
          </w:rPrChange>
        </w:rPr>
        <w:t>“</w:t>
      </w:r>
      <w:r>
        <w:rPr>
          <w:rFonts w:eastAsia="仿宋_GB2312"/>
          <w:color w:val="auto"/>
          <w:sz w:val="32"/>
          <w:szCs w:val="32"/>
          <w:rPrChange w:id="1750" w:author="嗯哼" w:date="2021-09-13T09:12:00Z">
            <w:rPr>
              <w:rFonts w:ascii="仿宋" w:eastAsia="仿宋" w:hAnsi="仿宋" w:cs="宋体" w:hint="eastAsia"/>
              <w:sz w:val="30"/>
              <w:szCs w:val="30"/>
            </w:rPr>
          </w:rPrChange>
        </w:rPr>
        <w:t>互联网</w:t>
      </w:r>
      <w:r>
        <w:rPr>
          <w:rFonts w:eastAsia="仿宋_GB2312"/>
          <w:color w:val="auto"/>
          <w:sz w:val="32"/>
          <w:szCs w:val="32"/>
          <w:rPrChange w:id="1751" w:author="嗯哼" w:date="2021-09-13T09:12:00Z">
            <w:rPr>
              <w:rFonts w:ascii="仿宋" w:eastAsia="仿宋" w:hAnsi="仿宋" w:cs="宋体" w:hint="eastAsia"/>
              <w:sz w:val="30"/>
              <w:szCs w:val="30"/>
            </w:rPr>
          </w:rPrChange>
        </w:rPr>
        <w:t>+”</w:t>
      </w:r>
      <w:r>
        <w:rPr>
          <w:rFonts w:eastAsia="仿宋_GB2312"/>
          <w:color w:val="auto"/>
          <w:sz w:val="32"/>
          <w:szCs w:val="32"/>
          <w:rPrChange w:id="1752" w:author="嗯哼" w:date="2021-09-13T09:12:00Z">
            <w:rPr>
              <w:rFonts w:ascii="仿宋" w:eastAsia="仿宋" w:hAnsi="仿宋" w:cs="宋体" w:hint="eastAsia"/>
              <w:sz w:val="30"/>
              <w:szCs w:val="30"/>
            </w:rPr>
          </w:rPrChange>
        </w:rPr>
        <w:t>提高社会治理的智能化、专业化水平，深化平安黄山建设，打造共建共享共治的社会治理格局，推进社会治理体系和治理能力现代化。</w:t>
      </w:r>
    </w:p>
    <w:p w14:paraId="304673B6" w14:textId="77777777" w:rsidR="00000000" w:rsidRDefault="00000000">
      <w:pPr>
        <w:spacing w:line="560" w:lineRule="exact"/>
        <w:ind w:firstLineChars="200" w:firstLine="640"/>
        <w:rPr>
          <w:rFonts w:eastAsia="仿宋_GB2312"/>
          <w:color w:val="auto"/>
          <w:sz w:val="30"/>
          <w:szCs w:val="30"/>
          <w:rPrChange w:id="1753" w:author="嗯哼" w:date="2021-09-13T09:12:00Z">
            <w:rPr>
              <w:rFonts w:ascii="仿宋" w:eastAsia="仿宋" w:hAnsi="仿宋" w:cs="宋体" w:hint="eastAsia"/>
              <w:color w:val="auto"/>
              <w:sz w:val="30"/>
              <w:szCs w:val="30"/>
            </w:rPr>
          </w:rPrChange>
        </w:rPr>
      </w:pPr>
      <w:r>
        <w:rPr>
          <w:rFonts w:eastAsia="仿宋_GB2312"/>
          <w:b/>
          <w:color w:val="auto"/>
          <w:sz w:val="32"/>
          <w:szCs w:val="32"/>
          <w:rPrChange w:id="1754" w:author="嗯哼" w:date="2021-09-13T09:12:00Z">
            <w:rPr>
              <w:rFonts w:ascii="仿宋" w:eastAsia="仿宋" w:hAnsi="仿宋" w:cs="宋体" w:hint="eastAsia"/>
              <w:b/>
              <w:sz w:val="30"/>
              <w:szCs w:val="30"/>
            </w:rPr>
          </w:rPrChange>
        </w:rPr>
        <w:t>（</w:t>
      </w:r>
      <w:r>
        <w:rPr>
          <w:rFonts w:ascii="仿宋_GB2312" w:eastAsia="仿宋_GB2312" w:hAnsi="仿宋_GB2312" w:cs="仿宋_GB2312"/>
          <w:b/>
          <w:color w:val="auto"/>
          <w:sz w:val="32"/>
          <w:szCs w:val="32"/>
          <w:rPrChange w:id="1755" w:author="嗯哼" w:date="2021-09-13T09:12:00Z">
            <w:rPr>
              <w:rFonts w:ascii="仿宋" w:eastAsia="仿宋" w:hAnsi="仿宋" w:cs="宋体" w:hint="eastAsia"/>
              <w:b/>
              <w:sz w:val="30"/>
              <w:szCs w:val="30"/>
            </w:rPr>
          </w:rPrChange>
        </w:rPr>
        <w:t>1</w:t>
      </w:r>
      <w:r>
        <w:rPr>
          <w:rFonts w:eastAsia="仿宋_GB2312"/>
          <w:b/>
          <w:color w:val="auto"/>
          <w:sz w:val="32"/>
          <w:szCs w:val="32"/>
          <w:rPrChange w:id="1756" w:author="嗯哼" w:date="2021-09-13T09:12:00Z">
            <w:rPr>
              <w:rFonts w:ascii="仿宋" w:eastAsia="仿宋" w:hAnsi="仿宋" w:cs="宋体" w:hint="eastAsia"/>
              <w:b/>
              <w:sz w:val="30"/>
              <w:szCs w:val="30"/>
            </w:rPr>
          </w:rPrChange>
        </w:rPr>
        <w:t>）提高</w:t>
      </w:r>
      <w:r>
        <w:rPr>
          <w:rFonts w:eastAsia="仿宋_GB2312"/>
          <w:b/>
          <w:color w:val="auto"/>
          <w:sz w:val="32"/>
          <w:szCs w:val="32"/>
          <w:rPrChange w:id="1757" w:author="嗯哼" w:date="2021-09-13T09:12:00Z">
            <w:rPr>
              <w:rFonts w:ascii="仿宋" w:eastAsia="仿宋" w:hAnsi="仿宋" w:cs="宋体" w:hint="eastAsia"/>
              <w:b/>
              <w:sz w:val="30"/>
              <w:szCs w:val="30"/>
            </w:rPr>
          </w:rPrChange>
        </w:rPr>
        <w:t>“</w:t>
      </w:r>
      <w:r>
        <w:rPr>
          <w:rFonts w:eastAsia="仿宋_GB2312"/>
          <w:b/>
          <w:color w:val="auto"/>
          <w:sz w:val="32"/>
          <w:szCs w:val="32"/>
          <w:rPrChange w:id="1758" w:author="嗯哼" w:date="2021-09-13T09:12:00Z">
            <w:rPr>
              <w:rFonts w:ascii="仿宋" w:eastAsia="仿宋" w:hAnsi="仿宋" w:cs="宋体" w:hint="eastAsia"/>
              <w:b/>
              <w:sz w:val="30"/>
              <w:szCs w:val="30"/>
            </w:rPr>
          </w:rPrChange>
        </w:rPr>
        <w:t>互联网</w:t>
      </w:r>
      <w:r>
        <w:rPr>
          <w:rFonts w:eastAsia="仿宋_GB2312"/>
          <w:b/>
          <w:color w:val="auto"/>
          <w:sz w:val="32"/>
          <w:szCs w:val="32"/>
          <w:rPrChange w:id="1759" w:author="嗯哼" w:date="2021-09-13T09:12:00Z">
            <w:rPr>
              <w:rFonts w:ascii="仿宋" w:eastAsia="仿宋" w:hAnsi="仿宋" w:cs="宋体" w:hint="eastAsia"/>
              <w:b/>
              <w:sz w:val="30"/>
              <w:szCs w:val="30"/>
            </w:rPr>
          </w:rPrChange>
        </w:rPr>
        <w:t>+</w:t>
      </w:r>
      <w:r>
        <w:rPr>
          <w:rFonts w:eastAsia="仿宋_GB2312"/>
          <w:b/>
          <w:color w:val="auto"/>
          <w:sz w:val="32"/>
          <w:szCs w:val="32"/>
          <w:rPrChange w:id="1760" w:author="嗯哼" w:date="2021-09-13T09:12:00Z">
            <w:rPr>
              <w:rFonts w:ascii="仿宋" w:eastAsia="仿宋" w:hAnsi="仿宋" w:cs="宋体" w:hint="eastAsia"/>
              <w:b/>
              <w:sz w:val="30"/>
              <w:szCs w:val="30"/>
            </w:rPr>
          </w:rPrChange>
        </w:rPr>
        <w:t>城市管理</w:t>
      </w:r>
      <w:r>
        <w:rPr>
          <w:rFonts w:eastAsia="仿宋_GB2312"/>
          <w:b/>
          <w:color w:val="auto"/>
          <w:sz w:val="32"/>
          <w:szCs w:val="32"/>
          <w:rPrChange w:id="1761" w:author="嗯哼" w:date="2021-09-13T09:12:00Z">
            <w:rPr>
              <w:rFonts w:ascii="仿宋" w:eastAsia="仿宋" w:hAnsi="仿宋" w:cs="宋体" w:hint="eastAsia"/>
              <w:b/>
              <w:sz w:val="30"/>
              <w:szCs w:val="30"/>
            </w:rPr>
          </w:rPrChange>
        </w:rPr>
        <w:t>”</w:t>
      </w:r>
      <w:r>
        <w:rPr>
          <w:rFonts w:eastAsia="仿宋_GB2312"/>
          <w:b/>
          <w:color w:val="auto"/>
          <w:sz w:val="32"/>
          <w:szCs w:val="32"/>
          <w:rPrChange w:id="1762" w:author="嗯哼" w:date="2021-09-13T09:12:00Z">
            <w:rPr>
              <w:rFonts w:ascii="仿宋" w:eastAsia="仿宋" w:hAnsi="仿宋" w:cs="宋体" w:hint="eastAsia"/>
              <w:b/>
              <w:sz w:val="30"/>
              <w:szCs w:val="30"/>
            </w:rPr>
          </w:rPrChange>
        </w:rPr>
        <w:t>能力。</w:t>
      </w:r>
      <w:r>
        <w:rPr>
          <w:rFonts w:eastAsia="仿宋_GB2312"/>
          <w:color w:val="auto"/>
          <w:sz w:val="32"/>
          <w:szCs w:val="32"/>
          <w:rPrChange w:id="1763" w:author="嗯哼" w:date="2021-09-13T09:12:00Z">
            <w:rPr>
              <w:rFonts w:ascii="仿宋" w:eastAsia="仿宋" w:hAnsi="仿宋" w:cs="宋体" w:hint="eastAsia"/>
              <w:color w:val="auto"/>
              <w:sz w:val="30"/>
              <w:szCs w:val="30"/>
            </w:rPr>
          </w:rPrChange>
        </w:rPr>
        <w:t>加强新型基础设施建设及传统基础设施改造升级，加快市政基础设施物联感知终端建</w:t>
      </w:r>
      <w:r>
        <w:rPr>
          <w:rFonts w:eastAsia="仿宋_GB2312"/>
          <w:color w:val="auto"/>
          <w:sz w:val="32"/>
          <w:szCs w:val="32"/>
          <w:rPrChange w:id="1764" w:author="嗯哼" w:date="2021-09-13T09:12:00Z">
            <w:rPr>
              <w:rFonts w:ascii="仿宋" w:eastAsia="仿宋" w:hAnsi="仿宋" w:cs="宋体" w:hint="eastAsia"/>
              <w:color w:val="auto"/>
              <w:sz w:val="30"/>
              <w:szCs w:val="30"/>
            </w:rPr>
          </w:rPrChange>
        </w:rPr>
        <w:lastRenderedPageBreak/>
        <w:t>设，全面汇聚城市感知数据，依托政务云平台，整合全市城市管理数据资源，建设综合性专题库</w:t>
      </w:r>
      <w:r>
        <w:rPr>
          <w:rFonts w:eastAsia="仿宋_GB2312"/>
          <w:color w:val="auto"/>
          <w:sz w:val="32"/>
          <w:szCs w:val="32"/>
          <w:rPrChange w:id="1765" w:author="嗯哼" w:date="2021-09-13T09:12:00Z">
            <w:rPr>
              <w:rFonts w:ascii="仿宋" w:eastAsia="仿宋" w:hAnsi="仿宋" w:cs="宋体" w:hint="eastAsia"/>
              <w:sz w:val="30"/>
              <w:szCs w:val="30"/>
            </w:rPr>
          </w:rPrChange>
        </w:rPr>
        <w:t>，深化</w:t>
      </w:r>
      <w:r>
        <w:rPr>
          <w:rFonts w:eastAsia="仿宋_GB2312"/>
          <w:color w:val="auto"/>
          <w:sz w:val="32"/>
          <w:szCs w:val="32"/>
          <w:rPrChange w:id="1766" w:author="嗯哼" w:date="2021-09-13T09:12:00Z">
            <w:rPr>
              <w:rFonts w:ascii="仿宋" w:eastAsia="仿宋" w:hAnsi="仿宋" w:cs="宋体" w:hint="eastAsia"/>
              <w:sz w:val="30"/>
              <w:szCs w:val="30"/>
            </w:rPr>
          </w:rPrChange>
        </w:rPr>
        <w:t>“</w:t>
      </w:r>
      <w:r>
        <w:rPr>
          <w:rFonts w:eastAsia="仿宋_GB2312"/>
          <w:color w:val="auto"/>
          <w:sz w:val="32"/>
          <w:szCs w:val="32"/>
          <w:rPrChange w:id="1767" w:author="嗯哼" w:date="2021-09-13T09:12:00Z">
            <w:rPr>
              <w:rFonts w:ascii="仿宋" w:eastAsia="仿宋" w:hAnsi="仿宋" w:cs="宋体" w:hint="eastAsia"/>
              <w:sz w:val="30"/>
              <w:szCs w:val="30"/>
            </w:rPr>
          </w:rPrChange>
        </w:rPr>
        <w:t>智慧城管</w:t>
      </w:r>
      <w:r>
        <w:rPr>
          <w:rFonts w:eastAsia="仿宋_GB2312"/>
          <w:color w:val="auto"/>
          <w:sz w:val="32"/>
          <w:szCs w:val="32"/>
          <w:rPrChange w:id="1768" w:author="嗯哼" w:date="2021-09-13T09:12:00Z">
            <w:rPr>
              <w:rFonts w:ascii="仿宋" w:eastAsia="仿宋" w:hAnsi="仿宋" w:cs="宋体" w:hint="eastAsia"/>
              <w:sz w:val="30"/>
              <w:szCs w:val="30"/>
            </w:rPr>
          </w:rPrChange>
        </w:rPr>
        <w:t>”</w:t>
      </w:r>
      <w:r>
        <w:rPr>
          <w:rFonts w:eastAsia="仿宋_GB2312"/>
          <w:color w:val="auto"/>
          <w:sz w:val="32"/>
          <w:szCs w:val="32"/>
          <w:rPrChange w:id="1769" w:author="嗯哼" w:date="2021-09-13T09:12:00Z">
            <w:rPr>
              <w:rFonts w:ascii="仿宋" w:eastAsia="仿宋" w:hAnsi="仿宋" w:cs="宋体" w:hint="eastAsia"/>
              <w:sz w:val="30"/>
              <w:szCs w:val="30"/>
            </w:rPr>
          </w:rPrChange>
        </w:rPr>
        <w:t>应用场景。</w:t>
      </w:r>
      <w:r>
        <w:rPr>
          <w:rFonts w:eastAsia="仿宋_GB2312"/>
          <w:color w:val="auto"/>
          <w:sz w:val="32"/>
          <w:szCs w:val="32"/>
          <w:rPrChange w:id="1770" w:author="嗯哼" w:date="2021-09-13T09:12:00Z">
            <w:rPr>
              <w:rFonts w:ascii="仿宋" w:eastAsia="仿宋" w:hAnsi="仿宋" w:cs="宋体" w:hint="eastAsia"/>
              <w:color w:val="auto"/>
              <w:sz w:val="30"/>
              <w:szCs w:val="30"/>
            </w:rPr>
          </w:rPrChange>
        </w:rPr>
        <w:t>对接省级智慧城管平台，建设市城市综合管理服务平台，融市政综合管理、综合办案、城市管网管理等多功能于一体，提高城市一体化、精细化管理水平。</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21BED766" w14:textId="77777777">
        <w:trPr>
          <w:trHeight w:val="578"/>
          <w:jc w:val="center"/>
        </w:trPr>
        <w:tc>
          <w:tcPr>
            <w:tcW w:w="8951" w:type="dxa"/>
            <w:vAlign w:val="center"/>
          </w:tcPr>
          <w:p w14:paraId="19D1D401" w14:textId="77777777" w:rsidR="00000000" w:rsidRDefault="00000000">
            <w:pPr>
              <w:adjustRightInd w:val="0"/>
              <w:snapToGrid w:val="0"/>
              <w:spacing w:line="240" w:lineRule="auto"/>
              <w:jc w:val="center"/>
              <w:rPr>
                <w:rFonts w:eastAsia="仿宋_GB2312"/>
                <w:color w:val="auto"/>
                <w:sz w:val="28"/>
                <w:szCs w:val="28"/>
                <w:rPrChange w:id="1771" w:author="嗯哼" w:date="2021-09-13T09:12:00Z">
                  <w:rPr>
                    <w:rFonts w:ascii="仿宋" w:eastAsia="仿宋" w:hAnsi="仿宋" w:cs="宋体"/>
                    <w:sz w:val="28"/>
                    <w:szCs w:val="28"/>
                  </w:rPr>
                </w:rPrChange>
              </w:rPr>
            </w:pPr>
            <w:r>
              <w:rPr>
                <w:rFonts w:eastAsia="仿宋_GB2312"/>
                <w:color w:val="auto"/>
                <w:sz w:val="28"/>
                <w:szCs w:val="28"/>
                <w:rPrChange w:id="1772" w:author="嗯哼" w:date="2021-09-13T09:12:00Z">
                  <w:rPr>
                    <w:rFonts w:ascii="仿宋" w:eastAsia="仿宋" w:hAnsi="仿宋" w:cs="宋体" w:hint="eastAsia"/>
                    <w:sz w:val="28"/>
                    <w:szCs w:val="28"/>
                  </w:rPr>
                </w:rPrChange>
              </w:rPr>
              <w:t>专栏</w:t>
            </w:r>
            <w:r>
              <w:rPr>
                <w:rFonts w:eastAsia="仿宋_GB2312"/>
                <w:color w:val="auto"/>
                <w:sz w:val="28"/>
                <w:szCs w:val="28"/>
                <w:rPrChange w:id="1773" w:author="嗯哼" w:date="2021-09-13T09:12:00Z">
                  <w:rPr>
                    <w:rFonts w:ascii="仿宋" w:eastAsia="仿宋" w:hAnsi="仿宋" w:cs="宋体" w:hint="eastAsia"/>
                    <w:sz w:val="28"/>
                    <w:szCs w:val="28"/>
                  </w:rPr>
                </w:rPrChange>
              </w:rPr>
              <w:t>1</w:t>
            </w:r>
            <w:r>
              <w:rPr>
                <w:rFonts w:eastAsia="仿宋_GB2312"/>
                <w:color w:val="auto"/>
                <w:sz w:val="28"/>
                <w:szCs w:val="28"/>
                <w:rPrChange w:id="1774" w:author="嗯哼" w:date="2021-09-13T09:12:00Z">
                  <w:rPr>
                    <w:rFonts w:ascii="仿宋" w:eastAsia="仿宋" w:hAnsi="仿宋" w:cs="宋体"/>
                    <w:sz w:val="28"/>
                    <w:szCs w:val="28"/>
                  </w:rPr>
                </w:rPrChange>
              </w:rPr>
              <w:t>7</w:t>
            </w:r>
            <w:r>
              <w:rPr>
                <w:rFonts w:eastAsia="仿宋_GB2312"/>
                <w:color w:val="auto"/>
                <w:sz w:val="28"/>
                <w:szCs w:val="28"/>
                <w:rPrChange w:id="1775" w:author="嗯哼" w:date="2021-09-13T09:12:00Z">
                  <w:rPr>
                    <w:rFonts w:ascii="仿宋" w:eastAsia="仿宋" w:hAnsi="仿宋" w:cs="宋体" w:hint="eastAsia"/>
                    <w:sz w:val="28"/>
                    <w:szCs w:val="28"/>
                  </w:rPr>
                </w:rPrChange>
              </w:rPr>
              <w:t xml:space="preserve">  “</w:t>
            </w:r>
            <w:r>
              <w:rPr>
                <w:rFonts w:eastAsia="仿宋_GB2312"/>
                <w:color w:val="auto"/>
                <w:sz w:val="28"/>
                <w:szCs w:val="28"/>
                <w:rPrChange w:id="1776" w:author="嗯哼" w:date="2021-09-13T09:12:00Z">
                  <w:rPr>
                    <w:rFonts w:ascii="仿宋" w:eastAsia="仿宋" w:hAnsi="仿宋" w:cs="宋体" w:hint="eastAsia"/>
                    <w:sz w:val="28"/>
                    <w:szCs w:val="28"/>
                  </w:rPr>
                </w:rPrChange>
              </w:rPr>
              <w:t>智慧城管</w:t>
            </w:r>
            <w:r>
              <w:rPr>
                <w:rFonts w:eastAsia="仿宋_GB2312"/>
                <w:color w:val="auto"/>
                <w:sz w:val="28"/>
                <w:szCs w:val="28"/>
                <w:rPrChange w:id="1777" w:author="嗯哼" w:date="2021-09-13T09:12:00Z">
                  <w:rPr>
                    <w:rFonts w:ascii="仿宋" w:eastAsia="仿宋" w:hAnsi="仿宋" w:cs="宋体" w:hint="eastAsia"/>
                    <w:sz w:val="28"/>
                    <w:szCs w:val="28"/>
                  </w:rPr>
                </w:rPrChange>
              </w:rPr>
              <w:t>”</w:t>
            </w:r>
            <w:r>
              <w:rPr>
                <w:rFonts w:eastAsia="仿宋_GB2312"/>
                <w:color w:val="auto"/>
                <w:sz w:val="28"/>
                <w:szCs w:val="28"/>
                <w:rPrChange w:id="1778" w:author="嗯哼" w:date="2021-09-13T09:12:00Z">
                  <w:rPr>
                    <w:rFonts w:ascii="仿宋" w:eastAsia="仿宋" w:hAnsi="仿宋" w:cs="宋体" w:hint="eastAsia"/>
                    <w:sz w:val="28"/>
                    <w:szCs w:val="28"/>
                  </w:rPr>
                </w:rPrChange>
              </w:rPr>
              <w:t>应用重点</w:t>
            </w:r>
          </w:p>
        </w:tc>
      </w:tr>
      <w:tr w:rsidR="00000000" w14:paraId="6CC9975C" w14:textId="77777777">
        <w:trPr>
          <w:trHeight w:val="267"/>
          <w:jc w:val="center"/>
        </w:trPr>
        <w:tc>
          <w:tcPr>
            <w:tcW w:w="8951" w:type="dxa"/>
          </w:tcPr>
          <w:p w14:paraId="315A1DE7" w14:textId="77777777" w:rsidR="00000000" w:rsidRDefault="00000000">
            <w:pPr>
              <w:adjustRightInd w:val="0"/>
              <w:snapToGrid w:val="0"/>
              <w:spacing w:line="480" w:lineRule="exact"/>
              <w:ind w:firstLineChars="200" w:firstLine="560"/>
              <w:rPr>
                <w:rFonts w:eastAsia="仿宋_GB2312"/>
                <w:color w:val="auto"/>
                <w:sz w:val="28"/>
                <w:szCs w:val="28"/>
                <w:rPrChange w:id="1779" w:author="嗯哼" w:date="2021-09-13T09:12:00Z">
                  <w:rPr>
                    <w:rFonts w:ascii="仿宋" w:eastAsia="仿宋" w:hAnsi="仿宋" w:cs="宋体"/>
                    <w:color w:val="auto"/>
                    <w:sz w:val="28"/>
                    <w:szCs w:val="28"/>
                  </w:rPr>
                </w:rPrChange>
              </w:rPr>
            </w:pPr>
            <w:r>
              <w:rPr>
                <w:rFonts w:eastAsia="仿宋_GB2312"/>
                <w:b/>
                <w:color w:val="auto"/>
                <w:sz w:val="28"/>
                <w:szCs w:val="28"/>
                <w:rPrChange w:id="1780" w:author="嗯哼" w:date="2021-09-13T09:12:00Z">
                  <w:rPr>
                    <w:rFonts w:ascii="仿宋" w:eastAsia="仿宋" w:hAnsi="仿宋" w:cs="宋体" w:hint="eastAsia"/>
                    <w:b/>
                    <w:color w:val="auto"/>
                    <w:sz w:val="28"/>
                    <w:szCs w:val="28"/>
                  </w:rPr>
                </w:rPrChange>
              </w:rPr>
              <w:t>建设城市运行综合管理平台</w:t>
            </w:r>
            <w:r>
              <w:rPr>
                <w:rFonts w:eastAsia="仿宋_GB2312"/>
                <w:b/>
                <w:color w:val="auto"/>
                <w:sz w:val="28"/>
                <w:szCs w:val="28"/>
                <w:rPrChange w:id="1781" w:author="嗯哼" w:date="2021-09-13T09:12:00Z">
                  <w:rPr>
                    <w:rFonts w:ascii="仿宋" w:eastAsia="仿宋" w:hAnsi="仿宋" w:cs="宋体"/>
                    <w:b/>
                    <w:color w:val="auto"/>
                    <w:sz w:val="28"/>
                    <w:szCs w:val="28"/>
                  </w:rPr>
                </w:rPrChange>
              </w:rPr>
              <w:t>。</w:t>
            </w:r>
            <w:r>
              <w:rPr>
                <w:rFonts w:eastAsia="仿宋_GB2312"/>
                <w:color w:val="auto"/>
                <w:sz w:val="28"/>
                <w:szCs w:val="28"/>
                <w:rPrChange w:id="1782" w:author="嗯哼" w:date="2021-09-13T09:12:00Z">
                  <w:rPr>
                    <w:rFonts w:ascii="仿宋" w:eastAsia="仿宋" w:hAnsi="仿宋" w:cs="宋体" w:hint="eastAsia"/>
                    <w:color w:val="auto"/>
                    <w:sz w:val="28"/>
                    <w:szCs w:val="28"/>
                  </w:rPr>
                </w:rPrChange>
              </w:rPr>
              <w:t>整合城市大脑中的城市管理、公共交通、城市安全等专题大数据，实现与市容市政、路灯亮化、环境卫生、排水防汛、市场监督、城管执法等多领域智慧应用子系统协作联动，实现城市管理事件动态监管和统一指挥调度。整合安全生产、气象、水文、自然资源、水利、消防、地震、交通等应急信息系统，实现应急值守、预测预警、风险隐患源监测防控、应急资源保障、应急处置模拟推演，实现各级应急指挥平台互联互通。</w:t>
            </w:r>
          </w:p>
          <w:p w14:paraId="6939E315" w14:textId="77777777" w:rsidR="00000000" w:rsidRDefault="00000000">
            <w:pPr>
              <w:adjustRightInd w:val="0"/>
              <w:snapToGrid w:val="0"/>
              <w:spacing w:line="480" w:lineRule="exact"/>
              <w:ind w:firstLineChars="200" w:firstLine="560"/>
              <w:rPr>
                <w:rFonts w:eastAsia="仿宋_GB2312"/>
                <w:color w:val="auto"/>
                <w:sz w:val="28"/>
                <w:szCs w:val="28"/>
                <w:rPrChange w:id="1783" w:author="嗯哼" w:date="2021-09-13T09:12:00Z">
                  <w:rPr>
                    <w:rFonts w:ascii="仿宋" w:eastAsia="仿宋" w:hAnsi="仿宋" w:cs="宋体"/>
                    <w:color w:val="auto"/>
                    <w:sz w:val="28"/>
                    <w:szCs w:val="28"/>
                  </w:rPr>
                </w:rPrChange>
              </w:rPr>
            </w:pPr>
            <w:r>
              <w:rPr>
                <w:rFonts w:eastAsia="仿宋_GB2312"/>
                <w:b/>
                <w:color w:val="auto"/>
                <w:sz w:val="28"/>
                <w:szCs w:val="28"/>
                <w:rPrChange w:id="1784" w:author="嗯哼" w:date="2021-09-13T09:12:00Z">
                  <w:rPr>
                    <w:rFonts w:ascii="仿宋" w:eastAsia="仿宋" w:hAnsi="仿宋" w:cs="宋体" w:hint="eastAsia"/>
                    <w:b/>
                    <w:color w:val="auto"/>
                    <w:sz w:val="28"/>
                    <w:szCs w:val="28"/>
                  </w:rPr>
                </w:rPrChange>
              </w:rPr>
              <w:t>构建城市大脑指挥调度中心。</w:t>
            </w:r>
            <w:r>
              <w:rPr>
                <w:rFonts w:eastAsia="仿宋_GB2312"/>
                <w:color w:val="auto"/>
                <w:sz w:val="28"/>
                <w:szCs w:val="28"/>
                <w:rPrChange w:id="1785" w:author="嗯哼" w:date="2021-09-13T09:12:00Z">
                  <w:rPr>
                    <w:rFonts w:ascii="仿宋" w:eastAsia="仿宋" w:hAnsi="仿宋" w:cs="宋体" w:hint="eastAsia"/>
                    <w:color w:val="auto"/>
                    <w:sz w:val="28"/>
                    <w:szCs w:val="28"/>
                  </w:rPr>
                </w:rPrChange>
              </w:rPr>
              <w:t>完善城市运行综合管理数据的采集、分析和共享交换机制，对市政设施、公共安全、生态环境、宏观经济、民生民意等状况数据进行实时监测和管理。积极开展城市运行综合管理大数据分析，实现对城市运行状况的预警、预测和预防，为城市高效精准管理和安全可行提供支撑。增强城市综合治理事件、突发事件的跨部门协调联动处置功能，为提升城市应急快速反应能力和突发事件处理效率提供支撑。继续整合各类民生热线，实现</w:t>
            </w:r>
            <w:r>
              <w:rPr>
                <w:rFonts w:eastAsia="仿宋_GB2312"/>
                <w:color w:val="auto"/>
                <w:sz w:val="28"/>
                <w:szCs w:val="28"/>
                <w:rPrChange w:id="1786" w:author="嗯哼" w:date="2021-09-13T09:12:00Z">
                  <w:rPr>
                    <w:rFonts w:ascii="仿宋" w:eastAsia="仿宋" w:hAnsi="仿宋" w:cs="宋体" w:hint="eastAsia"/>
                    <w:color w:val="auto"/>
                    <w:sz w:val="28"/>
                    <w:szCs w:val="28"/>
                  </w:rPr>
                </w:rPrChange>
              </w:rPr>
              <w:t>12345</w:t>
            </w:r>
            <w:r>
              <w:rPr>
                <w:rFonts w:eastAsia="仿宋_GB2312"/>
                <w:color w:val="auto"/>
                <w:sz w:val="28"/>
                <w:szCs w:val="28"/>
                <w:rPrChange w:id="1787" w:author="嗯哼" w:date="2021-09-13T09:12:00Z">
                  <w:rPr>
                    <w:rFonts w:ascii="仿宋" w:eastAsia="仿宋" w:hAnsi="仿宋" w:cs="宋体" w:hint="eastAsia"/>
                    <w:color w:val="auto"/>
                    <w:sz w:val="28"/>
                    <w:szCs w:val="28"/>
                  </w:rPr>
                </w:rPrChange>
              </w:rPr>
              <w:t>热线</w:t>
            </w:r>
            <w:r>
              <w:rPr>
                <w:rFonts w:eastAsia="仿宋_GB2312"/>
                <w:color w:val="auto"/>
                <w:sz w:val="28"/>
                <w:szCs w:val="28"/>
                <w:rPrChange w:id="1788" w:author="嗯哼" w:date="2021-09-13T09:12:00Z">
                  <w:rPr>
                    <w:rFonts w:ascii="仿宋" w:eastAsia="仿宋" w:hAnsi="仿宋" w:cs="宋体" w:hint="eastAsia"/>
                    <w:color w:val="auto"/>
                    <w:sz w:val="28"/>
                    <w:szCs w:val="28"/>
                  </w:rPr>
                </w:rPrChange>
              </w:rPr>
              <w:t>“</w:t>
            </w:r>
            <w:r>
              <w:rPr>
                <w:rFonts w:eastAsia="仿宋_GB2312"/>
                <w:color w:val="auto"/>
                <w:sz w:val="28"/>
                <w:szCs w:val="28"/>
                <w:rPrChange w:id="1789" w:author="嗯哼" w:date="2021-09-13T09:12:00Z">
                  <w:rPr>
                    <w:rFonts w:ascii="仿宋" w:eastAsia="仿宋" w:hAnsi="仿宋" w:cs="宋体" w:hint="eastAsia"/>
                    <w:color w:val="auto"/>
                    <w:sz w:val="28"/>
                    <w:szCs w:val="28"/>
                  </w:rPr>
                </w:rPrChange>
              </w:rPr>
              <w:t>一号通</w:t>
            </w:r>
            <w:r>
              <w:rPr>
                <w:rFonts w:eastAsia="仿宋_GB2312"/>
                <w:color w:val="auto"/>
                <w:sz w:val="28"/>
                <w:szCs w:val="28"/>
                <w:rPrChange w:id="179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791" w:author="嗯哼" w:date="2021-09-13T09:12:00Z">
                  <w:rPr>
                    <w:rFonts w:ascii="仿宋" w:eastAsia="仿宋" w:hAnsi="仿宋" w:cs="宋体" w:hint="eastAsia"/>
                    <w:color w:val="auto"/>
                    <w:sz w:val="28"/>
                    <w:szCs w:val="28"/>
                  </w:rPr>
                </w:rPrChange>
              </w:rPr>
              <w:t>，并与</w:t>
            </w:r>
            <w:r>
              <w:rPr>
                <w:rFonts w:eastAsia="仿宋_GB2312"/>
                <w:color w:val="auto"/>
                <w:sz w:val="28"/>
                <w:szCs w:val="28"/>
                <w:rPrChange w:id="1792" w:author="嗯哼" w:date="2021-09-13T09:12:00Z">
                  <w:rPr>
                    <w:rFonts w:ascii="仿宋" w:eastAsia="仿宋" w:hAnsi="仿宋" w:cs="宋体" w:hint="eastAsia"/>
                    <w:color w:val="auto"/>
                    <w:sz w:val="28"/>
                    <w:szCs w:val="28"/>
                  </w:rPr>
                </w:rPrChange>
              </w:rPr>
              <w:t xml:space="preserve"> 110</w:t>
            </w:r>
            <w:r>
              <w:rPr>
                <w:rFonts w:eastAsia="仿宋_GB2312"/>
                <w:color w:val="auto"/>
                <w:sz w:val="28"/>
                <w:szCs w:val="28"/>
                <w:rPrChange w:id="1793" w:author="嗯哼" w:date="2021-09-13T09:12:00Z">
                  <w:rPr>
                    <w:rFonts w:ascii="仿宋" w:eastAsia="仿宋" w:hAnsi="仿宋" w:cs="宋体" w:hint="eastAsia"/>
                    <w:color w:val="auto"/>
                    <w:sz w:val="28"/>
                    <w:szCs w:val="28"/>
                  </w:rPr>
                </w:rPrChange>
              </w:rPr>
              <w:t>、</w:t>
            </w:r>
            <w:r>
              <w:rPr>
                <w:rFonts w:eastAsia="仿宋_GB2312"/>
                <w:color w:val="auto"/>
                <w:sz w:val="28"/>
                <w:szCs w:val="28"/>
                <w:rPrChange w:id="1794" w:author="嗯哼" w:date="2021-09-13T09:12:00Z">
                  <w:rPr>
                    <w:rFonts w:ascii="仿宋" w:eastAsia="仿宋" w:hAnsi="仿宋" w:cs="宋体" w:hint="eastAsia"/>
                    <w:color w:val="auto"/>
                    <w:sz w:val="28"/>
                    <w:szCs w:val="28"/>
                  </w:rPr>
                </w:rPrChange>
              </w:rPr>
              <w:t>119</w:t>
            </w:r>
            <w:r>
              <w:rPr>
                <w:rFonts w:eastAsia="仿宋_GB2312"/>
                <w:color w:val="auto"/>
                <w:sz w:val="28"/>
                <w:szCs w:val="28"/>
                <w:rPrChange w:id="1795" w:author="嗯哼" w:date="2021-09-13T09:12:00Z">
                  <w:rPr>
                    <w:rFonts w:ascii="仿宋" w:eastAsia="仿宋" w:hAnsi="仿宋" w:cs="宋体" w:hint="eastAsia"/>
                    <w:color w:val="auto"/>
                    <w:sz w:val="28"/>
                    <w:szCs w:val="28"/>
                  </w:rPr>
                </w:rPrChange>
              </w:rPr>
              <w:t>、</w:t>
            </w:r>
            <w:r>
              <w:rPr>
                <w:rFonts w:eastAsia="仿宋_GB2312"/>
                <w:color w:val="auto"/>
                <w:sz w:val="28"/>
                <w:szCs w:val="28"/>
                <w:rPrChange w:id="1796" w:author="嗯哼" w:date="2021-09-13T09:12:00Z">
                  <w:rPr>
                    <w:rFonts w:ascii="仿宋" w:eastAsia="仿宋" w:hAnsi="仿宋" w:cs="宋体" w:hint="eastAsia"/>
                    <w:color w:val="auto"/>
                    <w:sz w:val="28"/>
                    <w:szCs w:val="28"/>
                  </w:rPr>
                </w:rPrChange>
              </w:rPr>
              <w:t>122</w:t>
            </w:r>
            <w:r>
              <w:rPr>
                <w:rFonts w:eastAsia="仿宋_GB2312"/>
                <w:color w:val="auto"/>
                <w:sz w:val="28"/>
                <w:szCs w:val="28"/>
                <w:rPrChange w:id="1797" w:author="嗯哼" w:date="2021-09-13T09:12:00Z">
                  <w:rPr>
                    <w:rFonts w:ascii="仿宋" w:eastAsia="仿宋" w:hAnsi="仿宋" w:cs="宋体" w:hint="eastAsia"/>
                    <w:color w:val="auto"/>
                    <w:sz w:val="28"/>
                    <w:szCs w:val="28"/>
                  </w:rPr>
                </w:rPrChange>
              </w:rPr>
              <w:t>、</w:t>
            </w:r>
            <w:r>
              <w:rPr>
                <w:rFonts w:eastAsia="仿宋_GB2312"/>
                <w:color w:val="auto"/>
                <w:sz w:val="28"/>
                <w:szCs w:val="28"/>
                <w:rPrChange w:id="1798" w:author="嗯哼" w:date="2021-09-13T09:12:00Z">
                  <w:rPr>
                    <w:rFonts w:ascii="仿宋" w:eastAsia="仿宋" w:hAnsi="仿宋" w:cs="宋体" w:hint="eastAsia"/>
                    <w:color w:val="auto"/>
                    <w:sz w:val="28"/>
                    <w:szCs w:val="28"/>
                  </w:rPr>
                </w:rPrChange>
              </w:rPr>
              <w:t xml:space="preserve">120 </w:t>
            </w:r>
            <w:r>
              <w:rPr>
                <w:rFonts w:eastAsia="仿宋_GB2312"/>
                <w:color w:val="auto"/>
                <w:sz w:val="28"/>
                <w:szCs w:val="28"/>
                <w:rPrChange w:id="1799" w:author="嗯哼" w:date="2021-09-13T09:12:00Z">
                  <w:rPr>
                    <w:rFonts w:ascii="仿宋" w:eastAsia="仿宋" w:hAnsi="仿宋" w:cs="宋体" w:hint="eastAsia"/>
                    <w:color w:val="auto"/>
                    <w:sz w:val="28"/>
                    <w:szCs w:val="28"/>
                  </w:rPr>
                </w:rPrChange>
              </w:rPr>
              <w:t>等警务紧急类热线互联互通，为市民提供全方位、全天候、一体化、智能化的贴心服务。</w:t>
            </w:r>
          </w:p>
        </w:tc>
      </w:tr>
    </w:tbl>
    <w:p w14:paraId="0CC0927F" w14:textId="77777777" w:rsidR="00000000" w:rsidRDefault="00000000">
      <w:pPr>
        <w:spacing w:line="560" w:lineRule="exact"/>
        <w:ind w:firstLineChars="200" w:firstLine="640"/>
        <w:rPr>
          <w:rFonts w:eastAsia="仿宋_GB2312"/>
          <w:color w:val="auto"/>
          <w:sz w:val="32"/>
          <w:szCs w:val="32"/>
          <w:rPrChange w:id="1800" w:author="嗯哼" w:date="2021-09-13T09:12:00Z">
            <w:rPr>
              <w:rFonts w:ascii="仿宋" w:eastAsia="仿宋" w:hAnsi="仿宋" w:cs="宋体"/>
              <w:color w:val="auto"/>
              <w:sz w:val="30"/>
              <w:szCs w:val="30"/>
            </w:rPr>
          </w:rPrChange>
        </w:rPr>
      </w:pPr>
      <w:r>
        <w:rPr>
          <w:rFonts w:eastAsia="仿宋_GB2312"/>
          <w:b/>
          <w:color w:val="auto"/>
          <w:sz w:val="32"/>
          <w:szCs w:val="32"/>
          <w:rPrChange w:id="1801" w:author="嗯哼" w:date="2021-09-13T09:12:00Z">
            <w:rPr>
              <w:rFonts w:ascii="仿宋" w:eastAsia="仿宋" w:hAnsi="仿宋" w:cs="宋体" w:hint="eastAsia"/>
              <w:b/>
              <w:color w:val="auto"/>
              <w:sz w:val="30"/>
              <w:szCs w:val="30"/>
            </w:rPr>
          </w:rPrChange>
        </w:rPr>
        <w:t>（</w:t>
      </w:r>
      <w:r>
        <w:rPr>
          <w:rFonts w:ascii="仿宋_GB2312" w:eastAsia="仿宋_GB2312" w:hAnsi="仿宋_GB2312" w:cs="仿宋_GB2312"/>
          <w:b/>
          <w:color w:val="auto"/>
          <w:sz w:val="32"/>
          <w:szCs w:val="32"/>
          <w:rPrChange w:id="1802" w:author="嗯哼" w:date="2021-09-13T09:12:00Z">
            <w:rPr>
              <w:rFonts w:ascii="仿宋" w:eastAsia="仿宋" w:hAnsi="仿宋" w:cs="宋体" w:hint="eastAsia"/>
              <w:b/>
              <w:color w:val="auto"/>
              <w:sz w:val="30"/>
              <w:szCs w:val="30"/>
            </w:rPr>
          </w:rPrChange>
        </w:rPr>
        <w:t>2</w:t>
      </w:r>
      <w:r>
        <w:rPr>
          <w:rFonts w:eastAsia="仿宋_GB2312"/>
          <w:b/>
          <w:color w:val="auto"/>
          <w:sz w:val="32"/>
          <w:szCs w:val="32"/>
          <w:rPrChange w:id="1803" w:author="嗯哼" w:date="2021-09-13T09:12:00Z">
            <w:rPr>
              <w:rFonts w:ascii="仿宋" w:eastAsia="仿宋" w:hAnsi="仿宋" w:cs="宋体" w:hint="eastAsia"/>
              <w:b/>
              <w:color w:val="auto"/>
              <w:sz w:val="30"/>
              <w:szCs w:val="30"/>
            </w:rPr>
          </w:rPrChange>
        </w:rPr>
        <w:t>）推进平安黄山建设。</w:t>
      </w:r>
      <w:r>
        <w:rPr>
          <w:rFonts w:eastAsia="仿宋_GB2312"/>
          <w:color w:val="auto"/>
          <w:sz w:val="32"/>
          <w:szCs w:val="32"/>
          <w:rPrChange w:id="1804" w:author="嗯哼" w:date="2021-09-13T09:12:00Z">
            <w:rPr>
              <w:rFonts w:ascii="仿宋" w:eastAsia="仿宋" w:hAnsi="仿宋" w:cs="宋体" w:hint="eastAsia"/>
              <w:color w:val="auto"/>
              <w:sz w:val="30"/>
              <w:szCs w:val="30"/>
            </w:rPr>
          </w:rPrChange>
        </w:rPr>
        <w:t>打造立体化治安防控体系，全面完成</w:t>
      </w:r>
      <w:r>
        <w:rPr>
          <w:rFonts w:eastAsia="仿宋_GB2312"/>
          <w:color w:val="auto"/>
          <w:sz w:val="32"/>
          <w:szCs w:val="32"/>
          <w:rPrChange w:id="1805" w:author="嗯哼" w:date="2021-09-13T09:12:00Z">
            <w:rPr>
              <w:rFonts w:ascii="仿宋" w:eastAsia="仿宋" w:hAnsi="仿宋" w:cs="宋体" w:hint="eastAsia"/>
              <w:color w:val="auto"/>
              <w:sz w:val="30"/>
              <w:szCs w:val="30"/>
            </w:rPr>
          </w:rPrChange>
        </w:rPr>
        <w:t>“</w:t>
      </w:r>
      <w:r>
        <w:rPr>
          <w:rFonts w:eastAsia="仿宋_GB2312"/>
          <w:color w:val="auto"/>
          <w:sz w:val="32"/>
          <w:szCs w:val="32"/>
          <w:rPrChange w:id="1806" w:author="嗯哼" w:date="2021-09-13T09:12:00Z">
            <w:rPr>
              <w:rFonts w:ascii="仿宋" w:eastAsia="仿宋" w:hAnsi="仿宋" w:cs="宋体" w:hint="eastAsia"/>
              <w:color w:val="auto"/>
              <w:sz w:val="30"/>
              <w:szCs w:val="30"/>
            </w:rPr>
          </w:rPrChange>
        </w:rPr>
        <w:t>雪亮工程</w:t>
      </w:r>
      <w:r>
        <w:rPr>
          <w:rFonts w:eastAsia="仿宋_GB2312"/>
          <w:color w:val="auto"/>
          <w:sz w:val="32"/>
          <w:szCs w:val="32"/>
          <w:rPrChange w:id="1807" w:author="嗯哼" w:date="2021-09-13T09:12:00Z">
            <w:rPr>
              <w:rFonts w:ascii="仿宋" w:eastAsia="仿宋" w:hAnsi="仿宋" w:cs="宋体" w:hint="eastAsia"/>
              <w:color w:val="auto"/>
              <w:sz w:val="30"/>
              <w:szCs w:val="30"/>
            </w:rPr>
          </w:rPrChange>
        </w:rPr>
        <w:t>”</w:t>
      </w:r>
      <w:r>
        <w:rPr>
          <w:rFonts w:eastAsia="仿宋_GB2312"/>
          <w:color w:val="auto"/>
          <w:sz w:val="32"/>
          <w:szCs w:val="32"/>
          <w:rPrChange w:id="1808" w:author="嗯哼" w:date="2021-09-13T09:12:00Z">
            <w:rPr>
              <w:rFonts w:ascii="仿宋" w:eastAsia="仿宋" w:hAnsi="仿宋" w:cs="宋体" w:hint="eastAsia"/>
              <w:color w:val="auto"/>
              <w:sz w:val="30"/>
              <w:szCs w:val="30"/>
            </w:rPr>
          </w:rPrChange>
        </w:rPr>
        <w:t>项目建设，推进公共安全视频大数据系统与智慧</w:t>
      </w:r>
      <w:r>
        <w:rPr>
          <w:rFonts w:eastAsia="仿宋_GB2312"/>
          <w:color w:val="auto"/>
          <w:sz w:val="32"/>
          <w:szCs w:val="32"/>
          <w:rPrChange w:id="1809" w:author="嗯哼" w:date="2021-09-13T09:12:00Z">
            <w:rPr>
              <w:rFonts w:ascii="仿宋" w:eastAsia="仿宋" w:hAnsi="仿宋" w:cs="宋体" w:hint="eastAsia"/>
              <w:color w:val="auto"/>
              <w:sz w:val="30"/>
              <w:szCs w:val="30"/>
            </w:rPr>
          </w:rPrChange>
        </w:rPr>
        <w:lastRenderedPageBreak/>
        <w:t>安防小区建设。探索建立现代化警务通信指挥体系，</w:t>
      </w:r>
      <w:r>
        <w:rPr>
          <w:rFonts w:eastAsia="仿宋_GB2312"/>
          <w:color w:val="auto"/>
          <w:sz w:val="32"/>
          <w:szCs w:val="32"/>
          <w:rPrChange w:id="1810" w:author="嗯哼" w:date="2021-09-13T09:12:00Z">
            <w:rPr>
              <w:rFonts w:ascii="仿宋" w:eastAsia="仿宋" w:hAnsi="仿宋" w:cs="宋体"/>
              <w:color w:val="auto"/>
              <w:sz w:val="30"/>
              <w:szCs w:val="30"/>
            </w:rPr>
          </w:rPrChange>
        </w:rPr>
        <w:t>加强政法综治业务协同，建立社会风险分析研判系统，实施</w:t>
      </w:r>
      <w:r>
        <w:rPr>
          <w:rFonts w:eastAsia="仿宋_GB2312"/>
          <w:color w:val="auto"/>
          <w:sz w:val="32"/>
          <w:szCs w:val="32"/>
          <w:rPrChange w:id="1811" w:author="嗯哼" w:date="2021-09-13T09:12:00Z">
            <w:rPr>
              <w:rFonts w:ascii="仿宋" w:eastAsia="仿宋" w:hAnsi="仿宋" w:cs="宋体" w:hint="eastAsia"/>
              <w:color w:val="auto"/>
              <w:sz w:val="30"/>
              <w:szCs w:val="30"/>
            </w:rPr>
          </w:rPrChange>
        </w:rPr>
        <w:t>公安</w:t>
      </w:r>
      <w:r>
        <w:rPr>
          <w:rFonts w:eastAsia="仿宋_GB2312"/>
          <w:color w:val="auto"/>
          <w:sz w:val="32"/>
          <w:szCs w:val="32"/>
          <w:rPrChange w:id="1812" w:author="嗯哼" w:date="2021-09-13T09:12:00Z">
            <w:rPr>
              <w:rFonts w:ascii="仿宋" w:eastAsia="仿宋" w:hAnsi="仿宋" w:cs="宋体"/>
              <w:color w:val="auto"/>
              <w:sz w:val="30"/>
              <w:szCs w:val="30"/>
            </w:rPr>
          </w:rPrChange>
        </w:rPr>
        <w:t>大数据战略</w:t>
      </w:r>
      <w:r>
        <w:rPr>
          <w:rFonts w:eastAsia="仿宋_GB2312"/>
          <w:color w:val="auto"/>
          <w:sz w:val="32"/>
          <w:szCs w:val="32"/>
          <w:rPrChange w:id="1813" w:author="嗯哼" w:date="2021-09-13T09:12:00Z">
            <w:rPr>
              <w:rFonts w:ascii="仿宋" w:eastAsia="仿宋" w:hAnsi="仿宋" w:cs="宋体" w:hint="eastAsia"/>
              <w:color w:val="auto"/>
              <w:sz w:val="30"/>
              <w:szCs w:val="30"/>
            </w:rPr>
          </w:rPrChange>
        </w:rPr>
        <w:t>，全面提升</w:t>
      </w:r>
      <w:r>
        <w:rPr>
          <w:rFonts w:eastAsia="仿宋_GB2312"/>
          <w:color w:val="auto"/>
          <w:sz w:val="32"/>
          <w:szCs w:val="32"/>
          <w:rPrChange w:id="1814" w:author="嗯哼" w:date="2021-09-13T09:12:00Z">
            <w:rPr>
              <w:rFonts w:ascii="仿宋" w:eastAsia="仿宋" w:hAnsi="仿宋" w:cs="宋体"/>
              <w:color w:val="auto"/>
              <w:sz w:val="30"/>
              <w:szCs w:val="30"/>
            </w:rPr>
          </w:rPrChange>
        </w:rPr>
        <w:t>人民群众安全感和满意度</w:t>
      </w:r>
      <w:r>
        <w:rPr>
          <w:rFonts w:eastAsia="仿宋_GB2312"/>
          <w:color w:val="auto"/>
          <w:sz w:val="32"/>
          <w:szCs w:val="32"/>
          <w:rPrChange w:id="1815" w:author="嗯哼" w:date="2021-09-13T09:12:00Z">
            <w:rPr>
              <w:rFonts w:ascii="仿宋" w:eastAsia="仿宋" w:hAnsi="仿宋" w:cs="宋体" w:hint="eastAsia"/>
              <w:color w:val="auto"/>
              <w:sz w:val="30"/>
              <w:szCs w:val="30"/>
            </w:rPr>
          </w:rPrChange>
        </w:rPr>
        <w:t>。完善社区管理和服务，推进智慧社区、平安小区、安防小区试点建设，推动社会治理和服务重心向基层下移。</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4772B4D4" w14:textId="77777777">
        <w:trPr>
          <w:trHeight w:val="578"/>
          <w:jc w:val="center"/>
        </w:trPr>
        <w:tc>
          <w:tcPr>
            <w:tcW w:w="8951" w:type="dxa"/>
            <w:vAlign w:val="center"/>
          </w:tcPr>
          <w:p w14:paraId="52C0BF2B" w14:textId="77777777" w:rsidR="00000000" w:rsidRDefault="00000000">
            <w:pPr>
              <w:adjustRightInd w:val="0"/>
              <w:snapToGrid w:val="0"/>
              <w:spacing w:line="240" w:lineRule="auto"/>
              <w:jc w:val="center"/>
              <w:rPr>
                <w:rFonts w:eastAsia="仿宋_GB2312"/>
                <w:color w:val="auto"/>
                <w:sz w:val="28"/>
                <w:szCs w:val="28"/>
                <w:rPrChange w:id="1816" w:author="嗯哼" w:date="2021-09-13T09:12:00Z">
                  <w:rPr>
                    <w:rFonts w:ascii="仿宋" w:eastAsia="仿宋" w:hAnsi="仿宋" w:cs="宋体"/>
                    <w:color w:val="auto"/>
                    <w:sz w:val="28"/>
                    <w:szCs w:val="28"/>
                  </w:rPr>
                </w:rPrChange>
              </w:rPr>
            </w:pPr>
            <w:r>
              <w:rPr>
                <w:rFonts w:eastAsia="仿宋_GB2312"/>
                <w:color w:val="auto"/>
                <w:sz w:val="28"/>
                <w:szCs w:val="28"/>
                <w:rPrChange w:id="1817"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1818" w:author="嗯哼" w:date="2021-09-13T09:12:00Z">
                  <w:rPr>
                    <w:rFonts w:ascii="仿宋" w:eastAsia="仿宋" w:hAnsi="仿宋" w:cs="宋体" w:hint="eastAsia"/>
                    <w:color w:val="auto"/>
                    <w:sz w:val="28"/>
                    <w:szCs w:val="28"/>
                  </w:rPr>
                </w:rPrChange>
              </w:rPr>
              <w:t>1</w:t>
            </w:r>
            <w:r>
              <w:rPr>
                <w:rFonts w:eastAsia="仿宋_GB2312"/>
                <w:color w:val="auto"/>
                <w:sz w:val="28"/>
                <w:szCs w:val="28"/>
                <w:rPrChange w:id="1819" w:author="嗯哼" w:date="2021-09-13T09:12:00Z">
                  <w:rPr>
                    <w:rFonts w:ascii="仿宋" w:eastAsia="仿宋" w:hAnsi="仿宋" w:cs="宋体"/>
                    <w:color w:val="auto"/>
                    <w:sz w:val="28"/>
                    <w:szCs w:val="28"/>
                  </w:rPr>
                </w:rPrChange>
              </w:rPr>
              <w:t>8</w:t>
            </w:r>
            <w:r>
              <w:rPr>
                <w:rFonts w:eastAsia="仿宋_GB2312"/>
                <w:color w:val="auto"/>
                <w:sz w:val="28"/>
                <w:szCs w:val="28"/>
                <w:rPrChange w:id="1820" w:author="嗯哼" w:date="2021-09-13T09:12:00Z">
                  <w:rPr>
                    <w:rFonts w:ascii="仿宋" w:eastAsia="仿宋" w:hAnsi="仿宋" w:cs="宋体" w:hint="eastAsia"/>
                    <w:color w:val="auto"/>
                    <w:sz w:val="28"/>
                    <w:szCs w:val="28"/>
                  </w:rPr>
                </w:rPrChange>
              </w:rPr>
              <w:t xml:space="preserve"> </w:t>
            </w:r>
            <w:r>
              <w:rPr>
                <w:rFonts w:eastAsia="仿宋_GB2312"/>
                <w:color w:val="auto"/>
                <w:sz w:val="28"/>
                <w:szCs w:val="28"/>
                <w:rPrChange w:id="1821" w:author="嗯哼" w:date="2021-09-13T09:12:00Z">
                  <w:rPr>
                    <w:rFonts w:ascii="仿宋" w:eastAsia="仿宋" w:hAnsi="仿宋" w:cs="宋体"/>
                    <w:color w:val="auto"/>
                    <w:sz w:val="28"/>
                    <w:szCs w:val="28"/>
                  </w:rPr>
                </w:rPrChange>
              </w:rPr>
              <w:t xml:space="preserve"> “</w:t>
            </w:r>
            <w:r>
              <w:rPr>
                <w:rFonts w:eastAsia="仿宋_GB2312"/>
                <w:color w:val="auto"/>
                <w:sz w:val="28"/>
                <w:szCs w:val="28"/>
                <w:rPrChange w:id="1822" w:author="嗯哼" w:date="2021-09-13T09:12:00Z">
                  <w:rPr>
                    <w:rFonts w:ascii="仿宋" w:eastAsia="仿宋" w:hAnsi="仿宋" w:cs="宋体" w:hint="eastAsia"/>
                    <w:color w:val="auto"/>
                    <w:sz w:val="28"/>
                    <w:szCs w:val="28"/>
                  </w:rPr>
                </w:rPrChange>
              </w:rPr>
              <w:t>平安黄山</w:t>
            </w:r>
            <w:r>
              <w:rPr>
                <w:rFonts w:eastAsia="仿宋_GB2312"/>
                <w:color w:val="auto"/>
                <w:sz w:val="28"/>
                <w:szCs w:val="28"/>
                <w:rPrChange w:id="1823" w:author="嗯哼" w:date="2021-09-13T09:12:00Z">
                  <w:rPr>
                    <w:rFonts w:ascii="仿宋" w:eastAsia="仿宋" w:hAnsi="仿宋" w:cs="宋体"/>
                    <w:color w:val="auto"/>
                    <w:sz w:val="28"/>
                    <w:szCs w:val="28"/>
                  </w:rPr>
                </w:rPrChange>
              </w:rPr>
              <w:t>”</w:t>
            </w:r>
            <w:r>
              <w:rPr>
                <w:rFonts w:eastAsia="仿宋_GB2312"/>
                <w:color w:val="auto"/>
                <w:sz w:val="28"/>
                <w:szCs w:val="28"/>
                <w:rPrChange w:id="1824" w:author="嗯哼" w:date="2021-09-13T09:12:00Z">
                  <w:rPr>
                    <w:rFonts w:ascii="仿宋" w:eastAsia="仿宋" w:hAnsi="仿宋" w:cs="宋体" w:hint="eastAsia"/>
                    <w:color w:val="auto"/>
                    <w:sz w:val="28"/>
                    <w:szCs w:val="28"/>
                  </w:rPr>
                </w:rPrChange>
              </w:rPr>
              <w:t>建设重点</w:t>
            </w:r>
          </w:p>
        </w:tc>
      </w:tr>
      <w:tr w:rsidR="00000000" w14:paraId="664DB965" w14:textId="77777777">
        <w:trPr>
          <w:trHeight w:val="1266"/>
          <w:jc w:val="center"/>
        </w:trPr>
        <w:tc>
          <w:tcPr>
            <w:tcW w:w="8951" w:type="dxa"/>
          </w:tcPr>
          <w:p w14:paraId="16900B8D" w14:textId="77777777" w:rsidR="00000000" w:rsidRDefault="00000000">
            <w:pPr>
              <w:spacing w:line="480" w:lineRule="exact"/>
              <w:ind w:firstLineChars="200" w:firstLine="560"/>
              <w:rPr>
                <w:rFonts w:eastAsia="仿宋_GB2312"/>
                <w:color w:val="auto"/>
                <w:sz w:val="28"/>
                <w:szCs w:val="28"/>
                <w:rPrChange w:id="1825" w:author="嗯哼" w:date="2021-09-13T09:12:00Z">
                  <w:rPr>
                    <w:rFonts w:ascii="仿宋" w:eastAsia="仿宋" w:hAnsi="仿宋" w:cs="宋体"/>
                    <w:color w:val="auto"/>
                    <w:sz w:val="28"/>
                    <w:szCs w:val="28"/>
                  </w:rPr>
                </w:rPrChange>
              </w:rPr>
            </w:pPr>
            <w:r>
              <w:rPr>
                <w:rFonts w:eastAsia="仿宋_GB2312"/>
                <w:b/>
                <w:color w:val="auto"/>
                <w:sz w:val="28"/>
                <w:szCs w:val="28"/>
                <w:rPrChange w:id="1826" w:author="嗯哼" w:date="2021-09-13T09:12:00Z">
                  <w:rPr>
                    <w:rFonts w:ascii="仿宋" w:eastAsia="仿宋" w:hAnsi="仿宋" w:cs="宋体" w:hint="eastAsia"/>
                    <w:b/>
                    <w:color w:val="auto"/>
                    <w:sz w:val="28"/>
                    <w:szCs w:val="28"/>
                  </w:rPr>
                </w:rPrChange>
              </w:rPr>
              <w:t>开发</w:t>
            </w:r>
            <w:r>
              <w:rPr>
                <w:rFonts w:eastAsia="仿宋_GB2312"/>
                <w:b/>
                <w:color w:val="auto"/>
                <w:sz w:val="28"/>
                <w:szCs w:val="28"/>
                <w:rPrChange w:id="1827"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1828" w:author="嗯哼" w:date="2021-09-13T09:12:00Z">
                  <w:rPr>
                    <w:rFonts w:ascii="仿宋" w:eastAsia="仿宋" w:hAnsi="仿宋" w:cs="宋体" w:hint="eastAsia"/>
                    <w:b/>
                    <w:color w:val="auto"/>
                    <w:sz w:val="28"/>
                    <w:szCs w:val="28"/>
                  </w:rPr>
                </w:rPrChange>
              </w:rPr>
              <w:t>雪亮工程</w:t>
            </w:r>
            <w:r>
              <w:rPr>
                <w:rFonts w:eastAsia="仿宋_GB2312"/>
                <w:b/>
                <w:color w:val="auto"/>
                <w:sz w:val="28"/>
                <w:szCs w:val="28"/>
                <w:rPrChange w:id="1829"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1830" w:author="嗯哼" w:date="2021-09-13T09:12:00Z">
                  <w:rPr>
                    <w:rFonts w:ascii="仿宋" w:eastAsia="仿宋" w:hAnsi="仿宋" w:cs="宋体" w:hint="eastAsia"/>
                    <w:b/>
                    <w:color w:val="auto"/>
                    <w:sz w:val="28"/>
                    <w:szCs w:val="28"/>
                  </w:rPr>
                </w:rPrChange>
              </w:rPr>
              <w:t>二期项目。</w:t>
            </w:r>
            <w:r>
              <w:rPr>
                <w:rFonts w:eastAsia="仿宋_GB2312"/>
                <w:color w:val="auto"/>
                <w:sz w:val="28"/>
                <w:szCs w:val="28"/>
                <w:rPrChange w:id="1831" w:author="嗯哼" w:date="2021-09-13T09:12:00Z">
                  <w:rPr>
                    <w:rFonts w:ascii="仿宋" w:eastAsia="仿宋" w:hAnsi="仿宋" w:cs="宋体" w:hint="eastAsia"/>
                    <w:color w:val="auto"/>
                    <w:sz w:val="28"/>
                    <w:szCs w:val="28"/>
                  </w:rPr>
                </w:rPrChange>
              </w:rPr>
              <w:t>建设完善</w:t>
            </w:r>
            <w:r>
              <w:rPr>
                <w:rFonts w:eastAsia="仿宋_GB2312"/>
                <w:color w:val="auto"/>
                <w:sz w:val="28"/>
                <w:szCs w:val="28"/>
                <w:rPrChange w:id="183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833" w:author="嗯哼" w:date="2021-09-13T09:12:00Z">
                  <w:rPr>
                    <w:rFonts w:ascii="仿宋" w:eastAsia="仿宋" w:hAnsi="仿宋" w:cs="宋体" w:hint="eastAsia"/>
                    <w:color w:val="auto"/>
                    <w:sz w:val="28"/>
                    <w:szCs w:val="28"/>
                  </w:rPr>
                </w:rPrChange>
              </w:rPr>
              <w:t>雪亮工程</w:t>
            </w:r>
            <w:r>
              <w:rPr>
                <w:rFonts w:eastAsia="仿宋_GB2312"/>
                <w:color w:val="auto"/>
                <w:sz w:val="28"/>
                <w:szCs w:val="28"/>
                <w:rPrChange w:id="1834" w:author="嗯哼" w:date="2021-09-13T09:12:00Z">
                  <w:rPr>
                    <w:rFonts w:ascii="仿宋" w:eastAsia="仿宋" w:hAnsi="仿宋" w:cs="宋体" w:hint="eastAsia"/>
                    <w:color w:val="auto"/>
                    <w:sz w:val="28"/>
                    <w:szCs w:val="28"/>
                  </w:rPr>
                </w:rPrChange>
              </w:rPr>
              <w:t>”</w:t>
            </w:r>
            <w:r>
              <w:rPr>
                <w:rFonts w:eastAsia="仿宋_GB2312"/>
                <w:color w:val="auto"/>
                <w:sz w:val="28"/>
                <w:szCs w:val="28"/>
                <w:rPrChange w:id="1835" w:author="嗯哼" w:date="2021-09-13T09:12:00Z">
                  <w:rPr>
                    <w:rFonts w:ascii="仿宋" w:eastAsia="仿宋" w:hAnsi="仿宋" w:cs="宋体" w:hint="eastAsia"/>
                    <w:color w:val="auto"/>
                    <w:sz w:val="28"/>
                    <w:szCs w:val="28"/>
                  </w:rPr>
                </w:rPrChange>
              </w:rPr>
              <w:t>基础视频感知设施，强化公安检查站、特种行业、公共复杂场所等重点场所监管，推动城郊结合部、老旧小区、交通枢纽、全市居民住宅小区出入口、全市各类学校、市区景点等全市重点公共区域视频摄像头全覆盖；强化共建共享理念，推动社会建设设施接入</w:t>
            </w:r>
            <w:r>
              <w:rPr>
                <w:rFonts w:eastAsia="仿宋_GB2312"/>
                <w:color w:val="auto"/>
                <w:sz w:val="28"/>
                <w:szCs w:val="28"/>
                <w:rPrChange w:id="1836" w:author="嗯哼" w:date="2021-09-13T09:12:00Z">
                  <w:rPr>
                    <w:rFonts w:ascii="仿宋" w:eastAsia="仿宋" w:hAnsi="仿宋" w:cs="宋体" w:hint="eastAsia"/>
                    <w:color w:val="auto"/>
                    <w:sz w:val="28"/>
                    <w:szCs w:val="28"/>
                  </w:rPr>
                </w:rPrChange>
              </w:rPr>
              <w:t>“</w:t>
            </w:r>
            <w:r>
              <w:rPr>
                <w:rFonts w:eastAsia="仿宋_GB2312"/>
                <w:color w:val="auto"/>
                <w:sz w:val="28"/>
                <w:szCs w:val="28"/>
                <w:rPrChange w:id="1837" w:author="嗯哼" w:date="2021-09-13T09:12:00Z">
                  <w:rPr>
                    <w:rFonts w:ascii="仿宋" w:eastAsia="仿宋" w:hAnsi="仿宋" w:cs="宋体" w:hint="eastAsia"/>
                    <w:color w:val="auto"/>
                    <w:sz w:val="28"/>
                    <w:szCs w:val="28"/>
                  </w:rPr>
                </w:rPrChange>
              </w:rPr>
              <w:t>雪亮工程</w:t>
            </w:r>
            <w:r>
              <w:rPr>
                <w:rFonts w:eastAsia="仿宋_GB2312"/>
                <w:color w:val="auto"/>
                <w:sz w:val="28"/>
                <w:szCs w:val="28"/>
                <w:rPrChange w:id="1838" w:author="嗯哼" w:date="2021-09-13T09:12:00Z">
                  <w:rPr>
                    <w:rFonts w:ascii="仿宋" w:eastAsia="仿宋" w:hAnsi="仿宋" w:cs="宋体" w:hint="eastAsia"/>
                    <w:color w:val="auto"/>
                    <w:sz w:val="28"/>
                    <w:szCs w:val="28"/>
                  </w:rPr>
                </w:rPrChange>
              </w:rPr>
              <w:t>”</w:t>
            </w:r>
            <w:r>
              <w:rPr>
                <w:rFonts w:eastAsia="仿宋_GB2312"/>
                <w:color w:val="auto"/>
                <w:sz w:val="28"/>
                <w:szCs w:val="28"/>
                <w:rPrChange w:id="1839" w:author="嗯哼" w:date="2021-09-13T09:12:00Z">
                  <w:rPr>
                    <w:rFonts w:ascii="仿宋" w:eastAsia="仿宋" w:hAnsi="仿宋" w:cs="宋体" w:hint="eastAsia"/>
                    <w:color w:val="auto"/>
                    <w:sz w:val="28"/>
                    <w:szCs w:val="28"/>
                  </w:rPr>
                </w:rPrChange>
              </w:rPr>
              <w:t>，进一步调动社会力量共同参与</w:t>
            </w:r>
            <w:r>
              <w:rPr>
                <w:rFonts w:eastAsia="仿宋_GB2312"/>
                <w:color w:val="auto"/>
                <w:sz w:val="28"/>
                <w:szCs w:val="28"/>
                <w:rPrChange w:id="184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841" w:author="嗯哼" w:date="2021-09-13T09:12:00Z">
                  <w:rPr>
                    <w:rFonts w:ascii="仿宋" w:eastAsia="仿宋" w:hAnsi="仿宋" w:cs="宋体" w:hint="eastAsia"/>
                    <w:color w:val="auto"/>
                    <w:sz w:val="28"/>
                    <w:szCs w:val="28"/>
                  </w:rPr>
                </w:rPrChange>
              </w:rPr>
              <w:t>雪亮工程</w:t>
            </w:r>
            <w:r>
              <w:rPr>
                <w:rFonts w:eastAsia="仿宋_GB2312"/>
                <w:color w:val="auto"/>
                <w:sz w:val="28"/>
                <w:szCs w:val="28"/>
                <w:rPrChange w:id="184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843" w:author="嗯哼" w:date="2021-09-13T09:12:00Z">
                  <w:rPr>
                    <w:rFonts w:ascii="仿宋" w:eastAsia="仿宋" w:hAnsi="仿宋" w:cs="宋体" w:hint="eastAsia"/>
                    <w:color w:val="auto"/>
                    <w:sz w:val="28"/>
                    <w:szCs w:val="28"/>
                  </w:rPr>
                </w:rPrChange>
              </w:rPr>
              <w:t>建设。强化公共安全视频监控联网应用，打造智慧处理中心，实现对视频、图片的结构化分析，对高价值视频图片、过车数据、人像数据等各类数据进行统一存储管理，并具备数据检索、挖掘、分析能力，为公安实战、基层治理、社会决策提供支撑。构筑智慧安防体系，对现有机房硬件进行扩容，打造分布式视频云存储系统，建立一套全网设备可知、终端入网可信、人员行为可控、操作溯源可查的完全防护体系。完善社会治安智慧平台系统，建设共享应用总平台，为交通、城管、环保、旅游、林业等不同部门提供可视化的管理服务支撑；建设市本级社会资源整合平台，按需对二、三类视频资源联网进行整合；建设互联网社会公众服务平台，为公众提供视频惠民服务。</w:t>
            </w:r>
          </w:p>
          <w:p w14:paraId="2F17CE3B" w14:textId="77777777" w:rsidR="00000000" w:rsidRDefault="00000000">
            <w:pPr>
              <w:spacing w:line="480" w:lineRule="exact"/>
              <w:ind w:firstLineChars="200" w:firstLine="560"/>
              <w:rPr>
                <w:rFonts w:eastAsia="仿宋_GB2312"/>
                <w:color w:val="auto"/>
                <w:sz w:val="28"/>
                <w:szCs w:val="28"/>
                <w:rPrChange w:id="1844" w:author="嗯哼" w:date="2021-09-13T09:12:00Z">
                  <w:rPr>
                    <w:rFonts w:ascii="仿宋" w:eastAsia="仿宋" w:hAnsi="仿宋" w:cs="宋体"/>
                    <w:color w:val="auto"/>
                    <w:sz w:val="28"/>
                    <w:szCs w:val="28"/>
                  </w:rPr>
                </w:rPrChange>
              </w:rPr>
            </w:pPr>
            <w:r>
              <w:rPr>
                <w:rFonts w:eastAsia="仿宋_GB2312"/>
                <w:b/>
                <w:color w:val="auto"/>
                <w:sz w:val="28"/>
                <w:szCs w:val="28"/>
                <w:rPrChange w:id="1845" w:author="嗯哼" w:date="2021-09-13T09:12:00Z">
                  <w:rPr>
                    <w:rFonts w:ascii="仿宋" w:eastAsia="仿宋" w:hAnsi="仿宋" w:cs="宋体" w:hint="eastAsia"/>
                    <w:b/>
                    <w:color w:val="auto"/>
                    <w:sz w:val="28"/>
                    <w:szCs w:val="28"/>
                  </w:rPr>
                </w:rPrChange>
              </w:rPr>
              <w:t>建设公安一体化通信指挥系统。</w:t>
            </w:r>
            <w:r>
              <w:rPr>
                <w:rFonts w:eastAsia="仿宋_GB2312"/>
                <w:color w:val="auto"/>
                <w:sz w:val="28"/>
                <w:szCs w:val="28"/>
                <w:rPrChange w:id="1846" w:author="嗯哼" w:date="2021-09-13T09:12:00Z">
                  <w:rPr>
                    <w:rFonts w:ascii="仿宋" w:eastAsia="仿宋" w:hAnsi="仿宋" w:cs="宋体" w:hint="eastAsia"/>
                    <w:color w:val="auto"/>
                    <w:sz w:val="28"/>
                    <w:szCs w:val="28"/>
                  </w:rPr>
                </w:rPrChange>
              </w:rPr>
              <w:t>建立公安一体化通信指挥系统，推进无线通信系统的互联互通，进一步完善图像信息前端采集系统，提升应急突发事件现场图像信息获取能力；深入贯彻落实公安部大数据战略精神，深入推进移动警务平台建设工作，完善皖警智能移动警务系统建</w:t>
            </w:r>
            <w:r>
              <w:rPr>
                <w:rFonts w:eastAsia="仿宋_GB2312"/>
                <w:color w:val="auto"/>
                <w:sz w:val="28"/>
                <w:szCs w:val="28"/>
                <w:rPrChange w:id="1847" w:author="嗯哼" w:date="2021-09-13T09:12:00Z">
                  <w:rPr>
                    <w:rFonts w:ascii="仿宋" w:eastAsia="仿宋" w:hAnsi="仿宋" w:cs="宋体" w:hint="eastAsia"/>
                    <w:color w:val="auto"/>
                    <w:sz w:val="28"/>
                    <w:szCs w:val="28"/>
                  </w:rPr>
                </w:rPrChange>
              </w:rPr>
              <w:lastRenderedPageBreak/>
              <w:t>设。推进智慧皖警及警务云节点建设，立足全省公安大数据统一的框架体系和规范标准，扩展计算能力，不断丰富本地数据资源，为创新大数据实战应用工具和技战法提供大数据支撑。</w:t>
            </w:r>
          </w:p>
          <w:p w14:paraId="3F4F7524" w14:textId="77777777" w:rsidR="00000000" w:rsidRDefault="00000000">
            <w:pPr>
              <w:spacing w:line="480" w:lineRule="exact"/>
              <w:ind w:firstLineChars="200" w:firstLine="560"/>
              <w:rPr>
                <w:rFonts w:eastAsia="仿宋_GB2312"/>
                <w:color w:val="auto"/>
                <w:sz w:val="28"/>
                <w:szCs w:val="28"/>
                <w:rPrChange w:id="1848" w:author="嗯哼" w:date="2021-09-13T09:12:00Z">
                  <w:rPr>
                    <w:rFonts w:ascii="仿宋" w:eastAsia="仿宋" w:hAnsi="仿宋" w:cs="宋体" w:hint="eastAsia"/>
                    <w:color w:val="auto"/>
                    <w:sz w:val="28"/>
                    <w:szCs w:val="28"/>
                  </w:rPr>
                </w:rPrChange>
              </w:rPr>
            </w:pPr>
            <w:r>
              <w:rPr>
                <w:rFonts w:eastAsia="仿宋_GB2312"/>
                <w:b/>
                <w:color w:val="auto"/>
                <w:sz w:val="28"/>
                <w:szCs w:val="28"/>
                <w:rPrChange w:id="1849" w:author="嗯哼" w:date="2021-09-13T09:12:00Z">
                  <w:rPr>
                    <w:rFonts w:ascii="仿宋" w:eastAsia="仿宋" w:hAnsi="仿宋" w:cs="宋体" w:hint="eastAsia"/>
                    <w:b/>
                    <w:color w:val="auto"/>
                    <w:sz w:val="28"/>
                    <w:szCs w:val="28"/>
                  </w:rPr>
                </w:rPrChange>
              </w:rPr>
              <w:t>建设智慧安防小区。</w:t>
            </w:r>
            <w:r>
              <w:rPr>
                <w:rFonts w:eastAsia="仿宋_GB2312"/>
                <w:color w:val="auto"/>
                <w:sz w:val="28"/>
                <w:szCs w:val="28"/>
                <w:rPrChange w:id="1850" w:author="嗯哼" w:date="2021-09-13T09:12:00Z">
                  <w:rPr>
                    <w:rFonts w:ascii="仿宋" w:eastAsia="仿宋" w:hAnsi="仿宋" w:cs="宋体" w:hint="eastAsia"/>
                    <w:color w:val="auto"/>
                    <w:sz w:val="28"/>
                    <w:szCs w:val="28"/>
                  </w:rPr>
                </w:rPrChange>
              </w:rPr>
              <w:t>启动社会治安防控体系信息化建设，在区县实施老旧小区智能安防完善改造项目，建设智慧社区管理服务平台。</w:t>
            </w:r>
          </w:p>
        </w:tc>
      </w:tr>
    </w:tbl>
    <w:p w14:paraId="4ECE574B" w14:textId="77777777" w:rsidR="00000000" w:rsidRDefault="00000000">
      <w:pPr>
        <w:spacing w:line="560" w:lineRule="exact"/>
        <w:ind w:firstLineChars="200" w:firstLine="640"/>
        <w:rPr>
          <w:rFonts w:eastAsia="仿宋_GB2312"/>
          <w:color w:val="auto"/>
          <w:sz w:val="28"/>
          <w:szCs w:val="28"/>
          <w:rPrChange w:id="1851" w:author="嗯哼" w:date="2021-09-13T09:12:00Z">
            <w:rPr>
              <w:rFonts w:ascii="仿宋" w:eastAsia="仿宋" w:hAnsi="仿宋" w:cs="宋体" w:hint="eastAsia"/>
              <w:color w:val="auto"/>
              <w:sz w:val="28"/>
              <w:szCs w:val="28"/>
            </w:rPr>
          </w:rPrChange>
        </w:rPr>
      </w:pPr>
      <w:r>
        <w:rPr>
          <w:rFonts w:eastAsia="仿宋_GB2312"/>
          <w:b/>
          <w:color w:val="auto"/>
          <w:sz w:val="32"/>
          <w:szCs w:val="32"/>
          <w:rPrChange w:id="1852" w:author="嗯哼" w:date="2021-09-13T09:12:00Z">
            <w:rPr>
              <w:rFonts w:ascii="仿宋" w:eastAsia="仿宋" w:hAnsi="仿宋" w:cs="宋体" w:hint="eastAsia"/>
              <w:b/>
              <w:color w:val="auto"/>
              <w:sz w:val="30"/>
              <w:szCs w:val="30"/>
            </w:rPr>
          </w:rPrChange>
        </w:rPr>
        <w:lastRenderedPageBreak/>
        <w:t>（</w:t>
      </w:r>
      <w:r>
        <w:rPr>
          <w:rFonts w:ascii="仿宋_GB2312" w:eastAsia="仿宋_GB2312" w:hAnsi="仿宋_GB2312" w:cs="仿宋_GB2312"/>
          <w:b/>
          <w:color w:val="auto"/>
          <w:sz w:val="32"/>
          <w:szCs w:val="32"/>
          <w:rPrChange w:id="1853" w:author="嗯哼" w:date="2021-09-13T09:12:00Z">
            <w:rPr>
              <w:rFonts w:ascii="仿宋" w:eastAsia="仿宋" w:hAnsi="仿宋" w:cs="宋体" w:hint="eastAsia"/>
              <w:b/>
              <w:color w:val="auto"/>
              <w:sz w:val="30"/>
              <w:szCs w:val="30"/>
            </w:rPr>
          </w:rPrChange>
        </w:rPr>
        <w:t>3</w:t>
      </w:r>
      <w:r>
        <w:rPr>
          <w:rFonts w:eastAsia="仿宋_GB2312"/>
          <w:b/>
          <w:color w:val="auto"/>
          <w:sz w:val="32"/>
          <w:szCs w:val="32"/>
          <w:rPrChange w:id="1854" w:author="嗯哼" w:date="2021-09-13T09:12:00Z">
            <w:rPr>
              <w:rFonts w:ascii="仿宋" w:eastAsia="仿宋" w:hAnsi="仿宋" w:cs="宋体" w:hint="eastAsia"/>
              <w:b/>
              <w:color w:val="auto"/>
              <w:sz w:val="30"/>
              <w:szCs w:val="30"/>
            </w:rPr>
          </w:rPrChange>
        </w:rPr>
        <w:t>）深化</w:t>
      </w:r>
      <w:r>
        <w:rPr>
          <w:rFonts w:eastAsia="仿宋_GB2312"/>
          <w:b/>
          <w:color w:val="auto"/>
          <w:sz w:val="32"/>
          <w:szCs w:val="32"/>
          <w:rPrChange w:id="1855"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1856" w:author="嗯哼" w:date="2021-09-13T09:12:00Z">
            <w:rPr>
              <w:rFonts w:ascii="仿宋" w:eastAsia="仿宋" w:hAnsi="仿宋" w:cs="宋体" w:hint="eastAsia"/>
              <w:b/>
              <w:color w:val="auto"/>
              <w:sz w:val="30"/>
              <w:szCs w:val="30"/>
            </w:rPr>
          </w:rPrChange>
        </w:rPr>
        <w:t>互联网</w:t>
      </w:r>
      <w:r>
        <w:rPr>
          <w:rFonts w:eastAsia="仿宋_GB2312"/>
          <w:b/>
          <w:color w:val="auto"/>
          <w:sz w:val="32"/>
          <w:szCs w:val="32"/>
          <w:rPrChange w:id="1857"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1858" w:author="嗯哼" w:date="2021-09-13T09:12:00Z">
            <w:rPr>
              <w:rFonts w:ascii="仿宋" w:eastAsia="仿宋" w:hAnsi="仿宋" w:cs="宋体" w:hint="eastAsia"/>
              <w:b/>
              <w:color w:val="auto"/>
              <w:sz w:val="30"/>
              <w:szCs w:val="30"/>
            </w:rPr>
          </w:rPrChange>
        </w:rPr>
        <w:t>基层治理</w:t>
      </w:r>
      <w:r>
        <w:rPr>
          <w:rFonts w:eastAsia="仿宋_GB2312"/>
          <w:b/>
          <w:color w:val="auto"/>
          <w:sz w:val="32"/>
          <w:szCs w:val="32"/>
          <w:rPrChange w:id="1859"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1860" w:author="嗯哼" w:date="2021-09-13T09:12:00Z">
            <w:rPr>
              <w:rFonts w:ascii="仿宋" w:eastAsia="仿宋" w:hAnsi="仿宋" w:cs="宋体" w:hint="eastAsia"/>
              <w:b/>
              <w:color w:val="auto"/>
              <w:sz w:val="30"/>
              <w:szCs w:val="30"/>
            </w:rPr>
          </w:rPrChange>
        </w:rPr>
        <w:t>应用。</w:t>
      </w:r>
      <w:r>
        <w:rPr>
          <w:rFonts w:eastAsia="仿宋_GB2312"/>
          <w:color w:val="auto"/>
          <w:sz w:val="32"/>
          <w:szCs w:val="32"/>
          <w:rPrChange w:id="1861" w:author="嗯哼" w:date="2021-09-13T09:12:00Z">
            <w:rPr>
              <w:rFonts w:ascii="仿宋" w:eastAsia="仿宋" w:hAnsi="仿宋" w:cs="宋体" w:hint="eastAsia"/>
              <w:color w:val="auto"/>
              <w:sz w:val="30"/>
              <w:szCs w:val="30"/>
            </w:rPr>
          </w:rPrChange>
        </w:rPr>
        <w:t>全域推广网格化服务管理，</w:t>
      </w:r>
      <w:r>
        <w:rPr>
          <w:rFonts w:eastAsia="仿宋_GB2312"/>
          <w:color w:val="auto"/>
          <w:sz w:val="32"/>
          <w:szCs w:val="32"/>
          <w:rPrChange w:id="1862" w:author="嗯哼" w:date="2021-09-13T09:12:00Z">
            <w:rPr>
              <w:rFonts w:ascii="仿宋" w:eastAsia="仿宋" w:hAnsi="仿宋" w:cs="宋体"/>
              <w:color w:val="auto"/>
              <w:sz w:val="30"/>
              <w:szCs w:val="30"/>
            </w:rPr>
          </w:rPrChange>
        </w:rPr>
        <w:t>实现网格化社会治理与社会治理信息化建设深度融合，推动社会治理重心向基层下移，最大限度整合基层服务管理资源，加强</w:t>
      </w:r>
      <w:r>
        <w:rPr>
          <w:rFonts w:eastAsia="仿宋_GB2312"/>
          <w:color w:val="auto"/>
          <w:sz w:val="32"/>
          <w:szCs w:val="32"/>
          <w:rPrChange w:id="1863" w:author="嗯哼" w:date="2021-09-13T09:12:00Z">
            <w:rPr>
              <w:rFonts w:ascii="仿宋" w:eastAsia="仿宋" w:hAnsi="仿宋" w:cs="宋体" w:hint="eastAsia"/>
              <w:color w:val="auto"/>
              <w:sz w:val="30"/>
              <w:szCs w:val="30"/>
            </w:rPr>
          </w:rPrChange>
        </w:rPr>
        <w:t>基层数据治理</w:t>
      </w:r>
      <w:r>
        <w:rPr>
          <w:rFonts w:eastAsia="仿宋_GB2312"/>
          <w:color w:val="auto"/>
          <w:sz w:val="32"/>
          <w:szCs w:val="32"/>
          <w:rPrChange w:id="1864" w:author="嗯哼" w:date="2021-09-13T09:12:00Z">
            <w:rPr>
              <w:rFonts w:ascii="仿宋" w:eastAsia="仿宋" w:hAnsi="仿宋" w:cs="宋体"/>
              <w:color w:val="auto"/>
              <w:sz w:val="30"/>
              <w:szCs w:val="30"/>
            </w:rPr>
          </w:rPrChange>
        </w:rPr>
        <w:t>。引导企业、社会组织、民间团体、基层组织、群众等有序参与社会治理，打造多元共治、共建共享、和谐有序的社会治理格局</w:t>
      </w:r>
      <w:r>
        <w:rPr>
          <w:rFonts w:eastAsia="仿宋_GB2312"/>
          <w:color w:val="auto"/>
          <w:sz w:val="32"/>
          <w:szCs w:val="32"/>
          <w:rPrChange w:id="1865" w:author="嗯哼" w:date="2021-09-13T09:12:00Z">
            <w:rPr>
              <w:rFonts w:ascii="仿宋" w:eastAsia="仿宋" w:hAnsi="仿宋" w:cs="宋体" w:hint="eastAsia"/>
              <w:color w:val="auto"/>
              <w:sz w:val="30"/>
              <w:szCs w:val="30"/>
            </w:rPr>
          </w:rPrChange>
        </w:rPr>
        <w:t>。</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2763518D" w14:textId="77777777">
        <w:trPr>
          <w:trHeight w:val="556"/>
          <w:jc w:val="center"/>
        </w:trPr>
        <w:tc>
          <w:tcPr>
            <w:tcW w:w="8969" w:type="dxa"/>
            <w:vAlign w:val="center"/>
          </w:tcPr>
          <w:p w14:paraId="5CF7BEE5" w14:textId="77777777" w:rsidR="00000000" w:rsidRDefault="00000000">
            <w:pPr>
              <w:adjustRightInd w:val="0"/>
              <w:snapToGrid w:val="0"/>
              <w:spacing w:line="240" w:lineRule="auto"/>
              <w:jc w:val="center"/>
              <w:rPr>
                <w:rFonts w:eastAsia="仿宋_GB2312"/>
                <w:color w:val="auto"/>
                <w:sz w:val="28"/>
                <w:szCs w:val="28"/>
                <w:rPrChange w:id="1866" w:author="嗯哼" w:date="2021-09-13T09:12:00Z">
                  <w:rPr>
                    <w:rFonts w:ascii="仿宋" w:eastAsia="仿宋" w:hAnsi="仿宋" w:cs="宋体"/>
                    <w:color w:val="auto"/>
                    <w:sz w:val="28"/>
                    <w:szCs w:val="28"/>
                  </w:rPr>
                </w:rPrChange>
              </w:rPr>
            </w:pPr>
            <w:r>
              <w:rPr>
                <w:rFonts w:eastAsia="仿宋_GB2312"/>
                <w:color w:val="auto"/>
                <w:sz w:val="28"/>
                <w:szCs w:val="28"/>
                <w:rPrChange w:id="1867"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1868" w:author="嗯哼" w:date="2021-09-13T09:12:00Z">
                  <w:rPr>
                    <w:rFonts w:ascii="仿宋" w:eastAsia="仿宋" w:hAnsi="仿宋" w:cs="宋体"/>
                    <w:color w:val="auto"/>
                    <w:sz w:val="28"/>
                    <w:szCs w:val="28"/>
                  </w:rPr>
                </w:rPrChange>
              </w:rPr>
              <w:t>19  “</w:t>
            </w:r>
            <w:r>
              <w:rPr>
                <w:rFonts w:eastAsia="仿宋_GB2312"/>
                <w:color w:val="auto"/>
                <w:sz w:val="28"/>
                <w:szCs w:val="28"/>
                <w:rPrChange w:id="1869" w:author="嗯哼" w:date="2021-09-13T09:12:00Z">
                  <w:rPr>
                    <w:rFonts w:ascii="仿宋" w:eastAsia="仿宋" w:hAnsi="仿宋" w:cs="宋体" w:hint="eastAsia"/>
                    <w:color w:val="auto"/>
                    <w:sz w:val="28"/>
                    <w:szCs w:val="28"/>
                  </w:rPr>
                </w:rPrChange>
              </w:rPr>
              <w:t>互联网</w:t>
            </w:r>
            <w:r>
              <w:rPr>
                <w:rFonts w:eastAsia="仿宋_GB2312"/>
                <w:color w:val="auto"/>
                <w:sz w:val="28"/>
                <w:szCs w:val="28"/>
                <w:rPrChange w:id="187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871" w:author="嗯哼" w:date="2021-09-13T09:12:00Z">
                  <w:rPr>
                    <w:rFonts w:ascii="仿宋" w:eastAsia="仿宋" w:hAnsi="仿宋" w:cs="宋体" w:hint="eastAsia"/>
                    <w:color w:val="auto"/>
                    <w:sz w:val="28"/>
                    <w:szCs w:val="28"/>
                  </w:rPr>
                </w:rPrChange>
              </w:rPr>
              <w:t>基层治理</w:t>
            </w:r>
            <w:r>
              <w:rPr>
                <w:rFonts w:eastAsia="仿宋_GB2312"/>
                <w:color w:val="auto"/>
                <w:sz w:val="28"/>
                <w:szCs w:val="28"/>
                <w:rPrChange w:id="1872" w:author="嗯哼" w:date="2021-09-13T09:12:00Z">
                  <w:rPr>
                    <w:rFonts w:ascii="仿宋" w:eastAsia="仿宋" w:hAnsi="仿宋" w:cs="宋体"/>
                    <w:color w:val="auto"/>
                    <w:sz w:val="28"/>
                    <w:szCs w:val="28"/>
                  </w:rPr>
                </w:rPrChange>
              </w:rPr>
              <w:t>”</w:t>
            </w:r>
            <w:r>
              <w:rPr>
                <w:rFonts w:eastAsia="仿宋_GB2312"/>
                <w:color w:val="auto"/>
                <w:sz w:val="28"/>
                <w:szCs w:val="28"/>
                <w:rPrChange w:id="1873" w:author="嗯哼" w:date="2021-09-13T09:12:00Z">
                  <w:rPr>
                    <w:rFonts w:ascii="仿宋" w:eastAsia="仿宋" w:hAnsi="仿宋" w:cs="宋体"/>
                    <w:color w:val="auto"/>
                    <w:sz w:val="28"/>
                    <w:szCs w:val="28"/>
                  </w:rPr>
                </w:rPrChange>
              </w:rPr>
              <w:t>建设重点</w:t>
            </w:r>
          </w:p>
        </w:tc>
      </w:tr>
      <w:tr w:rsidR="00000000" w14:paraId="2E4078B4" w14:textId="77777777">
        <w:trPr>
          <w:trHeight w:val="692"/>
          <w:jc w:val="center"/>
        </w:trPr>
        <w:tc>
          <w:tcPr>
            <w:tcW w:w="8969" w:type="dxa"/>
          </w:tcPr>
          <w:p w14:paraId="283C5974" w14:textId="77777777" w:rsidR="00000000" w:rsidRDefault="00000000">
            <w:pPr>
              <w:adjustRightInd w:val="0"/>
              <w:snapToGrid w:val="0"/>
              <w:spacing w:line="480" w:lineRule="exact"/>
              <w:ind w:firstLineChars="200" w:firstLine="560"/>
              <w:rPr>
                <w:rFonts w:eastAsia="仿宋_GB2312"/>
                <w:color w:val="auto"/>
                <w:sz w:val="28"/>
                <w:szCs w:val="28"/>
                <w:rPrChange w:id="1874" w:author="嗯哼" w:date="2021-09-13T09:12:00Z">
                  <w:rPr>
                    <w:rFonts w:ascii="仿宋" w:eastAsia="仿宋" w:hAnsi="仿宋" w:cs="宋体" w:hint="eastAsia"/>
                    <w:color w:val="auto"/>
                    <w:sz w:val="28"/>
                    <w:szCs w:val="28"/>
                  </w:rPr>
                </w:rPrChange>
              </w:rPr>
            </w:pPr>
            <w:r>
              <w:rPr>
                <w:rFonts w:eastAsia="仿宋_GB2312"/>
                <w:b/>
                <w:color w:val="auto"/>
                <w:sz w:val="28"/>
                <w:szCs w:val="28"/>
                <w:rPrChange w:id="1875" w:author="嗯哼" w:date="2021-09-13T09:12:00Z">
                  <w:rPr>
                    <w:rFonts w:ascii="仿宋" w:eastAsia="仿宋" w:hAnsi="仿宋" w:cs="宋体"/>
                    <w:b/>
                    <w:color w:val="auto"/>
                    <w:sz w:val="28"/>
                    <w:szCs w:val="28"/>
                  </w:rPr>
                </w:rPrChange>
              </w:rPr>
              <w:t>建设</w:t>
            </w:r>
            <w:r>
              <w:rPr>
                <w:rFonts w:eastAsia="仿宋_GB2312"/>
                <w:b/>
                <w:color w:val="auto"/>
                <w:sz w:val="28"/>
                <w:szCs w:val="28"/>
                <w:rPrChange w:id="1876" w:author="嗯哼" w:date="2021-09-13T09:12:00Z">
                  <w:rPr>
                    <w:rFonts w:ascii="仿宋" w:eastAsia="仿宋" w:hAnsi="仿宋" w:cs="宋体" w:hint="eastAsia"/>
                    <w:b/>
                    <w:color w:val="auto"/>
                    <w:sz w:val="28"/>
                    <w:szCs w:val="28"/>
                  </w:rPr>
                </w:rPrChange>
              </w:rPr>
              <w:t>基层基础信息共享</w:t>
            </w:r>
            <w:r>
              <w:rPr>
                <w:rFonts w:eastAsia="仿宋_GB2312"/>
                <w:b/>
                <w:color w:val="auto"/>
                <w:sz w:val="28"/>
                <w:szCs w:val="28"/>
                <w:rPrChange w:id="1877" w:author="嗯哼" w:date="2021-09-13T09:12:00Z">
                  <w:rPr>
                    <w:rFonts w:ascii="仿宋" w:eastAsia="仿宋" w:hAnsi="仿宋" w:cs="宋体"/>
                    <w:b/>
                    <w:color w:val="auto"/>
                    <w:sz w:val="28"/>
                    <w:szCs w:val="28"/>
                  </w:rPr>
                </w:rPrChange>
              </w:rPr>
              <w:t>平台。</w:t>
            </w:r>
            <w:r>
              <w:rPr>
                <w:rFonts w:eastAsia="仿宋_GB2312"/>
                <w:color w:val="auto"/>
                <w:sz w:val="28"/>
                <w:szCs w:val="28"/>
                <w:rPrChange w:id="1878" w:author="嗯哼" w:date="2021-09-13T09:12:00Z">
                  <w:rPr>
                    <w:rFonts w:ascii="仿宋" w:eastAsia="仿宋" w:hAnsi="仿宋" w:cs="宋体" w:hint="eastAsia"/>
                    <w:color w:val="auto"/>
                    <w:sz w:val="28"/>
                    <w:szCs w:val="28"/>
                  </w:rPr>
                </w:rPrChange>
              </w:rPr>
              <w:t>积极推动党建、乡村振兴、卫生健康、民政、人口、金融等领域省市两级业务系统数据互通共享、业务协同，避免基层组织的数据多头采集、多层填报、重复录入。建立健全数据报送和调用共享机制，变基层</w:t>
            </w:r>
            <w:r>
              <w:rPr>
                <w:rFonts w:eastAsia="仿宋_GB2312"/>
                <w:color w:val="auto"/>
                <w:sz w:val="28"/>
                <w:szCs w:val="28"/>
                <w:rPrChange w:id="1879" w:author="嗯哼" w:date="2021-09-13T09:12:00Z">
                  <w:rPr>
                    <w:rFonts w:ascii="仿宋" w:eastAsia="仿宋" w:hAnsi="仿宋" w:cs="宋体" w:hint="eastAsia"/>
                    <w:color w:val="auto"/>
                    <w:sz w:val="28"/>
                    <w:szCs w:val="28"/>
                  </w:rPr>
                </w:rPrChange>
              </w:rPr>
              <w:t>“</w:t>
            </w:r>
            <w:r>
              <w:rPr>
                <w:rFonts w:eastAsia="仿宋_GB2312"/>
                <w:color w:val="auto"/>
                <w:sz w:val="28"/>
                <w:szCs w:val="28"/>
                <w:rPrChange w:id="1880" w:author="嗯哼" w:date="2021-09-13T09:12:00Z">
                  <w:rPr>
                    <w:rFonts w:ascii="仿宋" w:eastAsia="仿宋" w:hAnsi="仿宋" w:cs="宋体" w:hint="eastAsia"/>
                    <w:color w:val="auto"/>
                    <w:sz w:val="28"/>
                    <w:szCs w:val="28"/>
                  </w:rPr>
                </w:rPrChange>
              </w:rPr>
              <w:t>填表报数</w:t>
            </w:r>
            <w:r>
              <w:rPr>
                <w:rFonts w:eastAsia="仿宋_GB2312"/>
                <w:color w:val="auto"/>
                <w:sz w:val="28"/>
                <w:szCs w:val="28"/>
                <w:rPrChange w:id="1881" w:author="嗯哼" w:date="2021-09-13T09:12:00Z">
                  <w:rPr>
                    <w:rFonts w:ascii="仿宋" w:eastAsia="仿宋" w:hAnsi="仿宋" w:cs="宋体" w:hint="eastAsia"/>
                    <w:color w:val="auto"/>
                    <w:sz w:val="28"/>
                    <w:szCs w:val="28"/>
                  </w:rPr>
                </w:rPrChange>
              </w:rPr>
              <w:t>”</w:t>
            </w:r>
            <w:r>
              <w:rPr>
                <w:rFonts w:eastAsia="仿宋_GB2312"/>
                <w:color w:val="auto"/>
                <w:sz w:val="28"/>
                <w:szCs w:val="28"/>
                <w:rPrChange w:id="1882" w:author="嗯哼" w:date="2021-09-13T09:12:00Z">
                  <w:rPr>
                    <w:rFonts w:ascii="仿宋" w:eastAsia="仿宋" w:hAnsi="仿宋" w:cs="宋体" w:hint="eastAsia"/>
                    <w:color w:val="auto"/>
                    <w:sz w:val="28"/>
                    <w:szCs w:val="28"/>
                  </w:rPr>
                </w:rPrChange>
              </w:rPr>
              <w:t>为部门</w:t>
            </w:r>
            <w:r>
              <w:rPr>
                <w:rFonts w:eastAsia="仿宋_GB2312"/>
                <w:color w:val="auto"/>
                <w:sz w:val="28"/>
                <w:szCs w:val="28"/>
                <w:rPrChange w:id="1883" w:author="嗯哼" w:date="2021-09-13T09:12:00Z">
                  <w:rPr>
                    <w:rFonts w:ascii="仿宋" w:eastAsia="仿宋" w:hAnsi="仿宋" w:cs="宋体" w:hint="eastAsia"/>
                    <w:color w:val="auto"/>
                    <w:sz w:val="28"/>
                    <w:szCs w:val="28"/>
                  </w:rPr>
                </w:rPrChange>
              </w:rPr>
              <w:t>“</w:t>
            </w:r>
            <w:r>
              <w:rPr>
                <w:rFonts w:eastAsia="仿宋_GB2312"/>
                <w:color w:val="auto"/>
                <w:sz w:val="28"/>
                <w:szCs w:val="28"/>
                <w:rPrChange w:id="1884" w:author="嗯哼" w:date="2021-09-13T09:12:00Z">
                  <w:rPr>
                    <w:rFonts w:ascii="仿宋" w:eastAsia="仿宋" w:hAnsi="仿宋" w:cs="宋体" w:hint="eastAsia"/>
                    <w:color w:val="auto"/>
                    <w:sz w:val="28"/>
                    <w:szCs w:val="28"/>
                  </w:rPr>
                </w:rPrChange>
              </w:rPr>
              <w:t>按需获取</w:t>
            </w:r>
            <w:r>
              <w:rPr>
                <w:rFonts w:eastAsia="仿宋_GB2312"/>
                <w:color w:val="auto"/>
                <w:sz w:val="28"/>
                <w:szCs w:val="28"/>
                <w:rPrChange w:id="1885" w:author="嗯哼" w:date="2021-09-13T09:12:00Z">
                  <w:rPr>
                    <w:rFonts w:ascii="仿宋" w:eastAsia="仿宋" w:hAnsi="仿宋" w:cs="宋体" w:hint="eastAsia"/>
                    <w:color w:val="auto"/>
                    <w:sz w:val="28"/>
                    <w:szCs w:val="28"/>
                  </w:rPr>
                </w:rPrChange>
              </w:rPr>
              <w:t>”</w:t>
            </w:r>
            <w:r>
              <w:rPr>
                <w:rFonts w:eastAsia="仿宋_GB2312"/>
                <w:color w:val="auto"/>
                <w:sz w:val="28"/>
                <w:szCs w:val="28"/>
                <w:rPrChange w:id="1886" w:author="嗯哼" w:date="2021-09-13T09:12:00Z">
                  <w:rPr>
                    <w:rFonts w:ascii="仿宋" w:eastAsia="仿宋" w:hAnsi="仿宋" w:cs="宋体" w:hint="eastAsia"/>
                    <w:color w:val="auto"/>
                    <w:sz w:val="28"/>
                    <w:szCs w:val="28"/>
                  </w:rPr>
                </w:rPrChange>
              </w:rPr>
              <w:t>，根本上解决基层数据积压，上级数据不通的问题，实现数据需求定制化、获取途径便捷化、基层报送最小化。</w:t>
            </w:r>
          </w:p>
        </w:tc>
      </w:tr>
    </w:tbl>
    <w:p w14:paraId="7A6368C1" w14:textId="77777777" w:rsidR="00000000" w:rsidRDefault="00000000">
      <w:pPr>
        <w:spacing w:line="560" w:lineRule="exact"/>
        <w:ind w:firstLineChars="200" w:firstLine="640"/>
        <w:rPr>
          <w:rFonts w:eastAsia="仿宋_GB2312"/>
          <w:color w:val="auto"/>
          <w:sz w:val="32"/>
          <w:szCs w:val="32"/>
          <w:rPrChange w:id="1887" w:author="嗯哼" w:date="2021-09-13T09:12:00Z">
            <w:rPr>
              <w:rFonts w:ascii="仿宋" w:eastAsia="仿宋" w:hAnsi="仿宋" w:cs="宋体"/>
              <w:sz w:val="30"/>
              <w:szCs w:val="30"/>
            </w:rPr>
          </w:rPrChange>
        </w:rPr>
      </w:pPr>
      <w:r>
        <w:rPr>
          <w:rFonts w:eastAsia="仿宋_GB2312"/>
          <w:b/>
          <w:color w:val="auto"/>
          <w:sz w:val="32"/>
          <w:szCs w:val="32"/>
          <w:rPrChange w:id="1888" w:author="嗯哼" w:date="2021-09-13T09:12:00Z">
            <w:rPr>
              <w:rFonts w:ascii="仿宋" w:eastAsia="仿宋" w:hAnsi="仿宋" w:cs="宋体" w:hint="eastAsia"/>
              <w:b/>
              <w:color w:val="auto"/>
              <w:sz w:val="30"/>
              <w:szCs w:val="30"/>
            </w:rPr>
          </w:rPrChange>
        </w:rPr>
        <w:t>（</w:t>
      </w:r>
      <w:r>
        <w:rPr>
          <w:rFonts w:ascii="仿宋_GB2312" w:eastAsia="仿宋_GB2312" w:hAnsi="仿宋_GB2312" w:cs="仿宋_GB2312"/>
          <w:b/>
          <w:color w:val="auto"/>
          <w:sz w:val="32"/>
          <w:szCs w:val="32"/>
          <w:rPrChange w:id="1889" w:author="嗯哼" w:date="2021-09-13T09:12:00Z">
            <w:rPr>
              <w:rFonts w:ascii="仿宋" w:eastAsia="仿宋" w:hAnsi="仿宋" w:cs="宋体"/>
              <w:b/>
              <w:color w:val="auto"/>
              <w:sz w:val="30"/>
              <w:szCs w:val="30"/>
            </w:rPr>
          </w:rPrChange>
        </w:rPr>
        <w:t>4</w:t>
      </w:r>
      <w:r>
        <w:rPr>
          <w:rFonts w:eastAsia="仿宋_GB2312"/>
          <w:b/>
          <w:color w:val="auto"/>
          <w:sz w:val="32"/>
          <w:szCs w:val="32"/>
          <w:rPrChange w:id="1890" w:author="嗯哼" w:date="2021-09-13T09:12:00Z">
            <w:rPr>
              <w:rFonts w:ascii="仿宋" w:eastAsia="仿宋" w:hAnsi="仿宋" w:cs="宋体" w:hint="eastAsia"/>
              <w:b/>
              <w:color w:val="auto"/>
              <w:sz w:val="30"/>
              <w:szCs w:val="30"/>
            </w:rPr>
          </w:rPrChange>
        </w:rPr>
        <w:t>）构建智慧应急管理体系。</w:t>
      </w:r>
      <w:r>
        <w:rPr>
          <w:rFonts w:eastAsia="仿宋_GB2312"/>
          <w:color w:val="auto"/>
          <w:sz w:val="32"/>
          <w:szCs w:val="32"/>
          <w:rPrChange w:id="1891" w:author="嗯哼" w:date="2021-09-13T09:12:00Z">
            <w:rPr>
              <w:rFonts w:ascii="仿宋" w:eastAsia="仿宋" w:hAnsi="仿宋" w:cs="宋体" w:hint="eastAsia"/>
              <w:sz w:val="30"/>
              <w:szCs w:val="30"/>
            </w:rPr>
          </w:rPrChange>
        </w:rPr>
        <w:t>加快推进黄山市应急指挥中心建设，充分利用</w:t>
      </w:r>
      <w:r>
        <w:rPr>
          <w:rFonts w:eastAsia="仿宋_GB2312"/>
          <w:color w:val="auto"/>
          <w:sz w:val="32"/>
          <w:szCs w:val="32"/>
          <w:rPrChange w:id="1892" w:author="嗯哼" w:date="2021-09-13T09:12:00Z">
            <w:rPr>
              <w:rFonts w:ascii="仿宋" w:eastAsia="仿宋" w:hAnsi="仿宋" w:cs="宋体" w:hint="eastAsia"/>
              <w:sz w:val="30"/>
              <w:szCs w:val="30"/>
            </w:rPr>
          </w:rPrChange>
        </w:rPr>
        <w:t>5G</w:t>
      </w:r>
      <w:r>
        <w:rPr>
          <w:rFonts w:eastAsia="仿宋_GB2312"/>
          <w:color w:val="auto"/>
          <w:sz w:val="32"/>
          <w:szCs w:val="32"/>
          <w:rPrChange w:id="1893" w:author="嗯哼" w:date="2021-09-13T09:12:00Z">
            <w:rPr>
              <w:rFonts w:ascii="仿宋" w:eastAsia="仿宋" w:hAnsi="仿宋" w:cs="宋体" w:hint="eastAsia"/>
              <w:sz w:val="30"/>
              <w:szCs w:val="30"/>
            </w:rPr>
          </w:rPrChange>
        </w:rPr>
        <w:t>、物联感知、区块链技术，构建安全生产监管与应急管理体系，加快实施森林火灾领域应急系统建设，实现安全生产智慧监管网络对高危行业企业以及重点、规模以上等企业的全覆盖，提升现代化智慧化应急管理能力和全天候、全方位、全过程的应急处置能力。</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44FFA6E2" w14:textId="77777777">
        <w:trPr>
          <w:trHeight w:val="556"/>
          <w:jc w:val="center"/>
        </w:trPr>
        <w:tc>
          <w:tcPr>
            <w:tcW w:w="8969" w:type="dxa"/>
            <w:vAlign w:val="center"/>
          </w:tcPr>
          <w:p w14:paraId="52B6AC5F" w14:textId="77777777" w:rsidR="00000000" w:rsidRDefault="00000000">
            <w:pPr>
              <w:adjustRightInd w:val="0"/>
              <w:snapToGrid w:val="0"/>
              <w:spacing w:line="240" w:lineRule="auto"/>
              <w:jc w:val="center"/>
              <w:rPr>
                <w:rFonts w:eastAsia="仿宋_GB2312"/>
                <w:color w:val="auto"/>
                <w:sz w:val="28"/>
                <w:szCs w:val="28"/>
                <w:rPrChange w:id="1894" w:author="嗯哼" w:date="2021-09-13T09:12:00Z">
                  <w:rPr>
                    <w:rFonts w:ascii="仿宋" w:eastAsia="仿宋" w:hAnsi="仿宋" w:cs="宋体"/>
                    <w:sz w:val="28"/>
                    <w:szCs w:val="28"/>
                  </w:rPr>
                </w:rPrChange>
              </w:rPr>
            </w:pPr>
            <w:r>
              <w:rPr>
                <w:rFonts w:eastAsia="仿宋_GB2312"/>
                <w:color w:val="auto"/>
                <w:sz w:val="28"/>
                <w:szCs w:val="28"/>
                <w:rPrChange w:id="1895" w:author="嗯哼" w:date="2021-09-13T09:12:00Z">
                  <w:rPr>
                    <w:rFonts w:ascii="仿宋" w:eastAsia="仿宋" w:hAnsi="仿宋" w:cs="宋体" w:hint="eastAsia"/>
                    <w:sz w:val="28"/>
                    <w:szCs w:val="28"/>
                  </w:rPr>
                </w:rPrChange>
              </w:rPr>
              <w:lastRenderedPageBreak/>
              <w:t>专栏</w:t>
            </w:r>
            <w:r>
              <w:rPr>
                <w:rFonts w:eastAsia="仿宋_GB2312"/>
                <w:color w:val="auto"/>
                <w:sz w:val="28"/>
                <w:szCs w:val="28"/>
                <w:rPrChange w:id="1896" w:author="嗯哼" w:date="2021-09-13T09:12:00Z">
                  <w:rPr>
                    <w:rFonts w:ascii="仿宋" w:eastAsia="仿宋" w:hAnsi="仿宋" w:cs="宋体" w:hint="eastAsia"/>
                    <w:sz w:val="28"/>
                    <w:szCs w:val="28"/>
                  </w:rPr>
                </w:rPrChange>
              </w:rPr>
              <w:t xml:space="preserve">20  </w:t>
            </w:r>
            <w:r>
              <w:rPr>
                <w:rFonts w:eastAsia="仿宋_GB2312"/>
                <w:color w:val="auto"/>
                <w:sz w:val="28"/>
                <w:szCs w:val="28"/>
                <w:rPrChange w:id="1897" w:author="嗯哼" w:date="2021-09-13T09:12:00Z">
                  <w:rPr>
                    <w:rFonts w:ascii="仿宋" w:eastAsia="仿宋" w:hAnsi="仿宋" w:cs="宋体" w:hint="eastAsia"/>
                    <w:sz w:val="28"/>
                    <w:szCs w:val="28"/>
                  </w:rPr>
                </w:rPrChange>
              </w:rPr>
              <w:t>智慧应急管理建设重点</w:t>
            </w:r>
          </w:p>
        </w:tc>
      </w:tr>
      <w:tr w:rsidR="00000000" w14:paraId="395D3EEB" w14:textId="77777777">
        <w:trPr>
          <w:trHeight w:val="834"/>
          <w:jc w:val="center"/>
        </w:trPr>
        <w:tc>
          <w:tcPr>
            <w:tcW w:w="8969" w:type="dxa"/>
          </w:tcPr>
          <w:p w14:paraId="1EB1F4EF" w14:textId="77777777" w:rsidR="00000000" w:rsidRDefault="00000000">
            <w:pPr>
              <w:adjustRightInd w:val="0"/>
              <w:snapToGrid w:val="0"/>
              <w:spacing w:line="480" w:lineRule="exact"/>
              <w:ind w:firstLineChars="200" w:firstLine="560"/>
              <w:rPr>
                <w:rFonts w:eastAsia="仿宋_GB2312"/>
                <w:color w:val="auto"/>
                <w:sz w:val="28"/>
                <w:szCs w:val="28"/>
                <w:rPrChange w:id="1898" w:author="嗯哼" w:date="2021-09-13T09:12:00Z">
                  <w:rPr>
                    <w:rFonts w:ascii="仿宋" w:eastAsia="仿宋" w:hAnsi="仿宋" w:cs="宋体" w:hint="eastAsia"/>
                    <w:color w:val="auto"/>
                    <w:sz w:val="28"/>
                    <w:szCs w:val="28"/>
                  </w:rPr>
                </w:rPrChange>
              </w:rPr>
            </w:pPr>
            <w:r>
              <w:rPr>
                <w:rFonts w:eastAsia="仿宋_GB2312"/>
                <w:b/>
                <w:color w:val="auto"/>
                <w:sz w:val="28"/>
                <w:szCs w:val="28"/>
                <w:rPrChange w:id="1899" w:author="嗯哼" w:date="2021-09-13T09:12:00Z">
                  <w:rPr>
                    <w:rFonts w:ascii="仿宋" w:eastAsia="仿宋" w:hAnsi="仿宋" w:cs="宋体" w:hint="eastAsia"/>
                    <w:b/>
                    <w:color w:val="auto"/>
                    <w:sz w:val="28"/>
                    <w:szCs w:val="28"/>
                  </w:rPr>
                </w:rPrChange>
              </w:rPr>
              <w:t>建设智慧应急管理平台。</w:t>
            </w:r>
            <w:r>
              <w:rPr>
                <w:rFonts w:eastAsia="仿宋_GB2312"/>
                <w:color w:val="auto"/>
                <w:sz w:val="28"/>
                <w:szCs w:val="28"/>
                <w:rPrChange w:id="1900" w:author="嗯哼" w:date="2021-09-13T09:12:00Z">
                  <w:rPr>
                    <w:rFonts w:ascii="仿宋" w:eastAsia="仿宋" w:hAnsi="仿宋" w:cs="宋体" w:hint="eastAsia"/>
                    <w:sz w:val="28"/>
                    <w:szCs w:val="28"/>
                  </w:rPr>
                </w:rPrChange>
              </w:rPr>
              <w:t>建设黄山市应急指挥中心，</w:t>
            </w:r>
            <w:r>
              <w:rPr>
                <w:rFonts w:eastAsia="仿宋_GB2312"/>
                <w:color w:val="auto"/>
                <w:sz w:val="28"/>
                <w:szCs w:val="28"/>
                <w:rPrChange w:id="1901" w:author="嗯哼" w:date="2021-09-13T09:12:00Z">
                  <w:rPr>
                    <w:rFonts w:ascii="仿宋" w:eastAsia="仿宋" w:hAnsi="仿宋" w:cs="宋体" w:hint="eastAsia"/>
                    <w:color w:val="auto"/>
                    <w:sz w:val="28"/>
                    <w:szCs w:val="28"/>
                  </w:rPr>
                </w:rPrChange>
              </w:rPr>
              <w:t>满足应急值守、新闻发布、协同会商、物资调度、视频指挥等应急管理需求。对接省级平台，建立监测预警、指挥调度、抢险救援三大应急系统，融合应急管理相关部门有线、无线、卫星通信等网络资源，推动形成贯通全市的事故灾害应急指挥网络，完善应急通信保障体系。加快全市自然灾害监测感知网络基础设施建设，加强水利、气象、自然资源、林业、地震等部门的数据智能分析功能应用，为突发事件风险防控、监测预警、应急处置与救援、恢复与重建等应对全过程提供高效支撑，提升安全生产监管、自然灾害风险防控、应急指挥与救援能力。对接</w:t>
            </w:r>
            <w:r>
              <w:rPr>
                <w:rFonts w:eastAsia="仿宋_GB2312"/>
                <w:color w:val="auto"/>
                <w:sz w:val="28"/>
                <w:szCs w:val="28"/>
                <w:rPrChange w:id="190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03" w:author="嗯哼" w:date="2021-09-13T09:12:00Z">
                  <w:rPr>
                    <w:rFonts w:ascii="仿宋" w:eastAsia="仿宋" w:hAnsi="仿宋" w:cs="宋体" w:hint="eastAsia"/>
                    <w:color w:val="auto"/>
                    <w:sz w:val="28"/>
                    <w:szCs w:val="28"/>
                  </w:rPr>
                </w:rPrChange>
              </w:rPr>
              <w:t>智能皖储</w:t>
            </w:r>
            <w:r>
              <w:rPr>
                <w:rFonts w:eastAsia="仿宋_GB2312"/>
                <w:color w:val="auto"/>
                <w:sz w:val="28"/>
                <w:szCs w:val="28"/>
                <w:rPrChange w:id="1904"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05" w:author="嗯哼" w:date="2021-09-13T09:12:00Z">
                  <w:rPr>
                    <w:rFonts w:ascii="仿宋" w:eastAsia="仿宋" w:hAnsi="仿宋" w:cs="宋体" w:hint="eastAsia"/>
                    <w:color w:val="auto"/>
                    <w:sz w:val="28"/>
                    <w:szCs w:val="28"/>
                  </w:rPr>
                </w:rPrChange>
              </w:rPr>
              <w:t>平台、省应急管理信息化平台，助力数据共享、业务协同，实现都市圈防灾减灾救灾一体化。充分利用人防部门现有通信设备设施，保障平时服务能力，增强应急救援措施，利用微波、短波、超短波、卫星通信等多种通信手段，对接全市应急指挥体系，发挥应急、战备效能。</w:t>
            </w:r>
          </w:p>
          <w:p w14:paraId="2C0E3D95" w14:textId="77777777" w:rsidR="00000000" w:rsidRDefault="00000000">
            <w:pPr>
              <w:adjustRightInd w:val="0"/>
              <w:snapToGrid w:val="0"/>
              <w:spacing w:line="480" w:lineRule="exact"/>
              <w:ind w:firstLineChars="200" w:firstLine="560"/>
              <w:rPr>
                <w:rFonts w:eastAsia="仿宋_GB2312"/>
                <w:color w:val="auto"/>
                <w:sz w:val="28"/>
                <w:szCs w:val="28"/>
                <w:rPrChange w:id="1906" w:author="嗯哼" w:date="2021-09-13T09:12:00Z">
                  <w:rPr>
                    <w:rFonts w:ascii="仿宋" w:eastAsia="仿宋" w:hAnsi="仿宋" w:cs="宋体" w:hint="eastAsia"/>
                    <w:color w:val="auto"/>
                    <w:sz w:val="28"/>
                    <w:szCs w:val="28"/>
                  </w:rPr>
                </w:rPrChange>
              </w:rPr>
            </w:pPr>
            <w:r>
              <w:rPr>
                <w:rFonts w:eastAsia="仿宋_GB2312"/>
                <w:b/>
                <w:color w:val="auto"/>
                <w:sz w:val="28"/>
                <w:szCs w:val="28"/>
                <w:rPrChange w:id="1907" w:author="嗯哼" w:date="2021-09-13T09:12:00Z">
                  <w:rPr>
                    <w:rFonts w:ascii="仿宋" w:eastAsia="仿宋" w:hAnsi="仿宋" w:cs="宋体" w:hint="eastAsia"/>
                    <w:b/>
                    <w:color w:val="auto"/>
                    <w:sz w:val="28"/>
                    <w:szCs w:val="28"/>
                  </w:rPr>
                </w:rPrChange>
              </w:rPr>
              <w:t>部署森林火灾领域应急系统。</w:t>
            </w:r>
            <w:r>
              <w:rPr>
                <w:rFonts w:eastAsia="仿宋_GB2312"/>
                <w:color w:val="auto"/>
                <w:sz w:val="28"/>
                <w:szCs w:val="28"/>
                <w:rPrChange w:id="1908" w:author="嗯哼" w:date="2021-09-13T09:12:00Z">
                  <w:rPr>
                    <w:rFonts w:ascii="仿宋" w:eastAsia="仿宋" w:hAnsi="仿宋" w:cs="宋体" w:hint="eastAsia"/>
                    <w:color w:val="auto"/>
                    <w:sz w:val="28"/>
                    <w:szCs w:val="28"/>
                  </w:rPr>
                </w:rPrChange>
              </w:rPr>
              <w:t>建设森林防火监测预警平台，整合优化森林防火视频监控资源，共享气象、地质、交通、消防等部门的监控数据，利用火情预警监测分析系统，实现视频全方位覆盖和自动分析预警。结合卫星遥感预警监测、无人机巡查和人工巡查多种手段应用，形成</w:t>
            </w:r>
            <w:r>
              <w:rPr>
                <w:rFonts w:eastAsia="仿宋_GB2312"/>
                <w:color w:val="auto"/>
                <w:sz w:val="28"/>
                <w:szCs w:val="28"/>
                <w:rPrChange w:id="1909"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10" w:author="嗯哼" w:date="2021-09-13T09:12:00Z">
                  <w:rPr>
                    <w:rFonts w:ascii="仿宋" w:eastAsia="仿宋" w:hAnsi="仿宋" w:cs="宋体" w:hint="eastAsia"/>
                    <w:color w:val="auto"/>
                    <w:sz w:val="28"/>
                    <w:szCs w:val="28"/>
                  </w:rPr>
                </w:rPrChange>
              </w:rPr>
              <w:t>空天地一体化</w:t>
            </w:r>
            <w:r>
              <w:rPr>
                <w:rFonts w:eastAsia="仿宋_GB2312"/>
                <w:color w:val="auto"/>
                <w:sz w:val="28"/>
                <w:szCs w:val="28"/>
                <w:rPrChange w:id="1911"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12" w:author="嗯哼" w:date="2021-09-13T09:12:00Z">
                  <w:rPr>
                    <w:rFonts w:ascii="仿宋" w:eastAsia="仿宋" w:hAnsi="仿宋" w:cs="宋体" w:hint="eastAsia"/>
                    <w:color w:val="auto"/>
                    <w:sz w:val="28"/>
                    <w:szCs w:val="28"/>
                  </w:rPr>
                </w:rPrChange>
              </w:rPr>
              <w:t>的监测预警体系。建设森林防火指挥调度平台，依托省级应急网络构建我市森林火灾领域应急系统，初步构建全市空天地全方位火场通信网络，实现跨区域、跨部门的统一指挥协同，实现对突发事件的快速上报、统一部署、迅速处置和联合行动。建设森林火灾抢险救援平台，通过扑火机具装备建设、蓄水池、护林员巡护终端建设，结合监测预警、指挥调度平台功能，实现森林防火的</w:t>
            </w:r>
            <w:r>
              <w:rPr>
                <w:rFonts w:eastAsia="仿宋_GB2312"/>
                <w:color w:val="auto"/>
                <w:sz w:val="28"/>
                <w:szCs w:val="28"/>
                <w:rPrChange w:id="1913"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14" w:author="嗯哼" w:date="2021-09-13T09:12:00Z">
                  <w:rPr>
                    <w:rFonts w:ascii="仿宋" w:eastAsia="仿宋" w:hAnsi="仿宋" w:cs="宋体" w:hint="eastAsia"/>
                    <w:color w:val="auto"/>
                    <w:sz w:val="28"/>
                    <w:szCs w:val="28"/>
                  </w:rPr>
                </w:rPrChange>
              </w:rPr>
              <w:t>灾前、灾中、灾后</w:t>
            </w:r>
            <w:r>
              <w:rPr>
                <w:rFonts w:eastAsia="仿宋_GB2312"/>
                <w:color w:val="auto"/>
                <w:sz w:val="28"/>
                <w:szCs w:val="28"/>
                <w:rPrChange w:id="1915"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16" w:author="嗯哼" w:date="2021-09-13T09:12:00Z">
                  <w:rPr>
                    <w:rFonts w:ascii="仿宋" w:eastAsia="仿宋" w:hAnsi="仿宋" w:cs="宋体" w:hint="eastAsia"/>
                    <w:color w:val="auto"/>
                    <w:sz w:val="28"/>
                    <w:szCs w:val="28"/>
                  </w:rPr>
                </w:rPrChange>
              </w:rPr>
              <w:t>全过程、全方位、一体化动态管控和决策辅助支撑，为森林火险</w:t>
            </w:r>
            <w:r>
              <w:rPr>
                <w:rFonts w:eastAsia="仿宋_GB2312" w:hint="eastAsia"/>
                <w:color w:val="auto"/>
                <w:sz w:val="28"/>
                <w:szCs w:val="28"/>
              </w:rPr>
              <w:t>监测</w:t>
            </w:r>
            <w:r>
              <w:rPr>
                <w:rFonts w:eastAsia="仿宋_GB2312"/>
                <w:color w:val="auto"/>
                <w:sz w:val="28"/>
                <w:szCs w:val="28"/>
                <w:rPrChange w:id="1917" w:author="嗯哼" w:date="2021-09-13T09:12:00Z">
                  <w:rPr>
                    <w:rFonts w:ascii="仿宋" w:eastAsia="仿宋" w:hAnsi="仿宋" w:cs="宋体" w:hint="eastAsia"/>
                    <w:color w:val="auto"/>
                    <w:sz w:val="28"/>
                    <w:szCs w:val="28"/>
                  </w:rPr>
                </w:rPrChange>
              </w:rPr>
              <w:t>、预警、预报、扑救、灾后评估等决策提供技术支撑和科学依据。</w:t>
            </w:r>
          </w:p>
        </w:tc>
      </w:tr>
    </w:tbl>
    <w:p w14:paraId="49438347" w14:textId="77777777" w:rsidR="00000000" w:rsidRDefault="00000000">
      <w:pPr>
        <w:spacing w:line="560" w:lineRule="exact"/>
        <w:ind w:firstLineChars="200" w:firstLine="640"/>
        <w:rPr>
          <w:rFonts w:eastAsia="仿宋_GB2312"/>
          <w:color w:val="auto"/>
          <w:sz w:val="32"/>
          <w:szCs w:val="32"/>
          <w:rPrChange w:id="1918" w:author="嗯哼" w:date="2021-09-13T09:12:00Z">
            <w:rPr>
              <w:rFonts w:ascii="仿宋" w:eastAsia="仿宋" w:hAnsi="仿宋" w:cs="宋体"/>
              <w:sz w:val="30"/>
              <w:szCs w:val="30"/>
            </w:rPr>
          </w:rPrChange>
        </w:rPr>
      </w:pPr>
      <w:r>
        <w:rPr>
          <w:rFonts w:eastAsia="仿宋_GB2312"/>
          <w:b/>
          <w:color w:val="auto"/>
          <w:sz w:val="32"/>
          <w:szCs w:val="32"/>
          <w:rPrChange w:id="1919" w:author="嗯哼" w:date="2021-09-13T09:12:00Z">
            <w:rPr>
              <w:rFonts w:ascii="仿宋" w:eastAsia="仿宋" w:hAnsi="仿宋" w:cs="宋体" w:hint="eastAsia"/>
              <w:b/>
              <w:color w:val="auto"/>
              <w:sz w:val="30"/>
              <w:szCs w:val="30"/>
            </w:rPr>
          </w:rPrChange>
        </w:rPr>
        <w:lastRenderedPageBreak/>
        <w:t>（</w:t>
      </w:r>
      <w:r>
        <w:rPr>
          <w:rFonts w:ascii="仿宋_GB2312" w:eastAsia="仿宋_GB2312" w:hAnsi="仿宋_GB2312" w:cs="仿宋_GB2312"/>
          <w:b/>
          <w:color w:val="auto"/>
          <w:sz w:val="32"/>
          <w:szCs w:val="32"/>
          <w:rPrChange w:id="1920" w:author="嗯哼" w:date="2021-09-13T09:12:00Z">
            <w:rPr>
              <w:rFonts w:ascii="仿宋" w:eastAsia="仿宋" w:hAnsi="仿宋" w:cs="宋体" w:hint="eastAsia"/>
              <w:b/>
              <w:color w:val="auto"/>
              <w:sz w:val="30"/>
              <w:szCs w:val="30"/>
            </w:rPr>
          </w:rPrChange>
        </w:rPr>
        <w:t>5</w:t>
      </w:r>
      <w:r>
        <w:rPr>
          <w:rFonts w:eastAsia="仿宋_GB2312"/>
          <w:b/>
          <w:color w:val="auto"/>
          <w:sz w:val="32"/>
          <w:szCs w:val="32"/>
          <w:rPrChange w:id="1921" w:author="嗯哼" w:date="2021-09-13T09:12:00Z">
            <w:rPr>
              <w:rFonts w:ascii="仿宋" w:eastAsia="仿宋" w:hAnsi="仿宋" w:cs="宋体" w:hint="eastAsia"/>
              <w:b/>
              <w:color w:val="auto"/>
              <w:sz w:val="30"/>
              <w:szCs w:val="30"/>
            </w:rPr>
          </w:rPrChange>
        </w:rPr>
        <w:t>）打造智慧消防服务体系。</w:t>
      </w:r>
      <w:r>
        <w:rPr>
          <w:rFonts w:eastAsia="仿宋_GB2312"/>
          <w:color w:val="auto"/>
          <w:sz w:val="32"/>
          <w:szCs w:val="32"/>
          <w:rPrChange w:id="1922" w:author="嗯哼" w:date="2021-09-13T09:12:00Z">
            <w:rPr>
              <w:rFonts w:ascii="仿宋" w:eastAsia="仿宋" w:hAnsi="仿宋" w:cs="宋体" w:hint="eastAsia"/>
              <w:sz w:val="30"/>
              <w:szCs w:val="30"/>
            </w:rPr>
          </w:rPrChange>
        </w:rPr>
        <w:t>建立健全社会单元消防安全协同共管机制，提升社会单元火灾隐患自查能力。完善公共消防设施，建设消防物联网，全面感知社会单元消防安全状态。全面汇聚火灾防控等基础数据，建设社会化消防隐患排查、消防设施合规运行监测保障、防火监督综合管理等数字化应用场景，提升全市火灾防控工作效率、决策能力及火灾隐患防范能力。</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0CA91D5C" w14:textId="77777777">
        <w:trPr>
          <w:trHeight w:val="516"/>
          <w:jc w:val="center"/>
        </w:trPr>
        <w:tc>
          <w:tcPr>
            <w:tcW w:w="9044" w:type="dxa"/>
            <w:vAlign w:val="center"/>
          </w:tcPr>
          <w:p w14:paraId="3E1026B1" w14:textId="77777777" w:rsidR="00000000" w:rsidRDefault="00000000">
            <w:pPr>
              <w:adjustRightInd w:val="0"/>
              <w:snapToGrid w:val="0"/>
              <w:spacing w:line="240" w:lineRule="auto"/>
              <w:jc w:val="center"/>
              <w:rPr>
                <w:rFonts w:eastAsia="仿宋_GB2312"/>
                <w:color w:val="auto"/>
                <w:sz w:val="28"/>
                <w:szCs w:val="28"/>
                <w:rPrChange w:id="1923" w:author="嗯哼" w:date="2021-09-13T09:12:00Z">
                  <w:rPr>
                    <w:rFonts w:ascii="仿宋" w:eastAsia="仿宋" w:hAnsi="仿宋" w:cs="宋体"/>
                    <w:sz w:val="28"/>
                    <w:szCs w:val="28"/>
                  </w:rPr>
                </w:rPrChange>
              </w:rPr>
            </w:pPr>
            <w:r>
              <w:rPr>
                <w:rFonts w:eastAsia="仿宋_GB2312"/>
                <w:color w:val="auto"/>
                <w:sz w:val="28"/>
                <w:szCs w:val="28"/>
                <w:rPrChange w:id="1924" w:author="嗯哼" w:date="2021-09-13T09:12:00Z">
                  <w:rPr>
                    <w:rFonts w:ascii="仿宋" w:eastAsia="仿宋" w:hAnsi="仿宋" w:cs="宋体" w:hint="eastAsia"/>
                    <w:sz w:val="28"/>
                    <w:szCs w:val="28"/>
                  </w:rPr>
                </w:rPrChange>
              </w:rPr>
              <w:t>专栏</w:t>
            </w:r>
            <w:r>
              <w:rPr>
                <w:rFonts w:eastAsia="仿宋_GB2312"/>
                <w:color w:val="auto"/>
                <w:sz w:val="28"/>
                <w:szCs w:val="28"/>
                <w:rPrChange w:id="1925" w:author="嗯哼" w:date="2021-09-13T09:12:00Z">
                  <w:rPr>
                    <w:rFonts w:ascii="仿宋" w:eastAsia="仿宋" w:hAnsi="仿宋" w:cs="宋体"/>
                    <w:sz w:val="28"/>
                    <w:szCs w:val="28"/>
                  </w:rPr>
                </w:rPrChange>
              </w:rPr>
              <w:t>21  “</w:t>
            </w:r>
            <w:r>
              <w:rPr>
                <w:rFonts w:eastAsia="仿宋_GB2312"/>
                <w:color w:val="auto"/>
                <w:sz w:val="28"/>
                <w:szCs w:val="28"/>
                <w:rPrChange w:id="1926" w:author="嗯哼" w:date="2021-09-13T09:12:00Z">
                  <w:rPr>
                    <w:rFonts w:ascii="仿宋" w:eastAsia="仿宋" w:hAnsi="仿宋" w:cs="宋体"/>
                    <w:sz w:val="28"/>
                    <w:szCs w:val="28"/>
                  </w:rPr>
                </w:rPrChange>
              </w:rPr>
              <w:t>智慧消防</w:t>
            </w:r>
            <w:r>
              <w:rPr>
                <w:rFonts w:eastAsia="仿宋_GB2312"/>
                <w:color w:val="auto"/>
                <w:sz w:val="28"/>
                <w:szCs w:val="28"/>
                <w:rPrChange w:id="1927" w:author="嗯哼" w:date="2021-09-13T09:12:00Z">
                  <w:rPr>
                    <w:rFonts w:ascii="仿宋" w:eastAsia="仿宋" w:hAnsi="仿宋" w:cs="宋体"/>
                    <w:sz w:val="28"/>
                    <w:szCs w:val="28"/>
                  </w:rPr>
                </w:rPrChange>
              </w:rPr>
              <w:t>”</w:t>
            </w:r>
            <w:r>
              <w:rPr>
                <w:rFonts w:eastAsia="仿宋_GB2312"/>
                <w:color w:val="auto"/>
                <w:sz w:val="28"/>
                <w:szCs w:val="28"/>
                <w:rPrChange w:id="1928" w:author="嗯哼" w:date="2021-09-13T09:12:00Z">
                  <w:rPr>
                    <w:rFonts w:ascii="仿宋" w:eastAsia="仿宋" w:hAnsi="仿宋" w:cs="宋体"/>
                    <w:sz w:val="28"/>
                    <w:szCs w:val="28"/>
                  </w:rPr>
                </w:rPrChange>
              </w:rPr>
              <w:t>建设重点</w:t>
            </w:r>
          </w:p>
        </w:tc>
      </w:tr>
      <w:tr w:rsidR="00000000" w14:paraId="50F9B3A1" w14:textId="77777777">
        <w:trPr>
          <w:jc w:val="center"/>
        </w:trPr>
        <w:tc>
          <w:tcPr>
            <w:tcW w:w="9044" w:type="dxa"/>
          </w:tcPr>
          <w:p w14:paraId="4ED809B8" w14:textId="77777777" w:rsidR="00000000" w:rsidRDefault="00000000">
            <w:pPr>
              <w:spacing w:line="480" w:lineRule="exact"/>
              <w:ind w:firstLineChars="200" w:firstLine="560"/>
              <w:rPr>
                <w:rFonts w:eastAsia="仿宋_GB2312"/>
                <w:color w:val="auto"/>
                <w:sz w:val="28"/>
                <w:szCs w:val="28"/>
                <w:rPrChange w:id="1929" w:author="嗯哼" w:date="2021-09-13T09:12:00Z">
                  <w:rPr>
                    <w:rFonts w:ascii="仿宋" w:eastAsia="仿宋" w:hAnsi="仿宋" w:cs="宋体" w:hint="eastAsia"/>
                    <w:sz w:val="28"/>
                    <w:szCs w:val="28"/>
                  </w:rPr>
                </w:rPrChange>
              </w:rPr>
            </w:pPr>
            <w:r>
              <w:rPr>
                <w:rFonts w:eastAsia="仿宋_GB2312"/>
                <w:b/>
                <w:color w:val="auto"/>
                <w:sz w:val="28"/>
                <w:szCs w:val="28"/>
                <w:rPrChange w:id="1930" w:author="嗯哼" w:date="2021-09-13T09:12:00Z">
                  <w:rPr>
                    <w:rFonts w:ascii="仿宋" w:eastAsia="仿宋" w:hAnsi="仿宋" w:cs="宋体" w:hint="eastAsia"/>
                    <w:b/>
                    <w:color w:val="auto"/>
                    <w:sz w:val="28"/>
                    <w:szCs w:val="28"/>
                  </w:rPr>
                </w:rPrChange>
              </w:rPr>
              <w:t>推进智慧消防项目建设。</w:t>
            </w:r>
            <w:r>
              <w:rPr>
                <w:rFonts w:eastAsia="仿宋_GB2312"/>
                <w:color w:val="auto"/>
                <w:sz w:val="28"/>
                <w:szCs w:val="28"/>
                <w:rPrChange w:id="1931" w:author="嗯哼" w:date="2021-09-13T09:12:00Z">
                  <w:rPr>
                    <w:rFonts w:ascii="仿宋" w:eastAsia="仿宋" w:hAnsi="仿宋" w:cs="宋体" w:hint="eastAsia"/>
                    <w:color w:val="auto"/>
                    <w:sz w:val="28"/>
                    <w:szCs w:val="28"/>
                  </w:rPr>
                </w:rPrChange>
              </w:rPr>
              <w:t>完善城市物联网消防远程监控系统前端感知层建设，实现对消防安全重点单位建筑消防设施的实时感知与预警；运用人工智能和大数据技术，构建新型消防智能作战指挥系统，实现</w:t>
            </w:r>
            <w:r>
              <w:rPr>
                <w:rFonts w:eastAsia="仿宋_GB2312"/>
                <w:color w:val="auto"/>
                <w:sz w:val="28"/>
                <w:szCs w:val="28"/>
                <w:rPrChange w:id="193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33" w:author="嗯哼" w:date="2021-09-13T09:12:00Z">
                  <w:rPr>
                    <w:rFonts w:ascii="仿宋" w:eastAsia="仿宋" w:hAnsi="仿宋" w:cs="宋体" w:hint="eastAsia"/>
                    <w:color w:val="auto"/>
                    <w:sz w:val="28"/>
                    <w:szCs w:val="28"/>
                  </w:rPr>
                </w:rPrChange>
              </w:rPr>
              <w:t>一张图</w:t>
            </w:r>
            <w:r>
              <w:rPr>
                <w:rFonts w:eastAsia="仿宋_GB2312"/>
                <w:color w:val="auto"/>
                <w:sz w:val="28"/>
                <w:szCs w:val="28"/>
                <w:rPrChange w:id="1934"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35" w:author="嗯哼" w:date="2021-09-13T09:12:00Z">
                  <w:rPr>
                    <w:rFonts w:ascii="仿宋" w:eastAsia="仿宋" w:hAnsi="仿宋" w:cs="宋体" w:hint="eastAsia"/>
                    <w:color w:val="auto"/>
                    <w:sz w:val="28"/>
                    <w:szCs w:val="28"/>
                  </w:rPr>
                </w:rPrChange>
              </w:rPr>
              <w:t>作战指挥，提升消防救援队</w:t>
            </w:r>
            <w:r>
              <w:rPr>
                <w:rFonts w:eastAsia="仿宋_GB2312"/>
                <w:color w:val="auto"/>
                <w:sz w:val="28"/>
                <w:szCs w:val="28"/>
                <w:rPrChange w:id="1936" w:author="嗯哼" w:date="2021-09-13T09:12:00Z">
                  <w:rPr>
                    <w:rFonts w:ascii="仿宋" w:eastAsia="仿宋" w:hAnsi="仿宋" w:cs="宋体" w:hint="eastAsia"/>
                    <w:color w:val="auto"/>
                    <w:sz w:val="28"/>
                    <w:szCs w:val="28"/>
                  </w:rPr>
                </w:rPrChange>
              </w:rPr>
              <w:t xml:space="preserve"> </w:t>
            </w:r>
            <w:r>
              <w:rPr>
                <w:rFonts w:eastAsia="仿宋_GB2312"/>
                <w:color w:val="auto"/>
                <w:sz w:val="28"/>
                <w:szCs w:val="28"/>
                <w:rPrChange w:id="1937" w:author="嗯哼" w:date="2021-09-13T09:12:00Z">
                  <w:rPr>
                    <w:rFonts w:ascii="仿宋" w:eastAsia="仿宋" w:hAnsi="仿宋" w:cs="宋体" w:hint="eastAsia"/>
                    <w:color w:val="auto"/>
                    <w:sz w:val="28"/>
                    <w:szCs w:val="28"/>
                  </w:rPr>
                </w:rPrChange>
              </w:rPr>
              <w:t>伍处置各类灾害事故的水平；升级应急通信网络和装备，建设</w:t>
            </w:r>
            <w:r>
              <w:rPr>
                <w:rFonts w:eastAsia="仿宋_GB2312"/>
                <w:color w:val="auto"/>
                <w:sz w:val="28"/>
                <w:szCs w:val="28"/>
                <w:rPrChange w:id="1938"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39" w:author="嗯哼" w:date="2021-09-13T09:12:00Z">
                  <w:rPr>
                    <w:rFonts w:ascii="仿宋" w:eastAsia="仿宋" w:hAnsi="仿宋" w:cs="宋体" w:hint="eastAsia"/>
                    <w:color w:val="auto"/>
                    <w:sz w:val="28"/>
                    <w:szCs w:val="28"/>
                  </w:rPr>
                </w:rPrChange>
              </w:rPr>
              <w:t>科学、稳定、安全、高效</w:t>
            </w:r>
            <w:r>
              <w:rPr>
                <w:rFonts w:eastAsia="仿宋_GB2312"/>
                <w:color w:val="auto"/>
                <w:sz w:val="28"/>
                <w:szCs w:val="28"/>
                <w:rPrChange w:id="1940"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41" w:author="嗯哼" w:date="2021-09-13T09:12:00Z">
                  <w:rPr>
                    <w:rFonts w:ascii="仿宋" w:eastAsia="仿宋" w:hAnsi="仿宋" w:cs="宋体" w:hint="eastAsia"/>
                    <w:color w:val="auto"/>
                    <w:sz w:val="28"/>
                    <w:szCs w:val="28"/>
                  </w:rPr>
                </w:rPrChange>
              </w:rPr>
              <w:t>的基础通信网络，配备</w:t>
            </w:r>
            <w:r>
              <w:rPr>
                <w:rFonts w:eastAsia="仿宋_GB2312"/>
                <w:color w:val="auto"/>
                <w:sz w:val="28"/>
                <w:szCs w:val="28"/>
                <w:rPrChange w:id="1942"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43" w:author="嗯哼" w:date="2021-09-13T09:12:00Z">
                  <w:rPr>
                    <w:rFonts w:ascii="仿宋" w:eastAsia="仿宋" w:hAnsi="仿宋" w:cs="宋体" w:hint="eastAsia"/>
                    <w:color w:val="auto"/>
                    <w:sz w:val="28"/>
                    <w:szCs w:val="28"/>
                  </w:rPr>
                </w:rPrChange>
              </w:rPr>
              <w:t>高精尖</w:t>
            </w:r>
            <w:r>
              <w:rPr>
                <w:rFonts w:eastAsia="仿宋_GB2312"/>
                <w:color w:val="auto"/>
                <w:sz w:val="28"/>
                <w:szCs w:val="28"/>
                <w:rPrChange w:id="1944"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45" w:author="嗯哼" w:date="2021-09-13T09:12:00Z">
                  <w:rPr>
                    <w:rFonts w:ascii="仿宋" w:eastAsia="仿宋" w:hAnsi="仿宋" w:cs="宋体" w:hint="eastAsia"/>
                    <w:color w:val="auto"/>
                    <w:sz w:val="28"/>
                    <w:szCs w:val="28"/>
                  </w:rPr>
                </w:rPrChange>
              </w:rPr>
              <w:t>应急通信装备，全面提升</w:t>
            </w:r>
            <w:r>
              <w:rPr>
                <w:rFonts w:eastAsia="仿宋_GB2312"/>
                <w:color w:val="auto"/>
                <w:sz w:val="28"/>
                <w:szCs w:val="28"/>
                <w:rPrChange w:id="1946"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47" w:author="嗯哼" w:date="2021-09-13T09:12:00Z">
                  <w:rPr>
                    <w:rFonts w:ascii="仿宋" w:eastAsia="仿宋" w:hAnsi="仿宋" w:cs="宋体" w:hint="eastAsia"/>
                    <w:color w:val="auto"/>
                    <w:sz w:val="28"/>
                    <w:szCs w:val="28"/>
                  </w:rPr>
                </w:rPrChange>
              </w:rPr>
              <w:t>全天候、全地域、全灾种</w:t>
            </w:r>
            <w:r>
              <w:rPr>
                <w:rFonts w:eastAsia="仿宋_GB2312"/>
                <w:color w:val="auto"/>
                <w:sz w:val="28"/>
                <w:szCs w:val="28"/>
                <w:rPrChange w:id="1948" w:author="嗯哼" w:date="2021-09-13T09:12:00Z">
                  <w:rPr>
                    <w:rFonts w:ascii="仿宋" w:eastAsia="仿宋" w:hAnsi="仿宋" w:cs="宋体" w:hint="eastAsia"/>
                    <w:color w:val="auto"/>
                    <w:sz w:val="28"/>
                    <w:szCs w:val="28"/>
                  </w:rPr>
                </w:rPrChange>
              </w:rPr>
              <w:t>”</w:t>
            </w:r>
            <w:r>
              <w:rPr>
                <w:rFonts w:eastAsia="仿宋_GB2312"/>
                <w:color w:val="auto"/>
                <w:sz w:val="28"/>
                <w:szCs w:val="28"/>
                <w:rPrChange w:id="1949" w:author="嗯哼" w:date="2021-09-13T09:12:00Z">
                  <w:rPr>
                    <w:rFonts w:ascii="仿宋" w:eastAsia="仿宋" w:hAnsi="仿宋" w:cs="宋体" w:hint="eastAsia"/>
                    <w:color w:val="auto"/>
                    <w:sz w:val="28"/>
                    <w:szCs w:val="28"/>
                  </w:rPr>
                </w:rPrChange>
              </w:rPr>
              <w:t>应急通信保障能力。</w:t>
            </w:r>
          </w:p>
        </w:tc>
      </w:tr>
    </w:tbl>
    <w:p w14:paraId="166D14E3" w14:textId="77777777" w:rsidR="00000000" w:rsidRDefault="00000000">
      <w:pPr>
        <w:spacing w:line="560" w:lineRule="exact"/>
        <w:ind w:firstLineChars="200" w:firstLine="640"/>
        <w:rPr>
          <w:rFonts w:eastAsia="仿宋_GB2312"/>
          <w:b/>
          <w:color w:val="auto"/>
          <w:sz w:val="32"/>
          <w:szCs w:val="32"/>
          <w:rPrChange w:id="1950" w:author="嗯哼" w:date="2021-09-13T09:12:00Z">
            <w:rPr>
              <w:rFonts w:ascii="仿宋" w:eastAsia="仿宋" w:hAnsi="仿宋" w:cs="宋体"/>
              <w:b/>
              <w:color w:val="auto"/>
              <w:sz w:val="30"/>
              <w:szCs w:val="30"/>
            </w:rPr>
          </w:rPrChange>
        </w:rPr>
      </w:pPr>
      <w:r>
        <w:rPr>
          <w:rFonts w:eastAsia="仿宋_GB2312"/>
          <w:b/>
          <w:color w:val="auto"/>
          <w:sz w:val="32"/>
          <w:szCs w:val="32"/>
          <w:rPrChange w:id="1951" w:author="嗯哼" w:date="2021-09-13T09:12:00Z">
            <w:rPr>
              <w:rFonts w:ascii="仿宋" w:eastAsia="仿宋" w:hAnsi="仿宋" w:cs="宋体" w:hint="eastAsia"/>
              <w:b/>
              <w:color w:val="auto"/>
              <w:sz w:val="30"/>
              <w:szCs w:val="30"/>
            </w:rPr>
          </w:rPrChange>
        </w:rPr>
        <w:t>5</w:t>
      </w:r>
      <w:r>
        <w:rPr>
          <w:rFonts w:eastAsia="仿宋_GB2312"/>
          <w:b/>
          <w:color w:val="auto"/>
          <w:sz w:val="32"/>
          <w:szCs w:val="32"/>
        </w:rPr>
        <w:t>.</w:t>
      </w:r>
      <w:r>
        <w:rPr>
          <w:rFonts w:eastAsia="仿宋_GB2312"/>
          <w:b/>
          <w:color w:val="auto"/>
          <w:sz w:val="32"/>
          <w:szCs w:val="32"/>
          <w:rPrChange w:id="1952" w:author="嗯哼" w:date="2021-09-13T09:12:00Z">
            <w:rPr>
              <w:rFonts w:ascii="仿宋" w:eastAsia="仿宋" w:hAnsi="仿宋" w:cs="宋体" w:hint="eastAsia"/>
              <w:b/>
              <w:color w:val="auto"/>
              <w:sz w:val="30"/>
              <w:szCs w:val="30"/>
            </w:rPr>
          </w:rPrChange>
        </w:rPr>
        <w:t>深化</w:t>
      </w:r>
      <w:r>
        <w:rPr>
          <w:rFonts w:eastAsia="仿宋_GB2312"/>
          <w:b/>
          <w:color w:val="auto"/>
          <w:sz w:val="32"/>
          <w:szCs w:val="32"/>
          <w:rPrChange w:id="1953" w:author="嗯哼" w:date="2021-09-13T09:12:00Z">
            <w:rPr>
              <w:rFonts w:ascii="仿宋" w:eastAsia="仿宋" w:hAnsi="仿宋" w:cs="宋体"/>
              <w:b/>
              <w:color w:val="auto"/>
              <w:sz w:val="30"/>
              <w:szCs w:val="30"/>
            </w:rPr>
          </w:rPrChange>
        </w:rPr>
        <w:t>生态环境保护数字化应用</w:t>
      </w:r>
    </w:p>
    <w:p w14:paraId="71C7036E" w14:textId="77777777" w:rsidR="00000000" w:rsidRDefault="00000000">
      <w:pPr>
        <w:spacing w:line="560" w:lineRule="exact"/>
        <w:ind w:firstLineChars="200" w:firstLine="640"/>
        <w:rPr>
          <w:rFonts w:eastAsia="仿宋_GB2312"/>
          <w:color w:val="auto"/>
          <w:sz w:val="32"/>
          <w:szCs w:val="32"/>
          <w:rPrChange w:id="1954" w:author="嗯哼" w:date="2021-09-13T09:12:00Z">
            <w:rPr>
              <w:rFonts w:ascii="仿宋" w:eastAsia="仿宋" w:hAnsi="仿宋" w:cs="宋体"/>
              <w:sz w:val="30"/>
              <w:szCs w:val="30"/>
            </w:rPr>
          </w:rPrChange>
        </w:rPr>
      </w:pPr>
      <w:r>
        <w:rPr>
          <w:rFonts w:eastAsia="仿宋_GB2312"/>
          <w:color w:val="auto"/>
          <w:sz w:val="32"/>
          <w:szCs w:val="32"/>
          <w:rPrChange w:id="1955" w:author="嗯哼" w:date="2021-09-13T09:12:00Z">
            <w:rPr>
              <w:rFonts w:ascii="仿宋" w:eastAsia="仿宋" w:hAnsi="仿宋" w:cs="宋体" w:hint="eastAsia"/>
              <w:sz w:val="30"/>
              <w:szCs w:val="30"/>
            </w:rPr>
          </w:rPrChange>
        </w:rPr>
        <w:t>依托</w:t>
      </w:r>
      <w:r>
        <w:rPr>
          <w:rFonts w:eastAsia="仿宋_GB2312"/>
          <w:color w:val="auto"/>
          <w:sz w:val="32"/>
          <w:szCs w:val="32"/>
          <w:rPrChange w:id="1956" w:author="嗯哼" w:date="2021-09-13T09:12:00Z">
            <w:rPr>
              <w:rFonts w:ascii="仿宋" w:eastAsia="仿宋" w:hAnsi="仿宋" w:cs="宋体" w:hint="eastAsia"/>
              <w:sz w:val="30"/>
              <w:szCs w:val="30"/>
            </w:rPr>
          </w:rPrChange>
        </w:rPr>
        <w:t>“</w:t>
      </w:r>
      <w:r>
        <w:rPr>
          <w:rFonts w:eastAsia="仿宋_GB2312"/>
          <w:color w:val="auto"/>
          <w:sz w:val="32"/>
          <w:szCs w:val="32"/>
          <w:rPrChange w:id="1957" w:author="嗯哼" w:date="2021-09-13T09:12:00Z">
            <w:rPr>
              <w:rFonts w:ascii="仿宋" w:eastAsia="仿宋" w:hAnsi="仿宋" w:cs="宋体" w:hint="eastAsia"/>
              <w:sz w:val="30"/>
              <w:szCs w:val="30"/>
            </w:rPr>
          </w:rPrChange>
        </w:rPr>
        <w:t>数字江淮</w:t>
      </w:r>
      <w:r>
        <w:rPr>
          <w:rFonts w:eastAsia="仿宋_GB2312"/>
          <w:color w:val="auto"/>
          <w:sz w:val="32"/>
          <w:szCs w:val="32"/>
        </w:rPr>
        <w:t>－</w:t>
      </w:r>
      <w:r>
        <w:rPr>
          <w:rFonts w:eastAsia="仿宋_GB2312"/>
          <w:color w:val="auto"/>
          <w:sz w:val="32"/>
          <w:szCs w:val="32"/>
          <w:rPrChange w:id="1958" w:author="嗯哼" w:date="2021-09-13T09:12:00Z">
            <w:rPr>
              <w:rFonts w:ascii="仿宋" w:eastAsia="仿宋" w:hAnsi="仿宋" w:cs="宋体" w:hint="eastAsia"/>
              <w:sz w:val="30"/>
              <w:szCs w:val="30"/>
            </w:rPr>
          </w:rPrChange>
        </w:rPr>
        <w:t>生态环境</w:t>
      </w:r>
      <w:r>
        <w:rPr>
          <w:rFonts w:eastAsia="仿宋_GB2312"/>
          <w:color w:val="auto"/>
          <w:sz w:val="32"/>
          <w:szCs w:val="32"/>
          <w:rPrChange w:id="1959" w:author="嗯哼" w:date="2021-09-13T09:12:00Z">
            <w:rPr>
              <w:rFonts w:ascii="仿宋" w:eastAsia="仿宋" w:hAnsi="仿宋" w:cs="宋体" w:hint="eastAsia"/>
              <w:sz w:val="30"/>
              <w:szCs w:val="30"/>
            </w:rPr>
          </w:rPrChange>
        </w:rPr>
        <w:t>”</w:t>
      </w:r>
      <w:r>
        <w:rPr>
          <w:rFonts w:eastAsia="仿宋_GB2312"/>
          <w:color w:val="auto"/>
          <w:sz w:val="32"/>
          <w:szCs w:val="32"/>
          <w:rPrChange w:id="1960" w:author="嗯哼" w:date="2021-09-13T09:12:00Z">
            <w:rPr>
              <w:rFonts w:ascii="仿宋" w:eastAsia="仿宋" w:hAnsi="仿宋" w:cs="宋体" w:hint="eastAsia"/>
              <w:sz w:val="30"/>
              <w:szCs w:val="30"/>
            </w:rPr>
          </w:rPrChange>
        </w:rPr>
        <w:t>大平台和地理时空信息平台，大力建设生态环境主题库和生态环境全要素态势感知</w:t>
      </w:r>
      <w:r>
        <w:rPr>
          <w:rFonts w:eastAsia="仿宋_GB2312"/>
          <w:color w:val="auto"/>
          <w:sz w:val="32"/>
          <w:szCs w:val="32"/>
          <w:rPrChange w:id="1961" w:author="嗯哼" w:date="2021-09-13T09:12:00Z">
            <w:rPr>
              <w:rFonts w:ascii="仿宋" w:eastAsia="仿宋" w:hAnsi="仿宋" w:cs="宋体" w:hint="eastAsia"/>
              <w:sz w:val="30"/>
              <w:szCs w:val="30"/>
            </w:rPr>
          </w:rPrChange>
        </w:rPr>
        <w:t>“</w:t>
      </w:r>
      <w:r>
        <w:rPr>
          <w:rFonts w:eastAsia="仿宋_GB2312"/>
          <w:color w:val="auto"/>
          <w:sz w:val="32"/>
          <w:szCs w:val="32"/>
          <w:rPrChange w:id="1962" w:author="嗯哼" w:date="2021-09-13T09:12:00Z">
            <w:rPr>
              <w:rFonts w:ascii="仿宋" w:eastAsia="仿宋" w:hAnsi="仿宋" w:cs="宋体" w:hint="eastAsia"/>
              <w:sz w:val="30"/>
              <w:szCs w:val="30"/>
            </w:rPr>
          </w:rPrChange>
        </w:rPr>
        <w:t>一张网</w:t>
      </w:r>
      <w:r>
        <w:rPr>
          <w:rFonts w:eastAsia="仿宋_GB2312"/>
          <w:color w:val="auto"/>
          <w:sz w:val="32"/>
          <w:szCs w:val="32"/>
          <w:rPrChange w:id="1963" w:author="嗯哼" w:date="2021-09-13T09:12:00Z">
            <w:rPr>
              <w:rFonts w:ascii="仿宋" w:eastAsia="仿宋" w:hAnsi="仿宋" w:cs="宋体" w:hint="eastAsia"/>
              <w:sz w:val="30"/>
              <w:szCs w:val="30"/>
            </w:rPr>
          </w:rPrChange>
        </w:rPr>
        <w:t>”</w:t>
      </w:r>
      <w:r>
        <w:rPr>
          <w:rFonts w:eastAsia="仿宋_GB2312"/>
          <w:color w:val="auto"/>
          <w:sz w:val="32"/>
          <w:szCs w:val="32"/>
          <w:rPrChange w:id="1964" w:author="嗯哼" w:date="2021-09-13T09:12:00Z">
            <w:rPr>
              <w:rFonts w:ascii="仿宋" w:eastAsia="仿宋" w:hAnsi="仿宋" w:cs="宋体" w:hint="eastAsia"/>
              <w:sz w:val="30"/>
              <w:szCs w:val="30"/>
            </w:rPr>
          </w:rPrChange>
        </w:rPr>
        <w:t>，围绕全面</w:t>
      </w:r>
      <w:r>
        <w:rPr>
          <w:rFonts w:eastAsia="仿宋_GB2312"/>
          <w:color w:val="auto"/>
          <w:sz w:val="32"/>
          <w:szCs w:val="32"/>
          <w:rPrChange w:id="1965" w:author="嗯哼" w:date="2021-09-13T09:12:00Z">
            <w:rPr>
              <w:rFonts w:ascii="仿宋" w:eastAsia="仿宋" w:hAnsi="仿宋" w:cs="宋体"/>
              <w:sz w:val="30"/>
              <w:szCs w:val="30"/>
            </w:rPr>
          </w:rPrChange>
        </w:rPr>
        <w:t>打赢污染防治攻坚战</w:t>
      </w:r>
      <w:r>
        <w:rPr>
          <w:rFonts w:eastAsia="仿宋_GB2312"/>
          <w:color w:val="auto"/>
          <w:sz w:val="32"/>
          <w:szCs w:val="32"/>
          <w:rPrChange w:id="1966" w:author="嗯哼" w:date="2021-09-13T09:12:00Z">
            <w:rPr>
              <w:rFonts w:ascii="仿宋" w:eastAsia="仿宋" w:hAnsi="仿宋" w:cs="宋体" w:hint="eastAsia"/>
              <w:sz w:val="30"/>
              <w:szCs w:val="30"/>
            </w:rPr>
          </w:rPrChange>
        </w:rPr>
        <w:t>的战略部署，深化</w:t>
      </w:r>
      <w:r>
        <w:rPr>
          <w:rFonts w:eastAsia="仿宋_GB2312"/>
          <w:color w:val="auto"/>
          <w:sz w:val="32"/>
          <w:szCs w:val="32"/>
          <w:rPrChange w:id="1967" w:author="嗯哼" w:date="2021-09-13T09:12:00Z">
            <w:rPr>
              <w:rFonts w:ascii="仿宋" w:eastAsia="仿宋" w:hAnsi="仿宋" w:cs="宋体" w:hint="eastAsia"/>
              <w:sz w:val="30"/>
              <w:szCs w:val="30"/>
            </w:rPr>
          </w:rPrChange>
        </w:rPr>
        <w:t>“</w:t>
      </w:r>
      <w:r>
        <w:rPr>
          <w:rFonts w:eastAsia="仿宋_GB2312"/>
          <w:color w:val="auto"/>
          <w:sz w:val="32"/>
          <w:szCs w:val="32"/>
          <w:rPrChange w:id="1968" w:author="嗯哼" w:date="2021-09-13T09:12:00Z">
            <w:rPr>
              <w:rFonts w:ascii="仿宋" w:eastAsia="仿宋" w:hAnsi="仿宋" w:cs="宋体" w:hint="eastAsia"/>
              <w:sz w:val="30"/>
              <w:szCs w:val="30"/>
            </w:rPr>
          </w:rPrChange>
        </w:rPr>
        <w:t>互联网</w:t>
      </w:r>
      <w:r>
        <w:rPr>
          <w:rFonts w:eastAsia="仿宋_GB2312"/>
          <w:color w:val="auto"/>
          <w:sz w:val="32"/>
          <w:szCs w:val="32"/>
          <w:rPrChange w:id="1969" w:author="嗯哼" w:date="2021-09-13T09:12:00Z">
            <w:rPr>
              <w:rFonts w:ascii="仿宋" w:eastAsia="仿宋" w:hAnsi="仿宋" w:cs="宋体" w:hint="eastAsia"/>
              <w:sz w:val="30"/>
              <w:szCs w:val="30"/>
            </w:rPr>
          </w:rPrChange>
        </w:rPr>
        <w:t>+</w:t>
      </w:r>
      <w:r>
        <w:rPr>
          <w:rFonts w:eastAsia="仿宋_GB2312"/>
          <w:color w:val="auto"/>
          <w:sz w:val="32"/>
          <w:szCs w:val="32"/>
          <w:rPrChange w:id="1970" w:author="嗯哼" w:date="2021-09-13T09:12:00Z">
            <w:rPr>
              <w:rFonts w:ascii="仿宋" w:eastAsia="仿宋" w:hAnsi="仿宋" w:cs="宋体" w:hint="eastAsia"/>
              <w:sz w:val="30"/>
              <w:szCs w:val="30"/>
            </w:rPr>
          </w:rPrChange>
        </w:rPr>
        <w:t>生态保护</w:t>
      </w:r>
      <w:r>
        <w:rPr>
          <w:rFonts w:eastAsia="仿宋_GB2312"/>
          <w:color w:val="auto"/>
          <w:sz w:val="32"/>
          <w:szCs w:val="32"/>
          <w:rPrChange w:id="1971" w:author="嗯哼" w:date="2021-09-13T09:12:00Z">
            <w:rPr>
              <w:rFonts w:ascii="仿宋" w:eastAsia="仿宋" w:hAnsi="仿宋" w:cs="宋体" w:hint="eastAsia"/>
              <w:sz w:val="30"/>
              <w:szCs w:val="30"/>
            </w:rPr>
          </w:rPrChange>
        </w:rPr>
        <w:t>”</w:t>
      </w:r>
      <w:r>
        <w:rPr>
          <w:rFonts w:eastAsia="仿宋_GB2312"/>
          <w:color w:val="auto"/>
          <w:sz w:val="32"/>
          <w:szCs w:val="32"/>
          <w:rPrChange w:id="1972" w:author="嗯哼" w:date="2021-09-13T09:12:00Z">
            <w:rPr>
              <w:rFonts w:ascii="仿宋" w:eastAsia="仿宋" w:hAnsi="仿宋" w:cs="宋体" w:hint="eastAsia"/>
              <w:sz w:val="30"/>
              <w:szCs w:val="30"/>
            </w:rPr>
          </w:rPrChange>
        </w:rPr>
        <w:t>应用，创新</w:t>
      </w:r>
      <w:r>
        <w:rPr>
          <w:rFonts w:eastAsia="仿宋_GB2312"/>
          <w:color w:val="auto"/>
          <w:sz w:val="32"/>
          <w:szCs w:val="32"/>
          <w:rPrChange w:id="1973" w:author="嗯哼" w:date="2021-09-13T09:12:00Z">
            <w:rPr>
              <w:rFonts w:ascii="仿宋" w:eastAsia="仿宋" w:hAnsi="仿宋" w:cs="宋体" w:hint="eastAsia"/>
              <w:sz w:val="30"/>
              <w:szCs w:val="30"/>
            </w:rPr>
          </w:rPrChange>
        </w:rPr>
        <w:t>“</w:t>
      </w:r>
      <w:r>
        <w:rPr>
          <w:rFonts w:eastAsia="仿宋_GB2312"/>
          <w:color w:val="auto"/>
          <w:sz w:val="32"/>
          <w:szCs w:val="32"/>
          <w:rPrChange w:id="1974" w:author="嗯哼" w:date="2021-09-13T09:12:00Z">
            <w:rPr>
              <w:rFonts w:ascii="仿宋" w:eastAsia="仿宋" w:hAnsi="仿宋" w:cs="宋体" w:hint="eastAsia"/>
              <w:sz w:val="30"/>
              <w:szCs w:val="30"/>
            </w:rPr>
          </w:rPrChange>
        </w:rPr>
        <w:t>互联网</w:t>
      </w:r>
      <w:r>
        <w:rPr>
          <w:rFonts w:eastAsia="仿宋_GB2312"/>
          <w:color w:val="auto"/>
          <w:sz w:val="32"/>
          <w:szCs w:val="32"/>
          <w:rPrChange w:id="1975" w:author="嗯哼" w:date="2021-09-13T09:12:00Z">
            <w:rPr>
              <w:rFonts w:ascii="仿宋" w:eastAsia="仿宋" w:hAnsi="仿宋" w:cs="宋体" w:hint="eastAsia"/>
              <w:sz w:val="30"/>
              <w:szCs w:val="30"/>
            </w:rPr>
          </w:rPrChange>
        </w:rPr>
        <w:t>+</w:t>
      </w:r>
      <w:r>
        <w:rPr>
          <w:rFonts w:eastAsia="仿宋_GB2312"/>
          <w:color w:val="auto"/>
          <w:sz w:val="32"/>
          <w:szCs w:val="32"/>
          <w:rPrChange w:id="1976" w:author="嗯哼" w:date="2021-09-13T09:12:00Z">
            <w:rPr>
              <w:rFonts w:ascii="仿宋" w:eastAsia="仿宋" w:hAnsi="仿宋" w:cs="宋体" w:hint="eastAsia"/>
              <w:sz w:val="30"/>
              <w:szCs w:val="30"/>
            </w:rPr>
          </w:rPrChange>
        </w:rPr>
        <w:t>污染防治</w:t>
      </w:r>
      <w:r>
        <w:rPr>
          <w:rFonts w:eastAsia="仿宋_GB2312"/>
          <w:color w:val="auto"/>
          <w:sz w:val="32"/>
          <w:szCs w:val="32"/>
          <w:rPrChange w:id="1977" w:author="嗯哼" w:date="2021-09-13T09:12:00Z">
            <w:rPr>
              <w:rFonts w:ascii="仿宋" w:eastAsia="仿宋" w:hAnsi="仿宋" w:cs="宋体" w:hint="eastAsia"/>
              <w:sz w:val="30"/>
              <w:szCs w:val="30"/>
            </w:rPr>
          </w:rPrChange>
        </w:rPr>
        <w:t>”</w:t>
      </w:r>
      <w:r>
        <w:rPr>
          <w:rFonts w:eastAsia="仿宋_GB2312"/>
          <w:color w:val="auto"/>
          <w:sz w:val="32"/>
          <w:szCs w:val="32"/>
          <w:rPrChange w:id="1978" w:author="嗯哼" w:date="2021-09-13T09:12:00Z">
            <w:rPr>
              <w:rFonts w:ascii="仿宋" w:eastAsia="仿宋" w:hAnsi="仿宋" w:cs="宋体" w:hint="eastAsia"/>
              <w:sz w:val="30"/>
              <w:szCs w:val="30"/>
            </w:rPr>
          </w:rPrChange>
        </w:rPr>
        <w:t>应用，构建全域生态环境保护治理体系，全面完成业务系统应用整合，提高生态环境大数据创新应用和治理水平。</w:t>
      </w:r>
    </w:p>
    <w:p w14:paraId="7ADB9149" w14:textId="77777777" w:rsidR="00000000" w:rsidRDefault="00000000">
      <w:pPr>
        <w:spacing w:line="560" w:lineRule="exact"/>
        <w:ind w:firstLineChars="200" w:firstLine="640"/>
        <w:rPr>
          <w:rFonts w:eastAsia="仿宋_GB2312"/>
          <w:color w:val="auto"/>
          <w:sz w:val="32"/>
          <w:szCs w:val="32"/>
          <w:rPrChange w:id="1979" w:author="嗯哼" w:date="2021-09-13T09:12:00Z">
            <w:rPr>
              <w:rFonts w:ascii="仿宋" w:eastAsia="仿宋" w:hAnsi="仿宋" w:cs="宋体"/>
              <w:color w:val="auto"/>
              <w:sz w:val="30"/>
              <w:szCs w:val="30"/>
            </w:rPr>
          </w:rPrChange>
        </w:rPr>
      </w:pPr>
      <w:r>
        <w:rPr>
          <w:rFonts w:eastAsia="仿宋_GB2312"/>
          <w:b/>
          <w:color w:val="auto"/>
          <w:sz w:val="32"/>
          <w:szCs w:val="32"/>
          <w:rPrChange w:id="1980" w:author="嗯哼" w:date="2021-09-13T09:12:00Z">
            <w:rPr>
              <w:rFonts w:ascii="仿宋" w:eastAsia="仿宋" w:hAnsi="仿宋" w:cs="宋体" w:hint="eastAsia"/>
              <w:b/>
              <w:color w:val="auto"/>
              <w:sz w:val="30"/>
              <w:szCs w:val="30"/>
            </w:rPr>
          </w:rPrChange>
        </w:rPr>
        <w:t>（</w:t>
      </w:r>
      <w:r>
        <w:rPr>
          <w:rFonts w:ascii="仿宋_GB2312" w:eastAsia="仿宋_GB2312" w:hAnsi="仿宋_GB2312" w:cs="仿宋_GB2312"/>
          <w:b/>
          <w:color w:val="auto"/>
          <w:sz w:val="32"/>
          <w:szCs w:val="32"/>
          <w:rPrChange w:id="1981" w:author="嗯哼" w:date="2021-09-13T09:12:00Z">
            <w:rPr>
              <w:rFonts w:ascii="仿宋" w:eastAsia="仿宋" w:hAnsi="仿宋" w:cs="宋体" w:hint="eastAsia"/>
              <w:b/>
              <w:color w:val="auto"/>
              <w:sz w:val="30"/>
              <w:szCs w:val="30"/>
            </w:rPr>
          </w:rPrChange>
        </w:rPr>
        <w:t>1</w:t>
      </w:r>
      <w:r>
        <w:rPr>
          <w:rFonts w:eastAsia="仿宋_GB2312"/>
          <w:b/>
          <w:color w:val="auto"/>
          <w:sz w:val="32"/>
          <w:szCs w:val="32"/>
          <w:rPrChange w:id="1982"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1983"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1984" w:author="嗯哼" w:date="2021-09-13T09:12:00Z">
            <w:rPr>
              <w:rFonts w:ascii="仿宋" w:eastAsia="仿宋" w:hAnsi="仿宋" w:cs="宋体" w:hint="eastAsia"/>
              <w:b/>
              <w:color w:val="auto"/>
              <w:sz w:val="30"/>
              <w:szCs w:val="30"/>
            </w:rPr>
          </w:rPrChange>
        </w:rPr>
        <w:t>互联网</w:t>
      </w:r>
      <w:r>
        <w:rPr>
          <w:rFonts w:eastAsia="仿宋_GB2312"/>
          <w:b/>
          <w:color w:val="auto"/>
          <w:sz w:val="32"/>
          <w:szCs w:val="32"/>
          <w:rPrChange w:id="1985"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1986" w:author="嗯哼" w:date="2021-09-13T09:12:00Z">
            <w:rPr>
              <w:rFonts w:ascii="仿宋" w:eastAsia="仿宋" w:hAnsi="仿宋" w:cs="宋体" w:hint="eastAsia"/>
              <w:b/>
              <w:color w:val="auto"/>
              <w:sz w:val="30"/>
              <w:szCs w:val="30"/>
            </w:rPr>
          </w:rPrChange>
        </w:rPr>
        <w:t>生态保护</w:t>
      </w:r>
      <w:r>
        <w:rPr>
          <w:rFonts w:eastAsia="仿宋_GB2312"/>
          <w:b/>
          <w:color w:val="auto"/>
          <w:sz w:val="32"/>
          <w:szCs w:val="32"/>
          <w:rPrChange w:id="1987"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1988" w:author="嗯哼" w:date="2021-09-13T09:12:00Z">
            <w:rPr>
              <w:rFonts w:ascii="仿宋" w:eastAsia="仿宋" w:hAnsi="仿宋" w:cs="宋体" w:hint="eastAsia"/>
              <w:b/>
              <w:color w:val="auto"/>
              <w:sz w:val="30"/>
              <w:szCs w:val="30"/>
            </w:rPr>
          </w:rPrChange>
        </w:rPr>
        <w:t>应用。</w:t>
      </w:r>
      <w:r>
        <w:rPr>
          <w:rFonts w:eastAsia="仿宋_GB2312"/>
          <w:color w:val="auto"/>
          <w:sz w:val="32"/>
          <w:szCs w:val="32"/>
          <w:rPrChange w:id="1989" w:author="嗯哼" w:date="2021-09-13T09:12:00Z">
            <w:rPr>
              <w:rFonts w:ascii="仿宋" w:eastAsia="仿宋" w:hAnsi="仿宋" w:cs="宋体"/>
              <w:color w:val="auto"/>
              <w:sz w:val="30"/>
              <w:szCs w:val="30"/>
            </w:rPr>
          </w:rPrChange>
        </w:rPr>
        <w:t>整合和打通各部门生态环境数据资源和业务管理系统，构建生态环境主题库和生态环境全</w:t>
      </w:r>
      <w:r>
        <w:rPr>
          <w:rFonts w:eastAsia="仿宋_GB2312"/>
          <w:color w:val="auto"/>
          <w:sz w:val="32"/>
          <w:szCs w:val="32"/>
          <w:rPrChange w:id="1990" w:author="嗯哼" w:date="2021-09-13T09:12:00Z">
            <w:rPr>
              <w:rFonts w:ascii="仿宋" w:eastAsia="仿宋" w:hAnsi="仿宋" w:cs="宋体"/>
              <w:color w:val="auto"/>
              <w:sz w:val="30"/>
              <w:szCs w:val="30"/>
            </w:rPr>
          </w:rPrChange>
        </w:rPr>
        <w:lastRenderedPageBreak/>
        <w:t>要素态势感知</w:t>
      </w:r>
      <w:r>
        <w:rPr>
          <w:rFonts w:eastAsia="仿宋_GB2312"/>
          <w:color w:val="auto"/>
          <w:sz w:val="32"/>
          <w:szCs w:val="32"/>
          <w:rPrChange w:id="1991" w:author="嗯哼" w:date="2021-09-13T09:12:00Z">
            <w:rPr>
              <w:rFonts w:ascii="仿宋" w:eastAsia="仿宋" w:hAnsi="仿宋" w:cs="宋体"/>
              <w:color w:val="auto"/>
              <w:sz w:val="30"/>
              <w:szCs w:val="30"/>
            </w:rPr>
          </w:rPrChange>
        </w:rPr>
        <w:t>“</w:t>
      </w:r>
      <w:r>
        <w:rPr>
          <w:rFonts w:eastAsia="仿宋_GB2312"/>
          <w:color w:val="auto"/>
          <w:sz w:val="32"/>
          <w:szCs w:val="32"/>
          <w:rPrChange w:id="1992" w:author="嗯哼" w:date="2021-09-13T09:12:00Z">
            <w:rPr>
              <w:rFonts w:ascii="仿宋" w:eastAsia="仿宋" w:hAnsi="仿宋" w:cs="宋体"/>
              <w:color w:val="auto"/>
              <w:sz w:val="30"/>
              <w:szCs w:val="30"/>
            </w:rPr>
          </w:rPrChange>
        </w:rPr>
        <w:t>一张图</w:t>
      </w:r>
      <w:r>
        <w:rPr>
          <w:rFonts w:eastAsia="仿宋_GB2312"/>
          <w:color w:val="auto"/>
          <w:sz w:val="32"/>
          <w:szCs w:val="32"/>
          <w:rPrChange w:id="1993" w:author="嗯哼" w:date="2021-09-13T09:12:00Z">
            <w:rPr>
              <w:rFonts w:ascii="仿宋" w:eastAsia="仿宋" w:hAnsi="仿宋" w:cs="宋体"/>
              <w:color w:val="auto"/>
              <w:sz w:val="30"/>
              <w:szCs w:val="30"/>
            </w:rPr>
          </w:rPrChange>
        </w:rPr>
        <w:t>”</w:t>
      </w:r>
      <w:r>
        <w:rPr>
          <w:rFonts w:eastAsia="仿宋_GB2312"/>
          <w:color w:val="auto"/>
          <w:sz w:val="32"/>
          <w:szCs w:val="32"/>
          <w:rPrChange w:id="1994" w:author="嗯哼" w:date="2021-09-13T09:12:00Z">
            <w:rPr>
              <w:rFonts w:ascii="仿宋" w:eastAsia="仿宋" w:hAnsi="仿宋" w:cs="宋体"/>
              <w:color w:val="auto"/>
              <w:sz w:val="30"/>
              <w:szCs w:val="30"/>
            </w:rPr>
          </w:rPrChange>
        </w:rPr>
        <w:t>，促进生态环境保护各相关部门数据共享、流程再造、业务协同</w:t>
      </w:r>
      <w:r>
        <w:rPr>
          <w:rFonts w:eastAsia="仿宋_GB2312"/>
          <w:color w:val="auto"/>
          <w:sz w:val="32"/>
          <w:szCs w:val="32"/>
          <w:rPrChange w:id="1995" w:author="嗯哼" w:date="2021-09-13T09:12:00Z">
            <w:rPr>
              <w:rFonts w:ascii="仿宋" w:eastAsia="仿宋" w:hAnsi="仿宋" w:cs="宋体"/>
              <w:sz w:val="30"/>
              <w:szCs w:val="30"/>
            </w:rPr>
          </w:rPrChange>
        </w:rPr>
        <w:t>和政务服务，</w:t>
      </w:r>
      <w:r>
        <w:rPr>
          <w:rFonts w:eastAsia="仿宋_GB2312"/>
          <w:color w:val="auto"/>
          <w:sz w:val="32"/>
          <w:szCs w:val="32"/>
          <w:rPrChange w:id="1996" w:author="嗯哼" w:date="2021-09-13T09:12:00Z">
            <w:rPr>
              <w:rFonts w:ascii="仿宋" w:eastAsia="仿宋" w:hAnsi="仿宋" w:cs="宋体"/>
              <w:color w:val="auto"/>
              <w:sz w:val="30"/>
              <w:szCs w:val="30"/>
            </w:rPr>
          </w:rPrChange>
        </w:rPr>
        <w:t>推动山水林田湖等自然资源综合监督管理，实现生态环境保护数字治理、精准治理、智能治理。</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415C8366" w14:textId="77777777">
        <w:trPr>
          <w:trHeight w:val="578"/>
          <w:jc w:val="center"/>
        </w:trPr>
        <w:tc>
          <w:tcPr>
            <w:tcW w:w="8969" w:type="dxa"/>
            <w:vAlign w:val="center"/>
          </w:tcPr>
          <w:p w14:paraId="5461A750" w14:textId="77777777" w:rsidR="00000000" w:rsidRDefault="00000000">
            <w:pPr>
              <w:adjustRightInd w:val="0"/>
              <w:snapToGrid w:val="0"/>
              <w:spacing w:line="240" w:lineRule="auto"/>
              <w:jc w:val="center"/>
              <w:rPr>
                <w:rFonts w:eastAsia="仿宋_GB2312"/>
                <w:color w:val="auto"/>
                <w:sz w:val="28"/>
                <w:szCs w:val="28"/>
                <w:rPrChange w:id="1997" w:author="嗯哼" w:date="2021-09-13T09:12:00Z">
                  <w:rPr>
                    <w:rFonts w:ascii="仿宋" w:eastAsia="仿宋" w:hAnsi="仿宋" w:cs="宋体"/>
                    <w:color w:val="auto"/>
                    <w:sz w:val="28"/>
                    <w:szCs w:val="28"/>
                  </w:rPr>
                </w:rPrChange>
              </w:rPr>
            </w:pPr>
            <w:r>
              <w:rPr>
                <w:rFonts w:eastAsia="仿宋_GB2312"/>
                <w:color w:val="auto"/>
                <w:sz w:val="28"/>
                <w:szCs w:val="28"/>
                <w:rPrChange w:id="1998"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1999" w:author="嗯哼" w:date="2021-09-13T09:12:00Z">
                  <w:rPr>
                    <w:rFonts w:ascii="仿宋" w:eastAsia="仿宋" w:hAnsi="仿宋" w:cs="宋体" w:hint="eastAsia"/>
                    <w:color w:val="auto"/>
                    <w:sz w:val="28"/>
                    <w:szCs w:val="28"/>
                  </w:rPr>
                </w:rPrChange>
              </w:rPr>
              <w:t>2</w:t>
            </w:r>
            <w:r>
              <w:rPr>
                <w:rFonts w:eastAsia="仿宋_GB2312"/>
                <w:color w:val="auto"/>
                <w:sz w:val="28"/>
                <w:szCs w:val="28"/>
                <w:rPrChange w:id="2000" w:author="嗯哼" w:date="2021-09-13T09:12:00Z">
                  <w:rPr>
                    <w:rFonts w:ascii="仿宋" w:eastAsia="仿宋" w:hAnsi="仿宋" w:cs="宋体"/>
                    <w:color w:val="auto"/>
                    <w:sz w:val="28"/>
                    <w:szCs w:val="28"/>
                  </w:rPr>
                </w:rPrChange>
              </w:rPr>
              <w:t>2  “</w:t>
            </w:r>
            <w:r>
              <w:rPr>
                <w:rFonts w:eastAsia="仿宋_GB2312"/>
                <w:color w:val="auto"/>
                <w:sz w:val="28"/>
                <w:szCs w:val="28"/>
                <w:rPrChange w:id="2001" w:author="嗯哼" w:date="2021-09-13T09:12:00Z">
                  <w:rPr>
                    <w:rFonts w:ascii="仿宋" w:eastAsia="仿宋" w:hAnsi="仿宋" w:cs="宋体" w:hint="eastAsia"/>
                    <w:color w:val="auto"/>
                    <w:sz w:val="28"/>
                    <w:szCs w:val="28"/>
                  </w:rPr>
                </w:rPrChange>
              </w:rPr>
              <w:t>互联网</w:t>
            </w:r>
            <w:r>
              <w:rPr>
                <w:rFonts w:eastAsia="仿宋_GB2312"/>
                <w:color w:val="auto"/>
                <w:sz w:val="28"/>
                <w:szCs w:val="28"/>
                <w:rPrChange w:id="2002" w:author="嗯哼" w:date="2021-09-13T09:12:00Z">
                  <w:rPr>
                    <w:rFonts w:ascii="仿宋" w:eastAsia="仿宋" w:hAnsi="仿宋" w:cs="宋体" w:hint="eastAsia"/>
                    <w:color w:val="auto"/>
                    <w:sz w:val="28"/>
                    <w:szCs w:val="28"/>
                  </w:rPr>
                </w:rPrChange>
              </w:rPr>
              <w:t>+</w:t>
            </w:r>
            <w:r>
              <w:rPr>
                <w:rFonts w:eastAsia="仿宋_GB2312"/>
                <w:color w:val="auto"/>
                <w:sz w:val="28"/>
                <w:szCs w:val="28"/>
                <w:rPrChange w:id="2003" w:author="嗯哼" w:date="2021-09-13T09:12:00Z">
                  <w:rPr>
                    <w:rFonts w:ascii="仿宋" w:eastAsia="仿宋" w:hAnsi="仿宋" w:cs="宋体" w:hint="eastAsia"/>
                    <w:color w:val="auto"/>
                    <w:sz w:val="28"/>
                    <w:szCs w:val="28"/>
                  </w:rPr>
                </w:rPrChange>
              </w:rPr>
              <w:t>生态保护</w:t>
            </w:r>
            <w:r>
              <w:rPr>
                <w:rFonts w:eastAsia="仿宋_GB2312"/>
                <w:color w:val="auto"/>
                <w:sz w:val="28"/>
                <w:szCs w:val="28"/>
                <w:rPrChange w:id="2004" w:author="嗯哼" w:date="2021-09-13T09:12:00Z">
                  <w:rPr>
                    <w:rFonts w:ascii="仿宋" w:eastAsia="仿宋" w:hAnsi="仿宋" w:cs="宋体"/>
                    <w:color w:val="auto"/>
                    <w:sz w:val="28"/>
                    <w:szCs w:val="28"/>
                  </w:rPr>
                </w:rPrChange>
              </w:rPr>
              <w:t>”</w:t>
            </w:r>
            <w:r>
              <w:rPr>
                <w:rFonts w:eastAsia="仿宋_GB2312"/>
                <w:color w:val="auto"/>
                <w:sz w:val="28"/>
                <w:szCs w:val="28"/>
                <w:rPrChange w:id="2005" w:author="嗯哼" w:date="2021-09-13T09:12:00Z">
                  <w:rPr>
                    <w:rFonts w:ascii="仿宋" w:eastAsia="仿宋" w:hAnsi="仿宋" w:cs="宋体"/>
                    <w:color w:val="auto"/>
                    <w:sz w:val="28"/>
                    <w:szCs w:val="28"/>
                  </w:rPr>
                </w:rPrChange>
              </w:rPr>
              <w:t>建设</w:t>
            </w:r>
            <w:r>
              <w:rPr>
                <w:rFonts w:eastAsia="仿宋_GB2312"/>
                <w:color w:val="auto"/>
                <w:sz w:val="28"/>
                <w:szCs w:val="28"/>
                <w:rPrChange w:id="2006" w:author="嗯哼" w:date="2021-09-13T09:12:00Z">
                  <w:rPr>
                    <w:rFonts w:ascii="仿宋" w:eastAsia="仿宋" w:hAnsi="仿宋" w:cs="宋体" w:hint="eastAsia"/>
                    <w:color w:val="auto"/>
                    <w:sz w:val="28"/>
                    <w:szCs w:val="28"/>
                  </w:rPr>
                </w:rPrChange>
              </w:rPr>
              <w:t>重点</w:t>
            </w:r>
          </w:p>
        </w:tc>
      </w:tr>
      <w:tr w:rsidR="00000000" w14:paraId="120F20AC" w14:textId="77777777">
        <w:trPr>
          <w:trHeight w:val="522"/>
          <w:jc w:val="center"/>
        </w:trPr>
        <w:tc>
          <w:tcPr>
            <w:tcW w:w="8969" w:type="dxa"/>
          </w:tcPr>
          <w:p w14:paraId="1529CA02" w14:textId="77777777" w:rsidR="00000000" w:rsidRDefault="00000000">
            <w:pPr>
              <w:spacing w:line="480" w:lineRule="exact"/>
              <w:ind w:firstLineChars="200" w:firstLine="560"/>
              <w:rPr>
                <w:rFonts w:eastAsia="仿宋_GB2312"/>
                <w:color w:val="auto"/>
                <w:sz w:val="28"/>
                <w:szCs w:val="28"/>
                <w:rPrChange w:id="2007" w:author="嗯哼" w:date="2021-09-13T09:12:00Z">
                  <w:rPr>
                    <w:rFonts w:ascii="仿宋" w:eastAsia="仿宋" w:hAnsi="仿宋" w:cs="宋体"/>
                    <w:color w:val="auto"/>
                    <w:sz w:val="28"/>
                    <w:szCs w:val="28"/>
                  </w:rPr>
                </w:rPrChange>
              </w:rPr>
            </w:pPr>
            <w:r>
              <w:rPr>
                <w:rFonts w:eastAsia="仿宋_GB2312"/>
                <w:b/>
                <w:color w:val="auto"/>
                <w:sz w:val="28"/>
                <w:szCs w:val="28"/>
                <w:rPrChange w:id="2008" w:author="嗯哼" w:date="2021-09-13T09:12:00Z">
                  <w:rPr>
                    <w:rFonts w:ascii="仿宋" w:eastAsia="仿宋" w:hAnsi="仿宋" w:cs="宋体"/>
                    <w:b/>
                    <w:color w:val="auto"/>
                    <w:sz w:val="28"/>
                    <w:szCs w:val="28"/>
                  </w:rPr>
                </w:rPrChange>
              </w:rPr>
              <w:t>构建生态环境全要素态势感知</w:t>
            </w:r>
            <w:r>
              <w:rPr>
                <w:rFonts w:eastAsia="仿宋_GB2312"/>
                <w:b/>
                <w:color w:val="auto"/>
                <w:sz w:val="28"/>
                <w:szCs w:val="28"/>
                <w:rPrChange w:id="2009" w:author="嗯哼" w:date="2021-09-13T09:12:00Z">
                  <w:rPr>
                    <w:rFonts w:ascii="仿宋" w:eastAsia="仿宋" w:hAnsi="仿宋" w:cs="宋体"/>
                    <w:b/>
                    <w:color w:val="auto"/>
                    <w:sz w:val="28"/>
                    <w:szCs w:val="28"/>
                  </w:rPr>
                </w:rPrChange>
              </w:rPr>
              <w:t>“</w:t>
            </w:r>
            <w:r>
              <w:rPr>
                <w:rFonts w:eastAsia="仿宋_GB2312"/>
                <w:b/>
                <w:color w:val="auto"/>
                <w:sz w:val="28"/>
                <w:szCs w:val="28"/>
                <w:rPrChange w:id="2010" w:author="嗯哼" w:date="2021-09-13T09:12:00Z">
                  <w:rPr>
                    <w:rFonts w:ascii="仿宋" w:eastAsia="仿宋" w:hAnsi="仿宋" w:cs="宋体"/>
                    <w:b/>
                    <w:color w:val="auto"/>
                    <w:sz w:val="28"/>
                    <w:szCs w:val="28"/>
                  </w:rPr>
                </w:rPrChange>
              </w:rPr>
              <w:t>一张网</w:t>
            </w:r>
            <w:r>
              <w:rPr>
                <w:rFonts w:eastAsia="仿宋_GB2312"/>
                <w:b/>
                <w:color w:val="auto"/>
                <w:sz w:val="28"/>
                <w:szCs w:val="28"/>
                <w:rPrChange w:id="2011" w:author="嗯哼" w:date="2021-09-13T09:12:00Z">
                  <w:rPr>
                    <w:rFonts w:ascii="仿宋" w:eastAsia="仿宋" w:hAnsi="仿宋" w:cs="宋体"/>
                    <w:b/>
                    <w:color w:val="auto"/>
                    <w:sz w:val="28"/>
                    <w:szCs w:val="28"/>
                  </w:rPr>
                </w:rPrChange>
              </w:rPr>
              <w:t>”</w:t>
            </w:r>
            <w:r>
              <w:rPr>
                <w:rFonts w:eastAsia="仿宋_GB2312"/>
                <w:color w:val="auto"/>
                <w:sz w:val="28"/>
                <w:szCs w:val="28"/>
                <w:rPrChange w:id="2012" w:author="嗯哼" w:date="2021-09-13T09:12:00Z">
                  <w:rPr>
                    <w:rFonts w:ascii="仿宋" w:eastAsia="仿宋" w:hAnsi="仿宋" w:cs="宋体"/>
                    <w:color w:val="auto"/>
                    <w:sz w:val="28"/>
                    <w:szCs w:val="28"/>
                  </w:rPr>
                </w:rPrChange>
              </w:rPr>
              <w:t>。建设</w:t>
            </w:r>
            <w:r>
              <w:rPr>
                <w:rFonts w:eastAsia="仿宋_GB2312"/>
                <w:color w:val="auto"/>
                <w:sz w:val="28"/>
                <w:szCs w:val="28"/>
              </w:rPr>
              <w:t>水陆</w:t>
            </w:r>
            <w:r>
              <w:rPr>
                <w:rFonts w:eastAsia="仿宋_GB2312"/>
                <w:color w:val="auto"/>
                <w:sz w:val="28"/>
                <w:szCs w:val="28"/>
                <w:rPrChange w:id="2013" w:author="嗯哼" w:date="2021-09-13T09:12:00Z">
                  <w:rPr>
                    <w:rFonts w:ascii="仿宋" w:eastAsia="仿宋" w:hAnsi="仿宋" w:cs="宋体"/>
                    <w:color w:val="auto"/>
                    <w:sz w:val="28"/>
                    <w:szCs w:val="28"/>
                  </w:rPr>
                </w:rPrChange>
              </w:rPr>
              <w:t>统筹、天地一体、部门协同和数据共享的生态环境</w:t>
            </w:r>
            <w:r>
              <w:rPr>
                <w:rFonts w:eastAsia="仿宋_GB2312"/>
                <w:color w:val="auto"/>
                <w:sz w:val="28"/>
                <w:szCs w:val="28"/>
                <w:rPrChange w:id="2014" w:author="嗯哼" w:date="2021-09-13T09:12:00Z">
                  <w:rPr>
                    <w:rFonts w:ascii="仿宋" w:eastAsia="仿宋" w:hAnsi="仿宋" w:cs="宋体" w:hint="eastAsia"/>
                    <w:color w:val="auto"/>
                    <w:sz w:val="28"/>
                    <w:szCs w:val="28"/>
                  </w:rPr>
                </w:rPrChange>
              </w:rPr>
              <w:t>全要素态势</w:t>
            </w:r>
            <w:r>
              <w:rPr>
                <w:rFonts w:eastAsia="仿宋_GB2312"/>
                <w:color w:val="auto"/>
                <w:sz w:val="28"/>
                <w:szCs w:val="28"/>
                <w:rPrChange w:id="2015" w:author="嗯哼" w:date="2021-09-13T09:12:00Z">
                  <w:rPr>
                    <w:rFonts w:ascii="仿宋" w:eastAsia="仿宋" w:hAnsi="仿宋" w:cs="宋体"/>
                    <w:color w:val="auto"/>
                    <w:sz w:val="28"/>
                    <w:szCs w:val="28"/>
                  </w:rPr>
                </w:rPrChange>
              </w:rPr>
              <w:t>感知网络，对</w:t>
            </w:r>
            <w:r>
              <w:rPr>
                <w:rFonts w:eastAsia="仿宋_GB2312"/>
                <w:color w:val="auto"/>
                <w:sz w:val="28"/>
                <w:szCs w:val="28"/>
                <w:rPrChange w:id="2016" w:author="嗯哼" w:date="2021-09-13T09:12:00Z">
                  <w:rPr>
                    <w:rFonts w:ascii="仿宋" w:eastAsia="仿宋" w:hAnsi="仿宋" w:cs="宋体" w:hint="eastAsia"/>
                    <w:color w:val="auto"/>
                    <w:sz w:val="28"/>
                    <w:szCs w:val="28"/>
                  </w:rPr>
                </w:rPrChange>
              </w:rPr>
              <w:t>全市</w:t>
            </w:r>
            <w:r>
              <w:rPr>
                <w:rFonts w:eastAsia="仿宋_GB2312"/>
                <w:color w:val="auto"/>
                <w:sz w:val="28"/>
                <w:szCs w:val="28"/>
                <w:rPrChange w:id="2017" w:author="嗯哼" w:date="2021-09-13T09:12:00Z">
                  <w:rPr>
                    <w:rFonts w:ascii="仿宋" w:eastAsia="仿宋" w:hAnsi="仿宋" w:cs="宋体"/>
                    <w:color w:val="auto"/>
                    <w:sz w:val="28"/>
                    <w:szCs w:val="28"/>
                  </w:rPr>
                </w:rPrChange>
              </w:rPr>
              <w:t>地表水、地下水、空气、土壤、辐射、生态环境状况等环境全要素进行实时态势感知，并对各类数据进行统一采集、存储、展示</w:t>
            </w:r>
            <w:r>
              <w:rPr>
                <w:rFonts w:eastAsia="仿宋_GB2312"/>
                <w:color w:val="auto"/>
                <w:sz w:val="28"/>
                <w:szCs w:val="28"/>
                <w:rPrChange w:id="2018" w:author="嗯哼" w:date="2021-09-13T09:12:00Z">
                  <w:rPr>
                    <w:rFonts w:ascii="仿宋" w:eastAsia="仿宋" w:hAnsi="仿宋" w:cs="宋体" w:hint="eastAsia"/>
                    <w:color w:val="auto"/>
                    <w:sz w:val="28"/>
                    <w:szCs w:val="28"/>
                  </w:rPr>
                </w:rPrChange>
              </w:rPr>
              <w:t>，</w:t>
            </w:r>
            <w:r>
              <w:rPr>
                <w:rFonts w:eastAsia="仿宋_GB2312"/>
                <w:color w:val="auto"/>
                <w:sz w:val="28"/>
                <w:szCs w:val="28"/>
                <w:rPrChange w:id="2019" w:author="嗯哼" w:date="2021-09-13T09:12:00Z">
                  <w:rPr>
                    <w:rFonts w:ascii="仿宋" w:eastAsia="仿宋" w:hAnsi="仿宋" w:cs="宋体"/>
                    <w:color w:val="auto"/>
                    <w:sz w:val="28"/>
                    <w:szCs w:val="28"/>
                  </w:rPr>
                </w:rPrChange>
              </w:rPr>
              <w:t>逐步实现生态环境保护决策管理集成化、信息化和智能化。</w:t>
            </w:r>
          </w:p>
          <w:p w14:paraId="7F375C0E" w14:textId="77777777" w:rsidR="00000000" w:rsidRDefault="00000000">
            <w:pPr>
              <w:spacing w:line="480" w:lineRule="exact"/>
              <w:ind w:firstLineChars="200" w:firstLine="560"/>
              <w:rPr>
                <w:rFonts w:eastAsia="仿宋_GB2312"/>
                <w:color w:val="auto"/>
                <w:sz w:val="28"/>
                <w:szCs w:val="28"/>
                <w:rPrChange w:id="2020" w:author="嗯哼" w:date="2021-09-13T09:12:00Z">
                  <w:rPr>
                    <w:rFonts w:ascii="仿宋" w:eastAsia="仿宋" w:hAnsi="仿宋" w:cs="宋体"/>
                    <w:sz w:val="28"/>
                    <w:szCs w:val="28"/>
                  </w:rPr>
                </w:rPrChange>
              </w:rPr>
            </w:pPr>
            <w:r>
              <w:rPr>
                <w:rFonts w:eastAsia="仿宋_GB2312"/>
                <w:b/>
                <w:color w:val="auto"/>
                <w:sz w:val="28"/>
                <w:szCs w:val="28"/>
                <w:rPrChange w:id="2021" w:author="嗯哼" w:date="2021-09-13T09:12:00Z">
                  <w:rPr>
                    <w:rFonts w:ascii="仿宋" w:eastAsia="仿宋" w:hAnsi="仿宋" w:cs="宋体" w:hint="eastAsia"/>
                    <w:b/>
                    <w:color w:val="auto"/>
                    <w:sz w:val="28"/>
                    <w:szCs w:val="28"/>
                  </w:rPr>
                </w:rPrChange>
              </w:rPr>
              <w:t>建设全市一体化生态环境综合监测监管系统。</w:t>
            </w:r>
            <w:r>
              <w:rPr>
                <w:rFonts w:eastAsia="仿宋_GB2312"/>
                <w:color w:val="auto"/>
                <w:sz w:val="28"/>
                <w:szCs w:val="28"/>
                <w:rPrChange w:id="2022" w:author="嗯哼" w:date="2021-09-13T09:12:00Z">
                  <w:rPr>
                    <w:rFonts w:ascii="仿宋" w:eastAsia="仿宋" w:hAnsi="仿宋" w:cs="宋体" w:hint="eastAsia"/>
                    <w:sz w:val="28"/>
                    <w:szCs w:val="28"/>
                  </w:rPr>
                </w:rPrChange>
              </w:rPr>
              <w:t>依托</w:t>
            </w:r>
            <w:r>
              <w:rPr>
                <w:rFonts w:eastAsia="仿宋_GB2312"/>
                <w:color w:val="auto"/>
                <w:sz w:val="28"/>
                <w:szCs w:val="28"/>
                <w:rPrChange w:id="2023" w:author="嗯哼" w:date="2021-09-13T09:12:00Z">
                  <w:rPr>
                    <w:rFonts w:ascii="仿宋" w:eastAsia="仿宋" w:hAnsi="仿宋" w:cs="宋体" w:hint="eastAsia"/>
                    <w:sz w:val="28"/>
                    <w:szCs w:val="28"/>
                  </w:rPr>
                </w:rPrChange>
              </w:rPr>
              <w:t>“</w:t>
            </w:r>
            <w:r>
              <w:rPr>
                <w:rFonts w:eastAsia="仿宋_GB2312"/>
                <w:color w:val="auto"/>
                <w:sz w:val="28"/>
                <w:szCs w:val="28"/>
                <w:rPrChange w:id="2024" w:author="嗯哼" w:date="2021-09-13T09:12:00Z">
                  <w:rPr>
                    <w:rFonts w:ascii="仿宋" w:eastAsia="仿宋" w:hAnsi="仿宋" w:cs="宋体" w:hint="eastAsia"/>
                    <w:sz w:val="28"/>
                    <w:szCs w:val="28"/>
                  </w:rPr>
                </w:rPrChange>
              </w:rPr>
              <w:t>一张图</w:t>
            </w:r>
            <w:r>
              <w:rPr>
                <w:rFonts w:eastAsia="仿宋_GB2312"/>
                <w:color w:val="auto"/>
                <w:sz w:val="28"/>
                <w:szCs w:val="28"/>
                <w:rPrChange w:id="2025" w:author="嗯哼" w:date="2021-09-13T09:12:00Z">
                  <w:rPr>
                    <w:rFonts w:ascii="仿宋" w:eastAsia="仿宋" w:hAnsi="仿宋" w:cs="宋体" w:hint="eastAsia"/>
                    <w:sz w:val="28"/>
                    <w:szCs w:val="28"/>
                  </w:rPr>
                </w:rPrChange>
              </w:rPr>
              <w:t>”</w:t>
            </w:r>
            <w:r>
              <w:rPr>
                <w:rFonts w:eastAsia="仿宋_GB2312"/>
                <w:color w:val="auto"/>
                <w:sz w:val="28"/>
                <w:szCs w:val="28"/>
                <w:rPrChange w:id="2026" w:author="嗯哼" w:date="2021-09-13T09:12:00Z">
                  <w:rPr>
                    <w:rFonts w:ascii="仿宋" w:eastAsia="仿宋" w:hAnsi="仿宋" w:cs="宋体" w:hint="eastAsia"/>
                    <w:sz w:val="28"/>
                    <w:szCs w:val="28"/>
                  </w:rPr>
                </w:rPrChange>
              </w:rPr>
              <w:t>，建设智慧环保平台，推动生态环保信息化系统整合和相关业务部门数据互联共享，对环境质量、污染源、碳排放进行综合立体观测、实时预报预警，实现全市环境信息资源精细化管理，在全市生态环境的数据共享、全面感知、主动预警、精准监管、智能研判、协同处置，政务服务等方面取得突破，提升环境监测和协同治理水平。</w:t>
            </w:r>
          </w:p>
          <w:p w14:paraId="09D3812C" w14:textId="77777777" w:rsidR="00000000" w:rsidRDefault="00000000">
            <w:pPr>
              <w:spacing w:line="480" w:lineRule="exact"/>
              <w:ind w:firstLineChars="200" w:firstLine="560"/>
              <w:rPr>
                <w:rFonts w:eastAsia="仿宋_GB2312"/>
                <w:color w:val="auto"/>
                <w:sz w:val="28"/>
                <w:szCs w:val="28"/>
                <w:rPrChange w:id="2027" w:author="嗯哼" w:date="2021-09-13T09:12:00Z">
                  <w:rPr>
                    <w:rFonts w:ascii="仿宋" w:eastAsia="仿宋" w:hAnsi="仿宋" w:cs="宋体"/>
                    <w:color w:val="auto"/>
                    <w:sz w:val="28"/>
                    <w:szCs w:val="28"/>
                  </w:rPr>
                </w:rPrChange>
              </w:rPr>
            </w:pPr>
            <w:r>
              <w:rPr>
                <w:rFonts w:eastAsia="仿宋_GB2312"/>
                <w:b/>
                <w:color w:val="auto"/>
                <w:sz w:val="28"/>
                <w:szCs w:val="28"/>
                <w:rPrChange w:id="2028" w:author="嗯哼" w:date="2021-09-13T09:12:00Z">
                  <w:rPr>
                    <w:rFonts w:ascii="仿宋" w:eastAsia="仿宋" w:hAnsi="仿宋" w:cs="宋体" w:hint="eastAsia"/>
                    <w:b/>
                    <w:sz w:val="28"/>
                    <w:szCs w:val="28"/>
                  </w:rPr>
                </w:rPrChange>
              </w:rPr>
              <w:t>建设完善</w:t>
            </w:r>
            <w:r>
              <w:rPr>
                <w:rFonts w:eastAsia="仿宋_GB2312"/>
                <w:b/>
                <w:color w:val="auto"/>
                <w:sz w:val="28"/>
                <w:szCs w:val="28"/>
                <w:rPrChange w:id="2029" w:author="嗯哼" w:date="2021-09-13T09:12:00Z">
                  <w:rPr>
                    <w:rFonts w:ascii="仿宋" w:eastAsia="仿宋" w:hAnsi="仿宋" w:cs="宋体" w:hint="eastAsia"/>
                    <w:b/>
                    <w:sz w:val="28"/>
                    <w:szCs w:val="28"/>
                  </w:rPr>
                </w:rPrChange>
              </w:rPr>
              <w:t>‘</w:t>
            </w:r>
            <w:r>
              <w:rPr>
                <w:rFonts w:eastAsia="仿宋_GB2312"/>
                <w:b/>
                <w:color w:val="auto"/>
                <w:sz w:val="28"/>
                <w:szCs w:val="28"/>
                <w:rPrChange w:id="2030" w:author="嗯哼" w:date="2021-09-13T09:12:00Z">
                  <w:rPr>
                    <w:rFonts w:ascii="仿宋" w:eastAsia="仿宋" w:hAnsi="仿宋" w:cs="宋体" w:hint="eastAsia"/>
                    <w:b/>
                    <w:sz w:val="28"/>
                    <w:szCs w:val="28"/>
                  </w:rPr>
                </w:rPrChange>
              </w:rPr>
              <w:t>智慧水利</w:t>
            </w:r>
            <w:r>
              <w:rPr>
                <w:rFonts w:eastAsia="仿宋_GB2312"/>
                <w:b/>
                <w:color w:val="auto"/>
                <w:sz w:val="28"/>
                <w:szCs w:val="28"/>
                <w:rPrChange w:id="2031" w:author="嗯哼" w:date="2021-09-13T09:12:00Z">
                  <w:rPr>
                    <w:rFonts w:ascii="仿宋" w:eastAsia="仿宋" w:hAnsi="仿宋" w:cs="宋体" w:hint="eastAsia"/>
                    <w:b/>
                    <w:sz w:val="28"/>
                    <w:szCs w:val="28"/>
                  </w:rPr>
                </w:rPrChange>
              </w:rPr>
              <w:t>’</w:t>
            </w:r>
            <w:r>
              <w:rPr>
                <w:rFonts w:eastAsia="仿宋_GB2312"/>
                <w:b/>
                <w:color w:val="auto"/>
                <w:sz w:val="28"/>
                <w:szCs w:val="28"/>
                <w:rPrChange w:id="2032" w:author="嗯哼" w:date="2021-09-13T09:12:00Z">
                  <w:rPr>
                    <w:rFonts w:ascii="仿宋" w:eastAsia="仿宋" w:hAnsi="仿宋" w:cs="宋体" w:hint="eastAsia"/>
                    <w:b/>
                    <w:sz w:val="28"/>
                    <w:szCs w:val="28"/>
                  </w:rPr>
                </w:rPrChange>
              </w:rPr>
              <w:t>应用系统。</w:t>
            </w:r>
            <w:r>
              <w:rPr>
                <w:rFonts w:eastAsia="仿宋_GB2312"/>
                <w:color w:val="auto"/>
                <w:sz w:val="28"/>
                <w:szCs w:val="28"/>
                <w:rPrChange w:id="2033" w:author="嗯哼" w:date="2021-09-13T09:12:00Z">
                  <w:rPr>
                    <w:rFonts w:ascii="仿宋" w:eastAsia="仿宋" w:hAnsi="仿宋" w:cs="宋体" w:hint="eastAsia"/>
                    <w:sz w:val="28"/>
                    <w:szCs w:val="28"/>
                  </w:rPr>
                </w:rPrChange>
              </w:rPr>
              <w:t>认真落实</w:t>
            </w:r>
            <w:r>
              <w:rPr>
                <w:rFonts w:eastAsia="仿宋_GB2312"/>
                <w:color w:val="auto"/>
                <w:sz w:val="28"/>
                <w:szCs w:val="28"/>
                <w:rPrChange w:id="2034" w:author="嗯哼" w:date="2021-09-13T09:12:00Z">
                  <w:rPr>
                    <w:rFonts w:ascii="仿宋" w:eastAsia="仿宋" w:hAnsi="仿宋" w:cs="宋体" w:hint="eastAsia"/>
                    <w:sz w:val="28"/>
                    <w:szCs w:val="28"/>
                  </w:rPr>
                </w:rPrChange>
              </w:rPr>
              <w:t>‘</w:t>
            </w:r>
            <w:r>
              <w:rPr>
                <w:rFonts w:eastAsia="仿宋_GB2312"/>
                <w:color w:val="auto"/>
                <w:sz w:val="28"/>
                <w:szCs w:val="28"/>
                <w:rPrChange w:id="2035" w:author="嗯哼" w:date="2021-09-13T09:12:00Z">
                  <w:rPr>
                    <w:rFonts w:ascii="仿宋" w:eastAsia="仿宋" w:hAnsi="仿宋" w:cs="宋体" w:hint="eastAsia"/>
                    <w:sz w:val="28"/>
                    <w:szCs w:val="28"/>
                  </w:rPr>
                </w:rPrChange>
              </w:rPr>
              <w:t>河长制</w:t>
            </w:r>
            <w:r>
              <w:rPr>
                <w:rFonts w:eastAsia="仿宋_GB2312"/>
                <w:color w:val="auto"/>
                <w:sz w:val="28"/>
                <w:szCs w:val="28"/>
                <w:rPrChange w:id="2036" w:author="嗯哼" w:date="2021-09-13T09:12:00Z">
                  <w:rPr>
                    <w:rFonts w:ascii="仿宋" w:eastAsia="仿宋" w:hAnsi="仿宋" w:cs="宋体" w:hint="eastAsia"/>
                    <w:sz w:val="28"/>
                    <w:szCs w:val="28"/>
                  </w:rPr>
                </w:rPrChange>
              </w:rPr>
              <w:t>’</w:t>
            </w:r>
            <w:r>
              <w:rPr>
                <w:rFonts w:eastAsia="仿宋_GB2312"/>
                <w:color w:val="auto"/>
                <w:sz w:val="28"/>
                <w:szCs w:val="28"/>
                <w:rPrChange w:id="2037" w:author="嗯哼" w:date="2021-09-13T09:12:00Z">
                  <w:rPr>
                    <w:rFonts w:ascii="仿宋" w:eastAsia="仿宋" w:hAnsi="仿宋" w:cs="宋体" w:hint="eastAsia"/>
                    <w:sz w:val="28"/>
                    <w:szCs w:val="28"/>
                  </w:rPr>
                </w:rPrChange>
              </w:rPr>
              <w:t>，加快重点业务应用系统尤其是江河湖泊综合管理、水旱灾害防御、水土保持、水资源管理等应用平台以及移动应用平台的建设，促进水利信息化健康发展，为水资源管理提供有力的保障。</w:t>
            </w:r>
          </w:p>
        </w:tc>
      </w:tr>
    </w:tbl>
    <w:p w14:paraId="696515FD" w14:textId="77777777" w:rsidR="00000000" w:rsidRDefault="00000000">
      <w:pPr>
        <w:spacing w:line="560" w:lineRule="exact"/>
        <w:ind w:firstLineChars="200" w:firstLine="640"/>
        <w:rPr>
          <w:rFonts w:eastAsia="仿宋_GB2312"/>
          <w:color w:val="auto"/>
          <w:sz w:val="32"/>
          <w:szCs w:val="32"/>
          <w:rPrChange w:id="2038" w:author="嗯哼" w:date="2021-09-13T09:12:00Z">
            <w:rPr>
              <w:rFonts w:ascii="仿宋" w:eastAsia="仿宋" w:hAnsi="仿宋" w:cs="宋体"/>
              <w:color w:val="auto"/>
              <w:sz w:val="30"/>
              <w:szCs w:val="30"/>
            </w:rPr>
          </w:rPrChange>
        </w:rPr>
      </w:pPr>
      <w:r>
        <w:rPr>
          <w:rFonts w:eastAsia="仿宋_GB2312"/>
          <w:b/>
          <w:color w:val="auto"/>
          <w:sz w:val="32"/>
          <w:szCs w:val="32"/>
          <w:rPrChange w:id="2039" w:author="嗯哼" w:date="2021-09-13T09:12:00Z">
            <w:rPr>
              <w:rFonts w:ascii="仿宋" w:eastAsia="仿宋" w:hAnsi="仿宋" w:cs="宋体" w:hint="eastAsia"/>
              <w:b/>
              <w:color w:val="auto"/>
              <w:sz w:val="30"/>
              <w:szCs w:val="30"/>
            </w:rPr>
          </w:rPrChange>
        </w:rPr>
        <w:t>（</w:t>
      </w:r>
      <w:r>
        <w:rPr>
          <w:rFonts w:ascii="仿宋_GB2312" w:eastAsia="仿宋_GB2312" w:hAnsi="仿宋_GB2312" w:cs="仿宋_GB2312"/>
          <w:b/>
          <w:color w:val="auto"/>
          <w:sz w:val="32"/>
          <w:szCs w:val="32"/>
          <w:rPrChange w:id="2040" w:author="嗯哼" w:date="2021-09-13T09:12:00Z">
            <w:rPr>
              <w:rFonts w:ascii="仿宋" w:eastAsia="仿宋" w:hAnsi="仿宋" w:cs="宋体" w:hint="eastAsia"/>
              <w:b/>
              <w:color w:val="auto"/>
              <w:sz w:val="30"/>
              <w:szCs w:val="30"/>
            </w:rPr>
          </w:rPrChange>
        </w:rPr>
        <w:t>2</w:t>
      </w:r>
      <w:r>
        <w:rPr>
          <w:rFonts w:eastAsia="仿宋_GB2312"/>
          <w:b/>
          <w:color w:val="auto"/>
          <w:sz w:val="32"/>
          <w:szCs w:val="32"/>
          <w:rPrChange w:id="2041"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2042"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2043" w:author="嗯哼" w:date="2021-09-13T09:12:00Z">
            <w:rPr>
              <w:rFonts w:ascii="仿宋" w:eastAsia="仿宋" w:hAnsi="仿宋" w:cs="宋体" w:hint="eastAsia"/>
              <w:b/>
              <w:color w:val="auto"/>
              <w:sz w:val="30"/>
              <w:szCs w:val="30"/>
            </w:rPr>
          </w:rPrChange>
        </w:rPr>
        <w:t>互联网</w:t>
      </w:r>
      <w:r>
        <w:rPr>
          <w:rFonts w:eastAsia="仿宋_GB2312"/>
          <w:b/>
          <w:color w:val="auto"/>
          <w:sz w:val="32"/>
          <w:szCs w:val="32"/>
          <w:rPrChange w:id="2044"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2045" w:author="嗯哼" w:date="2021-09-13T09:12:00Z">
            <w:rPr>
              <w:rFonts w:ascii="仿宋" w:eastAsia="仿宋" w:hAnsi="仿宋" w:cs="宋体" w:hint="eastAsia"/>
              <w:b/>
              <w:color w:val="auto"/>
              <w:sz w:val="30"/>
              <w:szCs w:val="30"/>
            </w:rPr>
          </w:rPrChange>
        </w:rPr>
        <w:t>污染防治</w:t>
      </w:r>
      <w:r>
        <w:rPr>
          <w:rFonts w:eastAsia="仿宋_GB2312"/>
          <w:b/>
          <w:color w:val="auto"/>
          <w:sz w:val="32"/>
          <w:szCs w:val="32"/>
          <w:rPrChange w:id="2046" w:author="嗯哼" w:date="2021-09-13T09:12:00Z">
            <w:rPr>
              <w:rFonts w:ascii="仿宋" w:eastAsia="仿宋" w:hAnsi="仿宋" w:cs="宋体" w:hint="eastAsia"/>
              <w:b/>
              <w:color w:val="auto"/>
              <w:sz w:val="30"/>
              <w:szCs w:val="30"/>
            </w:rPr>
          </w:rPrChange>
        </w:rPr>
        <w:t>”</w:t>
      </w:r>
      <w:r>
        <w:rPr>
          <w:rFonts w:eastAsia="仿宋_GB2312"/>
          <w:b/>
          <w:color w:val="auto"/>
          <w:sz w:val="32"/>
          <w:szCs w:val="32"/>
          <w:rPrChange w:id="2047" w:author="嗯哼" w:date="2021-09-13T09:12:00Z">
            <w:rPr>
              <w:rFonts w:ascii="仿宋" w:eastAsia="仿宋" w:hAnsi="仿宋" w:cs="宋体" w:hint="eastAsia"/>
              <w:b/>
              <w:color w:val="auto"/>
              <w:sz w:val="30"/>
              <w:szCs w:val="30"/>
            </w:rPr>
          </w:rPrChange>
        </w:rPr>
        <w:t>应用。</w:t>
      </w:r>
      <w:r>
        <w:rPr>
          <w:rFonts w:eastAsia="仿宋_GB2312"/>
          <w:color w:val="auto"/>
          <w:sz w:val="32"/>
          <w:szCs w:val="32"/>
          <w:rPrChange w:id="2048" w:author="嗯哼" w:date="2021-09-13T09:12:00Z">
            <w:rPr>
              <w:rFonts w:ascii="仿宋" w:eastAsia="仿宋" w:hAnsi="仿宋" w:cs="宋体" w:hint="eastAsia"/>
              <w:color w:val="auto"/>
              <w:sz w:val="30"/>
              <w:szCs w:val="30"/>
            </w:rPr>
          </w:rPrChange>
        </w:rPr>
        <w:t>构建</w:t>
      </w:r>
      <w:r>
        <w:rPr>
          <w:rFonts w:eastAsia="仿宋_GB2312"/>
          <w:color w:val="auto"/>
          <w:sz w:val="32"/>
          <w:szCs w:val="32"/>
          <w:rPrChange w:id="2049" w:author="嗯哼" w:date="2021-09-13T09:12:00Z">
            <w:rPr>
              <w:rFonts w:ascii="仿宋" w:eastAsia="仿宋" w:hAnsi="仿宋" w:cs="宋体"/>
              <w:color w:val="auto"/>
              <w:sz w:val="30"/>
              <w:szCs w:val="30"/>
            </w:rPr>
          </w:rPrChange>
        </w:rPr>
        <w:t>污染防治攻坚战指挥协同</w:t>
      </w:r>
      <w:r>
        <w:rPr>
          <w:rFonts w:eastAsia="仿宋_GB2312"/>
          <w:color w:val="auto"/>
          <w:sz w:val="32"/>
          <w:szCs w:val="32"/>
          <w:rPrChange w:id="2050" w:author="嗯哼" w:date="2021-09-13T09:12:00Z">
            <w:rPr>
              <w:rFonts w:ascii="仿宋" w:eastAsia="仿宋" w:hAnsi="仿宋" w:cs="宋体" w:hint="eastAsia"/>
              <w:color w:val="auto"/>
              <w:sz w:val="30"/>
              <w:szCs w:val="30"/>
            </w:rPr>
          </w:rPrChange>
        </w:rPr>
        <w:t>体系，</w:t>
      </w:r>
      <w:r>
        <w:rPr>
          <w:rFonts w:eastAsia="仿宋_GB2312"/>
          <w:color w:val="auto"/>
          <w:sz w:val="32"/>
          <w:szCs w:val="32"/>
          <w:rPrChange w:id="2051" w:author="嗯哼" w:date="2021-09-13T09:12:00Z">
            <w:rPr>
              <w:rFonts w:ascii="仿宋" w:eastAsia="仿宋" w:hAnsi="仿宋" w:cs="宋体"/>
              <w:color w:val="auto"/>
              <w:sz w:val="30"/>
              <w:szCs w:val="30"/>
            </w:rPr>
          </w:rPrChange>
        </w:rPr>
        <w:t>强化信息化调度、协同和指挥能力建设，为</w:t>
      </w:r>
      <w:r>
        <w:rPr>
          <w:rFonts w:eastAsia="仿宋_GB2312"/>
          <w:color w:val="auto"/>
          <w:sz w:val="32"/>
          <w:szCs w:val="32"/>
          <w:rPrChange w:id="2052" w:author="嗯哼" w:date="2021-09-13T09:12:00Z">
            <w:rPr>
              <w:rFonts w:ascii="仿宋" w:eastAsia="仿宋" w:hAnsi="仿宋" w:cs="宋体" w:hint="eastAsia"/>
              <w:color w:val="auto"/>
              <w:sz w:val="30"/>
              <w:szCs w:val="30"/>
            </w:rPr>
          </w:rPrChange>
        </w:rPr>
        <w:t>全市</w:t>
      </w:r>
      <w:r>
        <w:rPr>
          <w:rFonts w:eastAsia="仿宋_GB2312"/>
          <w:color w:val="auto"/>
          <w:sz w:val="32"/>
          <w:szCs w:val="32"/>
          <w:rPrChange w:id="2053" w:author="嗯哼" w:date="2021-09-13T09:12:00Z">
            <w:rPr>
              <w:rFonts w:ascii="仿宋" w:eastAsia="仿宋" w:hAnsi="仿宋" w:cs="宋体"/>
              <w:color w:val="auto"/>
              <w:sz w:val="30"/>
              <w:szCs w:val="30"/>
            </w:rPr>
          </w:rPrChange>
        </w:rPr>
        <w:t>打好污染防治攻坚战做好事前预警、事中研判、事后分析。加大环境</w:t>
      </w:r>
      <w:r>
        <w:rPr>
          <w:rFonts w:eastAsia="仿宋_GB2312"/>
          <w:color w:val="auto"/>
          <w:sz w:val="32"/>
          <w:szCs w:val="32"/>
          <w:rPrChange w:id="2054" w:author="嗯哼" w:date="2021-09-13T09:12:00Z">
            <w:rPr>
              <w:rFonts w:ascii="仿宋" w:eastAsia="仿宋" w:hAnsi="仿宋" w:cs="宋体"/>
              <w:color w:val="auto"/>
              <w:sz w:val="30"/>
              <w:szCs w:val="30"/>
            </w:rPr>
          </w:rPrChange>
        </w:rPr>
        <w:lastRenderedPageBreak/>
        <w:t>信息公开力度，对生态环境数据进行加工分析，</w:t>
      </w:r>
      <w:r>
        <w:rPr>
          <w:rFonts w:eastAsia="仿宋_GB2312"/>
          <w:color w:val="auto"/>
          <w:sz w:val="32"/>
          <w:szCs w:val="32"/>
          <w:rPrChange w:id="2055" w:author="嗯哼" w:date="2021-09-13T09:12:00Z">
            <w:rPr>
              <w:rFonts w:ascii="仿宋" w:eastAsia="仿宋" w:hAnsi="仿宋" w:cs="宋体" w:hint="eastAsia"/>
              <w:color w:val="auto"/>
              <w:sz w:val="30"/>
              <w:szCs w:val="30"/>
            </w:rPr>
          </w:rPrChange>
        </w:rPr>
        <w:t>加快开放</w:t>
      </w:r>
      <w:r>
        <w:rPr>
          <w:rFonts w:eastAsia="仿宋_GB2312"/>
          <w:color w:val="auto"/>
          <w:sz w:val="32"/>
          <w:szCs w:val="32"/>
          <w:rPrChange w:id="2056" w:author="嗯哼" w:date="2021-09-13T09:12:00Z">
            <w:rPr>
              <w:rFonts w:ascii="仿宋" w:eastAsia="仿宋" w:hAnsi="仿宋" w:cs="宋体"/>
              <w:color w:val="auto"/>
              <w:sz w:val="30"/>
              <w:szCs w:val="30"/>
            </w:rPr>
          </w:rPrChange>
        </w:rPr>
        <w:t>环境</w:t>
      </w:r>
      <w:r>
        <w:rPr>
          <w:rFonts w:eastAsia="仿宋_GB2312"/>
          <w:color w:val="auto"/>
          <w:sz w:val="32"/>
          <w:szCs w:val="32"/>
          <w:rPrChange w:id="2057" w:author="嗯哼" w:date="2021-09-13T09:12:00Z">
            <w:rPr>
              <w:rFonts w:ascii="仿宋" w:eastAsia="仿宋" w:hAnsi="仿宋" w:cs="宋体" w:hint="eastAsia"/>
              <w:color w:val="auto"/>
              <w:sz w:val="30"/>
              <w:szCs w:val="30"/>
            </w:rPr>
          </w:rPrChange>
        </w:rPr>
        <w:t>数据进程</w:t>
      </w:r>
      <w:r>
        <w:rPr>
          <w:rFonts w:eastAsia="仿宋_GB2312"/>
          <w:color w:val="auto"/>
          <w:sz w:val="32"/>
          <w:szCs w:val="32"/>
          <w:rPrChange w:id="2058" w:author="嗯哼" w:date="2021-09-13T09:12:00Z">
            <w:rPr>
              <w:rFonts w:ascii="仿宋" w:eastAsia="仿宋" w:hAnsi="仿宋" w:cs="宋体"/>
              <w:color w:val="auto"/>
              <w:sz w:val="30"/>
              <w:szCs w:val="30"/>
            </w:rPr>
          </w:rPrChange>
        </w:rPr>
        <w:t>，</w:t>
      </w:r>
      <w:r>
        <w:rPr>
          <w:rFonts w:eastAsia="仿宋_GB2312"/>
          <w:color w:val="auto"/>
          <w:sz w:val="32"/>
          <w:szCs w:val="32"/>
          <w:rPrChange w:id="2059" w:author="嗯哼" w:date="2021-09-13T09:12:00Z">
            <w:rPr>
              <w:rFonts w:ascii="仿宋" w:eastAsia="仿宋" w:hAnsi="仿宋" w:cs="宋体" w:hint="eastAsia"/>
              <w:color w:val="auto"/>
              <w:sz w:val="30"/>
              <w:szCs w:val="30"/>
            </w:rPr>
          </w:rPrChange>
        </w:rPr>
        <w:t>建立多方参与、协同共治的防治格局。</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1256A0D2" w14:textId="77777777">
        <w:trPr>
          <w:trHeight w:val="516"/>
          <w:jc w:val="center"/>
        </w:trPr>
        <w:tc>
          <w:tcPr>
            <w:tcW w:w="9111" w:type="dxa"/>
            <w:vAlign w:val="center"/>
          </w:tcPr>
          <w:p w14:paraId="66096AE4" w14:textId="77777777" w:rsidR="00000000" w:rsidRDefault="00000000">
            <w:pPr>
              <w:adjustRightInd w:val="0"/>
              <w:snapToGrid w:val="0"/>
              <w:spacing w:line="240" w:lineRule="auto"/>
              <w:jc w:val="center"/>
              <w:rPr>
                <w:rFonts w:eastAsia="仿宋_GB2312"/>
                <w:color w:val="auto"/>
                <w:sz w:val="28"/>
                <w:szCs w:val="28"/>
                <w:rPrChange w:id="2060" w:author="嗯哼" w:date="2021-09-13T09:12:00Z">
                  <w:rPr>
                    <w:rFonts w:ascii="仿宋" w:eastAsia="仿宋" w:hAnsi="仿宋" w:cs="宋体"/>
                    <w:color w:val="auto"/>
                    <w:sz w:val="28"/>
                    <w:szCs w:val="28"/>
                  </w:rPr>
                </w:rPrChange>
              </w:rPr>
            </w:pPr>
            <w:r>
              <w:rPr>
                <w:rFonts w:eastAsia="仿宋_GB2312"/>
                <w:color w:val="auto"/>
                <w:sz w:val="28"/>
                <w:szCs w:val="28"/>
                <w:rPrChange w:id="2061"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2062" w:author="嗯哼" w:date="2021-09-13T09:12:00Z">
                  <w:rPr>
                    <w:rFonts w:ascii="仿宋" w:eastAsia="仿宋" w:hAnsi="仿宋" w:cs="宋体" w:hint="eastAsia"/>
                    <w:color w:val="auto"/>
                    <w:sz w:val="28"/>
                    <w:szCs w:val="28"/>
                  </w:rPr>
                </w:rPrChange>
              </w:rPr>
              <w:t>2</w:t>
            </w:r>
            <w:r>
              <w:rPr>
                <w:rFonts w:eastAsia="仿宋_GB2312"/>
                <w:color w:val="auto"/>
                <w:sz w:val="28"/>
                <w:szCs w:val="28"/>
                <w:rPrChange w:id="2063" w:author="嗯哼" w:date="2021-09-13T09:12:00Z">
                  <w:rPr>
                    <w:rFonts w:ascii="仿宋" w:eastAsia="仿宋" w:hAnsi="仿宋" w:cs="宋体"/>
                    <w:color w:val="auto"/>
                    <w:sz w:val="28"/>
                    <w:szCs w:val="28"/>
                  </w:rPr>
                </w:rPrChange>
              </w:rPr>
              <w:t>3  “</w:t>
            </w:r>
            <w:r>
              <w:rPr>
                <w:rFonts w:eastAsia="仿宋_GB2312"/>
                <w:color w:val="auto"/>
                <w:sz w:val="28"/>
                <w:szCs w:val="28"/>
                <w:rPrChange w:id="2064" w:author="嗯哼" w:date="2021-09-13T09:12:00Z">
                  <w:rPr>
                    <w:rFonts w:ascii="仿宋" w:eastAsia="仿宋" w:hAnsi="仿宋" w:cs="宋体" w:hint="eastAsia"/>
                    <w:color w:val="auto"/>
                    <w:sz w:val="28"/>
                    <w:szCs w:val="28"/>
                  </w:rPr>
                </w:rPrChange>
              </w:rPr>
              <w:t>互联网</w:t>
            </w:r>
            <w:r>
              <w:rPr>
                <w:rFonts w:eastAsia="仿宋_GB2312"/>
                <w:color w:val="auto"/>
                <w:sz w:val="28"/>
                <w:szCs w:val="28"/>
                <w:rPrChange w:id="2065" w:author="嗯哼" w:date="2021-09-13T09:12:00Z">
                  <w:rPr>
                    <w:rFonts w:ascii="仿宋" w:eastAsia="仿宋" w:hAnsi="仿宋" w:cs="宋体" w:hint="eastAsia"/>
                    <w:color w:val="auto"/>
                    <w:sz w:val="28"/>
                    <w:szCs w:val="28"/>
                  </w:rPr>
                </w:rPrChange>
              </w:rPr>
              <w:t>+</w:t>
            </w:r>
            <w:r>
              <w:rPr>
                <w:rFonts w:eastAsia="仿宋_GB2312"/>
                <w:color w:val="auto"/>
                <w:sz w:val="28"/>
                <w:szCs w:val="28"/>
                <w:rPrChange w:id="2066" w:author="嗯哼" w:date="2021-09-13T09:12:00Z">
                  <w:rPr>
                    <w:rFonts w:ascii="仿宋" w:eastAsia="仿宋" w:hAnsi="仿宋" w:cs="宋体" w:hint="eastAsia"/>
                    <w:color w:val="auto"/>
                    <w:sz w:val="28"/>
                    <w:szCs w:val="28"/>
                  </w:rPr>
                </w:rPrChange>
              </w:rPr>
              <w:t>污染防治</w:t>
            </w:r>
            <w:r>
              <w:rPr>
                <w:rFonts w:eastAsia="仿宋_GB2312"/>
                <w:color w:val="auto"/>
                <w:sz w:val="28"/>
                <w:szCs w:val="28"/>
                <w:rPrChange w:id="2067" w:author="嗯哼" w:date="2021-09-13T09:12:00Z">
                  <w:rPr>
                    <w:rFonts w:ascii="仿宋" w:eastAsia="仿宋" w:hAnsi="仿宋" w:cs="宋体"/>
                    <w:color w:val="auto"/>
                    <w:sz w:val="28"/>
                    <w:szCs w:val="28"/>
                  </w:rPr>
                </w:rPrChange>
              </w:rPr>
              <w:t>”</w:t>
            </w:r>
            <w:r>
              <w:rPr>
                <w:rFonts w:eastAsia="仿宋_GB2312"/>
                <w:color w:val="auto"/>
                <w:sz w:val="28"/>
                <w:szCs w:val="28"/>
                <w:rPrChange w:id="2068" w:author="嗯哼" w:date="2021-09-13T09:12:00Z">
                  <w:rPr>
                    <w:rFonts w:ascii="仿宋" w:eastAsia="仿宋" w:hAnsi="仿宋" w:cs="宋体" w:hint="eastAsia"/>
                    <w:color w:val="auto"/>
                    <w:sz w:val="28"/>
                    <w:szCs w:val="28"/>
                  </w:rPr>
                </w:rPrChange>
              </w:rPr>
              <w:t>建设重点</w:t>
            </w:r>
          </w:p>
        </w:tc>
      </w:tr>
      <w:tr w:rsidR="00000000" w14:paraId="08FF6BAA" w14:textId="77777777">
        <w:trPr>
          <w:trHeight w:val="416"/>
          <w:jc w:val="center"/>
        </w:trPr>
        <w:tc>
          <w:tcPr>
            <w:tcW w:w="9111" w:type="dxa"/>
          </w:tcPr>
          <w:p w14:paraId="206452A9" w14:textId="77777777" w:rsidR="00000000" w:rsidRDefault="00000000">
            <w:pPr>
              <w:spacing w:line="480" w:lineRule="exact"/>
              <w:ind w:firstLineChars="200" w:firstLine="560"/>
              <w:rPr>
                <w:rFonts w:eastAsia="仿宋_GB2312"/>
                <w:color w:val="auto"/>
                <w:sz w:val="28"/>
                <w:szCs w:val="28"/>
                <w:rPrChange w:id="2069" w:author="嗯哼" w:date="2021-09-13T09:12:00Z">
                  <w:rPr>
                    <w:rFonts w:ascii="仿宋" w:eastAsia="仿宋" w:hAnsi="仿宋" w:cs="宋体" w:hint="eastAsia"/>
                    <w:color w:val="auto"/>
                    <w:sz w:val="28"/>
                    <w:szCs w:val="28"/>
                  </w:rPr>
                </w:rPrChange>
              </w:rPr>
            </w:pPr>
            <w:r>
              <w:rPr>
                <w:rFonts w:eastAsia="仿宋_GB2312"/>
                <w:b/>
                <w:color w:val="auto"/>
                <w:sz w:val="28"/>
                <w:szCs w:val="28"/>
                <w:rPrChange w:id="2070" w:author="嗯哼" w:date="2021-09-13T09:12:00Z">
                  <w:rPr>
                    <w:rFonts w:ascii="仿宋" w:eastAsia="仿宋" w:hAnsi="仿宋" w:cs="宋体" w:hint="eastAsia"/>
                    <w:b/>
                    <w:color w:val="auto"/>
                    <w:sz w:val="28"/>
                    <w:szCs w:val="28"/>
                  </w:rPr>
                </w:rPrChange>
              </w:rPr>
              <w:t>建设大气精细化管理系统。</w:t>
            </w:r>
            <w:r>
              <w:rPr>
                <w:rFonts w:eastAsia="仿宋_GB2312"/>
                <w:color w:val="auto"/>
                <w:sz w:val="28"/>
                <w:szCs w:val="28"/>
                <w:rPrChange w:id="2071" w:author="嗯哼" w:date="2021-09-13T09:12:00Z">
                  <w:rPr>
                    <w:rFonts w:ascii="仿宋" w:eastAsia="仿宋" w:hAnsi="仿宋" w:cs="宋体" w:hint="eastAsia"/>
                    <w:color w:val="auto"/>
                    <w:sz w:val="28"/>
                    <w:szCs w:val="28"/>
                  </w:rPr>
                </w:rPrChange>
              </w:rPr>
              <w:t>建立全市大气污染源监测监控网格，布设大气监控监测点位，结合遥感监测及视频监控，监督监控建筑扬尘、道路扬尘、机动车尾气、工业园区</w:t>
            </w:r>
            <w:r>
              <w:rPr>
                <w:rFonts w:eastAsia="仿宋_GB2312"/>
                <w:color w:val="auto"/>
                <w:sz w:val="28"/>
                <w:szCs w:val="28"/>
                <w:rPrChange w:id="2072" w:author="嗯哼" w:date="2021-09-13T09:12:00Z">
                  <w:rPr>
                    <w:rFonts w:ascii="仿宋" w:eastAsia="仿宋" w:hAnsi="仿宋" w:cs="宋体" w:hint="eastAsia"/>
                    <w:color w:val="auto"/>
                    <w:sz w:val="28"/>
                    <w:szCs w:val="28"/>
                  </w:rPr>
                </w:rPrChange>
              </w:rPr>
              <w:t>VOCs</w:t>
            </w:r>
            <w:r>
              <w:rPr>
                <w:rFonts w:eastAsia="仿宋_GB2312"/>
                <w:color w:val="auto"/>
                <w:sz w:val="28"/>
                <w:szCs w:val="28"/>
                <w:rPrChange w:id="2073" w:author="嗯哼" w:date="2021-09-13T09:12:00Z">
                  <w:rPr>
                    <w:rFonts w:ascii="仿宋" w:eastAsia="仿宋" w:hAnsi="仿宋" w:cs="宋体" w:hint="eastAsia"/>
                    <w:color w:val="auto"/>
                    <w:sz w:val="28"/>
                    <w:szCs w:val="28"/>
                  </w:rPr>
                </w:rPrChange>
              </w:rPr>
              <w:t>排放、秸秆焚烧及烟花爆竹燃放等。</w:t>
            </w:r>
            <w:r>
              <w:rPr>
                <w:rFonts w:eastAsia="仿宋_GB2312"/>
                <w:color w:val="auto"/>
                <w:sz w:val="28"/>
                <w:szCs w:val="28"/>
                <w:rPrChange w:id="2074" w:author="嗯哼" w:date="2021-09-13T09:12:00Z">
                  <w:rPr>
                    <w:rFonts w:ascii="仿宋" w:eastAsia="仿宋" w:hAnsi="仿宋" w:cs="宋体" w:hint="eastAsia"/>
                    <w:color w:val="0000CC"/>
                    <w:sz w:val="28"/>
                    <w:szCs w:val="28"/>
                  </w:rPr>
                </w:rPrChange>
              </w:rPr>
              <w:t>运用物联网、云计算和大数据技术，</w:t>
            </w:r>
            <w:r>
              <w:rPr>
                <w:rFonts w:eastAsia="仿宋_GB2312"/>
                <w:color w:val="auto"/>
                <w:sz w:val="28"/>
                <w:szCs w:val="28"/>
                <w:rPrChange w:id="2075" w:author="嗯哼" w:date="2021-09-13T09:12:00Z">
                  <w:rPr>
                    <w:rFonts w:ascii="仿宋" w:eastAsia="仿宋" w:hAnsi="仿宋" w:cs="宋体" w:hint="eastAsia"/>
                    <w:color w:val="auto"/>
                    <w:sz w:val="28"/>
                    <w:szCs w:val="28"/>
                  </w:rPr>
                </w:rPrChange>
              </w:rPr>
              <w:t>实现大气污染来源追踪，监测数据实时分析及超标预警，突发污染事件及时响应、环境监察执法联动等，提升我市大气环境智能化、精细化、网格化管理水平。</w:t>
            </w:r>
          </w:p>
          <w:p w14:paraId="43C3E3FA" w14:textId="77777777" w:rsidR="00000000" w:rsidRDefault="00000000">
            <w:pPr>
              <w:spacing w:line="480" w:lineRule="exact"/>
              <w:ind w:firstLineChars="200" w:firstLine="560"/>
              <w:rPr>
                <w:rFonts w:eastAsia="仿宋_GB2312"/>
                <w:color w:val="auto"/>
                <w:sz w:val="28"/>
                <w:szCs w:val="28"/>
                <w:rPrChange w:id="2076" w:author="嗯哼" w:date="2021-09-13T09:12:00Z">
                  <w:rPr>
                    <w:rFonts w:ascii="仿宋" w:eastAsia="仿宋" w:hAnsi="仿宋" w:cs="宋体"/>
                    <w:color w:val="auto"/>
                    <w:sz w:val="28"/>
                    <w:szCs w:val="28"/>
                  </w:rPr>
                </w:rPrChange>
              </w:rPr>
            </w:pPr>
            <w:r>
              <w:rPr>
                <w:rFonts w:eastAsia="仿宋_GB2312"/>
                <w:b/>
                <w:color w:val="auto"/>
                <w:sz w:val="28"/>
                <w:szCs w:val="28"/>
                <w:rPrChange w:id="2077" w:author="嗯哼" w:date="2021-09-13T09:12:00Z">
                  <w:rPr>
                    <w:rFonts w:ascii="仿宋" w:eastAsia="仿宋" w:hAnsi="仿宋" w:cs="宋体" w:hint="eastAsia"/>
                    <w:b/>
                    <w:color w:val="auto"/>
                    <w:sz w:val="28"/>
                    <w:szCs w:val="28"/>
                  </w:rPr>
                </w:rPrChange>
              </w:rPr>
              <w:t>建设柴油车</w:t>
            </w:r>
            <w:r>
              <w:rPr>
                <w:rFonts w:eastAsia="仿宋_GB2312"/>
                <w:b/>
                <w:color w:val="auto"/>
                <w:sz w:val="28"/>
                <w:szCs w:val="28"/>
                <w:rPrChange w:id="2078" w:author="嗯哼" w:date="2021-09-13T09:12:00Z">
                  <w:rPr>
                    <w:rFonts w:ascii="仿宋" w:eastAsia="仿宋" w:hAnsi="仿宋" w:cs="宋体" w:hint="eastAsia"/>
                    <w:b/>
                    <w:color w:val="auto"/>
                    <w:sz w:val="28"/>
                    <w:szCs w:val="28"/>
                  </w:rPr>
                </w:rPrChange>
              </w:rPr>
              <w:t>OBD</w:t>
            </w:r>
            <w:r>
              <w:rPr>
                <w:rFonts w:eastAsia="仿宋_GB2312"/>
                <w:b/>
                <w:color w:val="auto"/>
                <w:sz w:val="28"/>
                <w:szCs w:val="28"/>
                <w:rPrChange w:id="2079" w:author="嗯哼" w:date="2021-09-13T09:12:00Z">
                  <w:rPr>
                    <w:rFonts w:ascii="仿宋" w:eastAsia="仿宋" w:hAnsi="仿宋" w:cs="宋体" w:hint="eastAsia"/>
                    <w:b/>
                    <w:color w:val="auto"/>
                    <w:sz w:val="28"/>
                    <w:szCs w:val="28"/>
                  </w:rPr>
                </w:rPrChange>
              </w:rPr>
              <w:t>在线监控系统。</w:t>
            </w:r>
            <w:r>
              <w:rPr>
                <w:rFonts w:eastAsia="仿宋_GB2312"/>
                <w:color w:val="auto"/>
                <w:sz w:val="28"/>
                <w:szCs w:val="28"/>
                <w:rPrChange w:id="2080" w:author="嗯哼" w:date="2021-09-13T09:12:00Z">
                  <w:rPr>
                    <w:rFonts w:ascii="仿宋" w:eastAsia="仿宋" w:hAnsi="仿宋" w:cs="宋体" w:hint="eastAsia"/>
                    <w:color w:val="auto"/>
                    <w:sz w:val="28"/>
                    <w:szCs w:val="28"/>
                  </w:rPr>
                </w:rPrChange>
              </w:rPr>
              <w:t>对全市重型柴油车排放监管模式进行优化和创新，构建连续、实时、在线的动态监测控制体系，实现高效监控、筛查高污染、高排放车辆，遏制重型柴油车辆的超标排污行为，提高尾气排放监管效率，与大气污染防治充分结合，推进全市空气质量持续改善。</w:t>
            </w:r>
          </w:p>
          <w:p w14:paraId="4D0DCBB4" w14:textId="77777777" w:rsidR="00000000" w:rsidRDefault="00000000">
            <w:pPr>
              <w:spacing w:line="480" w:lineRule="exact"/>
              <w:ind w:firstLineChars="200" w:firstLine="560"/>
              <w:rPr>
                <w:rFonts w:eastAsia="仿宋_GB2312"/>
                <w:color w:val="auto"/>
                <w:sz w:val="28"/>
                <w:szCs w:val="28"/>
                <w:rPrChange w:id="2081" w:author="嗯哼" w:date="2021-09-13T09:12:00Z">
                  <w:rPr>
                    <w:rFonts w:ascii="仿宋" w:eastAsia="仿宋" w:hAnsi="仿宋" w:cs="宋体"/>
                    <w:color w:val="auto"/>
                    <w:sz w:val="28"/>
                    <w:szCs w:val="28"/>
                  </w:rPr>
                </w:rPrChange>
              </w:rPr>
            </w:pPr>
            <w:r>
              <w:rPr>
                <w:rFonts w:eastAsia="仿宋_GB2312"/>
                <w:b/>
                <w:color w:val="auto"/>
                <w:sz w:val="28"/>
                <w:szCs w:val="28"/>
                <w:rPrChange w:id="2082" w:author="嗯哼" w:date="2021-09-13T09:12:00Z">
                  <w:rPr>
                    <w:rFonts w:ascii="仿宋" w:eastAsia="仿宋" w:hAnsi="仿宋" w:cs="宋体"/>
                    <w:b/>
                    <w:color w:val="auto"/>
                    <w:sz w:val="28"/>
                    <w:szCs w:val="28"/>
                  </w:rPr>
                </w:rPrChange>
              </w:rPr>
              <w:t>开发污染防治指挥协同</w:t>
            </w:r>
            <w:r>
              <w:rPr>
                <w:rFonts w:eastAsia="仿宋_GB2312"/>
                <w:b/>
                <w:color w:val="auto"/>
                <w:sz w:val="28"/>
                <w:szCs w:val="28"/>
                <w:rPrChange w:id="2083" w:author="嗯哼" w:date="2021-09-13T09:12:00Z">
                  <w:rPr>
                    <w:rFonts w:ascii="仿宋" w:eastAsia="仿宋" w:hAnsi="仿宋" w:cs="宋体" w:hint="eastAsia"/>
                    <w:b/>
                    <w:color w:val="auto"/>
                    <w:sz w:val="28"/>
                    <w:szCs w:val="28"/>
                  </w:rPr>
                </w:rPrChange>
              </w:rPr>
              <w:t>系统</w:t>
            </w:r>
            <w:r>
              <w:rPr>
                <w:rFonts w:eastAsia="仿宋_GB2312"/>
                <w:b/>
                <w:color w:val="auto"/>
                <w:sz w:val="28"/>
                <w:szCs w:val="28"/>
                <w:rPrChange w:id="2084" w:author="嗯哼" w:date="2021-09-13T09:12:00Z">
                  <w:rPr>
                    <w:rFonts w:ascii="仿宋" w:eastAsia="仿宋" w:hAnsi="仿宋" w:cs="宋体"/>
                    <w:b/>
                    <w:color w:val="auto"/>
                    <w:sz w:val="28"/>
                    <w:szCs w:val="28"/>
                  </w:rPr>
                </w:rPrChange>
              </w:rPr>
              <w:t>。</w:t>
            </w:r>
            <w:r>
              <w:rPr>
                <w:rFonts w:eastAsia="仿宋_GB2312"/>
                <w:color w:val="auto"/>
                <w:sz w:val="28"/>
                <w:szCs w:val="28"/>
                <w:rPrChange w:id="2085" w:author="嗯哼" w:date="2021-09-13T09:12:00Z">
                  <w:rPr>
                    <w:rFonts w:ascii="仿宋" w:eastAsia="仿宋" w:hAnsi="仿宋" w:cs="宋体" w:hint="eastAsia"/>
                    <w:color w:val="auto"/>
                    <w:sz w:val="28"/>
                    <w:szCs w:val="28"/>
                  </w:rPr>
                </w:rPrChange>
              </w:rPr>
              <w:t>通过</w:t>
            </w:r>
            <w:r>
              <w:rPr>
                <w:rFonts w:eastAsia="仿宋_GB2312"/>
                <w:color w:val="auto"/>
                <w:sz w:val="28"/>
                <w:szCs w:val="28"/>
                <w:rPrChange w:id="2086" w:author="嗯哼" w:date="2021-09-13T09:12:00Z">
                  <w:rPr>
                    <w:rFonts w:ascii="仿宋" w:eastAsia="仿宋" w:hAnsi="仿宋" w:cs="宋体"/>
                    <w:color w:val="auto"/>
                    <w:sz w:val="28"/>
                    <w:szCs w:val="28"/>
                  </w:rPr>
                </w:rPrChange>
              </w:rPr>
              <w:t>生态环境全要素态势感知</w:t>
            </w:r>
            <w:r>
              <w:rPr>
                <w:rFonts w:eastAsia="仿宋_GB2312"/>
                <w:color w:val="auto"/>
                <w:sz w:val="28"/>
                <w:szCs w:val="28"/>
                <w:rPrChange w:id="2087" w:author="嗯哼" w:date="2021-09-13T09:12:00Z">
                  <w:rPr>
                    <w:rFonts w:ascii="仿宋" w:eastAsia="仿宋" w:hAnsi="仿宋" w:cs="宋体"/>
                    <w:color w:val="auto"/>
                    <w:sz w:val="28"/>
                    <w:szCs w:val="28"/>
                  </w:rPr>
                </w:rPrChange>
              </w:rPr>
              <w:t>“</w:t>
            </w:r>
            <w:r>
              <w:rPr>
                <w:rFonts w:eastAsia="仿宋_GB2312"/>
                <w:color w:val="auto"/>
                <w:sz w:val="28"/>
                <w:szCs w:val="28"/>
                <w:rPrChange w:id="2088" w:author="嗯哼" w:date="2021-09-13T09:12:00Z">
                  <w:rPr>
                    <w:rFonts w:ascii="仿宋" w:eastAsia="仿宋" w:hAnsi="仿宋" w:cs="宋体"/>
                    <w:color w:val="auto"/>
                    <w:sz w:val="28"/>
                    <w:szCs w:val="28"/>
                  </w:rPr>
                </w:rPrChange>
              </w:rPr>
              <w:t>一张网</w:t>
            </w:r>
            <w:r>
              <w:rPr>
                <w:rFonts w:eastAsia="仿宋_GB2312"/>
                <w:color w:val="auto"/>
                <w:sz w:val="28"/>
                <w:szCs w:val="28"/>
                <w:rPrChange w:id="2089" w:author="嗯哼" w:date="2021-09-13T09:12:00Z">
                  <w:rPr>
                    <w:rFonts w:ascii="仿宋" w:eastAsia="仿宋" w:hAnsi="仿宋" w:cs="宋体"/>
                    <w:color w:val="auto"/>
                    <w:sz w:val="28"/>
                    <w:szCs w:val="28"/>
                  </w:rPr>
                </w:rPrChange>
              </w:rPr>
              <w:t>”</w:t>
            </w:r>
            <w:r>
              <w:rPr>
                <w:rFonts w:eastAsia="仿宋_GB2312"/>
                <w:color w:val="auto"/>
                <w:sz w:val="28"/>
                <w:szCs w:val="28"/>
                <w:rPrChange w:id="2090" w:author="嗯哼" w:date="2021-09-13T09:12:00Z">
                  <w:rPr>
                    <w:rFonts w:ascii="仿宋" w:eastAsia="仿宋" w:hAnsi="仿宋" w:cs="宋体" w:hint="eastAsia"/>
                    <w:color w:val="auto"/>
                    <w:sz w:val="28"/>
                    <w:szCs w:val="28"/>
                  </w:rPr>
                </w:rPrChange>
              </w:rPr>
              <w:t>，及时掌握生态环境监测信息，</w:t>
            </w:r>
            <w:r>
              <w:rPr>
                <w:rFonts w:eastAsia="仿宋_GB2312"/>
                <w:color w:val="auto"/>
                <w:sz w:val="28"/>
                <w:szCs w:val="28"/>
                <w:rPrChange w:id="2091" w:author="嗯哼" w:date="2021-09-13T09:12:00Z">
                  <w:rPr>
                    <w:rFonts w:ascii="仿宋" w:eastAsia="仿宋" w:hAnsi="仿宋" w:cs="宋体"/>
                    <w:color w:val="auto"/>
                    <w:sz w:val="28"/>
                    <w:szCs w:val="28"/>
                  </w:rPr>
                </w:rPrChange>
              </w:rPr>
              <w:t>重点围绕水、大气、土壤、固体废物污染防治</w:t>
            </w:r>
            <w:r>
              <w:rPr>
                <w:rFonts w:eastAsia="仿宋_GB2312"/>
                <w:color w:val="auto"/>
                <w:sz w:val="28"/>
                <w:szCs w:val="28"/>
                <w:rPrChange w:id="2092" w:author="嗯哼" w:date="2021-09-13T09:12:00Z">
                  <w:rPr>
                    <w:rFonts w:ascii="仿宋" w:eastAsia="仿宋" w:hAnsi="仿宋" w:cs="宋体" w:hint="eastAsia"/>
                    <w:color w:val="auto"/>
                    <w:sz w:val="28"/>
                    <w:szCs w:val="28"/>
                  </w:rPr>
                </w:rPrChange>
              </w:rPr>
              <w:t>等</w:t>
            </w:r>
            <w:r>
              <w:rPr>
                <w:rFonts w:eastAsia="仿宋_GB2312"/>
                <w:color w:val="auto"/>
                <w:sz w:val="28"/>
                <w:szCs w:val="28"/>
                <w:rPrChange w:id="2093" w:author="嗯哼" w:date="2021-09-13T09:12:00Z">
                  <w:rPr>
                    <w:rFonts w:ascii="仿宋" w:eastAsia="仿宋" w:hAnsi="仿宋" w:cs="宋体"/>
                    <w:color w:val="auto"/>
                    <w:sz w:val="28"/>
                    <w:szCs w:val="28"/>
                  </w:rPr>
                </w:rPrChange>
              </w:rPr>
              <w:t>四大领域</w:t>
            </w:r>
            <w:r>
              <w:rPr>
                <w:rFonts w:eastAsia="仿宋_GB2312"/>
                <w:color w:val="auto"/>
                <w:sz w:val="28"/>
                <w:szCs w:val="28"/>
                <w:rPrChange w:id="2094" w:author="嗯哼" w:date="2021-09-13T09:12:00Z">
                  <w:rPr>
                    <w:rFonts w:ascii="仿宋" w:eastAsia="仿宋" w:hAnsi="仿宋" w:cs="宋体" w:hint="eastAsia"/>
                    <w:color w:val="auto"/>
                    <w:sz w:val="28"/>
                    <w:szCs w:val="28"/>
                  </w:rPr>
                </w:rPrChange>
              </w:rPr>
              <w:t>，为污染防治协同指挥</w:t>
            </w:r>
            <w:r>
              <w:rPr>
                <w:rFonts w:eastAsia="仿宋_GB2312"/>
                <w:color w:val="auto"/>
                <w:sz w:val="28"/>
                <w:szCs w:val="28"/>
                <w:rPrChange w:id="2095" w:author="嗯哼" w:date="2021-09-13T09:12:00Z">
                  <w:rPr>
                    <w:rFonts w:ascii="仿宋" w:eastAsia="仿宋" w:hAnsi="仿宋" w:cs="宋体"/>
                    <w:color w:val="auto"/>
                    <w:sz w:val="28"/>
                    <w:szCs w:val="28"/>
                  </w:rPr>
                </w:rPrChange>
              </w:rPr>
              <w:t>提供</w:t>
            </w:r>
            <w:r>
              <w:rPr>
                <w:rFonts w:eastAsia="仿宋_GB2312"/>
                <w:color w:val="auto"/>
                <w:sz w:val="28"/>
                <w:szCs w:val="28"/>
                <w:rPrChange w:id="2096" w:author="嗯哼" w:date="2021-09-13T09:12:00Z">
                  <w:rPr>
                    <w:rFonts w:ascii="仿宋" w:eastAsia="仿宋" w:hAnsi="仿宋" w:cs="宋体" w:hint="eastAsia"/>
                    <w:color w:val="auto"/>
                    <w:sz w:val="28"/>
                    <w:szCs w:val="28"/>
                  </w:rPr>
                </w:rPrChange>
              </w:rPr>
              <w:t>数据</w:t>
            </w:r>
            <w:r>
              <w:rPr>
                <w:rFonts w:eastAsia="仿宋_GB2312"/>
                <w:color w:val="auto"/>
                <w:sz w:val="28"/>
                <w:szCs w:val="28"/>
                <w:rPrChange w:id="2097" w:author="嗯哼" w:date="2021-09-13T09:12:00Z">
                  <w:rPr>
                    <w:rFonts w:ascii="仿宋" w:eastAsia="仿宋" w:hAnsi="仿宋" w:cs="宋体"/>
                    <w:color w:val="auto"/>
                    <w:sz w:val="28"/>
                    <w:szCs w:val="28"/>
                  </w:rPr>
                </w:rPrChange>
              </w:rPr>
              <w:t>支撑</w:t>
            </w:r>
            <w:r>
              <w:rPr>
                <w:rFonts w:eastAsia="仿宋_GB2312"/>
                <w:color w:val="auto"/>
                <w:sz w:val="28"/>
                <w:szCs w:val="28"/>
                <w:rPrChange w:id="2098" w:author="嗯哼" w:date="2021-09-13T09:12:00Z">
                  <w:rPr>
                    <w:rFonts w:ascii="仿宋" w:eastAsia="仿宋" w:hAnsi="仿宋" w:cs="宋体" w:hint="eastAsia"/>
                    <w:color w:val="auto"/>
                    <w:sz w:val="28"/>
                    <w:szCs w:val="28"/>
                  </w:rPr>
                </w:rPrChange>
              </w:rPr>
              <w:t>和决策参考，实现我市全域生态环境数据互联、业务协同，强化市级层面统一调度指挥。</w:t>
            </w:r>
          </w:p>
          <w:p w14:paraId="254CA916" w14:textId="77777777" w:rsidR="00000000" w:rsidRDefault="00000000">
            <w:pPr>
              <w:spacing w:line="480" w:lineRule="exact"/>
              <w:ind w:firstLineChars="200" w:firstLine="560"/>
              <w:rPr>
                <w:rFonts w:eastAsia="仿宋_GB2312"/>
                <w:color w:val="auto"/>
                <w:sz w:val="28"/>
                <w:szCs w:val="28"/>
                <w:rPrChange w:id="2099" w:author="嗯哼" w:date="2021-09-13T09:12:00Z">
                  <w:rPr>
                    <w:rFonts w:ascii="仿宋" w:eastAsia="仿宋" w:hAnsi="仿宋" w:cs="宋体"/>
                    <w:color w:val="auto"/>
                    <w:sz w:val="28"/>
                    <w:szCs w:val="28"/>
                  </w:rPr>
                </w:rPrChange>
              </w:rPr>
            </w:pPr>
            <w:r>
              <w:rPr>
                <w:rFonts w:eastAsia="仿宋_GB2312"/>
                <w:b/>
                <w:color w:val="auto"/>
                <w:sz w:val="28"/>
                <w:szCs w:val="28"/>
                <w:rPrChange w:id="2100" w:author="嗯哼" w:date="2021-09-13T09:12:00Z">
                  <w:rPr>
                    <w:rFonts w:ascii="仿宋" w:eastAsia="仿宋" w:hAnsi="仿宋" w:cs="宋体" w:hint="eastAsia"/>
                    <w:b/>
                    <w:color w:val="auto"/>
                    <w:sz w:val="28"/>
                    <w:szCs w:val="28"/>
                  </w:rPr>
                </w:rPrChange>
              </w:rPr>
              <w:t>推进环境信息公开与数据开放。</w:t>
            </w:r>
            <w:r>
              <w:rPr>
                <w:rFonts w:eastAsia="仿宋_GB2312"/>
                <w:color w:val="auto"/>
                <w:sz w:val="28"/>
                <w:szCs w:val="28"/>
                <w:rPrChange w:id="2101" w:author="嗯哼" w:date="2021-09-13T09:12:00Z">
                  <w:rPr>
                    <w:rFonts w:ascii="仿宋" w:eastAsia="仿宋" w:hAnsi="仿宋" w:cs="宋体" w:hint="eastAsia"/>
                    <w:color w:val="auto"/>
                    <w:sz w:val="28"/>
                    <w:szCs w:val="28"/>
                  </w:rPr>
                </w:rPrChange>
              </w:rPr>
              <w:t>依托市政府门户网站、黄山市人民政府发布、市生态环境局网站等多种媒介，依法公开空气、水资源、环境辐射</w:t>
            </w:r>
            <w:r>
              <w:rPr>
                <w:rFonts w:eastAsia="仿宋_GB2312"/>
                <w:color w:val="auto"/>
                <w:sz w:val="28"/>
                <w:szCs w:val="28"/>
                <w:rPrChange w:id="2102" w:author="嗯哼" w:date="2021-09-13T09:12:00Z">
                  <w:rPr>
                    <w:rFonts w:ascii="仿宋" w:eastAsia="仿宋" w:hAnsi="仿宋" w:cs="宋体" w:hint="eastAsia"/>
                    <w:sz w:val="28"/>
                    <w:szCs w:val="28"/>
                  </w:rPr>
                </w:rPrChange>
              </w:rPr>
              <w:t>、碳排放等</w:t>
            </w:r>
            <w:r>
              <w:rPr>
                <w:rFonts w:eastAsia="仿宋_GB2312"/>
                <w:color w:val="auto"/>
                <w:sz w:val="28"/>
                <w:szCs w:val="28"/>
                <w:rPrChange w:id="2103" w:author="嗯哼" w:date="2021-09-13T09:12:00Z">
                  <w:rPr>
                    <w:rFonts w:ascii="仿宋" w:eastAsia="仿宋" w:hAnsi="仿宋" w:cs="宋体" w:hint="eastAsia"/>
                    <w:color w:val="auto"/>
                    <w:sz w:val="28"/>
                    <w:szCs w:val="28"/>
                  </w:rPr>
                </w:rPrChange>
              </w:rPr>
              <w:t>环境质量信息，面向公众和企业开放脱敏后的环境数据。</w:t>
            </w:r>
          </w:p>
        </w:tc>
      </w:tr>
    </w:tbl>
    <w:p w14:paraId="49D214DA" w14:textId="77777777" w:rsidR="00000000" w:rsidRDefault="00000000">
      <w:pPr>
        <w:spacing w:line="560" w:lineRule="exact"/>
        <w:ind w:firstLineChars="200" w:firstLine="640"/>
        <w:rPr>
          <w:rFonts w:eastAsia="仿宋_GB2312"/>
          <w:b/>
          <w:color w:val="auto"/>
          <w:sz w:val="32"/>
          <w:szCs w:val="32"/>
          <w:rPrChange w:id="2104" w:author="嗯哼" w:date="2021-09-13T09:12:00Z">
            <w:rPr>
              <w:rFonts w:ascii="仿宋" w:eastAsia="仿宋" w:hAnsi="仿宋" w:cs="宋体"/>
              <w:b/>
              <w:color w:val="auto"/>
              <w:sz w:val="30"/>
              <w:szCs w:val="30"/>
            </w:rPr>
          </w:rPrChange>
        </w:rPr>
      </w:pPr>
      <w:r>
        <w:rPr>
          <w:rFonts w:eastAsia="仿宋_GB2312"/>
          <w:b/>
          <w:color w:val="auto"/>
          <w:sz w:val="32"/>
          <w:szCs w:val="32"/>
          <w:rPrChange w:id="2105" w:author="嗯哼" w:date="2021-09-13T09:12:00Z">
            <w:rPr>
              <w:rFonts w:ascii="仿宋" w:eastAsia="仿宋" w:hAnsi="仿宋" w:cs="宋体" w:hint="eastAsia"/>
              <w:b/>
              <w:color w:val="auto"/>
              <w:sz w:val="30"/>
              <w:szCs w:val="30"/>
            </w:rPr>
          </w:rPrChange>
        </w:rPr>
        <w:t>6</w:t>
      </w:r>
      <w:r>
        <w:rPr>
          <w:rFonts w:eastAsia="仿宋_GB2312"/>
          <w:b/>
          <w:color w:val="auto"/>
          <w:sz w:val="32"/>
          <w:szCs w:val="32"/>
        </w:rPr>
        <w:t>.</w:t>
      </w:r>
      <w:r>
        <w:rPr>
          <w:rFonts w:eastAsia="仿宋_GB2312"/>
          <w:b/>
          <w:color w:val="auto"/>
          <w:sz w:val="32"/>
          <w:szCs w:val="32"/>
          <w:rPrChange w:id="2106" w:author="嗯哼" w:date="2021-09-13T09:12:00Z">
            <w:rPr>
              <w:rFonts w:ascii="仿宋" w:eastAsia="仿宋" w:hAnsi="仿宋" w:cs="宋体"/>
              <w:b/>
              <w:color w:val="auto"/>
              <w:sz w:val="30"/>
              <w:szCs w:val="30"/>
            </w:rPr>
          </w:rPrChange>
        </w:rPr>
        <w:t>推进政府运行数字化应用工程应用</w:t>
      </w:r>
    </w:p>
    <w:p w14:paraId="1B76BC99" w14:textId="77777777" w:rsidR="00000000" w:rsidRDefault="00000000">
      <w:pPr>
        <w:spacing w:line="560" w:lineRule="exact"/>
        <w:ind w:firstLineChars="200" w:firstLine="640"/>
        <w:rPr>
          <w:rFonts w:eastAsia="仿宋_GB2312"/>
          <w:color w:val="auto"/>
          <w:sz w:val="32"/>
          <w:szCs w:val="32"/>
          <w:rPrChange w:id="2107" w:author="嗯哼" w:date="2021-09-13T09:12:00Z">
            <w:rPr>
              <w:rFonts w:ascii="仿宋" w:eastAsia="仿宋" w:hAnsi="仿宋" w:cs="宋体"/>
              <w:color w:val="auto"/>
              <w:sz w:val="30"/>
              <w:szCs w:val="30"/>
            </w:rPr>
          </w:rPrChange>
        </w:rPr>
      </w:pPr>
      <w:r>
        <w:rPr>
          <w:rFonts w:eastAsia="仿宋_GB2312"/>
          <w:color w:val="auto"/>
          <w:sz w:val="32"/>
          <w:szCs w:val="32"/>
          <w:rPrChange w:id="2108" w:author="嗯哼" w:date="2021-09-13T09:12:00Z">
            <w:rPr>
              <w:rFonts w:ascii="仿宋" w:eastAsia="仿宋" w:hAnsi="仿宋" w:cs="宋体" w:hint="eastAsia"/>
              <w:color w:val="auto"/>
              <w:sz w:val="30"/>
              <w:szCs w:val="30"/>
            </w:rPr>
          </w:rPrChange>
        </w:rPr>
        <w:t>建设完善全市协同办公平台对接省政府五大系统（信息处理系统、枢纽调度系统、文电处理系统、考核系统、决策支持系统）和</w:t>
      </w:r>
      <w:r>
        <w:rPr>
          <w:rFonts w:eastAsia="仿宋_GB2312"/>
          <w:color w:val="auto"/>
          <w:sz w:val="32"/>
          <w:szCs w:val="32"/>
          <w:rPrChange w:id="2109" w:author="嗯哼" w:date="2021-09-13T09:12:00Z">
            <w:rPr>
              <w:rFonts w:ascii="仿宋" w:eastAsia="仿宋" w:hAnsi="仿宋" w:cs="宋体" w:hint="eastAsia"/>
              <w:color w:val="auto"/>
              <w:sz w:val="30"/>
              <w:szCs w:val="30"/>
            </w:rPr>
          </w:rPrChange>
        </w:rPr>
        <w:t>“</w:t>
      </w:r>
      <w:r>
        <w:rPr>
          <w:rFonts w:eastAsia="仿宋_GB2312"/>
          <w:color w:val="auto"/>
          <w:sz w:val="32"/>
          <w:szCs w:val="32"/>
          <w:rPrChange w:id="2110" w:author="嗯哼" w:date="2021-09-13T09:12:00Z">
            <w:rPr>
              <w:rFonts w:ascii="仿宋" w:eastAsia="仿宋" w:hAnsi="仿宋" w:cs="宋体" w:hint="eastAsia"/>
              <w:color w:val="auto"/>
              <w:sz w:val="30"/>
              <w:szCs w:val="30"/>
            </w:rPr>
          </w:rPrChange>
        </w:rPr>
        <w:t>皖事通办</w:t>
      </w:r>
      <w:r>
        <w:rPr>
          <w:rFonts w:eastAsia="仿宋_GB2312"/>
          <w:color w:val="auto"/>
          <w:sz w:val="32"/>
          <w:szCs w:val="32"/>
          <w:rPrChange w:id="2111" w:author="嗯哼" w:date="2021-09-13T09:12:00Z">
            <w:rPr>
              <w:rFonts w:ascii="仿宋" w:eastAsia="仿宋" w:hAnsi="仿宋" w:cs="宋体" w:hint="eastAsia"/>
              <w:color w:val="auto"/>
              <w:sz w:val="30"/>
              <w:szCs w:val="30"/>
            </w:rPr>
          </w:rPrChange>
        </w:rPr>
        <w:t>”</w:t>
      </w:r>
      <w:r>
        <w:rPr>
          <w:rFonts w:eastAsia="仿宋_GB2312"/>
          <w:color w:val="auto"/>
          <w:sz w:val="32"/>
          <w:szCs w:val="32"/>
          <w:rPrChange w:id="2112" w:author="嗯哼" w:date="2021-09-13T09:12:00Z">
            <w:rPr>
              <w:rFonts w:ascii="仿宋" w:eastAsia="仿宋" w:hAnsi="仿宋" w:cs="宋体" w:hint="eastAsia"/>
              <w:color w:val="auto"/>
              <w:sz w:val="30"/>
              <w:szCs w:val="30"/>
            </w:rPr>
          </w:rPrChange>
        </w:rPr>
        <w:t>平台，实现全市一体化协同办公和</w:t>
      </w:r>
      <w:r>
        <w:rPr>
          <w:rFonts w:eastAsia="仿宋_GB2312"/>
          <w:color w:val="auto"/>
          <w:sz w:val="32"/>
          <w:szCs w:val="32"/>
          <w:rPrChange w:id="2113" w:author="嗯哼" w:date="2021-09-13T09:12:00Z">
            <w:rPr>
              <w:rFonts w:ascii="仿宋" w:eastAsia="仿宋" w:hAnsi="仿宋" w:cs="宋体" w:hint="eastAsia"/>
              <w:color w:val="auto"/>
              <w:sz w:val="30"/>
              <w:szCs w:val="30"/>
            </w:rPr>
          </w:rPrChange>
        </w:rPr>
        <w:t>“</w:t>
      </w:r>
      <w:r>
        <w:rPr>
          <w:rFonts w:eastAsia="仿宋_GB2312"/>
          <w:color w:val="auto"/>
          <w:sz w:val="32"/>
          <w:szCs w:val="32"/>
          <w:rPrChange w:id="2114" w:author="嗯哼" w:date="2021-09-13T09:12:00Z">
            <w:rPr>
              <w:rFonts w:ascii="仿宋" w:eastAsia="仿宋" w:hAnsi="仿宋" w:cs="宋体" w:hint="eastAsia"/>
              <w:color w:val="auto"/>
              <w:sz w:val="30"/>
              <w:szCs w:val="30"/>
            </w:rPr>
          </w:rPrChange>
        </w:rPr>
        <w:t>掌上办公</w:t>
      </w:r>
      <w:r>
        <w:rPr>
          <w:rFonts w:eastAsia="仿宋_GB2312"/>
          <w:color w:val="auto"/>
          <w:sz w:val="32"/>
          <w:szCs w:val="32"/>
          <w:rPrChange w:id="2115" w:author="嗯哼" w:date="2021-09-13T09:12:00Z">
            <w:rPr>
              <w:rFonts w:ascii="仿宋" w:eastAsia="仿宋" w:hAnsi="仿宋" w:cs="宋体" w:hint="eastAsia"/>
              <w:color w:val="auto"/>
              <w:sz w:val="30"/>
              <w:szCs w:val="30"/>
            </w:rPr>
          </w:rPrChange>
        </w:rPr>
        <w:t>”</w:t>
      </w:r>
      <w:r>
        <w:rPr>
          <w:rFonts w:eastAsia="仿宋_GB2312"/>
          <w:color w:val="auto"/>
          <w:sz w:val="32"/>
          <w:szCs w:val="32"/>
          <w:rPrChange w:id="2116" w:author="嗯哼" w:date="2021-09-13T09:12:00Z">
            <w:rPr>
              <w:rFonts w:ascii="仿宋" w:eastAsia="仿宋" w:hAnsi="仿宋" w:cs="宋体" w:hint="eastAsia"/>
              <w:color w:val="auto"/>
              <w:sz w:val="30"/>
              <w:szCs w:val="30"/>
            </w:rPr>
          </w:rPrChange>
        </w:rPr>
        <w:t>，保</w:t>
      </w:r>
      <w:r>
        <w:rPr>
          <w:rFonts w:eastAsia="仿宋_GB2312"/>
          <w:color w:val="auto"/>
          <w:sz w:val="32"/>
          <w:szCs w:val="32"/>
          <w:rPrChange w:id="2117" w:author="嗯哼" w:date="2021-09-13T09:12:00Z">
            <w:rPr>
              <w:rFonts w:ascii="仿宋" w:eastAsia="仿宋" w:hAnsi="仿宋" w:cs="宋体" w:hint="eastAsia"/>
              <w:color w:val="auto"/>
              <w:sz w:val="30"/>
              <w:szCs w:val="30"/>
            </w:rPr>
          </w:rPrChange>
        </w:rPr>
        <w:lastRenderedPageBreak/>
        <w:t>障重点工作</w:t>
      </w:r>
      <w:r>
        <w:rPr>
          <w:rFonts w:eastAsia="仿宋_GB2312"/>
          <w:color w:val="auto"/>
          <w:sz w:val="32"/>
          <w:szCs w:val="32"/>
          <w:rPrChange w:id="2118" w:author="嗯哼" w:date="2021-09-13T09:12:00Z">
            <w:rPr>
              <w:rFonts w:ascii="仿宋" w:eastAsia="仿宋" w:hAnsi="仿宋" w:cs="宋体" w:hint="eastAsia"/>
              <w:color w:val="auto"/>
              <w:sz w:val="30"/>
              <w:szCs w:val="30"/>
            </w:rPr>
          </w:rPrChange>
        </w:rPr>
        <w:t>“</w:t>
      </w:r>
      <w:r>
        <w:rPr>
          <w:rFonts w:eastAsia="仿宋_GB2312"/>
          <w:color w:val="auto"/>
          <w:sz w:val="32"/>
          <w:szCs w:val="32"/>
          <w:rPrChange w:id="2119" w:author="嗯哼" w:date="2021-09-13T09:12:00Z">
            <w:rPr>
              <w:rFonts w:ascii="仿宋" w:eastAsia="仿宋" w:hAnsi="仿宋" w:cs="宋体" w:hint="eastAsia"/>
              <w:color w:val="auto"/>
              <w:sz w:val="30"/>
              <w:szCs w:val="30"/>
            </w:rPr>
          </w:rPrChange>
        </w:rPr>
        <w:t>全覆盖、多角度、能量化、可追溯</w:t>
      </w:r>
      <w:r>
        <w:rPr>
          <w:rFonts w:eastAsia="仿宋_GB2312"/>
          <w:color w:val="auto"/>
          <w:sz w:val="32"/>
          <w:szCs w:val="32"/>
          <w:rPrChange w:id="2120" w:author="嗯哼" w:date="2021-09-13T09:12:00Z">
            <w:rPr>
              <w:rFonts w:ascii="仿宋" w:eastAsia="仿宋" w:hAnsi="仿宋" w:cs="宋体" w:hint="eastAsia"/>
              <w:color w:val="auto"/>
              <w:sz w:val="30"/>
              <w:szCs w:val="30"/>
            </w:rPr>
          </w:rPrChange>
        </w:rPr>
        <w:t>”</w:t>
      </w:r>
      <w:r>
        <w:rPr>
          <w:rFonts w:eastAsia="仿宋_GB2312"/>
          <w:color w:val="auto"/>
          <w:sz w:val="32"/>
          <w:szCs w:val="32"/>
          <w:rPrChange w:id="2121" w:author="嗯哼" w:date="2021-09-13T09:12:00Z">
            <w:rPr>
              <w:rFonts w:ascii="仿宋" w:eastAsia="仿宋" w:hAnsi="仿宋" w:cs="宋体" w:hint="eastAsia"/>
              <w:color w:val="auto"/>
              <w:sz w:val="30"/>
              <w:szCs w:val="30"/>
            </w:rPr>
          </w:rPrChange>
        </w:rPr>
        <w:t>，推动工作落实、确保政令畅通。探索协同办公和政府网站平台服务的深度融合，支持共享知识库管理服务，提升行政办公效率和公务员数字素养。</w:t>
      </w:r>
    </w:p>
    <w:p w14:paraId="352E0569" w14:textId="77777777" w:rsidR="00000000" w:rsidRDefault="00000000">
      <w:pPr>
        <w:spacing w:line="560" w:lineRule="exact"/>
        <w:ind w:firstLineChars="200" w:firstLine="640"/>
        <w:rPr>
          <w:rFonts w:eastAsia="仿宋_GB2312"/>
          <w:color w:val="auto"/>
          <w:sz w:val="32"/>
          <w:szCs w:val="32"/>
          <w:rPrChange w:id="2122" w:author="嗯哼" w:date="2021-09-13T09:12:00Z">
            <w:rPr>
              <w:rFonts w:ascii="仿宋" w:eastAsia="仿宋" w:hAnsi="仿宋" w:cs="宋体"/>
              <w:color w:val="auto"/>
              <w:sz w:val="30"/>
              <w:szCs w:val="30"/>
            </w:rPr>
          </w:rPrChange>
        </w:rPr>
      </w:pPr>
      <w:r>
        <w:rPr>
          <w:rFonts w:eastAsia="仿宋_GB2312"/>
          <w:b/>
          <w:color w:val="auto"/>
          <w:sz w:val="32"/>
          <w:szCs w:val="32"/>
          <w:rPrChange w:id="2123" w:author="嗯哼" w:date="2021-09-13T09:12:00Z">
            <w:rPr>
              <w:rFonts w:ascii="仿宋" w:eastAsia="仿宋" w:hAnsi="仿宋" w:cs="宋体"/>
              <w:b/>
              <w:color w:val="auto"/>
              <w:sz w:val="30"/>
              <w:szCs w:val="30"/>
            </w:rPr>
          </w:rPrChange>
        </w:rPr>
        <w:t>（</w:t>
      </w:r>
      <w:r>
        <w:rPr>
          <w:rFonts w:ascii="仿宋_GB2312" w:eastAsia="仿宋_GB2312" w:hAnsi="仿宋_GB2312" w:cs="仿宋_GB2312"/>
          <w:b/>
          <w:color w:val="auto"/>
          <w:sz w:val="32"/>
          <w:szCs w:val="32"/>
          <w:rPrChange w:id="2124" w:author="嗯哼" w:date="2021-09-13T09:12:00Z">
            <w:rPr>
              <w:rFonts w:ascii="仿宋" w:eastAsia="仿宋" w:hAnsi="仿宋" w:cs="宋体" w:hint="eastAsia"/>
              <w:b/>
              <w:color w:val="auto"/>
              <w:sz w:val="30"/>
              <w:szCs w:val="30"/>
            </w:rPr>
          </w:rPrChange>
        </w:rPr>
        <w:t>1</w:t>
      </w:r>
      <w:r>
        <w:rPr>
          <w:rFonts w:eastAsia="仿宋_GB2312"/>
          <w:b/>
          <w:color w:val="auto"/>
          <w:sz w:val="32"/>
          <w:szCs w:val="32"/>
          <w:rPrChange w:id="2125" w:author="嗯哼" w:date="2021-09-13T09:12:00Z">
            <w:rPr>
              <w:rFonts w:ascii="仿宋" w:eastAsia="仿宋" w:hAnsi="仿宋" w:cs="宋体"/>
              <w:b/>
              <w:color w:val="auto"/>
              <w:sz w:val="30"/>
              <w:szCs w:val="30"/>
            </w:rPr>
          </w:rPrChange>
        </w:rPr>
        <w:t>）</w:t>
      </w:r>
      <w:r>
        <w:rPr>
          <w:rFonts w:eastAsia="仿宋_GB2312"/>
          <w:b/>
          <w:color w:val="auto"/>
          <w:sz w:val="32"/>
          <w:szCs w:val="32"/>
          <w:rPrChange w:id="2126" w:author="嗯哼" w:date="2021-09-13T09:12:00Z">
            <w:rPr>
              <w:rFonts w:ascii="仿宋" w:eastAsia="仿宋" w:hAnsi="仿宋" w:cs="宋体" w:hint="eastAsia"/>
              <w:b/>
              <w:color w:val="auto"/>
              <w:sz w:val="30"/>
              <w:szCs w:val="30"/>
            </w:rPr>
          </w:rPrChange>
        </w:rPr>
        <w:t>构建智慧政务协同办公平台。</w:t>
      </w:r>
      <w:r>
        <w:rPr>
          <w:rFonts w:eastAsia="仿宋_GB2312"/>
          <w:color w:val="auto"/>
          <w:sz w:val="32"/>
          <w:szCs w:val="32"/>
          <w:rPrChange w:id="2127" w:author="嗯哼" w:date="2021-09-13T09:12:00Z">
            <w:rPr>
              <w:rFonts w:ascii="仿宋" w:eastAsia="仿宋" w:hAnsi="仿宋" w:cs="宋体" w:hint="eastAsia"/>
              <w:color w:val="auto"/>
              <w:sz w:val="30"/>
              <w:szCs w:val="30"/>
            </w:rPr>
          </w:rPrChange>
        </w:rPr>
        <w:t>建立协同高效的政务应用体系，逐步完善现有的政务办公平台功能，加快推进国产化适配，实现办文办会办事、督查督办、电子监察、绩效管理、知识协作、档案管理等数字化应用，提供全覆盖、广深度、高效率的智慧协同服务。</w:t>
      </w:r>
    </w:p>
    <w:p w14:paraId="41926017" w14:textId="77777777" w:rsidR="00000000" w:rsidRDefault="00000000">
      <w:pPr>
        <w:spacing w:line="560" w:lineRule="exact"/>
        <w:ind w:firstLineChars="200" w:firstLine="640"/>
        <w:rPr>
          <w:rFonts w:eastAsia="仿宋_GB2312"/>
          <w:color w:val="auto"/>
          <w:sz w:val="32"/>
          <w:szCs w:val="32"/>
          <w:rPrChange w:id="2128" w:author="嗯哼" w:date="2021-09-13T09:12:00Z">
            <w:rPr>
              <w:rFonts w:ascii="仿宋" w:eastAsia="仿宋" w:hAnsi="仿宋" w:cs="宋体"/>
              <w:color w:val="auto"/>
              <w:sz w:val="30"/>
              <w:szCs w:val="30"/>
            </w:rPr>
          </w:rPrChange>
        </w:rPr>
      </w:pPr>
      <w:r>
        <w:rPr>
          <w:rFonts w:eastAsia="仿宋_GB2312"/>
          <w:b/>
          <w:color w:val="auto"/>
          <w:sz w:val="32"/>
          <w:szCs w:val="32"/>
          <w:rPrChange w:id="2129" w:author="嗯哼" w:date="2021-09-13T09:12:00Z">
            <w:rPr>
              <w:rFonts w:ascii="仿宋" w:eastAsia="仿宋" w:hAnsi="仿宋" w:cs="宋体" w:hint="eastAsia"/>
              <w:b/>
              <w:color w:val="auto"/>
              <w:sz w:val="30"/>
              <w:szCs w:val="30"/>
            </w:rPr>
          </w:rPrChange>
        </w:rPr>
        <w:t>（</w:t>
      </w:r>
      <w:r>
        <w:rPr>
          <w:rFonts w:ascii="仿宋_GB2312" w:eastAsia="仿宋_GB2312" w:hAnsi="仿宋_GB2312" w:cs="仿宋_GB2312"/>
          <w:b/>
          <w:color w:val="auto"/>
          <w:sz w:val="32"/>
          <w:szCs w:val="32"/>
          <w:rPrChange w:id="2130" w:author="嗯哼" w:date="2021-09-13T09:12:00Z">
            <w:rPr>
              <w:rFonts w:ascii="仿宋" w:eastAsia="仿宋" w:hAnsi="仿宋" w:cs="宋体" w:hint="eastAsia"/>
              <w:b/>
              <w:color w:val="auto"/>
              <w:sz w:val="30"/>
              <w:szCs w:val="30"/>
            </w:rPr>
          </w:rPrChange>
        </w:rPr>
        <w:t>2</w:t>
      </w:r>
      <w:r>
        <w:rPr>
          <w:rFonts w:eastAsia="仿宋_GB2312"/>
          <w:b/>
          <w:color w:val="auto"/>
          <w:sz w:val="32"/>
          <w:szCs w:val="32"/>
          <w:rPrChange w:id="2131" w:author="嗯哼" w:date="2021-09-13T09:12:00Z">
            <w:rPr>
              <w:rFonts w:ascii="仿宋" w:eastAsia="仿宋" w:hAnsi="仿宋" w:cs="宋体" w:hint="eastAsia"/>
              <w:b/>
              <w:color w:val="auto"/>
              <w:sz w:val="30"/>
              <w:szCs w:val="30"/>
            </w:rPr>
          </w:rPrChange>
        </w:rPr>
        <w:t>）深化移动办公应用。</w:t>
      </w:r>
      <w:r>
        <w:rPr>
          <w:rFonts w:eastAsia="仿宋_GB2312"/>
          <w:color w:val="auto"/>
          <w:sz w:val="32"/>
          <w:szCs w:val="32"/>
          <w:rPrChange w:id="2132" w:author="嗯哼" w:date="2021-09-13T09:12:00Z">
            <w:rPr>
              <w:rFonts w:ascii="仿宋" w:eastAsia="仿宋" w:hAnsi="仿宋" w:cs="宋体" w:hint="eastAsia"/>
              <w:color w:val="auto"/>
              <w:sz w:val="30"/>
              <w:szCs w:val="30"/>
            </w:rPr>
          </w:rPrChange>
        </w:rPr>
        <w:t>依托移动互联网及</w:t>
      </w:r>
      <w:r>
        <w:rPr>
          <w:rFonts w:eastAsia="仿宋_GB2312"/>
          <w:color w:val="auto"/>
          <w:sz w:val="32"/>
          <w:szCs w:val="32"/>
          <w:rPrChange w:id="2133" w:author="嗯哼" w:date="2021-09-13T09:12:00Z">
            <w:rPr>
              <w:rFonts w:ascii="仿宋" w:eastAsia="仿宋" w:hAnsi="仿宋" w:cs="宋体" w:hint="eastAsia"/>
              <w:color w:val="auto"/>
              <w:sz w:val="30"/>
              <w:szCs w:val="30"/>
            </w:rPr>
          </w:rPrChange>
        </w:rPr>
        <w:t>5G</w:t>
      </w:r>
      <w:r>
        <w:rPr>
          <w:rFonts w:eastAsia="仿宋_GB2312"/>
          <w:color w:val="auto"/>
          <w:sz w:val="32"/>
          <w:szCs w:val="32"/>
          <w:rPrChange w:id="2134" w:author="嗯哼" w:date="2021-09-13T09:12:00Z">
            <w:rPr>
              <w:rFonts w:ascii="仿宋" w:eastAsia="仿宋" w:hAnsi="仿宋" w:cs="宋体" w:hint="eastAsia"/>
              <w:color w:val="auto"/>
              <w:sz w:val="30"/>
              <w:szCs w:val="30"/>
            </w:rPr>
          </w:rPrChange>
        </w:rPr>
        <w:t>移动通信等新一代信息基础设施，实现移动办公、协同审批，推动扁平、透明、移动、智能的办公方式，提高跨部门政务业务协同效率、降低行政成本，为推进</w:t>
      </w:r>
      <w:r>
        <w:rPr>
          <w:rFonts w:eastAsia="仿宋_GB2312"/>
          <w:color w:val="auto"/>
          <w:sz w:val="32"/>
          <w:szCs w:val="32"/>
          <w:rPrChange w:id="2135" w:author="嗯哼" w:date="2021-09-13T09:12:00Z">
            <w:rPr>
              <w:rFonts w:ascii="仿宋" w:eastAsia="仿宋" w:hAnsi="仿宋" w:cs="宋体" w:hint="eastAsia"/>
              <w:color w:val="auto"/>
              <w:sz w:val="30"/>
              <w:szCs w:val="30"/>
            </w:rPr>
          </w:rPrChange>
        </w:rPr>
        <w:t>“</w:t>
      </w:r>
      <w:r>
        <w:rPr>
          <w:rFonts w:eastAsia="仿宋_GB2312"/>
          <w:color w:val="auto"/>
          <w:sz w:val="32"/>
          <w:szCs w:val="32"/>
          <w:rPrChange w:id="2136" w:author="嗯哼" w:date="2021-09-13T09:12:00Z">
            <w:rPr>
              <w:rFonts w:ascii="仿宋" w:eastAsia="仿宋" w:hAnsi="仿宋" w:cs="宋体" w:hint="eastAsia"/>
              <w:color w:val="auto"/>
              <w:sz w:val="30"/>
              <w:szCs w:val="30"/>
            </w:rPr>
          </w:rPrChange>
        </w:rPr>
        <w:t>转职能、转方式、转作风</w:t>
      </w:r>
      <w:r>
        <w:rPr>
          <w:rFonts w:eastAsia="仿宋_GB2312"/>
          <w:color w:val="auto"/>
          <w:sz w:val="32"/>
          <w:szCs w:val="32"/>
          <w:rPrChange w:id="2137" w:author="嗯哼" w:date="2021-09-13T09:12:00Z">
            <w:rPr>
              <w:rFonts w:ascii="仿宋" w:eastAsia="仿宋" w:hAnsi="仿宋" w:cs="宋体" w:hint="eastAsia"/>
              <w:color w:val="auto"/>
              <w:sz w:val="30"/>
              <w:szCs w:val="30"/>
            </w:rPr>
          </w:rPrChange>
        </w:rPr>
        <w:t>”</w:t>
      </w:r>
      <w:r>
        <w:rPr>
          <w:rFonts w:eastAsia="仿宋_GB2312"/>
          <w:color w:val="auto"/>
          <w:sz w:val="32"/>
          <w:szCs w:val="32"/>
          <w:rPrChange w:id="2138" w:author="嗯哼" w:date="2021-09-13T09:12:00Z">
            <w:rPr>
              <w:rFonts w:ascii="仿宋" w:eastAsia="仿宋" w:hAnsi="仿宋" w:cs="宋体" w:hint="eastAsia"/>
              <w:color w:val="auto"/>
              <w:sz w:val="30"/>
              <w:szCs w:val="30"/>
            </w:rPr>
          </w:rPrChange>
        </w:rPr>
        <w:t>的改革要求提供支撑。</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088566CC" w14:textId="77777777">
        <w:trPr>
          <w:trHeight w:val="566"/>
          <w:jc w:val="center"/>
        </w:trPr>
        <w:tc>
          <w:tcPr>
            <w:tcW w:w="8951" w:type="dxa"/>
            <w:vAlign w:val="center"/>
          </w:tcPr>
          <w:p w14:paraId="277D2F1E" w14:textId="77777777" w:rsidR="00000000" w:rsidRDefault="00000000">
            <w:pPr>
              <w:adjustRightInd w:val="0"/>
              <w:snapToGrid w:val="0"/>
              <w:spacing w:line="240" w:lineRule="auto"/>
              <w:jc w:val="center"/>
              <w:rPr>
                <w:rFonts w:eastAsia="仿宋_GB2312"/>
                <w:color w:val="auto"/>
                <w:sz w:val="28"/>
                <w:szCs w:val="28"/>
                <w:rPrChange w:id="2139" w:author="嗯哼" w:date="2021-09-13T09:12:00Z">
                  <w:rPr>
                    <w:rFonts w:ascii="仿宋" w:eastAsia="仿宋" w:hAnsi="仿宋" w:cs="宋体"/>
                    <w:color w:val="auto"/>
                    <w:sz w:val="28"/>
                    <w:szCs w:val="28"/>
                  </w:rPr>
                </w:rPrChange>
              </w:rPr>
            </w:pPr>
            <w:r>
              <w:rPr>
                <w:rFonts w:eastAsia="仿宋_GB2312"/>
                <w:color w:val="auto"/>
                <w:sz w:val="28"/>
                <w:szCs w:val="28"/>
                <w:rPrChange w:id="2140"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2141" w:author="嗯哼" w:date="2021-09-13T09:12:00Z">
                  <w:rPr>
                    <w:rFonts w:ascii="仿宋" w:eastAsia="仿宋" w:hAnsi="仿宋" w:cs="宋体" w:hint="eastAsia"/>
                    <w:color w:val="auto"/>
                    <w:sz w:val="28"/>
                    <w:szCs w:val="28"/>
                  </w:rPr>
                </w:rPrChange>
              </w:rPr>
              <w:t>2</w:t>
            </w:r>
            <w:r>
              <w:rPr>
                <w:rFonts w:eastAsia="仿宋_GB2312"/>
                <w:color w:val="auto"/>
                <w:sz w:val="28"/>
                <w:szCs w:val="28"/>
                <w:rPrChange w:id="2142" w:author="嗯哼" w:date="2021-09-13T09:12:00Z">
                  <w:rPr>
                    <w:rFonts w:ascii="仿宋" w:eastAsia="仿宋" w:hAnsi="仿宋" w:cs="宋体"/>
                    <w:color w:val="auto"/>
                    <w:sz w:val="28"/>
                    <w:szCs w:val="28"/>
                  </w:rPr>
                </w:rPrChange>
              </w:rPr>
              <w:t>4</w:t>
            </w:r>
            <w:r>
              <w:rPr>
                <w:rFonts w:eastAsia="仿宋_GB2312"/>
                <w:color w:val="auto"/>
                <w:sz w:val="28"/>
                <w:szCs w:val="28"/>
                <w:rPrChange w:id="2143" w:author="嗯哼" w:date="2021-09-13T09:12:00Z">
                  <w:rPr>
                    <w:rFonts w:ascii="仿宋" w:eastAsia="仿宋" w:hAnsi="仿宋" w:cs="宋体" w:hint="eastAsia"/>
                    <w:color w:val="auto"/>
                    <w:sz w:val="28"/>
                    <w:szCs w:val="28"/>
                  </w:rPr>
                </w:rPrChange>
              </w:rPr>
              <w:t xml:space="preserve"> </w:t>
            </w:r>
            <w:r>
              <w:rPr>
                <w:rFonts w:eastAsia="仿宋_GB2312"/>
                <w:color w:val="auto"/>
                <w:sz w:val="28"/>
                <w:szCs w:val="28"/>
                <w:rPrChange w:id="2144" w:author="嗯哼" w:date="2021-09-13T09:12:00Z">
                  <w:rPr>
                    <w:rFonts w:ascii="仿宋" w:eastAsia="仿宋" w:hAnsi="仿宋" w:cs="宋体"/>
                    <w:color w:val="auto"/>
                    <w:sz w:val="28"/>
                    <w:szCs w:val="28"/>
                  </w:rPr>
                </w:rPrChange>
              </w:rPr>
              <w:t xml:space="preserve"> “</w:t>
            </w:r>
            <w:r>
              <w:rPr>
                <w:rFonts w:eastAsia="仿宋_GB2312"/>
                <w:color w:val="auto"/>
                <w:sz w:val="28"/>
                <w:szCs w:val="28"/>
                <w:rPrChange w:id="2145" w:author="嗯哼" w:date="2021-09-13T09:12:00Z">
                  <w:rPr>
                    <w:rFonts w:ascii="仿宋" w:eastAsia="仿宋" w:hAnsi="仿宋" w:cs="宋体" w:hint="eastAsia"/>
                    <w:color w:val="auto"/>
                    <w:sz w:val="28"/>
                    <w:szCs w:val="28"/>
                  </w:rPr>
                </w:rPrChange>
              </w:rPr>
              <w:t>互联网</w:t>
            </w:r>
            <w:r>
              <w:rPr>
                <w:rFonts w:eastAsia="仿宋_GB2312"/>
                <w:color w:val="auto"/>
                <w:sz w:val="28"/>
                <w:szCs w:val="28"/>
                <w:rPrChange w:id="2146" w:author="嗯哼" w:date="2021-09-13T09:12:00Z">
                  <w:rPr>
                    <w:rFonts w:ascii="仿宋" w:eastAsia="仿宋" w:hAnsi="仿宋" w:cs="宋体" w:hint="eastAsia"/>
                    <w:color w:val="auto"/>
                    <w:sz w:val="28"/>
                    <w:szCs w:val="28"/>
                  </w:rPr>
                </w:rPrChange>
              </w:rPr>
              <w:t>+</w:t>
            </w:r>
            <w:r>
              <w:rPr>
                <w:rFonts w:eastAsia="仿宋_GB2312"/>
                <w:color w:val="auto"/>
                <w:sz w:val="28"/>
                <w:szCs w:val="28"/>
                <w:rPrChange w:id="2147" w:author="嗯哼" w:date="2021-09-13T09:12:00Z">
                  <w:rPr>
                    <w:rFonts w:ascii="仿宋" w:eastAsia="仿宋" w:hAnsi="仿宋" w:cs="宋体" w:hint="eastAsia"/>
                    <w:color w:val="auto"/>
                    <w:sz w:val="28"/>
                    <w:szCs w:val="28"/>
                  </w:rPr>
                </w:rPrChange>
              </w:rPr>
              <w:t>协同政务</w:t>
            </w:r>
            <w:r>
              <w:rPr>
                <w:rFonts w:eastAsia="仿宋_GB2312"/>
                <w:color w:val="auto"/>
                <w:sz w:val="28"/>
                <w:szCs w:val="28"/>
                <w:rPrChange w:id="2148" w:author="嗯哼" w:date="2021-09-13T09:12:00Z">
                  <w:rPr>
                    <w:rFonts w:ascii="仿宋" w:eastAsia="仿宋" w:hAnsi="仿宋" w:cs="宋体"/>
                    <w:color w:val="auto"/>
                    <w:sz w:val="28"/>
                    <w:szCs w:val="28"/>
                  </w:rPr>
                </w:rPrChange>
              </w:rPr>
              <w:t>”</w:t>
            </w:r>
            <w:r>
              <w:rPr>
                <w:rFonts w:eastAsia="仿宋_GB2312"/>
                <w:color w:val="auto"/>
                <w:sz w:val="28"/>
                <w:szCs w:val="28"/>
                <w:rPrChange w:id="2149" w:author="嗯哼" w:date="2021-09-13T09:12:00Z">
                  <w:rPr>
                    <w:rFonts w:ascii="仿宋" w:eastAsia="仿宋" w:hAnsi="仿宋" w:cs="宋体"/>
                    <w:color w:val="auto"/>
                    <w:sz w:val="28"/>
                    <w:szCs w:val="28"/>
                  </w:rPr>
                </w:rPrChange>
              </w:rPr>
              <w:t>建设重点</w:t>
            </w:r>
          </w:p>
        </w:tc>
      </w:tr>
      <w:tr w:rsidR="00000000" w14:paraId="3CD8D926" w14:textId="77777777">
        <w:trPr>
          <w:trHeight w:val="1216"/>
          <w:jc w:val="center"/>
        </w:trPr>
        <w:tc>
          <w:tcPr>
            <w:tcW w:w="8951" w:type="dxa"/>
          </w:tcPr>
          <w:p w14:paraId="00C54BDF" w14:textId="77777777" w:rsidR="00000000" w:rsidRDefault="00000000">
            <w:pPr>
              <w:spacing w:line="480" w:lineRule="exact"/>
              <w:ind w:firstLineChars="200" w:firstLine="560"/>
              <w:rPr>
                <w:rFonts w:eastAsia="仿宋_GB2312"/>
                <w:color w:val="auto"/>
                <w:sz w:val="28"/>
                <w:szCs w:val="28"/>
                <w:rPrChange w:id="2150" w:author="嗯哼" w:date="2021-09-13T09:12:00Z">
                  <w:rPr>
                    <w:rFonts w:ascii="仿宋" w:eastAsia="仿宋" w:hAnsi="仿宋" w:cs="宋体"/>
                    <w:color w:val="auto"/>
                    <w:sz w:val="28"/>
                    <w:szCs w:val="28"/>
                  </w:rPr>
                </w:rPrChange>
              </w:rPr>
            </w:pPr>
            <w:r>
              <w:rPr>
                <w:rFonts w:eastAsia="仿宋_GB2312"/>
                <w:b/>
                <w:color w:val="auto"/>
                <w:sz w:val="28"/>
                <w:szCs w:val="28"/>
                <w:rPrChange w:id="2151" w:author="嗯哼" w:date="2021-09-13T09:12:00Z">
                  <w:rPr>
                    <w:rFonts w:ascii="仿宋" w:eastAsia="仿宋" w:hAnsi="仿宋" w:cs="宋体" w:hint="eastAsia"/>
                    <w:b/>
                    <w:color w:val="auto"/>
                    <w:sz w:val="28"/>
                    <w:szCs w:val="28"/>
                  </w:rPr>
                </w:rPrChange>
              </w:rPr>
              <w:t>建设办公协作一体化平台。</w:t>
            </w:r>
            <w:r>
              <w:rPr>
                <w:rFonts w:eastAsia="仿宋_GB2312"/>
                <w:color w:val="auto"/>
                <w:sz w:val="28"/>
                <w:szCs w:val="28"/>
                <w:rPrChange w:id="2152" w:author="嗯哼" w:date="2021-09-13T09:12:00Z">
                  <w:rPr>
                    <w:rFonts w:ascii="仿宋" w:eastAsia="仿宋" w:hAnsi="仿宋" w:cs="宋体" w:hint="eastAsia"/>
                    <w:color w:val="auto"/>
                    <w:sz w:val="28"/>
                    <w:szCs w:val="28"/>
                  </w:rPr>
                </w:rPrChange>
              </w:rPr>
              <w:t>在现有政务办公平台基础上，逐步整合开发适合各部门通用的会议管理、行政人事、值班值守等相关系统，逐步整合相关系统，实现一体化的公文处理、业务审批、出差审批报销、机关事务处理。按照省统一标准规范，对接省办公协作平台，实现办公自动化系统互联互通，非涉密公文及各种文件传输互通。</w:t>
            </w:r>
          </w:p>
          <w:p w14:paraId="2BFC607C" w14:textId="77777777" w:rsidR="00000000" w:rsidRDefault="00000000">
            <w:pPr>
              <w:spacing w:line="480" w:lineRule="exact"/>
              <w:ind w:firstLineChars="200" w:firstLine="560"/>
              <w:rPr>
                <w:rFonts w:eastAsia="仿宋_GB2312"/>
                <w:color w:val="auto"/>
                <w:sz w:val="28"/>
                <w:szCs w:val="28"/>
                <w:rPrChange w:id="2153" w:author="嗯哼" w:date="2021-09-13T09:12:00Z">
                  <w:rPr>
                    <w:rFonts w:ascii="仿宋" w:eastAsia="仿宋" w:hAnsi="仿宋" w:cs="宋体"/>
                    <w:color w:val="auto"/>
                    <w:sz w:val="28"/>
                    <w:szCs w:val="28"/>
                  </w:rPr>
                </w:rPrChange>
              </w:rPr>
            </w:pPr>
            <w:r>
              <w:rPr>
                <w:rFonts w:eastAsia="仿宋_GB2312"/>
                <w:b/>
                <w:color w:val="auto"/>
                <w:sz w:val="28"/>
                <w:szCs w:val="28"/>
                <w:rPrChange w:id="2154" w:author="嗯哼" w:date="2021-09-13T09:12:00Z">
                  <w:rPr>
                    <w:rFonts w:ascii="仿宋" w:eastAsia="仿宋" w:hAnsi="仿宋" w:cs="宋体"/>
                    <w:b/>
                    <w:color w:val="auto"/>
                    <w:sz w:val="28"/>
                    <w:szCs w:val="28"/>
                  </w:rPr>
                </w:rPrChange>
              </w:rPr>
              <w:t>建设统一的</w:t>
            </w:r>
            <w:r>
              <w:rPr>
                <w:rFonts w:eastAsia="仿宋_GB2312"/>
                <w:b/>
                <w:color w:val="auto"/>
                <w:sz w:val="28"/>
                <w:szCs w:val="28"/>
                <w:rPrChange w:id="2155" w:author="嗯哼" w:date="2021-09-13T09:12:00Z">
                  <w:rPr>
                    <w:rFonts w:ascii="仿宋" w:eastAsia="仿宋" w:hAnsi="仿宋" w:cs="宋体" w:hint="eastAsia"/>
                    <w:b/>
                    <w:color w:val="auto"/>
                    <w:sz w:val="28"/>
                    <w:szCs w:val="28"/>
                  </w:rPr>
                </w:rPrChange>
              </w:rPr>
              <w:t>知识管理协作</w:t>
            </w:r>
            <w:r>
              <w:rPr>
                <w:rFonts w:eastAsia="仿宋_GB2312"/>
                <w:b/>
                <w:color w:val="auto"/>
                <w:sz w:val="28"/>
                <w:szCs w:val="28"/>
                <w:rPrChange w:id="2156" w:author="嗯哼" w:date="2021-09-13T09:12:00Z">
                  <w:rPr>
                    <w:rFonts w:ascii="仿宋" w:eastAsia="仿宋" w:hAnsi="仿宋" w:cs="宋体"/>
                    <w:b/>
                    <w:color w:val="auto"/>
                    <w:sz w:val="28"/>
                    <w:szCs w:val="28"/>
                  </w:rPr>
                </w:rPrChange>
              </w:rPr>
              <w:t>系统。</w:t>
            </w:r>
            <w:r>
              <w:rPr>
                <w:rFonts w:eastAsia="仿宋_GB2312"/>
                <w:color w:val="auto"/>
                <w:sz w:val="28"/>
                <w:szCs w:val="28"/>
                <w:rPrChange w:id="2157" w:author="嗯哼" w:date="2021-09-13T09:12:00Z">
                  <w:rPr>
                    <w:rFonts w:ascii="仿宋" w:eastAsia="仿宋" w:hAnsi="仿宋" w:cs="宋体" w:hint="eastAsia"/>
                    <w:color w:val="auto"/>
                    <w:sz w:val="28"/>
                    <w:szCs w:val="28"/>
                  </w:rPr>
                </w:rPrChange>
              </w:rPr>
              <w:t>依托政务办公平台搭建统一知识库，</w:t>
            </w:r>
            <w:r>
              <w:rPr>
                <w:rFonts w:eastAsia="仿宋_GB2312"/>
                <w:color w:val="auto"/>
                <w:sz w:val="28"/>
                <w:szCs w:val="28"/>
                <w:rPrChange w:id="2158" w:author="嗯哼" w:date="2021-09-13T09:12:00Z">
                  <w:rPr>
                    <w:rFonts w:ascii="仿宋" w:eastAsia="仿宋" w:hAnsi="仿宋" w:cs="宋体"/>
                    <w:color w:val="auto"/>
                    <w:sz w:val="28"/>
                    <w:szCs w:val="28"/>
                  </w:rPr>
                </w:rPrChange>
              </w:rPr>
              <w:t>对</w:t>
            </w:r>
            <w:r>
              <w:rPr>
                <w:rFonts w:eastAsia="仿宋_GB2312"/>
                <w:color w:val="auto"/>
                <w:sz w:val="28"/>
                <w:szCs w:val="28"/>
                <w:rPrChange w:id="2159" w:author="嗯哼" w:date="2021-09-13T09:12:00Z">
                  <w:rPr>
                    <w:rFonts w:ascii="仿宋" w:eastAsia="仿宋" w:hAnsi="仿宋" w:cs="宋体" w:hint="eastAsia"/>
                    <w:color w:val="auto"/>
                    <w:sz w:val="28"/>
                    <w:szCs w:val="28"/>
                  </w:rPr>
                </w:rPrChange>
              </w:rPr>
              <w:t>各部门</w:t>
            </w:r>
            <w:r>
              <w:rPr>
                <w:rFonts w:eastAsia="仿宋_GB2312"/>
                <w:color w:val="auto"/>
                <w:sz w:val="28"/>
                <w:szCs w:val="28"/>
                <w:rPrChange w:id="2160" w:author="嗯哼" w:date="2021-09-13T09:12:00Z">
                  <w:rPr>
                    <w:rFonts w:ascii="仿宋" w:eastAsia="仿宋" w:hAnsi="仿宋" w:cs="宋体"/>
                    <w:color w:val="auto"/>
                    <w:sz w:val="28"/>
                    <w:szCs w:val="28"/>
                  </w:rPr>
                </w:rPrChange>
              </w:rPr>
              <w:t>有价值的</w:t>
            </w:r>
            <w:r>
              <w:rPr>
                <w:rFonts w:eastAsia="仿宋_GB2312"/>
                <w:color w:val="auto"/>
                <w:sz w:val="28"/>
                <w:szCs w:val="28"/>
                <w:rPrChange w:id="2161" w:author="嗯哼" w:date="2021-09-13T09:12:00Z">
                  <w:rPr>
                    <w:rFonts w:ascii="仿宋" w:eastAsia="仿宋" w:hAnsi="仿宋" w:cs="宋体" w:hint="eastAsia"/>
                    <w:color w:val="auto"/>
                    <w:sz w:val="28"/>
                    <w:szCs w:val="28"/>
                  </w:rPr>
                </w:rPrChange>
              </w:rPr>
              <w:t>文献</w:t>
            </w:r>
            <w:r>
              <w:rPr>
                <w:rFonts w:eastAsia="仿宋_GB2312"/>
                <w:color w:val="auto"/>
                <w:sz w:val="28"/>
                <w:szCs w:val="28"/>
                <w:rPrChange w:id="2162" w:author="嗯哼" w:date="2021-09-13T09:12:00Z">
                  <w:rPr>
                    <w:rFonts w:ascii="仿宋" w:eastAsia="仿宋" w:hAnsi="仿宋" w:cs="宋体"/>
                    <w:color w:val="auto"/>
                    <w:sz w:val="28"/>
                    <w:szCs w:val="28"/>
                  </w:rPr>
                </w:rPrChange>
              </w:rPr>
              <w:t>、</w:t>
            </w:r>
            <w:r>
              <w:rPr>
                <w:rFonts w:eastAsia="仿宋_GB2312"/>
                <w:color w:val="auto"/>
                <w:sz w:val="28"/>
                <w:szCs w:val="28"/>
                <w:rPrChange w:id="2163" w:author="嗯哼" w:date="2021-09-13T09:12:00Z">
                  <w:rPr>
                    <w:rFonts w:ascii="仿宋" w:eastAsia="仿宋" w:hAnsi="仿宋" w:cs="宋体" w:hint="eastAsia"/>
                    <w:color w:val="auto"/>
                    <w:sz w:val="28"/>
                    <w:szCs w:val="28"/>
                  </w:rPr>
                </w:rPrChange>
              </w:rPr>
              <w:t>资料、</w:t>
            </w:r>
            <w:r>
              <w:rPr>
                <w:rFonts w:eastAsia="仿宋_GB2312"/>
                <w:color w:val="auto"/>
                <w:sz w:val="28"/>
                <w:szCs w:val="28"/>
                <w:rPrChange w:id="2164" w:author="嗯哼" w:date="2021-09-13T09:12:00Z">
                  <w:rPr>
                    <w:rFonts w:ascii="仿宋" w:eastAsia="仿宋" w:hAnsi="仿宋" w:cs="宋体"/>
                    <w:color w:val="auto"/>
                    <w:sz w:val="28"/>
                    <w:szCs w:val="28"/>
                  </w:rPr>
                </w:rPrChange>
              </w:rPr>
              <w:t>经验等知识进行分类存储和管理</w:t>
            </w:r>
            <w:r>
              <w:rPr>
                <w:rFonts w:eastAsia="仿宋_GB2312"/>
                <w:color w:val="auto"/>
                <w:sz w:val="28"/>
                <w:szCs w:val="28"/>
                <w:rPrChange w:id="2165" w:author="嗯哼" w:date="2021-09-13T09:12:00Z">
                  <w:rPr>
                    <w:rFonts w:ascii="仿宋" w:eastAsia="仿宋" w:hAnsi="仿宋" w:cs="宋体" w:hint="eastAsia"/>
                    <w:color w:val="auto"/>
                    <w:sz w:val="28"/>
                    <w:szCs w:val="28"/>
                  </w:rPr>
                </w:rPrChange>
              </w:rPr>
              <w:t>，</w:t>
            </w:r>
            <w:r>
              <w:rPr>
                <w:rFonts w:eastAsia="仿宋_GB2312"/>
                <w:color w:val="auto"/>
                <w:sz w:val="28"/>
                <w:szCs w:val="28"/>
                <w:rPrChange w:id="2166" w:author="嗯哼" w:date="2021-09-13T09:12:00Z">
                  <w:rPr>
                    <w:rFonts w:ascii="仿宋" w:eastAsia="仿宋" w:hAnsi="仿宋" w:cs="宋体"/>
                    <w:color w:val="auto"/>
                    <w:sz w:val="28"/>
                    <w:szCs w:val="28"/>
                  </w:rPr>
                </w:rPrChange>
              </w:rPr>
              <w:t>积累知识资产避免流失</w:t>
            </w:r>
            <w:r>
              <w:rPr>
                <w:rFonts w:eastAsia="仿宋_GB2312"/>
                <w:color w:val="auto"/>
                <w:sz w:val="28"/>
                <w:szCs w:val="28"/>
                <w:rPrChange w:id="2167" w:author="嗯哼" w:date="2021-09-13T09:12:00Z">
                  <w:rPr>
                    <w:rFonts w:ascii="仿宋" w:eastAsia="仿宋" w:hAnsi="仿宋" w:cs="宋体" w:hint="eastAsia"/>
                    <w:color w:val="auto"/>
                    <w:sz w:val="28"/>
                    <w:szCs w:val="28"/>
                  </w:rPr>
                </w:rPrChange>
              </w:rPr>
              <w:t>。建设统一的知识管理协作系统、部门业务库和知识库管理制度，</w:t>
            </w:r>
            <w:r>
              <w:rPr>
                <w:rFonts w:eastAsia="仿宋_GB2312"/>
                <w:color w:val="auto"/>
                <w:sz w:val="28"/>
                <w:szCs w:val="28"/>
                <w:rPrChange w:id="2168" w:author="嗯哼" w:date="2021-09-13T09:12:00Z">
                  <w:rPr>
                    <w:rFonts w:ascii="仿宋" w:eastAsia="仿宋" w:hAnsi="仿宋" w:cs="宋体"/>
                    <w:color w:val="auto"/>
                    <w:sz w:val="28"/>
                    <w:szCs w:val="28"/>
                  </w:rPr>
                </w:rPrChange>
              </w:rPr>
              <w:t>促进知识的学习、共享、培训、再利用和创新，有效降低</w:t>
            </w:r>
            <w:r>
              <w:rPr>
                <w:rFonts w:eastAsia="仿宋_GB2312"/>
                <w:color w:val="auto"/>
                <w:sz w:val="28"/>
                <w:szCs w:val="28"/>
                <w:rPrChange w:id="2169" w:author="嗯哼" w:date="2021-09-13T09:12:00Z">
                  <w:rPr>
                    <w:rFonts w:ascii="仿宋" w:eastAsia="仿宋" w:hAnsi="仿宋" w:cs="宋体" w:hint="eastAsia"/>
                    <w:color w:val="auto"/>
                    <w:sz w:val="28"/>
                    <w:szCs w:val="28"/>
                  </w:rPr>
                </w:rPrChange>
              </w:rPr>
              <w:lastRenderedPageBreak/>
              <w:t>政府部门内部</w:t>
            </w:r>
            <w:r>
              <w:rPr>
                <w:rFonts w:eastAsia="仿宋_GB2312"/>
                <w:color w:val="auto"/>
                <w:sz w:val="28"/>
                <w:szCs w:val="28"/>
                <w:rPrChange w:id="2170" w:author="嗯哼" w:date="2021-09-13T09:12:00Z">
                  <w:rPr>
                    <w:rFonts w:ascii="仿宋" w:eastAsia="仿宋" w:hAnsi="仿宋" w:cs="宋体"/>
                    <w:color w:val="auto"/>
                    <w:sz w:val="28"/>
                    <w:szCs w:val="28"/>
                  </w:rPr>
                </w:rPrChange>
              </w:rPr>
              <w:t>组织运</w:t>
            </w:r>
            <w:r>
              <w:rPr>
                <w:rFonts w:eastAsia="仿宋_GB2312"/>
                <w:color w:val="auto"/>
                <w:sz w:val="28"/>
                <w:szCs w:val="28"/>
                <w:rPrChange w:id="2171" w:author="嗯哼" w:date="2021-09-13T09:12:00Z">
                  <w:rPr>
                    <w:rFonts w:ascii="仿宋" w:eastAsia="仿宋" w:hAnsi="仿宋" w:cs="宋体" w:hint="eastAsia"/>
                    <w:color w:val="auto"/>
                    <w:sz w:val="28"/>
                    <w:szCs w:val="28"/>
                  </w:rPr>
                </w:rPrChange>
              </w:rPr>
              <w:t>行</w:t>
            </w:r>
            <w:r>
              <w:rPr>
                <w:rFonts w:eastAsia="仿宋_GB2312"/>
                <w:color w:val="auto"/>
                <w:sz w:val="28"/>
                <w:szCs w:val="28"/>
                <w:rPrChange w:id="2172" w:author="嗯哼" w:date="2021-09-13T09:12:00Z">
                  <w:rPr>
                    <w:rFonts w:ascii="仿宋" w:eastAsia="仿宋" w:hAnsi="仿宋" w:cs="宋体"/>
                    <w:color w:val="auto"/>
                    <w:sz w:val="28"/>
                    <w:szCs w:val="28"/>
                  </w:rPr>
                </w:rPrChange>
              </w:rPr>
              <w:t>成本，</w:t>
            </w:r>
            <w:r>
              <w:rPr>
                <w:rFonts w:eastAsia="仿宋_GB2312"/>
                <w:color w:val="auto"/>
                <w:sz w:val="28"/>
                <w:szCs w:val="28"/>
                <w:rPrChange w:id="2173" w:author="嗯哼" w:date="2021-09-13T09:12:00Z">
                  <w:rPr>
                    <w:rFonts w:ascii="仿宋" w:eastAsia="仿宋" w:hAnsi="仿宋" w:cs="宋体" w:hint="eastAsia"/>
                    <w:color w:val="auto"/>
                    <w:sz w:val="28"/>
                    <w:szCs w:val="28"/>
                  </w:rPr>
                </w:rPrChange>
              </w:rPr>
              <w:t>不断提升</w:t>
            </w:r>
            <w:r>
              <w:rPr>
                <w:rFonts w:eastAsia="仿宋_GB2312"/>
                <w:color w:val="auto"/>
                <w:sz w:val="28"/>
                <w:szCs w:val="28"/>
                <w:rPrChange w:id="2174" w:author="嗯哼" w:date="2021-09-13T09:12:00Z">
                  <w:rPr>
                    <w:rFonts w:ascii="仿宋" w:eastAsia="仿宋" w:hAnsi="仿宋" w:hint="eastAsia"/>
                    <w:color w:val="auto"/>
                    <w:sz w:val="28"/>
                    <w:szCs w:val="28"/>
                  </w:rPr>
                </w:rPrChange>
              </w:rPr>
              <w:t>公务员数据素养，并对外开放安全共享，与互联网统一政务知识库有效融合</w:t>
            </w:r>
            <w:r>
              <w:rPr>
                <w:rFonts w:eastAsia="仿宋_GB2312"/>
                <w:color w:val="auto"/>
                <w:sz w:val="28"/>
                <w:szCs w:val="28"/>
                <w:rPrChange w:id="2175" w:author="嗯哼" w:date="2021-09-13T09:12:00Z">
                  <w:rPr>
                    <w:rFonts w:ascii="仿宋" w:eastAsia="仿宋" w:hAnsi="仿宋" w:cs="宋体"/>
                    <w:color w:val="auto"/>
                    <w:sz w:val="28"/>
                    <w:szCs w:val="28"/>
                  </w:rPr>
                </w:rPrChange>
              </w:rPr>
              <w:t>。</w:t>
            </w:r>
          </w:p>
          <w:p w14:paraId="0C0E50EA" w14:textId="77777777" w:rsidR="00000000" w:rsidRDefault="00000000">
            <w:pPr>
              <w:spacing w:line="480" w:lineRule="exact"/>
              <w:ind w:firstLineChars="200" w:firstLine="560"/>
              <w:rPr>
                <w:rFonts w:eastAsia="仿宋_GB2312"/>
                <w:color w:val="auto"/>
                <w:sz w:val="28"/>
                <w:szCs w:val="28"/>
                <w:rPrChange w:id="2176" w:author="嗯哼" w:date="2021-09-13T09:12:00Z">
                  <w:rPr>
                    <w:rFonts w:ascii="仿宋" w:eastAsia="仿宋" w:hAnsi="仿宋" w:cs="宋体"/>
                    <w:color w:val="auto"/>
                    <w:sz w:val="28"/>
                    <w:szCs w:val="28"/>
                  </w:rPr>
                </w:rPrChange>
              </w:rPr>
            </w:pPr>
            <w:r>
              <w:rPr>
                <w:rFonts w:eastAsia="仿宋_GB2312"/>
                <w:b/>
                <w:color w:val="auto"/>
                <w:sz w:val="28"/>
                <w:szCs w:val="28"/>
                <w:rPrChange w:id="2177" w:author="嗯哼" w:date="2021-09-13T09:12:00Z">
                  <w:rPr>
                    <w:rFonts w:ascii="仿宋" w:eastAsia="仿宋" w:hAnsi="仿宋" w:cs="宋体"/>
                    <w:b/>
                    <w:color w:val="auto"/>
                    <w:sz w:val="28"/>
                    <w:szCs w:val="28"/>
                  </w:rPr>
                </w:rPrChange>
              </w:rPr>
              <w:t>完善重点工作督查考评系统。</w:t>
            </w:r>
            <w:r>
              <w:rPr>
                <w:rFonts w:eastAsia="仿宋_GB2312"/>
                <w:color w:val="auto"/>
                <w:sz w:val="28"/>
                <w:szCs w:val="28"/>
                <w:rPrChange w:id="2178" w:author="嗯哼" w:date="2021-09-13T09:12:00Z">
                  <w:rPr>
                    <w:rFonts w:ascii="仿宋" w:eastAsia="仿宋" w:hAnsi="仿宋" w:cs="宋体"/>
                    <w:color w:val="auto"/>
                    <w:sz w:val="28"/>
                    <w:szCs w:val="28"/>
                  </w:rPr>
                </w:rPrChange>
              </w:rPr>
              <w:t>围绕重点工作督查督办，建立重点工作督查落实信息系统，实现对重点工作任务分解、进展过程、完成情况等全过程的动态跟踪、实施督查、及时反馈和绩效评估。探索建立基于大数据的政府绩效评估体系，提升绩效管理的科学性。</w:t>
            </w:r>
          </w:p>
          <w:p w14:paraId="1C42D426" w14:textId="77777777" w:rsidR="00000000" w:rsidRDefault="00000000">
            <w:pPr>
              <w:spacing w:line="480" w:lineRule="exact"/>
              <w:ind w:firstLineChars="200" w:firstLine="560"/>
              <w:rPr>
                <w:rFonts w:eastAsia="仿宋_GB2312"/>
                <w:color w:val="auto"/>
                <w:sz w:val="28"/>
                <w:szCs w:val="28"/>
                <w:rPrChange w:id="2179" w:author="嗯哼" w:date="2021-09-13T09:12:00Z">
                  <w:rPr>
                    <w:rFonts w:ascii="仿宋" w:eastAsia="仿宋" w:hAnsi="仿宋" w:cs="宋体"/>
                    <w:color w:val="auto"/>
                    <w:sz w:val="28"/>
                    <w:szCs w:val="28"/>
                  </w:rPr>
                </w:rPrChange>
              </w:rPr>
            </w:pPr>
            <w:r>
              <w:rPr>
                <w:rFonts w:eastAsia="仿宋_GB2312"/>
                <w:b/>
                <w:color w:val="auto"/>
                <w:sz w:val="28"/>
                <w:szCs w:val="28"/>
                <w:rPrChange w:id="2180" w:author="嗯哼" w:date="2021-09-13T09:12:00Z">
                  <w:rPr>
                    <w:rFonts w:ascii="仿宋" w:eastAsia="仿宋" w:hAnsi="仿宋" w:cs="宋体" w:hint="eastAsia"/>
                    <w:b/>
                    <w:color w:val="auto"/>
                    <w:sz w:val="28"/>
                    <w:szCs w:val="28"/>
                  </w:rPr>
                </w:rPrChange>
              </w:rPr>
              <w:t>建立</w:t>
            </w:r>
            <w:r>
              <w:rPr>
                <w:rFonts w:eastAsia="仿宋_GB2312"/>
                <w:b/>
                <w:color w:val="auto"/>
                <w:sz w:val="28"/>
                <w:szCs w:val="28"/>
                <w:rPrChange w:id="2181" w:author="嗯哼" w:date="2021-09-13T09:12:00Z">
                  <w:rPr>
                    <w:rFonts w:ascii="仿宋" w:eastAsia="仿宋" w:hAnsi="仿宋" w:cs="宋体"/>
                    <w:b/>
                    <w:color w:val="auto"/>
                    <w:sz w:val="28"/>
                    <w:szCs w:val="28"/>
                  </w:rPr>
                </w:rPrChange>
              </w:rPr>
              <w:t>统一的电子监察系统。</w:t>
            </w:r>
            <w:r>
              <w:rPr>
                <w:rFonts w:eastAsia="仿宋_GB2312"/>
                <w:color w:val="auto"/>
                <w:sz w:val="28"/>
                <w:szCs w:val="28"/>
                <w:rPrChange w:id="2182" w:author="嗯哼" w:date="2021-09-13T09:12:00Z">
                  <w:rPr>
                    <w:rFonts w:ascii="仿宋" w:eastAsia="仿宋" w:hAnsi="仿宋" w:cs="宋体"/>
                    <w:color w:val="auto"/>
                    <w:sz w:val="28"/>
                    <w:szCs w:val="28"/>
                  </w:rPr>
                </w:rPrChange>
              </w:rPr>
              <w:t>将</w:t>
            </w:r>
            <w:r>
              <w:rPr>
                <w:rFonts w:eastAsia="仿宋_GB2312"/>
                <w:color w:val="auto"/>
                <w:sz w:val="28"/>
                <w:szCs w:val="28"/>
                <w:rPrChange w:id="2183" w:author="嗯哼" w:date="2021-09-13T09:12:00Z">
                  <w:rPr>
                    <w:rFonts w:ascii="仿宋" w:eastAsia="仿宋" w:hAnsi="仿宋" w:cs="宋体" w:hint="eastAsia"/>
                    <w:color w:val="auto"/>
                    <w:sz w:val="28"/>
                    <w:szCs w:val="28"/>
                  </w:rPr>
                </w:rPrChange>
              </w:rPr>
              <w:t>12345</w:t>
            </w:r>
            <w:r>
              <w:rPr>
                <w:rFonts w:eastAsia="仿宋_GB2312"/>
                <w:color w:val="auto"/>
                <w:sz w:val="28"/>
                <w:szCs w:val="28"/>
                <w:rPrChange w:id="2184" w:author="嗯哼" w:date="2021-09-13T09:12:00Z">
                  <w:rPr>
                    <w:rFonts w:ascii="仿宋" w:eastAsia="仿宋" w:hAnsi="仿宋" w:cs="宋体" w:hint="eastAsia"/>
                    <w:color w:val="auto"/>
                    <w:sz w:val="28"/>
                    <w:szCs w:val="28"/>
                  </w:rPr>
                </w:rPrChange>
              </w:rPr>
              <w:t>热线</w:t>
            </w:r>
            <w:r>
              <w:rPr>
                <w:rFonts w:eastAsia="仿宋_GB2312"/>
                <w:color w:val="auto"/>
                <w:sz w:val="28"/>
                <w:szCs w:val="28"/>
                <w:rPrChange w:id="2185" w:author="嗯哼" w:date="2021-09-13T09:12:00Z">
                  <w:rPr>
                    <w:rFonts w:ascii="仿宋" w:eastAsia="仿宋" w:hAnsi="仿宋" w:cs="宋体"/>
                    <w:color w:val="auto"/>
                    <w:sz w:val="28"/>
                    <w:szCs w:val="28"/>
                  </w:rPr>
                </w:rPrChange>
              </w:rPr>
              <w:t>咨询投诉举报、</w:t>
            </w:r>
            <w:r>
              <w:rPr>
                <w:rFonts w:eastAsia="仿宋_GB2312"/>
                <w:color w:val="auto"/>
                <w:sz w:val="28"/>
                <w:szCs w:val="28"/>
                <w:rPrChange w:id="2186" w:author="嗯哼" w:date="2021-09-13T09:12:00Z">
                  <w:rPr>
                    <w:rFonts w:ascii="仿宋" w:eastAsia="仿宋" w:hAnsi="仿宋" w:cs="宋体"/>
                    <w:color w:val="auto"/>
                    <w:sz w:val="28"/>
                    <w:szCs w:val="28"/>
                  </w:rPr>
                </w:rPrChange>
              </w:rPr>
              <w:t>“</w:t>
            </w:r>
            <w:r>
              <w:rPr>
                <w:rFonts w:eastAsia="仿宋_GB2312"/>
                <w:color w:val="auto"/>
                <w:sz w:val="28"/>
                <w:szCs w:val="28"/>
                <w:rPrChange w:id="2187" w:author="嗯哼" w:date="2021-09-13T09:12:00Z">
                  <w:rPr>
                    <w:rFonts w:ascii="仿宋" w:eastAsia="仿宋" w:hAnsi="仿宋" w:cs="宋体" w:hint="eastAsia"/>
                    <w:color w:val="auto"/>
                    <w:sz w:val="28"/>
                    <w:szCs w:val="28"/>
                  </w:rPr>
                </w:rPrChange>
              </w:rPr>
              <w:t>皖事通办</w:t>
            </w:r>
            <w:r>
              <w:rPr>
                <w:rFonts w:eastAsia="仿宋_GB2312"/>
                <w:color w:val="auto"/>
                <w:sz w:val="28"/>
                <w:szCs w:val="28"/>
                <w:rPrChange w:id="2188" w:author="嗯哼" w:date="2021-09-13T09:12:00Z">
                  <w:rPr>
                    <w:rFonts w:ascii="仿宋" w:eastAsia="仿宋" w:hAnsi="仿宋" w:cs="宋体"/>
                    <w:color w:val="auto"/>
                    <w:sz w:val="28"/>
                    <w:szCs w:val="28"/>
                  </w:rPr>
                </w:rPrChange>
              </w:rPr>
              <w:t>”</w:t>
            </w:r>
            <w:r>
              <w:rPr>
                <w:rFonts w:eastAsia="仿宋_GB2312"/>
                <w:color w:val="auto"/>
                <w:sz w:val="28"/>
                <w:szCs w:val="28"/>
                <w:rPrChange w:id="2189" w:author="嗯哼" w:date="2021-09-13T09:12:00Z">
                  <w:rPr>
                    <w:rFonts w:ascii="仿宋" w:eastAsia="仿宋" w:hAnsi="仿宋" w:cs="宋体" w:hint="eastAsia"/>
                    <w:color w:val="auto"/>
                    <w:sz w:val="28"/>
                    <w:szCs w:val="28"/>
                  </w:rPr>
                </w:rPrChange>
              </w:rPr>
              <w:t>平台</w:t>
            </w:r>
            <w:r>
              <w:rPr>
                <w:rFonts w:eastAsia="仿宋_GB2312"/>
                <w:color w:val="auto"/>
                <w:sz w:val="28"/>
                <w:szCs w:val="28"/>
                <w:rPrChange w:id="2190" w:author="嗯哼" w:date="2021-09-13T09:12:00Z">
                  <w:rPr>
                    <w:rFonts w:ascii="仿宋" w:eastAsia="仿宋" w:hAnsi="仿宋" w:cs="宋体"/>
                    <w:color w:val="auto"/>
                    <w:sz w:val="28"/>
                    <w:szCs w:val="28"/>
                  </w:rPr>
                </w:rPrChange>
              </w:rPr>
              <w:t>、公共资源交易等运行处置情况全面纳入监察范围，形成来源可溯、去向可查、监督留痕、责任可究的完整信息链条，实现实时动态监管和在线即时监督监测，健全行政权力运行制约和监督体系。</w:t>
            </w:r>
          </w:p>
          <w:p w14:paraId="4AD17B4D" w14:textId="77777777" w:rsidR="00000000" w:rsidRDefault="00000000">
            <w:pPr>
              <w:spacing w:line="480" w:lineRule="exact"/>
              <w:ind w:firstLineChars="200" w:firstLine="560"/>
              <w:rPr>
                <w:rFonts w:eastAsia="仿宋_GB2312"/>
                <w:color w:val="auto"/>
                <w:sz w:val="28"/>
                <w:szCs w:val="28"/>
                <w:rPrChange w:id="2191" w:author="嗯哼" w:date="2021-09-13T09:12:00Z">
                  <w:rPr>
                    <w:rFonts w:ascii="仿宋" w:eastAsia="仿宋" w:hAnsi="仿宋" w:cs="宋体"/>
                    <w:color w:val="auto"/>
                    <w:sz w:val="28"/>
                    <w:szCs w:val="28"/>
                  </w:rPr>
                </w:rPrChange>
              </w:rPr>
            </w:pPr>
            <w:r>
              <w:rPr>
                <w:rFonts w:eastAsia="仿宋_GB2312"/>
                <w:b/>
                <w:color w:val="auto"/>
                <w:sz w:val="28"/>
                <w:szCs w:val="28"/>
                <w:rPrChange w:id="2192" w:author="嗯哼" w:date="2021-09-13T09:12:00Z">
                  <w:rPr>
                    <w:rFonts w:ascii="仿宋" w:eastAsia="仿宋" w:hAnsi="仿宋" w:cs="宋体"/>
                    <w:b/>
                    <w:color w:val="auto"/>
                    <w:sz w:val="28"/>
                    <w:szCs w:val="28"/>
                  </w:rPr>
                </w:rPrChange>
              </w:rPr>
              <w:t>建设统一的数字档案系统。</w:t>
            </w:r>
            <w:r>
              <w:rPr>
                <w:rFonts w:eastAsia="仿宋_GB2312"/>
                <w:color w:val="auto"/>
                <w:sz w:val="28"/>
                <w:szCs w:val="28"/>
                <w:rPrChange w:id="2193" w:author="嗯哼" w:date="2021-09-13T09:12:00Z">
                  <w:rPr>
                    <w:rFonts w:ascii="仿宋" w:eastAsia="仿宋" w:hAnsi="仿宋" w:cs="宋体"/>
                    <w:color w:val="auto"/>
                    <w:sz w:val="28"/>
                    <w:szCs w:val="28"/>
                  </w:rPr>
                </w:rPrChange>
              </w:rPr>
              <w:t>面向各个业务应用系统搭建统一的电子文件归档和电子档案管理系统，明确业务应用系统的归档模块功能和接口规范，实现对归档公共数据和电子文件的统一接收、集中保存、规范管理和提供利用。打破档案数据孤岛，完善一网查档、百馆联动的网上查档机制，推动掌上查档、电子出证</w:t>
            </w:r>
            <w:r>
              <w:rPr>
                <w:rFonts w:eastAsia="仿宋_GB2312"/>
                <w:color w:val="auto"/>
                <w:sz w:val="28"/>
                <w:szCs w:val="28"/>
                <w:rPrChange w:id="2194" w:author="嗯哼" w:date="2021-09-13T09:12:00Z">
                  <w:rPr>
                    <w:rFonts w:ascii="仿宋" w:eastAsia="仿宋" w:hAnsi="仿宋" w:cs="宋体" w:hint="eastAsia"/>
                    <w:color w:val="auto"/>
                    <w:sz w:val="28"/>
                    <w:szCs w:val="28"/>
                  </w:rPr>
                </w:rPrChange>
              </w:rPr>
              <w:t>。</w:t>
            </w:r>
          </w:p>
          <w:p w14:paraId="617411B9" w14:textId="77777777" w:rsidR="00000000" w:rsidRDefault="00000000">
            <w:pPr>
              <w:spacing w:line="480" w:lineRule="exact"/>
              <w:ind w:firstLineChars="200" w:firstLine="560"/>
              <w:rPr>
                <w:rFonts w:eastAsia="仿宋_GB2312"/>
                <w:color w:val="auto"/>
                <w:sz w:val="28"/>
                <w:szCs w:val="28"/>
                <w:rPrChange w:id="2195" w:author="嗯哼" w:date="2021-09-13T09:12:00Z">
                  <w:rPr>
                    <w:rFonts w:ascii="仿宋" w:eastAsia="仿宋" w:hAnsi="仿宋" w:cs="宋体"/>
                    <w:color w:val="auto"/>
                    <w:sz w:val="28"/>
                    <w:szCs w:val="28"/>
                  </w:rPr>
                </w:rPrChange>
              </w:rPr>
            </w:pPr>
            <w:r>
              <w:rPr>
                <w:rFonts w:eastAsia="仿宋_GB2312"/>
                <w:b/>
                <w:color w:val="auto"/>
                <w:sz w:val="28"/>
                <w:szCs w:val="28"/>
                <w:rPrChange w:id="2196" w:author="嗯哼" w:date="2021-09-13T09:12:00Z">
                  <w:rPr>
                    <w:rFonts w:ascii="仿宋" w:eastAsia="仿宋" w:hAnsi="仿宋" w:cs="宋体" w:hint="eastAsia"/>
                    <w:b/>
                    <w:color w:val="auto"/>
                    <w:sz w:val="28"/>
                    <w:szCs w:val="28"/>
                  </w:rPr>
                </w:rPrChange>
              </w:rPr>
              <w:t>推进移动办公深度应用。</w:t>
            </w:r>
            <w:r>
              <w:rPr>
                <w:rFonts w:eastAsia="仿宋_GB2312"/>
                <w:color w:val="auto"/>
                <w:sz w:val="28"/>
                <w:szCs w:val="28"/>
                <w:rPrChange w:id="2197" w:author="嗯哼" w:date="2021-09-13T09:12:00Z">
                  <w:rPr>
                    <w:rFonts w:ascii="仿宋" w:eastAsia="仿宋" w:hAnsi="仿宋" w:cs="宋体" w:hint="eastAsia"/>
                    <w:color w:val="auto"/>
                    <w:sz w:val="28"/>
                    <w:szCs w:val="28"/>
                  </w:rPr>
                </w:rPrChange>
              </w:rPr>
              <w:t>按照</w:t>
            </w:r>
            <w:r>
              <w:rPr>
                <w:rFonts w:eastAsia="仿宋_GB2312"/>
                <w:color w:val="auto"/>
                <w:sz w:val="28"/>
                <w:szCs w:val="28"/>
                <w:rPrChange w:id="2198" w:author="嗯哼" w:date="2021-09-13T09:12:00Z">
                  <w:rPr>
                    <w:rFonts w:ascii="仿宋" w:eastAsia="仿宋" w:hAnsi="仿宋" w:cs="宋体" w:hint="eastAsia"/>
                    <w:color w:val="auto"/>
                    <w:sz w:val="28"/>
                    <w:szCs w:val="28"/>
                  </w:rPr>
                </w:rPrChange>
              </w:rPr>
              <w:t>“</w:t>
            </w:r>
            <w:r>
              <w:rPr>
                <w:rFonts w:eastAsia="仿宋_GB2312"/>
                <w:color w:val="auto"/>
                <w:sz w:val="28"/>
                <w:szCs w:val="28"/>
                <w:rPrChange w:id="2199" w:author="嗯哼" w:date="2021-09-13T09:12:00Z">
                  <w:rPr>
                    <w:rFonts w:ascii="仿宋" w:eastAsia="仿宋" w:hAnsi="仿宋" w:cs="宋体" w:hint="eastAsia"/>
                    <w:color w:val="auto"/>
                    <w:sz w:val="28"/>
                    <w:szCs w:val="28"/>
                  </w:rPr>
                </w:rPrChange>
              </w:rPr>
              <w:t>应上尽上</w:t>
            </w:r>
            <w:r>
              <w:rPr>
                <w:rFonts w:eastAsia="仿宋_GB2312"/>
                <w:color w:val="auto"/>
                <w:sz w:val="28"/>
                <w:szCs w:val="28"/>
                <w:rPrChange w:id="2200" w:author="嗯哼" w:date="2021-09-13T09:12:00Z">
                  <w:rPr>
                    <w:rFonts w:ascii="仿宋" w:eastAsia="仿宋" w:hAnsi="仿宋" w:cs="宋体" w:hint="eastAsia"/>
                    <w:color w:val="auto"/>
                    <w:sz w:val="28"/>
                    <w:szCs w:val="28"/>
                  </w:rPr>
                </w:rPrChange>
              </w:rPr>
              <w:t>”</w:t>
            </w:r>
            <w:r>
              <w:rPr>
                <w:rFonts w:eastAsia="仿宋_GB2312"/>
                <w:color w:val="auto"/>
                <w:sz w:val="28"/>
                <w:szCs w:val="28"/>
                <w:rPrChange w:id="2201" w:author="嗯哼" w:date="2021-09-13T09:12:00Z">
                  <w:rPr>
                    <w:rFonts w:ascii="仿宋" w:eastAsia="仿宋" w:hAnsi="仿宋" w:cs="宋体" w:hint="eastAsia"/>
                    <w:color w:val="auto"/>
                    <w:sz w:val="28"/>
                    <w:szCs w:val="28"/>
                  </w:rPr>
                </w:rPrChange>
              </w:rPr>
              <w:t>的原则，加快推进</w:t>
            </w:r>
            <w:r>
              <w:rPr>
                <w:rFonts w:eastAsia="仿宋_GB2312"/>
                <w:color w:val="auto"/>
                <w:sz w:val="28"/>
                <w:szCs w:val="28"/>
                <w:rPrChange w:id="2202" w:author="嗯哼" w:date="2021-09-13T09:12:00Z">
                  <w:rPr>
                    <w:rFonts w:ascii="仿宋" w:eastAsia="仿宋" w:hAnsi="仿宋" w:cs="宋体" w:hint="eastAsia"/>
                    <w:color w:val="auto"/>
                    <w:sz w:val="28"/>
                    <w:szCs w:val="28"/>
                  </w:rPr>
                </w:rPrChange>
              </w:rPr>
              <w:t>PC</w:t>
            </w:r>
            <w:r>
              <w:rPr>
                <w:rFonts w:eastAsia="仿宋_GB2312"/>
                <w:color w:val="auto"/>
                <w:sz w:val="28"/>
                <w:szCs w:val="28"/>
                <w:rPrChange w:id="2203" w:author="嗯哼" w:date="2021-09-13T09:12:00Z">
                  <w:rPr>
                    <w:rFonts w:ascii="仿宋" w:eastAsia="仿宋" w:hAnsi="仿宋" w:cs="宋体" w:hint="eastAsia"/>
                    <w:color w:val="auto"/>
                    <w:sz w:val="28"/>
                    <w:szCs w:val="28"/>
                  </w:rPr>
                </w:rPrChange>
              </w:rPr>
              <w:t>端平台功能模块的完整迁移和接入，支撑公务人员通过移动端实现移动办公、执法监管和即时信息查询等功能。建立统一的移动终端安全接入管控机制，提供统一的设备认证授权、实名认证等鉴权管理，支持指纹、人脸识别等多种登录方式。</w:t>
            </w:r>
          </w:p>
        </w:tc>
      </w:tr>
    </w:tbl>
    <w:p w14:paraId="660F52B4" w14:textId="77777777" w:rsidR="00000000" w:rsidRDefault="00000000">
      <w:pPr>
        <w:spacing w:line="560" w:lineRule="exact"/>
        <w:ind w:firstLineChars="200" w:firstLine="640"/>
        <w:rPr>
          <w:rFonts w:eastAsia="仿宋_GB2312"/>
          <w:b/>
          <w:color w:val="auto"/>
          <w:sz w:val="32"/>
          <w:szCs w:val="32"/>
          <w:rPrChange w:id="2204" w:author="嗯哼" w:date="2021-09-13T09:12:00Z">
            <w:rPr>
              <w:rFonts w:ascii="仿宋" w:eastAsia="仿宋" w:hAnsi="仿宋" w:hint="eastAsia"/>
              <w:b/>
              <w:sz w:val="30"/>
              <w:szCs w:val="30"/>
            </w:rPr>
          </w:rPrChange>
        </w:rPr>
      </w:pPr>
      <w:r>
        <w:rPr>
          <w:rFonts w:eastAsia="仿宋_GB2312"/>
          <w:b/>
          <w:color w:val="auto"/>
          <w:sz w:val="32"/>
          <w:szCs w:val="32"/>
          <w:rPrChange w:id="2205" w:author="嗯哼" w:date="2021-09-13T09:12:00Z">
            <w:rPr>
              <w:rFonts w:ascii="仿宋" w:eastAsia="仿宋" w:hAnsi="仿宋" w:hint="eastAsia"/>
              <w:b/>
              <w:sz w:val="30"/>
              <w:szCs w:val="30"/>
            </w:rPr>
          </w:rPrChange>
        </w:rPr>
        <w:lastRenderedPageBreak/>
        <w:t>7</w:t>
      </w:r>
      <w:r>
        <w:rPr>
          <w:rFonts w:eastAsia="仿宋_GB2312"/>
          <w:b/>
          <w:color w:val="auto"/>
          <w:sz w:val="32"/>
          <w:szCs w:val="32"/>
        </w:rPr>
        <w:t>.</w:t>
      </w:r>
      <w:r>
        <w:rPr>
          <w:rFonts w:eastAsia="仿宋_GB2312"/>
          <w:b/>
          <w:color w:val="auto"/>
          <w:sz w:val="32"/>
          <w:szCs w:val="32"/>
          <w:rPrChange w:id="2206" w:author="嗯哼" w:date="2021-09-13T09:12:00Z">
            <w:rPr>
              <w:rFonts w:ascii="仿宋" w:eastAsia="仿宋" w:hAnsi="仿宋" w:hint="eastAsia"/>
              <w:b/>
              <w:sz w:val="30"/>
              <w:szCs w:val="30"/>
            </w:rPr>
          </w:rPrChange>
        </w:rPr>
        <w:t>积极参与区域协同发展</w:t>
      </w:r>
    </w:p>
    <w:p w14:paraId="74E4C3AA" w14:textId="77777777" w:rsidR="00000000" w:rsidRDefault="00000000">
      <w:pPr>
        <w:spacing w:line="560" w:lineRule="exact"/>
        <w:ind w:firstLineChars="200" w:firstLine="640"/>
        <w:rPr>
          <w:rFonts w:eastAsia="仿宋_GB2312"/>
          <w:color w:val="auto"/>
          <w:sz w:val="32"/>
          <w:szCs w:val="32"/>
          <w:rPrChange w:id="2207" w:author="嗯哼" w:date="2021-09-13T09:12:00Z">
            <w:rPr>
              <w:rFonts w:ascii="仿宋" w:eastAsia="仿宋" w:hAnsi="仿宋" w:hint="eastAsia"/>
              <w:sz w:val="30"/>
              <w:szCs w:val="30"/>
            </w:rPr>
          </w:rPrChange>
        </w:rPr>
      </w:pPr>
      <w:r>
        <w:rPr>
          <w:rFonts w:eastAsia="仿宋_GB2312"/>
          <w:color w:val="auto"/>
          <w:sz w:val="32"/>
          <w:szCs w:val="32"/>
          <w:rPrChange w:id="2208" w:author="嗯哼" w:date="2021-09-13T09:12:00Z">
            <w:rPr>
              <w:rFonts w:ascii="仿宋" w:eastAsia="仿宋" w:hAnsi="仿宋" w:hint="eastAsia"/>
              <w:sz w:val="30"/>
              <w:szCs w:val="30"/>
            </w:rPr>
          </w:rPrChange>
        </w:rPr>
        <w:t>融入</w:t>
      </w:r>
      <w:r>
        <w:rPr>
          <w:rFonts w:eastAsia="仿宋_GB2312"/>
          <w:color w:val="auto"/>
          <w:sz w:val="32"/>
          <w:szCs w:val="32"/>
          <w:rPrChange w:id="2209" w:author="嗯哼" w:date="2021-09-13T09:12:00Z">
            <w:rPr>
              <w:rFonts w:ascii="仿宋" w:eastAsia="仿宋" w:hAnsi="仿宋" w:hint="eastAsia"/>
              <w:sz w:val="30"/>
              <w:szCs w:val="30"/>
            </w:rPr>
          </w:rPrChange>
        </w:rPr>
        <w:t>“</w:t>
      </w:r>
      <w:r>
        <w:rPr>
          <w:rFonts w:eastAsia="仿宋_GB2312"/>
          <w:color w:val="auto"/>
          <w:sz w:val="32"/>
          <w:szCs w:val="32"/>
          <w:rPrChange w:id="2210" w:author="嗯哼" w:date="2021-09-13T09:12:00Z">
            <w:rPr>
              <w:rFonts w:ascii="仿宋" w:eastAsia="仿宋" w:hAnsi="仿宋" w:hint="eastAsia"/>
              <w:sz w:val="30"/>
              <w:szCs w:val="30"/>
            </w:rPr>
          </w:rPrChange>
        </w:rPr>
        <w:t>数字长三角</w:t>
      </w:r>
      <w:r>
        <w:rPr>
          <w:rFonts w:eastAsia="仿宋_GB2312"/>
          <w:color w:val="auto"/>
          <w:sz w:val="32"/>
          <w:szCs w:val="32"/>
          <w:rPrChange w:id="2211" w:author="嗯哼" w:date="2021-09-13T09:12:00Z">
            <w:rPr>
              <w:rFonts w:ascii="仿宋" w:eastAsia="仿宋" w:hAnsi="仿宋" w:hint="eastAsia"/>
              <w:sz w:val="30"/>
              <w:szCs w:val="30"/>
            </w:rPr>
          </w:rPrChange>
        </w:rPr>
        <w:t>”</w:t>
      </w:r>
      <w:r>
        <w:rPr>
          <w:rFonts w:eastAsia="仿宋_GB2312"/>
          <w:color w:val="auto"/>
          <w:sz w:val="32"/>
          <w:szCs w:val="32"/>
          <w:rPrChange w:id="2212" w:author="嗯哼" w:date="2021-09-13T09:12:00Z">
            <w:rPr>
              <w:rFonts w:ascii="仿宋" w:eastAsia="仿宋" w:hAnsi="仿宋" w:hint="eastAsia"/>
              <w:sz w:val="30"/>
              <w:szCs w:val="30"/>
            </w:rPr>
          </w:rPrChange>
        </w:rPr>
        <w:t>建设，在数据共享、平台共建、业务协同等方面加强协作，利用数字化加快长三角地区人流、物流、资金流、信息流等自由流通，实现互利共赢。</w:t>
      </w:r>
    </w:p>
    <w:p w14:paraId="07334FC4" w14:textId="77777777" w:rsidR="00000000" w:rsidRDefault="00000000">
      <w:pPr>
        <w:spacing w:line="560" w:lineRule="exact"/>
        <w:ind w:firstLineChars="200" w:firstLine="640"/>
        <w:rPr>
          <w:rFonts w:eastAsia="仿宋_GB2312"/>
          <w:color w:val="auto"/>
          <w:sz w:val="32"/>
          <w:szCs w:val="32"/>
          <w:rPrChange w:id="2213" w:author="嗯哼" w:date="2021-09-13T09:12:00Z">
            <w:rPr>
              <w:rFonts w:ascii="仿宋" w:eastAsia="仿宋" w:hAnsi="仿宋" w:hint="eastAsia"/>
              <w:sz w:val="30"/>
              <w:szCs w:val="30"/>
            </w:rPr>
          </w:rPrChange>
        </w:rPr>
      </w:pPr>
      <w:r>
        <w:rPr>
          <w:rFonts w:eastAsia="仿宋_GB2312"/>
          <w:b/>
          <w:color w:val="auto"/>
          <w:sz w:val="32"/>
          <w:szCs w:val="32"/>
          <w:rPrChange w:id="2214" w:author="嗯哼" w:date="2021-09-13T09:12:00Z">
            <w:rPr>
              <w:rFonts w:ascii="仿宋" w:eastAsia="仿宋" w:hAnsi="仿宋" w:hint="eastAsia"/>
              <w:b/>
              <w:sz w:val="30"/>
              <w:szCs w:val="30"/>
            </w:rPr>
          </w:rPrChange>
        </w:rPr>
        <w:lastRenderedPageBreak/>
        <w:t>长三角一体化数据共享应用。</w:t>
      </w:r>
      <w:r>
        <w:rPr>
          <w:rFonts w:eastAsia="仿宋_GB2312"/>
          <w:color w:val="auto"/>
          <w:sz w:val="32"/>
          <w:szCs w:val="32"/>
          <w:rPrChange w:id="2215" w:author="嗯哼" w:date="2021-09-13T09:12:00Z">
            <w:rPr>
              <w:rFonts w:ascii="仿宋" w:eastAsia="仿宋" w:hAnsi="仿宋" w:hint="eastAsia"/>
              <w:sz w:val="30"/>
              <w:szCs w:val="30"/>
            </w:rPr>
          </w:rPrChange>
        </w:rPr>
        <w:t>参与长三角数据共享需求清单编制和数据供需关系长效更新机制建设，推动实现长三角地区各类政务服务数据可互通、可查询、可调用。对接长三角地区公共卫生、食品安全、人力资源、社会保障、医疗健康、环境监测、公共信用、教育信息、交通出行等领域主题库，支撑长三角地区治理协同、服务联动，融入区域治理体系和治理能力现代化建设，整合形成长三角地区自然人、法人、电子证照、政务服务</w:t>
      </w:r>
      <w:r>
        <w:rPr>
          <w:rFonts w:eastAsia="仿宋_GB2312"/>
          <w:color w:val="auto"/>
          <w:sz w:val="32"/>
          <w:szCs w:val="32"/>
          <w:rPrChange w:id="2216" w:author="嗯哼" w:date="2021-09-13T09:12:00Z">
            <w:rPr>
              <w:rFonts w:ascii="仿宋" w:eastAsia="仿宋" w:hAnsi="仿宋" w:hint="eastAsia"/>
              <w:sz w:val="30"/>
              <w:szCs w:val="30"/>
            </w:rPr>
          </w:rPrChange>
        </w:rPr>
        <w:t>“</w:t>
      </w:r>
      <w:r>
        <w:rPr>
          <w:rFonts w:eastAsia="仿宋_GB2312"/>
          <w:color w:val="auto"/>
          <w:sz w:val="32"/>
          <w:szCs w:val="32"/>
          <w:rPrChange w:id="2217" w:author="嗯哼" w:date="2021-09-13T09:12:00Z">
            <w:rPr>
              <w:rFonts w:ascii="仿宋" w:eastAsia="仿宋" w:hAnsi="仿宋" w:hint="eastAsia"/>
              <w:sz w:val="30"/>
              <w:szCs w:val="30"/>
            </w:rPr>
          </w:rPrChange>
        </w:rPr>
        <w:t>一网通办</w:t>
      </w:r>
      <w:r>
        <w:rPr>
          <w:rFonts w:eastAsia="仿宋_GB2312"/>
          <w:color w:val="auto"/>
          <w:sz w:val="32"/>
          <w:szCs w:val="32"/>
          <w:rPrChange w:id="2218" w:author="嗯哼" w:date="2021-09-13T09:12:00Z">
            <w:rPr>
              <w:rFonts w:ascii="仿宋" w:eastAsia="仿宋" w:hAnsi="仿宋" w:hint="eastAsia"/>
              <w:sz w:val="30"/>
              <w:szCs w:val="30"/>
            </w:rPr>
          </w:rPrChange>
        </w:rPr>
        <w:t>”</w:t>
      </w:r>
      <w:r>
        <w:rPr>
          <w:rFonts w:eastAsia="仿宋_GB2312"/>
          <w:color w:val="auto"/>
          <w:sz w:val="32"/>
          <w:szCs w:val="32"/>
          <w:rPrChange w:id="2219" w:author="嗯哼" w:date="2021-09-13T09:12:00Z">
            <w:rPr>
              <w:rFonts w:ascii="仿宋" w:eastAsia="仿宋" w:hAnsi="仿宋" w:hint="eastAsia"/>
              <w:sz w:val="30"/>
              <w:szCs w:val="30"/>
            </w:rPr>
          </w:rPrChange>
        </w:rPr>
        <w:t>等综合信息库，为跨地区</w:t>
      </w:r>
      <w:r>
        <w:rPr>
          <w:rFonts w:eastAsia="仿宋_GB2312"/>
          <w:color w:val="auto"/>
          <w:sz w:val="32"/>
          <w:szCs w:val="32"/>
          <w:rPrChange w:id="2220" w:author="嗯哼" w:date="2021-09-13T09:12:00Z">
            <w:rPr>
              <w:rFonts w:ascii="仿宋" w:eastAsia="仿宋" w:hAnsi="仿宋" w:hint="eastAsia"/>
              <w:sz w:val="30"/>
              <w:szCs w:val="30"/>
            </w:rPr>
          </w:rPrChange>
        </w:rPr>
        <w:t>“</w:t>
      </w:r>
      <w:r>
        <w:rPr>
          <w:rFonts w:eastAsia="仿宋_GB2312"/>
          <w:color w:val="auto"/>
          <w:sz w:val="32"/>
          <w:szCs w:val="32"/>
          <w:rPrChange w:id="2221" w:author="嗯哼" w:date="2021-09-13T09:12:00Z">
            <w:rPr>
              <w:rFonts w:ascii="仿宋" w:eastAsia="仿宋" w:hAnsi="仿宋" w:hint="eastAsia"/>
              <w:sz w:val="30"/>
              <w:szCs w:val="30"/>
            </w:rPr>
          </w:rPrChange>
        </w:rPr>
        <w:t>一网通办</w:t>
      </w:r>
      <w:r>
        <w:rPr>
          <w:rFonts w:eastAsia="仿宋_GB2312"/>
          <w:color w:val="auto"/>
          <w:sz w:val="32"/>
          <w:szCs w:val="32"/>
          <w:rPrChange w:id="2222" w:author="嗯哼" w:date="2021-09-13T09:12:00Z">
            <w:rPr>
              <w:rFonts w:ascii="仿宋" w:eastAsia="仿宋" w:hAnsi="仿宋" w:hint="eastAsia"/>
              <w:sz w:val="30"/>
              <w:szCs w:val="30"/>
            </w:rPr>
          </w:rPrChange>
        </w:rPr>
        <w:t>”</w:t>
      </w:r>
      <w:r>
        <w:rPr>
          <w:rFonts w:eastAsia="仿宋_GB2312"/>
          <w:color w:val="auto"/>
          <w:sz w:val="32"/>
          <w:szCs w:val="32"/>
          <w:rPrChange w:id="2223" w:author="嗯哼" w:date="2021-09-13T09:12:00Z">
            <w:rPr>
              <w:rFonts w:ascii="仿宋" w:eastAsia="仿宋" w:hAnsi="仿宋" w:hint="eastAsia"/>
              <w:sz w:val="30"/>
              <w:szCs w:val="30"/>
            </w:rPr>
          </w:rPrChange>
        </w:rPr>
        <w:t>提供支撑。</w:t>
      </w:r>
    </w:p>
    <w:p w14:paraId="5687C12F" w14:textId="77777777" w:rsidR="00000000" w:rsidRDefault="00000000">
      <w:pPr>
        <w:spacing w:line="560" w:lineRule="exact"/>
        <w:ind w:firstLineChars="200" w:firstLine="640"/>
        <w:rPr>
          <w:rFonts w:eastAsia="仿宋_GB2312"/>
          <w:color w:val="auto"/>
          <w:sz w:val="32"/>
          <w:szCs w:val="32"/>
          <w:rPrChange w:id="2224" w:author="嗯哼" w:date="2021-09-13T09:12:00Z">
            <w:rPr>
              <w:rFonts w:ascii="仿宋" w:eastAsia="仿宋" w:hAnsi="仿宋"/>
              <w:sz w:val="30"/>
              <w:szCs w:val="30"/>
            </w:rPr>
          </w:rPrChange>
        </w:rPr>
      </w:pPr>
      <w:r>
        <w:rPr>
          <w:rFonts w:eastAsia="仿宋_GB2312"/>
          <w:b/>
          <w:color w:val="auto"/>
          <w:sz w:val="32"/>
          <w:szCs w:val="32"/>
          <w:rPrChange w:id="2225" w:author="嗯哼" w:date="2021-09-13T09:12:00Z">
            <w:rPr>
              <w:rFonts w:ascii="仿宋" w:eastAsia="仿宋" w:hAnsi="仿宋" w:hint="eastAsia"/>
              <w:b/>
              <w:sz w:val="30"/>
              <w:szCs w:val="30"/>
            </w:rPr>
          </w:rPrChange>
        </w:rPr>
        <w:t>重点行业跨区域协同联动。</w:t>
      </w:r>
      <w:r>
        <w:rPr>
          <w:rFonts w:eastAsia="仿宋_GB2312"/>
          <w:color w:val="auto"/>
          <w:sz w:val="32"/>
          <w:szCs w:val="32"/>
          <w:rPrChange w:id="2226" w:author="嗯哼" w:date="2021-09-13T09:12:00Z">
            <w:rPr>
              <w:rFonts w:ascii="仿宋" w:eastAsia="仿宋" w:hAnsi="仿宋" w:hint="eastAsia"/>
              <w:sz w:val="30"/>
              <w:szCs w:val="30"/>
            </w:rPr>
          </w:rPrChange>
        </w:rPr>
        <w:t>对接长三角地区政务服务</w:t>
      </w:r>
      <w:r>
        <w:rPr>
          <w:rFonts w:eastAsia="仿宋_GB2312"/>
          <w:color w:val="auto"/>
          <w:sz w:val="32"/>
          <w:szCs w:val="32"/>
          <w:rPrChange w:id="2227" w:author="嗯哼" w:date="2021-09-13T09:12:00Z">
            <w:rPr>
              <w:rFonts w:ascii="仿宋" w:eastAsia="仿宋" w:hAnsi="仿宋" w:hint="eastAsia"/>
              <w:sz w:val="30"/>
              <w:szCs w:val="30"/>
            </w:rPr>
          </w:rPrChange>
        </w:rPr>
        <w:t>“</w:t>
      </w:r>
      <w:r>
        <w:rPr>
          <w:rFonts w:eastAsia="仿宋_GB2312"/>
          <w:color w:val="auto"/>
          <w:sz w:val="32"/>
          <w:szCs w:val="32"/>
          <w:rPrChange w:id="2228" w:author="嗯哼" w:date="2021-09-13T09:12:00Z">
            <w:rPr>
              <w:rFonts w:ascii="仿宋" w:eastAsia="仿宋" w:hAnsi="仿宋" w:hint="eastAsia"/>
              <w:sz w:val="30"/>
              <w:szCs w:val="30"/>
            </w:rPr>
          </w:rPrChange>
        </w:rPr>
        <w:t>一网通办</w:t>
      </w:r>
      <w:r>
        <w:rPr>
          <w:rFonts w:eastAsia="仿宋_GB2312"/>
          <w:color w:val="auto"/>
          <w:sz w:val="32"/>
          <w:szCs w:val="32"/>
          <w:rPrChange w:id="2229" w:author="嗯哼" w:date="2021-09-13T09:12:00Z">
            <w:rPr>
              <w:rFonts w:ascii="仿宋" w:eastAsia="仿宋" w:hAnsi="仿宋" w:hint="eastAsia"/>
              <w:sz w:val="30"/>
              <w:szCs w:val="30"/>
            </w:rPr>
          </w:rPrChange>
        </w:rPr>
        <w:t>”</w:t>
      </w:r>
      <w:r>
        <w:rPr>
          <w:rFonts w:eastAsia="仿宋_GB2312"/>
          <w:color w:val="auto"/>
          <w:sz w:val="32"/>
          <w:szCs w:val="32"/>
          <w:rPrChange w:id="2230" w:author="嗯哼" w:date="2021-09-13T09:12:00Z">
            <w:rPr>
              <w:rFonts w:ascii="仿宋" w:eastAsia="仿宋" w:hAnsi="仿宋" w:hint="eastAsia"/>
              <w:sz w:val="30"/>
              <w:szCs w:val="30"/>
            </w:rPr>
          </w:rPrChange>
        </w:rPr>
        <w:t>，拓展</w:t>
      </w:r>
      <w:r>
        <w:rPr>
          <w:rFonts w:eastAsia="仿宋_GB2312"/>
          <w:color w:val="auto"/>
          <w:sz w:val="32"/>
          <w:szCs w:val="32"/>
          <w:rPrChange w:id="2231" w:author="嗯哼" w:date="2021-09-13T09:12:00Z">
            <w:rPr>
              <w:rFonts w:ascii="仿宋" w:eastAsia="仿宋" w:hAnsi="仿宋" w:hint="eastAsia"/>
              <w:sz w:val="30"/>
              <w:szCs w:val="30"/>
            </w:rPr>
          </w:rPrChange>
        </w:rPr>
        <w:t>“</w:t>
      </w:r>
      <w:r>
        <w:rPr>
          <w:rFonts w:eastAsia="仿宋_GB2312"/>
          <w:color w:val="auto"/>
          <w:sz w:val="32"/>
          <w:szCs w:val="32"/>
          <w:rPrChange w:id="2232" w:author="嗯哼" w:date="2021-09-13T09:12:00Z">
            <w:rPr>
              <w:rFonts w:ascii="仿宋" w:eastAsia="仿宋" w:hAnsi="仿宋" w:hint="eastAsia"/>
              <w:sz w:val="30"/>
              <w:szCs w:val="30"/>
            </w:rPr>
          </w:rPrChange>
        </w:rPr>
        <w:t>一网通办</w:t>
      </w:r>
      <w:r>
        <w:rPr>
          <w:rFonts w:eastAsia="仿宋_GB2312"/>
          <w:color w:val="auto"/>
          <w:sz w:val="32"/>
          <w:szCs w:val="32"/>
          <w:rPrChange w:id="2233" w:author="嗯哼" w:date="2021-09-13T09:12:00Z">
            <w:rPr>
              <w:rFonts w:ascii="仿宋" w:eastAsia="仿宋" w:hAnsi="仿宋" w:hint="eastAsia"/>
              <w:sz w:val="30"/>
              <w:szCs w:val="30"/>
            </w:rPr>
          </w:rPrChange>
        </w:rPr>
        <w:t>”</w:t>
      </w:r>
      <w:r>
        <w:rPr>
          <w:rFonts w:eastAsia="仿宋_GB2312"/>
          <w:color w:val="auto"/>
          <w:sz w:val="32"/>
          <w:szCs w:val="32"/>
          <w:rPrChange w:id="2234" w:author="嗯哼" w:date="2021-09-13T09:12:00Z">
            <w:rPr>
              <w:rFonts w:ascii="仿宋" w:eastAsia="仿宋" w:hAnsi="仿宋" w:hint="eastAsia"/>
              <w:sz w:val="30"/>
              <w:szCs w:val="30"/>
            </w:rPr>
          </w:rPrChange>
        </w:rPr>
        <w:t>专窗、专栏服务功能，推进全流程线上办理，降低企业群众办事成本。落实《长三角地区电子证照互认应用合作共识》，加快推进高频电子证照在区域一体化政务服务、监管执法、社会化场景等领域互认应用，实现</w:t>
      </w:r>
      <w:r>
        <w:rPr>
          <w:rFonts w:eastAsia="仿宋_GB2312"/>
          <w:color w:val="auto"/>
          <w:sz w:val="32"/>
          <w:szCs w:val="32"/>
          <w:rPrChange w:id="2235" w:author="嗯哼" w:date="2021-09-13T09:12:00Z">
            <w:rPr>
              <w:rFonts w:ascii="仿宋" w:eastAsia="仿宋" w:hAnsi="仿宋" w:hint="eastAsia"/>
              <w:sz w:val="30"/>
              <w:szCs w:val="30"/>
            </w:rPr>
          </w:rPrChange>
        </w:rPr>
        <w:t>“</w:t>
      </w:r>
      <w:r>
        <w:rPr>
          <w:rFonts w:eastAsia="仿宋_GB2312"/>
          <w:color w:val="auto"/>
          <w:sz w:val="32"/>
          <w:szCs w:val="32"/>
          <w:rPrChange w:id="2236" w:author="嗯哼" w:date="2021-09-13T09:12:00Z">
            <w:rPr>
              <w:rFonts w:ascii="仿宋" w:eastAsia="仿宋" w:hAnsi="仿宋" w:hint="eastAsia"/>
              <w:sz w:val="30"/>
              <w:szCs w:val="30"/>
            </w:rPr>
          </w:rPrChange>
        </w:rPr>
        <w:t>一地认证，全网通办</w:t>
      </w:r>
      <w:r>
        <w:rPr>
          <w:rFonts w:eastAsia="仿宋_GB2312"/>
          <w:color w:val="auto"/>
          <w:sz w:val="32"/>
          <w:szCs w:val="32"/>
          <w:rPrChange w:id="2237" w:author="嗯哼" w:date="2021-09-13T09:12:00Z">
            <w:rPr>
              <w:rFonts w:ascii="仿宋" w:eastAsia="仿宋" w:hAnsi="仿宋" w:hint="eastAsia"/>
              <w:sz w:val="30"/>
              <w:szCs w:val="30"/>
            </w:rPr>
          </w:rPrChange>
        </w:rPr>
        <w:t>”</w:t>
      </w:r>
      <w:r>
        <w:rPr>
          <w:rFonts w:eastAsia="仿宋_GB2312"/>
          <w:color w:val="auto"/>
          <w:sz w:val="32"/>
          <w:szCs w:val="32"/>
          <w:rPrChange w:id="2238" w:author="嗯哼" w:date="2021-09-13T09:12:00Z">
            <w:rPr>
              <w:rFonts w:ascii="仿宋" w:eastAsia="仿宋" w:hAnsi="仿宋" w:hint="eastAsia"/>
              <w:sz w:val="30"/>
              <w:szCs w:val="30"/>
            </w:rPr>
          </w:rPrChange>
        </w:rPr>
        <w:t>。积极参与长三角区域生态环境协同监管体系建设，进一步完善区域生态补偿机制。以构建公共卫生应急管理体系为抓手，建立智慧化监测预警体系、立体化医疗救治体系和系统化支撑保障体系，完善公共卫生应急协同机制。助力</w:t>
      </w:r>
      <w:r>
        <w:rPr>
          <w:rFonts w:eastAsia="仿宋_GB2312"/>
          <w:color w:val="auto"/>
          <w:sz w:val="32"/>
          <w:szCs w:val="32"/>
          <w:rPrChange w:id="2239" w:author="嗯哼" w:date="2021-09-13T09:12:00Z">
            <w:rPr>
              <w:rFonts w:ascii="仿宋" w:eastAsia="仿宋" w:hAnsi="仿宋" w:hint="eastAsia"/>
              <w:sz w:val="30"/>
              <w:szCs w:val="30"/>
            </w:rPr>
          </w:rPrChange>
        </w:rPr>
        <w:t>“</w:t>
      </w:r>
      <w:r>
        <w:rPr>
          <w:rFonts w:eastAsia="仿宋_GB2312"/>
          <w:color w:val="auto"/>
          <w:sz w:val="32"/>
          <w:szCs w:val="32"/>
          <w:rPrChange w:id="2240" w:author="嗯哼" w:date="2021-09-13T09:12:00Z">
            <w:rPr>
              <w:rFonts w:ascii="仿宋" w:eastAsia="仿宋" w:hAnsi="仿宋" w:hint="eastAsia"/>
              <w:sz w:val="30"/>
              <w:szCs w:val="30"/>
            </w:rPr>
          </w:rPrChange>
        </w:rPr>
        <w:t>畅游长三角</w:t>
      </w:r>
      <w:r>
        <w:rPr>
          <w:rFonts w:eastAsia="仿宋_GB2312"/>
          <w:color w:val="auto"/>
          <w:sz w:val="32"/>
          <w:szCs w:val="32"/>
          <w:rPrChange w:id="2241" w:author="嗯哼" w:date="2021-09-13T09:12:00Z">
            <w:rPr>
              <w:rFonts w:ascii="仿宋" w:eastAsia="仿宋" w:hAnsi="仿宋" w:hint="eastAsia"/>
              <w:sz w:val="30"/>
              <w:szCs w:val="30"/>
            </w:rPr>
          </w:rPrChange>
        </w:rPr>
        <w:t>”“</w:t>
      </w:r>
      <w:r>
        <w:rPr>
          <w:rFonts w:eastAsia="仿宋_GB2312"/>
          <w:color w:val="auto"/>
          <w:sz w:val="32"/>
          <w:szCs w:val="32"/>
          <w:rPrChange w:id="2242" w:author="嗯哼" w:date="2021-09-13T09:12:00Z">
            <w:rPr>
              <w:rFonts w:ascii="仿宋" w:eastAsia="仿宋" w:hAnsi="仿宋" w:hint="eastAsia"/>
              <w:sz w:val="30"/>
              <w:szCs w:val="30"/>
            </w:rPr>
          </w:rPrChange>
        </w:rPr>
        <w:t>惠民一卡通</w:t>
      </w:r>
      <w:r>
        <w:rPr>
          <w:rFonts w:eastAsia="仿宋_GB2312"/>
          <w:color w:val="auto"/>
          <w:sz w:val="32"/>
          <w:szCs w:val="32"/>
          <w:rPrChange w:id="2243" w:author="嗯哼" w:date="2021-09-13T09:12:00Z">
            <w:rPr>
              <w:rFonts w:ascii="仿宋" w:eastAsia="仿宋" w:hAnsi="仿宋" w:hint="eastAsia"/>
              <w:sz w:val="30"/>
              <w:szCs w:val="30"/>
            </w:rPr>
          </w:rPrChange>
        </w:rPr>
        <w:t>”</w:t>
      </w:r>
      <w:r>
        <w:rPr>
          <w:rFonts w:eastAsia="仿宋_GB2312"/>
          <w:color w:val="auto"/>
          <w:sz w:val="32"/>
          <w:szCs w:val="32"/>
          <w:rPrChange w:id="2244" w:author="嗯哼" w:date="2021-09-13T09:12:00Z">
            <w:rPr>
              <w:rFonts w:ascii="仿宋" w:eastAsia="仿宋" w:hAnsi="仿宋" w:hint="eastAsia"/>
              <w:sz w:val="30"/>
              <w:szCs w:val="30"/>
            </w:rPr>
          </w:rPrChange>
        </w:rPr>
        <w:t>等服务工程建设，加快民生服务数字化和一体化进程。以社会保障卡为载体建立居民服务</w:t>
      </w:r>
      <w:r>
        <w:rPr>
          <w:rFonts w:eastAsia="仿宋_GB2312"/>
          <w:color w:val="auto"/>
          <w:sz w:val="32"/>
          <w:szCs w:val="32"/>
          <w:rPrChange w:id="2245" w:author="嗯哼" w:date="2021-09-13T09:12:00Z">
            <w:rPr>
              <w:rFonts w:ascii="仿宋" w:eastAsia="仿宋" w:hAnsi="仿宋" w:hint="eastAsia"/>
              <w:sz w:val="30"/>
              <w:szCs w:val="30"/>
            </w:rPr>
          </w:rPrChange>
        </w:rPr>
        <w:t>“</w:t>
      </w:r>
      <w:r>
        <w:rPr>
          <w:rFonts w:eastAsia="仿宋_GB2312"/>
          <w:color w:val="auto"/>
          <w:sz w:val="32"/>
          <w:szCs w:val="32"/>
          <w:rPrChange w:id="2246" w:author="嗯哼" w:date="2021-09-13T09:12:00Z">
            <w:rPr>
              <w:rFonts w:ascii="仿宋" w:eastAsia="仿宋" w:hAnsi="仿宋" w:hint="eastAsia"/>
              <w:sz w:val="30"/>
              <w:szCs w:val="30"/>
            </w:rPr>
          </w:rPrChange>
        </w:rPr>
        <w:t>一卡通</w:t>
      </w:r>
      <w:r>
        <w:rPr>
          <w:rFonts w:eastAsia="仿宋_GB2312"/>
          <w:color w:val="auto"/>
          <w:sz w:val="32"/>
          <w:szCs w:val="32"/>
          <w:rPrChange w:id="2247" w:author="嗯哼" w:date="2021-09-13T09:12:00Z">
            <w:rPr>
              <w:rFonts w:ascii="仿宋" w:eastAsia="仿宋" w:hAnsi="仿宋" w:hint="eastAsia"/>
              <w:sz w:val="30"/>
              <w:szCs w:val="30"/>
            </w:rPr>
          </w:rPrChange>
        </w:rPr>
        <w:t>”</w:t>
      </w:r>
      <w:r>
        <w:rPr>
          <w:rFonts w:eastAsia="仿宋_GB2312"/>
          <w:color w:val="auto"/>
          <w:sz w:val="32"/>
          <w:szCs w:val="32"/>
          <w:rPrChange w:id="2248" w:author="嗯哼" w:date="2021-09-13T09:12:00Z">
            <w:rPr>
              <w:rFonts w:ascii="仿宋" w:eastAsia="仿宋" w:hAnsi="仿宋" w:hint="eastAsia"/>
              <w:sz w:val="30"/>
              <w:szCs w:val="30"/>
            </w:rPr>
          </w:rPrChange>
        </w:rPr>
        <w:t>，在交通出行、旅游观光、文化体验、政务服务等方面率先实现</w:t>
      </w:r>
      <w:r>
        <w:rPr>
          <w:rFonts w:eastAsia="仿宋_GB2312"/>
          <w:color w:val="auto"/>
          <w:sz w:val="32"/>
          <w:szCs w:val="32"/>
          <w:rPrChange w:id="2249" w:author="嗯哼" w:date="2021-09-13T09:12:00Z">
            <w:rPr>
              <w:rFonts w:ascii="仿宋" w:eastAsia="仿宋" w:hAnsi="仿宋" w:hint="eastAsia"/>
              <w:sz w:val="30"/>
              <w:szCs w:val="30"/>
            </w:rPr>
          </w:rPrChange>
        </w:rPr>
        <w:t>“</w:t>
      </w:r>
      <w:r>
        <w:rPr>
          <w:rFonts w:eastAsia="仿宋_GB2312"/>
          <w:color w:val="auto"/>
          <w:sz w:val="32"/>
          <w:szCs w:val="32"/>
          <w:rPrChange w:id="2250" w:author="嗯哼" w:date="2021-09-13T09:12:00Z">
            <w:rPr>
              <w:rFonts w:ascii="仿宋" w:eastAsia="仿宋" w:hAnsi="仿宋" w:hint="eastAsia"/>
              <w:sz w:val="30"/>
              <w:szCs w:val="30"/>
            </w:rPr>
          </w:rPrChange>
        </w:rPr>
        <w:t>同城待遇</w:t>
      </w:r>
      <w:r>
        <w:rPr>
          <w:rFonts w:eastAsia="仿宋_GB2312"/>
          <w:color w:val="auto"/>
          <w:sz w:val="32"/>
          <w:szCs w:val="32"/>
          <w:rPrChange w:id="2251" w:author="嗯哼" w:date="2021-09-13T09:12:00Z">
            <w:rPr>
              <w:rFonts w:ascii="仿宋" w:eastAsia="仿宋" w:hAnsi="仿宋" w:hint="eastAsia"/>
              <w:sz w:val="30"/>
              <w:szCs w:val="30"/>
            </w:rPr>
          </w:rPrChange>
        </w:rPr>
        <w:t>”</w:t>
      </w:r>
      <w:r>
        <w:rPr>
          <w:rFonts w:eastAsia="仿宋_GB2312"/>
          <w:color w:val="auto"/>
          <w:sz w:val="32"/>
          <w:szCs w:val="32"/>
          <w:rPrChange w:id="2252" w:author="嗯哼" w:date="2021-09-13T09:12:00Z">
            <w:rPr>
              <w:rFonts w:ascii="仿宋" w:eastAsia="仿宋" w:hAnsi="仿宋" w:hint="eastAsia"/>
              <w:sz w:val="30"/>
              <w:szCs w:val="30"/>
            </w:rPr>
          </w:rPrChange>
        </w:rPr>
        <w:t>，探索</w:t>
      </w:r>
      <w:r>
        <w:rPr>
          <w:rFonts w:eastAsia="仿宋_GB2312"/>
          <w:color w:val="auto"/>
          <w:sz w:val="32"/>
          <w:szCs w:val="32"/>
          <w:rPrChange w:id="2253" w:author="嗯哼" w:date="2021-09-13T09:12:00Z">
            <w:rPr>
              <w:rFonts w:ascii="仿宋" w:eastAsia="仿宋" w:hAnsi="仿宋" w:hint="eastAsia"/>
              <w:sz w:val="30"/>
              <w:szCs w:val="30"/>
            </w:rPr>
          </w:rPrChange>
        </w:rPr>
        <w:t>“</w:t>
      </w:r>
      <w:r>
        <w:rPr>
          <w:rFonts w:eastAsia="仿宋_GB2312"/>
          <w:color w:val="auto"/>
          <w:sz w:val="32"/>
          <w:szCs w:val="32"/>
          <w:rPrChange w:id="2254" w:author="嗯哼" w:date="2021-09-13T09:12:00Z">
            <w:rPr>
              <w:rFonts w:ascii="仿宋" w:eastAsia="仿宋" w:hAnsi="仿宋" w:hint="eastAsia"/>
              <w:sz w:val="30"/>
              <w:szCs w:val="30"/>
            </w:rPr>
          </w:rPrChange>
        </w:rPr>
        <w:t>安康码</w:t>
      </w:r>
      <w:r>
        <w:rPr>
          <w:rFonts w:eastAsia="仿宋_GB2312"/>
          <w:color w:val="auto"/>
          <w:sz w:val="32"/>
          <w:szCs w:val="32"/>
          <w:rPrChange w:id="2255" w:author="嗯哼" w:date="2021-09-13T09:12:00Z">
            <w:rPr>
              <w:rFonts w:ascii="仿宋" w:eastAsia="仿宋" w:hAnsi="仿宋" w:hint="eastAsia"/>
              <w:sz w:val="30"/>
              <w:szCs w:val="30"/>
            </w:rPr>
          </w:rPrChange>
        </w:rPr>
        <w:t>”</w:t>
      </w:r>
      <w:r>
        <w:rPr>
          <w:rFonts w:eastAsia="仿宋_GB2312"/>
          <w:color w:val="auto"/>
          <w:sz w:val="32"/>
          <w:szCs w:val="32"/>
          <w:rPrChange w:id="2256" w:author="嗯哼" w:date="2021-09-13T09:12:00Z">
            <w:rPr>
              <w:rFonts w:ascii="仿宋" w:eastAsia="仿宋" w:hAnsi="仿宋" w:hint="eastAsia"/>
              <w:sz w:val="30"/>
              <w:szCs w:val="30"/>
            </w:rPr>
          </w:rPrChange>
        </w:rPr>
        <w:t>与电子社保卡深度融合，努力实现</w:t>
      </w:r>
      <w:r>
        <w:rPr>
          <w:rFonts w:eastAsia="仿宋_GB2312"/>
          <w:color w:val="auto"/>
          <w:sz w:val="32"/>
          <w:szCs w:val="32"/>
          <w:rPrChange w:id="2257" w:author="嗯哼" w:date="2021-09-13T09:12:00Z">
            <w:rPr>
              <w:rFonts w:ascii="仿宋" w:eastAsia="仿宋" w:hAnsi="仿宋" w:hint="eastAsia"/>
              <w:sz w:val="30"/>
              <w:szCs w:val="30"/>
            </w:rPr>
          </w:rPrChange>
        </w:rPr>
        <w:t>“</w:t>
      </w:r>
      <w:r>
        <w:rPr>
          <w:rFonts w:eastAsia="仿宋_GB2312"/>
          <w:color w:val="auto"/>
          <w:sz w:val="32"/>
          <w:szCs w:val="32"/>
          <w:rPrChange w:id="2258" w:author="嗯哼" w:date="2021-09-13T09:12:00Z">
            <w:rPr>
              <w:rFonts w:ascii="仿宋" w:eastAsia="仿宋" w:hAnsi="仿宋" w:hint="eastAsia"/>
              <w:sz w:val="30"/>
              <w:szCs w:val="30"/>
            </w:rPr>
          </w:rPrChange>
        </w:rPr>
        <w:t>一码通行</w:t>
      </w:r>
      <w:r>
        <w:rPr>
          <w:rFonts w:eastAsia="仿宋_GB2312"/>
          <w:color w:val="auto"/>
          <w:sz w:val="32"/>
          <w:szCs w:val="32"/>
          <w:rPrChange w:id="2259" w:author="嗯哼" w:date="2021-09-13T09:12:00Z">
            <w:rPr>
              <w:rFonts w:ascii="仿宋" w:eastAsia="仿宋" w:hAnsi="仿宋" w:hint="eastAsia"/>
              <w:sz w:val="30"/>
              <w:szCs w:val="30"/>
            </w:rPr>
          </w:rPrChange>
        </w:rPr>
        <w:t>”</w:t>
      </w:r>
      <w:r>
        <w:rPr>
          <w:rFonts w:eastAsia="仿宋_GB2312"/>
          <w:color w:val="auto"/>
          <w:sz w:val="32"/>
          <w:szCs w:val="32"/>
          <w:rPrChange w:id="2260" w:author="嗯哼" w:date="2021-09-13T09:12:00Z">
            <w:rPr>
              <w:rFonts w:ascii="仿宋" w:eastAsia="仿宋" w:hAnsi="仿宋" w:hint="eastAsia"/>
              <w:sz w:val="30"/>
              <w:szCs w:val="30"/>
            </w:rPr>
          </w:rPrChange>
        </w:rPr>
        <w:t>。融入长三</w:t>
      </w:r>
      <w:r>
        <w:rPr>
          <w:rFonts w:eastAsia="仿宋_GB2312"/>
          <w:color w:val="auto"/>
          <w:sz w:val="32"/>
          <w:szCs w:val="32"/>
          <w:rPrChange w:id="2261" w:author="嗯哼" w:date="2021-09-13T09:12:00Z">
            <w:rPr>
              <w:rFonts w:ascii="仿宋" w:eastAsia="仿宋" w:hAnsi="仿宋" w:hint="eastAsia"/>
              <w:sz w:val="30"/>
              <w:szCs w:val="30"/>
            </w:rPr>
          </w:rPrChange>
        </w:rPr>
        <w:lastRenderedPageBreak/>
        <w:t>角区域</w:t>
      </w:r>
      <w:r>
        <w:rPr>
          <w:rFonts w:eastAsia="仿宋_GB2312"/>
          <w:color w:val="auto"/>
          <w:sz w:val="32"/>
          <w:szCs w:val="32"/>
          <w:rPrChange w:id="2262" w:author="嗯哼" w:date="2021-09-13T09:12:00Z">
            <w:rPr>
              <w:rFonts w:ascii="仿宋" w:eastAsia="仿宋" w:hAnsi="仿宋" w:hint="eastAsia"/>
              <w:sz w:val="30"/>
              <w:szCs w:val="30"/>
            </w:rPr>
          </w:rPrChange>
        </w:rPr>
        <w:t>“</w:t>
      </w:r>
      <w:r>
        <w:rPr>
          <w:rFonts w:eastAsia="仿宋_GB2312"/>
          <w:color w:val="auto"/>
          <w:sz w:val="32"/>
          <w:szCs w:val="32"/>
          <w:rPrChange w:id="2263" w:author="嗯哼" w:date="2021-09-13T09:12:00Z">
            <w:rPr>
              <w:rFonts w:ascii="仿宋" w:eastAsia="仿宋" w:hAnsi="仿宋" w:hint="eastAsia"/>
              <w:sz w:val="30"/>
              <w:szCs w:val="30"/>
            </w:rPr>
          </w:rPrChange>
        </w:rPr>
        <w:t>城市大脑</w:t>
      </w:r>
      <w:r>
        <w:rPr>
          <w:rFonts w:eastAsia="仿宋_GB2312"/>
          <w:color w:val="auto"/>
          <w:sz w:val="32"/>
          <w:szCs w:val="32"/>
          <w:rPrChange w:id="2264" w:author="嗯哼" w:date="2021-09-13T09:12:00Z">
            <w:rPr>
              <w:rFonts w:ascii="仿宋" w:eastAsia="仿宋" w:hAnsi="仿宋" w:hint="eastAsia"/>
              <w:sz w:val="30"/>
              <w:szCs w:val="30"/>
            </w:rPr>
          </w:rPrChange>
        </w:rPr>
        <w:t>”</w:t>
      </w:r>
      <w:r>
        <w:rPr>
          <w:rFonts w:eastAsia="仿宋_GB2312"/>
          <w:color w:val="auto"/>
          <w:sz w:val="32"/>
          <w:szCs w:val="32"/>
          <w:rPrChange w:id="2265" w:author="嗯哼" w:date="2021-09-13T09:12:00Z">
            <w:rPr>
              <w:rFonts w:ascii="仿宋" w:eastAsia="仿宋" w:hAnsi="仿宋" w:hint="eastAsia"/>
              <w:sz w:val="30"/>
              <w:szCs w:val="30"/>
            </w:rPr>
          </w:rPrChange>
        </w:rPr>
        <w:t>集群，加强生态环保、文化旅游等重点领域跨区域协同服务场景建设，不断提高城市精细化管理水平。</w:t>
      </w:r>
    </w:p>
    <w:p w14:paraId="310AFDA5" w14:textId="77777777" w:rsidR="00000000" w:rsidRDefault="00000000">
      <w:pPr>
        <w:spacing w:line="560" w:lineRule="exact"/>
        <w:ind w:firstLineChars="200" w:firstLine="640"/>
        <w:rPr>
          <w:rFonts w:eastAsia="楷体_GB2312"/>
          <w:b/>
          <w:bCs/>
          <w:color w:val="auto"/>
          <w:sz w:val="32"/>
          <w:szCs w:val="32"/>
          <w:rPrChange w:id="2266" w:author="嗯哼" w:date="2021-09-13T09:12:00Z">
            <w:rPr>
              <w:rFonts w:ascii="仿宋" w:eastAsia="仿宋" w:hAnsi="仿宋"/>
              <w:b/>
              <w:bCs/>
              <w:sz w:val="30"/>
              <w:szCs w:val="30"/>
            </w:rPr>
          </w:rPrChange>
        </w:rPr>
      </w:pPr>
      <w:bookmarkStart w:id="2267" w:name="_Toc78814157"/>
      <w:r>
        <w:rPr>
          <w:rFonts w:eastAsia="楷体_GB2312"/>
          <w:b/>
          <w:bCs/>
          <w:color w:val="auto"/>
          <w:sz w:val="32"/>
          <w:szCs w:val="32"/>
        </w:rPr>
        <w:t>（四）</w:t>
      </w:r>
      <w:r>
        <w:rPr>
          <w:rFonts w:eastAsia="楷体_GB2312"/>
          <w:b/>
          <w:bCs/>
          <w:color w:val="auto"/>
          <w:sz w:val="32"/>
          <w:szCs w:val="32"/>
          <w:rPrChange w:id="2268" w:author="嗯哼" w:date="2021-09-13T09:12:00Z">
            <w:rPr>
              <w:rFonts w:ascii="仿宋" w:eastAsia="仿宋" w:hAnsi="仿宋" w:hint="eastAsia"/>
              <w:b/>
              <w:bCs/>
              <w:sz w:val="30"/>
              <w:szCs w:val="30"/>
            </w:rPr>
          </w:rPrChange>
        </w:rPr>
        <w:t>创新政府服务模式，打造</w:t>
      </w:r>
      <w:r>
        <w:rPr>
          <w:rFonts w:eastAsia="楷体_GB2312"/>
          <w:b/>
          <w:bCs/>
          <w:color w:val="auto"/>
          <w:sz w:val="32"/>
          <w:szCs w:val="32"/>
          <w:rPrChange w:id="2269" w:author="嗯哼" w:date="2021-09-13T09:12:00Z">
            <w:rPr>
              <w:rFonts w:ascii="仿宋" w:eastAsia="仿宋" w:hAnsi="仿宋" w:hint="eastAsia"/>
              <w:b/>
              <w:bCs/>
              <w:sz w:val="30"/>
              <w:szCs w:val="30"/>
            </w:rPr>
          </w:rPrChange>
        </w:rPr>
        <w:t>“</w:t>
      </w:r>
      <w:r>
        <w:rPr>
          <w:rFonts w:eastAsia="楷体_GB2312"/>
          <w:b/>
          <w:bCs/>
          <w:color w:val="auto"/>
          <w:sz w:val="32"/>
          <w:szCs w:val="32"/>
          <w:rPrChange w:id="2270" w:author="嗯哼" w:date="2021-09-13T09:12:00Z">
            <w:rPr>
              <w:rFonts w:ascii="仿宋" w:eastAsia="仿宋" w:hAnsi="仿宋" w:hint="eastAsia"/>
              <w:b/>
              <w:bCs/>
              <w:sz w:val="30"/>
              <w:szCs w:val="30"/>
            </w:rPr>
          </w:rPrChange>
        </w:rPr>
        <w:t>一体两翼</w:t>
      </w:r>
      <w:r>
        <w:rPr>
          <w:rFonts w:eastAsia="楷体_GB2312"/>
          <w:b/>
          <w:bCs/>
          <w:color w:val="auto"/>
          <w:sz w:val="32"/>
          <w:szCs w:val="32"/>
          <w:rPrChange w:id="2271" w:author="嗯哼" w:date="2021-09-13T09:12:00Z">
            <w:rPr>
              <w:rFonts w:ascii="仿宋" w:eastAsia="仿宋" w:hAnsi="仿宋" w:hint="eastAsia"/>
              <w:b/>
              <w:bCs/>
              <w:sz w:val="30"/>
              <w:szCs w:val="30"/>
            </w:rPr>
          </w:rPrChange>
        </w:rPr>
        <w:t>”</w:t>
      </w:r>
      <w:r>
        <w:rPr>
          <w:rFonts w:eastAsia="楷体_GB2312"/>
          <w:b/>
          <w:bCs/>
          <w:color w:val="auto"/>
          <w:sz w:val="32"/>
          <w:szCs w:val="32"/>
          <w:rPrChange w:id="2272" w:author="嗯哼" w:date="2021-09-13T09:12:00Z">
            <w:rPr>
              <w:rFonts w:ascii="仿宋" w:eastAsia="仿宋" w:hAnsi="仿宋" w:hint="eastAsia"/>
              <w:b/>
              <w:bCs/>
              <w:sz w:val="30"/>
              <w:szCs w:val="30"/>
            </w:rPr>
          </w:rPrChange>
        </w:rPr>
        <w:t>服务品牌</w:t>
      </w:r>
      <w:bookmarkEnd w:id="2267"/>
    </w:p>
    <w:p w14:paraId="0DB1670E" w14:textId="77777777" w:rsidR="00000000" w:rsidRDefault="00000000">
      <w:pPr>
        <w:pStyle w:val="a0"/>
        <w:spacing w:line="560" w:lineRule="exact"/>
        <w:ind w:firstLine="640"/>
        <w:rPr>
          <w:rFonts w:eastAsia="仿宋_GB2312"/>
          <w:color w:val="auto"/>
          <w:sz w:val="32"/>
          <w:szCs w:val="32"/>
          <w:rPrChange w:id="2273" w:author="嗯哼" w:date="2021-09-13T09:12:00Z">
            <w:rPr>
              <w:rFonts w:ascii="仿宋" w:eastAsia="仿宋" w:hAnsi="仿宋"/>
              <w:color w:val="auto"/>
              <w:sz w:val="30"/>
              <w:szCs w:val="30"/>
            </w:rPr>
          </w:rPrChange>
        </w:rPr>
      </w:pPr>
      <w:r>
        <w:rPr>
          <w:rFonts w:eastAsia="仿宋_GB2312"/>
          <w:color w:val="auto"/>
          <w:sz w:val="32"/>
          <w:szCs w:val="32"/>
          <w:rPrChange w:id="2274" w:author="嗯哼" w:date="2021-09-13T09:12:00Z">
            <w:rPr>
              <w:rFonts w:ascii="仿宋" w:eastAsia="仿宋" w:hAnsi="仿宋" w:hint="eastAsia"/>
              <w:color w:val="auto"/>
              <w:sz w:val="30"/>
              <w:szCs w:val="30"/>
            </w:rPr>
          </w:rPrChange>
        </w:rPr>
        <w:t>强化</w:t>
      </w:r>
      <w:r>
        <w:rPr>
          <w:rFonts w:eastAsia="仿宋_GB2312"/>
          <w:color w:val="auto"/>
          <w:sz w:val="32"/>
          <w:szCs w:val="32"/>
          <w:rPrChange w:id="2275" w:author="嗯哼" w:date="2021-09-13T09:12:00Z">
            <w:rPr>
              <w:rFonts w:ascii="仿宋" w:eastAsia="仿宋" w:hAnsi="仿宋" w:hint="eastAsia"/>
              <w:color w:val="auto"/>
              <w:sz w:val="30"/>
              <w:szCs w:val="30"/>
            </w:rPr>
          </w:rPrChange>
        </w:rPr>
        <w:t>“</w:t>
      </w:r>
      <w:r>
        <w:rPr>
          <w:rFonts w:eastAsia="仿宋_GB2312"/>
          <w:color w:val="auto"/>
          <w:sz w:val="32"/>
          <w:szCs w:val="32"/>
          <w:rPrChange w:id="2276" w:author="嗯哼" w:date="2021-09-13T09:12:00Z">
            <w:rPr>
              <w:rFonts w:ascii="仿宋" w:eastAsia="仿宋" w:hAnsi="仿宋" w:hint="eastAsia"/>
              <w:color w:val="auto"/>
              <w:sz w:val="30"/>
              <w:szCs w:val="30"/>
            </w:rPr>
          </w:rPrChange>
        </w:rPr>
        <w:t>一网通办</w:t>
      </w:r>
      <w:r>
        <w:rPr>
          <w:rFonts w:eastAsia="仿宋_GB2312"/>
          <w:color w:val="auto"/>
          <w:sz w:val="32"/>
          <w:szCs w:val="32"/>
          <w:rPrChange w:id="2277" w:author="嗯哼" w:date="2021-09-13T09:12:00Z">
            <w:rPr>
              <w:rFonts w:ascii="仿宋" w:eastAsia="仿宋" w:hAnsi="仿宋" w:hint="eastAsia"/>
              <w:color w:val="auto"/>
              <w:sz w:val="30"/>
              <w:szCs w:val="30"/>
            </w:rPr>
          </w:rPrChange>
        </w:rPr>
        <w:t>”</w:t>
      </w:r>
      <w:r>
        <w:rPr>
          <w:rFonts w:eastAsia="仿宋_GB2312"/>
          <w:color w:val="auto"/>
          <w:sz w:val="32"/>
          <w:szCs w:val="32"/>
          <w:rPrChange w:id="2278" w:author="嗯哼" w:date="2021-09-13T09:12:00Z">
            <w:rPr>
              <w:rFonts w:ascii="仿宋" w:eastAsia="仿宋" w:hAnsi="仿宋" w:hint="eastAsia"/>
              <w:color w:val="auto"/>
              <w:sz w:val="30"/>
              <w:szCs w:val="30"/>
            </w:rPr>
          </w:rPrChange>
        </w:rPr>
        <w:t>网上政府和</w:t>
      </w:r>
      <w:r>
        <w:rPr>
          <w:rFonts w:eastAsia="仿宋_GB2312"/>
          <w:color w:val="auto"/>
          <w:sz w:val="32"/>
          <w:szCs w:val="32"/>
          <w:rPrChange w:id="2279" w:author="嗯哼" w:date="2021-09-13T09:12:00Z">
            <w:rPr>
              <w:rFonts w:ascii="仿宋" w:eastAsia="仿宋" w:hAnsi="仿宋" w:hint="eastAsia"/>
              <w:color w:val="auto"/>
              <w:sz w:val="30"/>
              <w:szCs w:val="30"/>
            </w:rPr>
          </w:rPrChange>
        </w:rPr>
        <w:t>“</w:t>
      </w:r>
      <w:r>
        <w:rPr>
          <w:rFonts w:eastAsia="仿宋_GB2312"/>
          <w:color w:val="auto"/>
          <w:sz w:val="32"/>
          <w:szCs w:val="32"/>
          <w:rPrChange w:id="2280" w:author="嗯哼" w:date="2021-09-13T09:12:00Z">
            <w:rPr>
              <w:rFonts w:ascii="仿宋" w:eastAsia="仿宋" w:hAnsi="仿宋" w:hint="eastAsia"/>
              <w:color w:val="auto"/>
              <w:sz w:val="30"/>
              <w:szCs w:val="30"/>
            </w:rPr>
          </w:rPrChange>
        </w:rPr>
        <w:t>一网统管</w:t>
      </w:r>
      <w:r>
        <w:rPr>
          <w:rFonts w:eastAsia="仿宋_GB2312"/>
          <w:color w:val="auto"/>
          <w:sz w:val="32"/>
          <w:szCs w:val="32"/>
          <w:rPrChange w:id="2281" w:author="嗯哼" w:date="2021-09-13T09:12:00Z">
            <w:rPr>
              <w:rFonts w:ascii="仿宋" w:eastAsia="仿宋" w:hAnsi="仿宋" w:hint="eastAsia"/>
              <w:color w:val="auto"/>
              <w:sz w:val="30"/>
              <w:szCs w:val="30"/>
            </w:rPr>
          </w:rPrChange>
        </w:rPr>
        <w:t>”</w:t>
      </w:r>
      <w:r>
        <w:rPr>
          <w:rFonts w:eastAsia="仿宋_GB2312"/>
          <w:color w:val="auto"/>
          <w:sz w:val="32"/>
          <w:szCs w:val="32"/>
          <w:rPrChange w:id="2282" w:author="嗯哼" w:date="2021-09-13T09:12:00Z">
            <w:rPr>
              <w:rFonts w:ascii="仿宋" w:eastAsia="仿宋" w:hAnsi="仿宋" w:hint="eastAsia"/>
              <w:color w:val="auto"/>
              <w:sz w:val="30"/>
              <w:szCs w:val="30"/>
            </w:rPr>
          </w:rPrChange>
        </w:rPr>
        <w:t>城市运行应用场景建设，创新数字政府</w:t>
      </w:r>
      <w:r>
        <w:rPr>
          <w:rFonts w:eastAsia="仿宋_GB2312"/>
          <w:color w:val="auto"/>
          <w:sz w:val="32"/>
          <w:szCs w:val="32"/>
          <w:rPrChange w:id="2283" w:author="嗯哼" w:date="2021-09-13T09:12:00Z">
            <w:rPr>
              <w:rFonts w:ascii="仿宋" w:eastAsia="仿宋" w:hAnsi="仿宋" w:hint="eastAsia"/>
              <w:color w:val="auto"/>
              <w:sz w:val="30"/>
              <w:szCs w:val="30"/>
            </w:rPr>
          </w:rPrChange>
        </w:rPr>
        <w:t>“</w:t>
      </w:r>
      <w:r>
        <w:rPr>
          <w:rFonts w:eastAsia="仿宋_GB2312"/>
          <w:color w:val="auto"/>
          <w:sz w:val="32"/>
          <w:szCs w:val="32"/>
          <w:rPrChange w:id="2284" w:author="嗯哼" w:date="2021-09-13T09:12:00Z">
            <w:rPr>
              <w:rFonts w:ascii="仿宋" w:eastAsia="仿宋" w:hAnsi="仿宋" w:hint="eastAsia"/>
              <w:color w:val="auto"/>
              <w:sz w:val="30"/>
              <w:szCs w:val="30"/>
            </w:rPr>
          </w:rPrChange>
        </w:rPr>
        <w:t>一体两翼</w:t>
      </w:r>
      <w:r>
        <w:rPr>
          <w:rFonts w:eastAsia="仿宋_GB2312"/>
          <w:color w:val="auto"/>
          <w:sz w:val="32"/>
          <w:szCs w:val="32"/>
          <w:rPrChange w:id="2285" w:author="嗯哼" w:date="2021-09-13T09:12:00Z">
            <w:rPr>
              <w:rFonts w:ascii="仿宋" w:eastAsia="仿宋" w:hAnsi="仿宋" w:hint="eastAsia"/>
              <w:color w:val="auto"/>
              <w:sz w:val="30"/>
              <w:szCs w:val="30"/>
            </w:rPr>
          </w:rPrChange>
        </w:rPr>
        <w:t>”</w:t>
      </w:r>
      <w:r>
        <w:rPr>
          <w:rFonts w:eastAsia="仿宋_GB2312"/>
          <w:color w:val="auto"/>
          <w:sz w:val="32"/>
          <w:szCs w:val="32"/>
          <w:rPrChange w:id="2286" w:author="嗯哼" w:date="2021-09-13T09:12:00Z">
            <w:rPr>
              <w:rFonts w:ascii="仿宋" w:eastAsia="仿宋" w:hAnsi="仿宋" w:hint="eastAsia"/>
              <w:color w:val="auto"/>
              <w:sz w:val="30"/>
              <w:szCs w:val="30"/>
            </w:rPr>
          </w:rPrChange>
        </w:rPr>
        <w:t>协同发展模式。</w:t>
      </w:r>
    </w:p>
    <w:p w14:paraId="69CB3BD5" w14:textId="77777777" w:rsidR="00000000" w:rsidRDefault="00000000">
      <w:pPr>
        <w:pStyle w:val="a0"/>
        <w:spacing w:line="560" w:lineRule="exact"/>
        <w:ind w:firstLine="640"/>
        <w:rPr>
          <w:rFonts w:eastAsia="仿宋_GB2312"/>
          <w:b/>
          <w:color w:val="auto"/>
          <w:sz w:val="32"/>
          <w:szCs w:val="32"/>
          <w:rPrChange w:id="2287" w:author="嗯哼" w:date="2021-09-13T09:12:00Z">
            <w:rPr>
              <w:rFonts w:ascii="仿宋" w:eastAsia="仿宋" w:hAnsi="仿宋" w:hint="eastAsia"/>
              <w:b/>
              <w:color w:val="auto"/>
              <w:sz w:val="30"/>
              <w:szCs w:val="30"/>
            </w:rPr>
          </w:rPrChange>
        </w:rPr>
      </w:pPr>
      <w:r>
        <w:rPr>
          <w:rFonts w:eastAsia="仿宋_GB2312"/>
          <w:b/>
          <w:color w:val="auto"/>
          <w:sz w:val="32"/>
          <w:szCs w:val="32"/>
          <w:rPrChange w:id="2288" w:author="嗯哼" w:date="2021-09-13T09:12:00Z">
            <w:rPr>
              <w:rFonts w:ascii="仿宋" w:eastAsia="仿宋" w:hAnsi="仿宋" w:hint="eastAsia"/>
              <w:b/>
              <w:color w:val="auto"/>
              <w:sz w:val="30"/>
              <w:szCs w:val="30"/>
            </w:rPr>
          </w:rPrChange>
        </w:rPr>
        <w:t>1</w:t>
      </w:r>
      <w:r>
        <w:rPr>
          <w:rFonts w:eastAsia="仿宋_GB2312"/>
          <w:b/>
          <w:color w:val="auto"/>
          <w:sz w:val="32"/>
          <w:szCs w:val="32"/>
        </w:rPr>
        <w:t>.</w:t>
      </w:r>
      <w:r>
        <w:rPr>
          <w:rFonts w:eastAsia="仿宋_GB2312"/>
          <w:b/>
          <w:color w:val="auto"/>
          <w:sz w:val="32"/>
          <w:szCs w:val="32"/>
          <w:rPrChange w:id="2289" w:author="嗯哼" w:date="2021-09-13T09:12:00Z">
            <w:rPr>
              <w:rFonts w:ascii="仿宋" w:eastAsia="仿宋" w:hAnsi="仿宋" w:hint="eastAsia"/>
              <w:b/>
              <w:color w:val="auto"/>
              <w:sz w:val="30"/>
              <w:szCs w:val="30"/>
            </w:rPr>
          </w:rPrChange>
        </w:rPr>
        <w:t>打造政府服务</w:t>
      </w:r>
      <w:r>
        <w:rPr>
          <w:rFonts w:eastAsia="仿宋_GB2312"/>
          <w:b/>
          <w:color w:val="auto"/>
          <w:sz w:val="32"/>
          <w:szCs w:val="32"/>
          <w:rPrChange w:id="2290" w:author="嗯哼" w:date="2021-09-13T09:12:00Z">
            <w:rPr>
              <w:rFonts w:ascii="仿宋" w:eastAsia="仿宋" w:hAnsi="仿宋" w:hint="eastAsia"/>
              <w:b/>
              <w:color w:val="auto"/>
              <w:sz w:val="30"/>
              <w:szCs w:val="30"/>
            </w:rPr>
          </w:rPrChange>
        </w:rPr>
        <w:t>“</w:t>
      </w:r>
      <w:r>
        <w:rPr>
          <w:rFonts w:eastAsia="仿宋_GB2312"/>
          <w:b/>
          <w:color w:val="auto"/>
          <w:sz w:val="32"/>
          <w:szCs w:val="32"/>
          <w:rPrChange w:id="2291" w:author="嗯哼" w:date="2021-09-13T09:12:00Z">
            <w:rPr>
              <w:rFonts w:ascii="仿宋" w:eastAsia="仿宋" w:hAnsi="仿宋" w:hint="eastAsia"/>
              <w:b/>
              <w:color w:val="auto"/>
              <w:sz w:val="30"/>
              <w:szCs w:val="30"/>
            </w:rPr>
          </w:rPrChange>
        </w:rPr>
        <w:t>一网通办</w:t>
      </w:r>
      <w:r>
        <w:rPr>
          <w:rFonts w:eastAsia="仿宋_GB2312"/>
          <w:b/>
          <w:color w:val="auto"/>
          <w:sz w:val="32"/>
          <w:szCs w:val="32"/>
          <w:rPrChange w:id="2292" w:author="嗯哼" w:date="2021-09-13T09:12:00Z">
            <w:rPr>
              <w:rFonts w:ascii="仿宋" w:eastAsia="仿宋" w:hAnsi="仿宋" w:hint="eastAsia"/>
              <w:b/>
              <w:color w:val="auto"/>
              <w:sz w:val="30"/>
              <w:szCs w:val="30"/>
            </w:rPr>
          </w:rPrChange>
        </w:rPr>
        <w:t>”</w:t>
      </w:r>
      <w:r>
        <w:rPr>
          <w:rFonts w:eastAsia="仿宋_GB2312"/>
          <w:b/>
          <w:color w:val="auto"/>
          <w:sz w:val="32"/>
          <w:szCs w:val="32"/>
          <w:rPrChange w:id="2293" w:author="嗯哼" w:date="2021-09-13T09:12:00Z">
            <w:rPr>
              <w:rFonts w:ascii="仿宋" w:eastAsia="仿宋" w:hAnsi="仿宋" w:hint="eastAsia"/>
              <w:b/>
              <w:color w:val="auto"/>
              <w:sz w:val="30"/>
              <w:szCs w:val="30"/>
            </w:rPr>
          </w:rPrChange>
        </w:rPr>
        <w:t>品牌</w:t>
      </w:r>
    </w:p>
    <w:p w14:paraId="34C3399D" w14:textId="77777777" w:rsidR="00000000" w:rsidRDefault="00000000">
      <w:pPr>
        <w:pStyle w:val="a0"/>
        <w:spacing w:line="560" w:lineRule="exact"/>
        <w:ind w:firstLine="640"/>
        <w:rPr>
          <w:rFonts w:eastAsia="仿宋_GB2312"/>
          <w:color w:val="auto"/>
          <w:sz w:val="32"/>
          <w:szCs w:val="32"/>
          <w:rPrChange w:id="2294" w:author="嗯哼" w:date="2021-09-13T09:12:00Z">
            <w:rPr>
              <w:rFonts w:ascii="仿宋" w:eastAsia="仿宋" w:hAnsi="仿宋"/>
              <w:color w:val="auto"/>
              <w:sz w:val="30"/>
              <w:szCs w:val="30"/>
            </w:rPr>
          </w:rPrChange>
        </w:rPr>
      </w:pPr>
      <w:r>
        <w:rPr>
          <w:rFonts w:eastAsia="仿宋_GB2312"/>
          <w:color w:val="auto"/>
          <w:sz w:val="32"/>
          <w:szCs w:val="32"/>
          <w:rPrChange w:id="2295" w:author="嗯哼" w:date="2021-09-13T09:12:00Z">
            <w:rPr>
              <w:rFonts w:ascii="仿宋" w:eastAsia="仿宋" w:hAnsi="仿宋" w:hint="eastAsia"/>
              <w:color w:val="auto"/>
              <w:sz w:val="30"/>
              <w:szCs w:val="30"/>
            </w:rPr>
          </w:rPrChange>
        </w:rPr>
        <w:t>深化政府网站信息资源库应用，创新政府信息一体化服务场景，优化</w:t>
      </w:r>
      <w:r>
        <w:rPr>
          <w:rFonts w:eastAsia="仿宋_GB2312"/>
          <w:color w:val="auto"/>
          <w:sz w:val="32"/>
          <w:szCs w:val="32"/>
          <w:rPrChange w:id="2296" w:author="嗯哼" w:date="2021-09-13T09:12:00Z">
            <w:rPr>
              <w:rFonts w:ascii="仿宋" w:eastAsia="仿宋" w:hAnsi="仿宋" w:hint="eastAsia"/>
              <w:color w:val="auto"/>
              <w:sz w:val="30"/>
              <w:szCs w:val="30"/>
            </w:rPr>
          </w:rPrChange>
        </w:rPr>
        <w:t>“</w:t>
      </w:r>
      <w:r>
        <w:rPr>
          <w:rFonts w:eastAsia="仿宋_GB2312"/>
          <w:color w:val="auto"/>
          <w:sz w:val="32"/>
          <w:szCs w:val="32"/>
          <w:rPrChange w:id="2297" w:author="嗯哼" w:date="2021-09-13T09:12:00Z">
            <w:rPr>
              <w:rFonts w:ascii="仿宋" w:eastAsia="仿宋" w:hAnsi="仿宋" w:hint="eastAsia"/>
              <w:color w:val="auto"/>
              <w:sz w:val="30"/>
              <w:szCs w:val="30"/>
            </w:rPr>
          </w:rPrChange>
        </w:rPr>
        <w:t>皖事通办</w:t>
      </w:r>
      <w:r>
        <w:rPr>
          <w:rFonts w:eastAsia="仿宋_GB2312"/>
          <w:color w:val="auto"/>
          <w:sz w:val="32"/>
          <w:szCs w:val="32"/>
          <w:rPrChange w:id="2298" w:author="嗯哼" w:date="2021-09-13T09:12:00Z">
            <w:rPr>
              <w:rFonts w:ascii="仿宋" w:eastAsia="仿宋" w:hAnsi="仿宋" w:hint="eastAsia"/>
              <w:color w:val="auto"/>
              <w:sz w:val="30"/>
              <w:szCs w:val="30"/>
            </w:rPr>
          </w:rPrChange>
        </w:rPr>
        <w:t>”</w:t>
      </w:r>
      <w:r>
        <w:rPr>
          <w:rFonts w:eastAsia="仿宋_GB2312"/>
          <w:color w:val="auto"/>
          <w:sz w:val="32"/>
          <w:szCs w:val="32"/>
          <w:rPrChange w:id="2299" w:author="嗯哼" w:date="2021-09-13T09:12:00Z">
            <w:rPr>
              <w:rFonts w:ascii="仿宋" w:eastAsia="仿宋" w:hAnsi="仿宋" w:hint="eastAsia"/>
              <w:color w:val="auto"/>
              <w:sz w:val="30"/>
              <w:szCs w:val="30"/>
            </w:rPr>
          </w:rPrChange>
        </w:rPr>
        <w:t>黄山分厅，完善统一互动交流机制，建设开放、融合、创新的智慧型一体化网上政府门户，提升政府网上履职能力和服务效率，让企业群众在办事创业中有更多获得感。</w:t>
      </w:r>
    </w:p>
    <w:p w14:paraId="408610B4" w14:textId="77777777" w:rsidR="00000000" w:rsidRDefault="00000000">
      <w:pPr>
        <w:pStyle w:val="a0"/>
        <w:spacing w:line="560" w:lineRule="exact"/>
        <w:ind w:firstLine="640"/>
        <w:rPr>
          <w:rFonts w:eastAsia="仿宋_GB2312"/>
          <w:color w:val="auto"/>
          <w:sz w:val="32"/>
          <w:szCs w:val="32"/>
          <w:rPrChange w:id="2300" w:author="嗯哼" w:date="2021-09-13T09:12:00Z">
            <w:rPr>
              <w:rFonts w:ascii="仿宋" w:eastAsia="仿宋" w:hAnsi="仿宋" w:hint="eastAsia"/>
              <w:color w:val="auto"/>
              <w:sz w:val="30"/>
              <w:szCs w:val="30"/>
            </w:rPr>
          </w:rPrChange>
        </w:rPr>
      </w:pPr>
      <w:r>
        <w:rPr>
          <w:rFonts w:eastAsia="仿宋_GB2312"/>
          <w:b/>
          <w:color w:val="auto"/>
          <w:sz w:val="32"/>
          <w:szCs w:val="32"/>
          <w:rPrChange w:id="2301"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2302" w:author="嗯哼" w:date="2021-09-13T09:12:00Z">
            <w:rPr>
              <w:rFonts w:ascii="仿宋" w:eastAsia="仿宋" w:hAnsi="仿宋" w:hint="eastAsia"/>
              <w:b/>
              <w:color w:val="auto"/>
              <w:sz w:val="30"/>
              <w:szCs w:val="30"/>
            </w:rPr>
          </w:rPrChange>
        </w:rPr>
        <w:t>1</w:t>
      </w:r>
      <w:r>
        <w:rPr>
          <w:rFonts w:eastAsia="仿宋_GB2312"/>
          <w:b/>
          <w:color w:val="auto"/>
          <w:sz w:val="32"/>
          <w:szCs w:val="32"/>
          <w:rPrChange w:id="2303" w:author="嗯哼" w:date="2021-09-13T09:12:00Z">
            <w:rPr>
              <w:rFonts w:ascii="仿宋" w:eastAsia="仿宋" w:hAnsi="仿宋" w:hint="eastAsia"/>
              <w:b/>
              <w:color w:val="auto"/>
              <w:sz w:val="30"/>
              <w:szCs w:val="30"/>
            </w:rPr>
          </w:rPrChange>
        </w:rPr>
        <w:t>）推进政府信息</w:t>
      </w:r>
      <w:r>
        <w:rPr>
          <w:rFonts w:eastAsia="仿宋_GB2312"/>
          <w:b/>
          <w:color w:val="auto"/>
          <w:sz w:val="32"/>
          <w:szCs w:val="32"/>
          <w:rPrChange w:id="2304" w:author="嗯哼" w:date="2021-09-13T09:12:00Z">
            <w:rPr>
              <w:rFonts w:ascii="仿宋" w:eastAsia="仿宋" w:hAnsi="仿宋" w:hint="eastAsia"/>
              <w:b/>
              <w:color w:val="auto"/>
              <w:sz w:val="30"/>
              <w:szCs w:val="30"/>
            </w:rPr>
          </w:rPrChange>
        </w:rPr>
        <w:t>“</w:t>
      </w:r>
      <w:r>
        <w:rPr>
          <w:rFonts w:eastAsia="仿宋_GB2312"/>
          <w:b/>
          <w:color w:val="auto"/>
          <w:sz w:val="32"/>
          <w:szCs w:val="32"/>
          <w:rPrChange w:id="2305" w:author="嗯哼" w:date="2021-09-13T09:12:00Z">
            <w:rPr>
              <w:rFonts w:ascii="仿宋" w:eastAsia="仿宋" w:hAnsi="仿宋" w:hint="eastAsia"/>
              <w:b/>
              <w:color w:val="auto"/>
              <w:sz w:val="30"/>
              <w:szCs w:val="30"/>
            </w:rPr>
          </w:rPrChange>
        </w:rPr>
        <w:t>一网通查</w:t>
      </w:r>
      <w:r>
        <w:rPr>
          <w:rFonts w:eastAsia="仿宋_GB2312"/>
          <w:b/>
          <w:color w:val="auto"/>
          <w:sz w:val="32"/>
          <w:szCs w:val="32"/>
          <w:rPrChange w:id="2306" w:author="嗯哼" w:date="2021-09-13T09:12:00Z">
            <w:rPr>
              <w:rFonts w:ascii="仿宋" w:eastAsia="仿宋" w:hAnsi="仿宋" w:hint="eastAsia"/>
              <w:b/>
              <w:color w:val="auto"/>
              <w:sz w:val="30"/>
              <w:szCs w:val="30"/>
            </w:rPr>
          </w:rPrChange>
        </w:rPr>
        <w:t>”</w:t>
      </w:r>
      <w:r>
        <w:rPr>
          <w:rFonts w:eastAsia="仿宋_GB2312"/>
          <w:b/>
          <w:color w:val="auto"/>
          <w:sz w:val="32"/>
          <w:szCs w:val="32"/>
          <w:rPrChange w:id="2307" w:author="嗯哼" w:date="2021-09-13T09:12:00Z">
            <w:rPr>
              <w:rFonts w:ascii="仿宋" w:eastAsia="仿宋" w:hAnsi="仿宋" w:hint="eastAsia"/>
              <w:b/>
              <w:color w:val="auto"/>
              <w:sz w:val="30"/>
              <w:szCs w:val="30"/>
            </w:rPr>
          </w:rPrChange>
        </w:rPr>
        <w:t>。</w:t>
      </w:r>
      <w:r>
        <w:rPr>
          <w:rFonts w:eastAsia="仿宋_GB2312"/>
          <w:color w:val="auto"/>
          <w:sz w:val="32"/>
          <w:szCs w:val="32"/>
          <w:rPrChange w:id="2308" w:author="嗯哼" w:date="2021-09-13T09:12:00Z">
            <w:rPr>
              <w:rFonts w:ascii="仿宋" w:eastAsia="仿宋" w:hAnsi="仿宋" w:hint="eastAsia"/>
              <w:color w:val="auto"/>
              <w:sz w:val="30"/>
              <w:szCs w:val="30"/>
            </w:rPr>
          </w:rPrChange>
        </w:rPr>
        <w:t>开设政策导航与政务知识服务功能，建立健全政策文件库和业务知识库共享管理制度，打造覆盖全市、统一渠道、发布及时、展现多样、分类科学、查询便捷的一体化信息发布平台，实现</w:t>
      </w:r>
      <w:r>
        <w:rPr>
          <w:rFonts w:eastAsia="仿宋_GB2312"/>
          <w:color w:val="auto"/>
          <w:sz w:val="32"/>
          <w:szCs w:val="32"/>
          <w:rPrChange w:id="2309" w:author="嗯哼" w:date="2021-09-13T09:12:00Z">
            <w:rPr>
              <w:rFonts w:ascii="仿宋" w:eastAsia="仿宋" w:hAnsi="仿宋" w:hint="eastAsia"/>
              <w:color w:val="auto"/>
              <w:sz w:val="30"/>
              <w:szCs w:val="30"/>
            </w:rPr>
          </w:rPrChange>
        </w:rPr>
        <w:t>“</w:t>
      </w:r>
      <w:r>
        <w:rPr>
          <w:rFonts w:eastAsia="仿宋_GB2312"/>
          <w:color w:val="auto"/>
          <w:sz w:val="32"/>
          <w:szCs w:val="32"/>
          <w:rPrChange w:id="2310" w:author="嗯哼" w:date="2021-09-13T09:12:00Z">
            <w:rPr>
              <w:rFonts w:ascii="仿宋" w:eastAsia="仿宋" w:hAnsi="仿宋" w:hint="eastAsia"/>
              <w:color w:val="auto"/>
              <w:sz w:val="30"/>
              <w:szCs w:val="30"/>
            </w:rPr>
          </w:rPrChange>
        </w:rPr>
        <w:t>一网通查</w:t>
      </w:r>
      <w:r>
        <w:rPr>
          <w:rFonts w:eastAsia="仿宋_GB2312"/>
          <w:color w:val="auto"/>
          <w:sz w:val="32"/>
          <w:szCs w:val="32"/>
          <w:rPrChange w:id="2311" w:author="嗯哼" w:date="2021-09-13T09:12:00Z">
            <w:rPr>
              <w:rFonts w:ascii="仿宋" w:eastAsia="仿宋" w:hAnsi="仿宋" w:hint="eastAsia"/>
              <w:color w:val="auto"/>
              <w:sz w:val="30"/>
              <w:szCs w:val="30"/>
            </w:rPr>
          </w:rPrChange>
        </w:rPr>
        <w:t>”</w:t>
      </w:r>
      <w:r>
        <w:rPr>
          <w:rFonts w:eastAsia="仿宋_GB2312"/>
          <w:color w:val="auto"/>
          <w:sz w:val="32"/>
          <w:szCs w:val="32"/>
          <w:rPrChange w:id="2312" w:author="嗯哼" w:date="2021-09-13T09:12:00Z">
            <w:rPr>
              <w:rFonts w:ascii="仿宋" w:eastAsia="仿宋" w:hAnsi="仿宋" w:hint="eastAsia"/>
              <w:color w:val="auto"/>
              <w:sz w:val="30"/>
              <w:szCs w:val="30"/>
            </w:rPr>
          </w:rPrChange>
        </w:rPr>
        <w:t>。升级智能搜索引擎，精准感知用户需求，智能展现集政策文件、政策解读、办事入口和咨询问答服务于一体的完整场景，实现</w:t>
      </w:r>
      <w:r>
        <w:rPr>
          <w:rFonts w:eastAsia="仿宋_GB2312"/>
          <w:color w:val="auto"/>
          <w:sz w:val="32"/>
          <w:szCs w:val="32"/>
          <w:rPrChange w:id="2313" w:author="嗯哼" w:date="2021-09-13T09:12:00Z">
            <w:rPr>
              <w:rFonts w:ascii="仿宋" w:eastAsia="仿宋" w:hAnsi="仿宋" w:hint="eastAsia"/>
              <w:color w:val="auto"/>
              <w:sz w:val="30"/>
              <w:szCs w:val="30"/>
            </w:rPr>
          </w:rPrChange>
        </w:rPr>
        <w:t>“</w:t>
      </w:r>
      <w:r>
        <w:rPr>
          <w:rFonts w:eastAsia="仿宋_GB2312"/>
          <w:color w:val="auto"/>
          <w:sz w:val="32"/>
          <w:szCs w:val="32"/>
          <w:rPrChange w:id="2314" w:author="嗯哼" w:date="2021-09-13T09:12:00Z">
            <w:rPr>
              <w:rFonts w:ascii="仿宋" w:eastAsia="仿宋" w:hAnsi="仿宋" w:hint="eastAsia"/>
              <w:color w:val="auto"/>
              <w:sz w:val="30"/>
              <w:szCs w:val="30"/>
            </w:rPr>
          </w:rPrChange>
        </w:rPr>
        <w:t>搜索即服务</w:t>
      </w:r>
      <w:r>
        <w:rPr>
          <w:rFonts w:eastAsia="仿宋_GB2312"/>
          <w:color w:val="auto"/>
          <w:sz w:val="32"/>
          <w:szCs w:val="32"/>
          <w:rPrChange w:id="2315" w:author="嗯哼" w:date="2021-09-13T09:12:00Z">
            <w:rPr>
              <w:rFonts w:ascii="仿宋" w:eastAsia="仿宋" w:hAnsi="仿宋" w:hint="eastAsia"/>
              <w:color w:val="auto"/>
              <w:sz w:val="30"/>
              <w:szCs w:val="30"/>
            </w:rPr>
          </w:rPrChange>
        </w:rPr>
        <w:t>”</w:t>
      </w:r>
      <w:r>
        <w:rPr>
          <w:rFonts w:eastAsia="仿宋_GB2312"/>
          <w:color w:val="auto"/>
          <w:sz w:val="32"/>
          <w:szCs w:val="32"/>
          <w:rPrChange w:id="2316" w:author="嗯哼" w:date="2021-09-13T09:12:00Z">
            <w:rPr>
              <w:rFonts w:ascii="仿宋" w:eastAsia="仿宋" w:hAnsi="仿宋" w:hint="eastAsia"/>
              <w:color w:val="auto"/>
              <w:sz w:val="30"/>
              <w:szCs w:val="30"/>
            </w:rPr>
          </w:rPrChange>
        </w:rPr>
        <w:t>、一键获取。</w:t>
      </w:r>
    </w:p>
    <w:p w14:paraId="723BACF8" w14:textId="77777777" w:rsidR="00000000" w:rsidRDefault="00000000">
      <w:pPr>
        <w:pStyle w:val="a0"/>
        <w:spacing w:line="560" w:lineRule="exact"/>
        <w:ind w:firstLine="640"/>
        <w:rPr>
          <w:rFonts w:eastAsia="仿宋_GB2312"/>
          <w:color w:val="auto"/>
          <w:sz w:val="32"/>
          <w:szCs w:val="32"/>
          <w:rPrChange w:id="2317" w:author="嗯哼" w:date="2021-09-13T09:12:00Z">
            <w:rPr>
              <w:rFonts w:ascii="仿宋" w:eastAsia="仿宋" w:hAnsi="仿宋" w:hint="eastAsia"/>
              <w:color w:val="auto"/>
              <w:sz w:val="30"/>
              <w:szCs w:val="30"/>
            </w:rPr>
          </w:rPrChange>
        </w:rPr>
      </w:pPr>
      <w:r>
        <w:rPr>
          <w:rFonts w:eastAsia="仿宋_GB2312"/>
          <w:b/>
          <w:color w:val="auto"/>
          <w:sz w:val="32"/>
          <w:szCs w:val="32"/>
          <w:rPrChange w:id="2318"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2319" w:author="嗯哼" w:date="2021-09-13T09:12:00Z">
            <w:rPr>
              <w:rFonts w:ascii="仿宋" w:eastAsia="仿宋" w:hAnsi="仿宋" w:hint="eastAsia"/>
              <w:b/>
              <w:color w:val="auto"/>
              <w:sz w:val="30"/>
              <w:szCs w:val="30"/>
            </w:rPr>
          </w:rPrChange>
        </w:rPr>
        <w:t>2</w:t>
      </w:r>
      <w:r>
        <w:rPr>
          <w:rFonts w:eastAsia="仿宋_GB2312"/>
          <w:b/>
          <w:color w:val="auto"/>
          <w:sz w:val="32"/>
          <w:szCs w:val="32"/>
          <w:rPrChange w:id="2320" w:author="嗯哼" w:date="2021-09-13T09:12:00Z">
            <w:rPr>
              <w:rFonts w:ascii="仿宋" w:eastAsia="仿宋" w:hAnsi="仿宋" w:hint="eastAsia"/>
              <w:b/>
              <w:color w:val="auto"/>
              <w:sz w:val="30"/>
              <w:szCs w:val="30"/>
            </w:rPr>
          </w:rPrChange>
        </w:rPr>
        <w:t>）推进政务服务</w:t>
      </w:r>
      <w:r>
        <w:rPr>
          <w:rFonts w:eastAsia="仿宋_GB2312"/>
          <w:b/>
          <w:color w:val="auto"/>
          <w:sz w:val="32"/>
          <w:szCs w:val="32"/>
          <w:rPrChange w:id="2321" w:author="嗯哼" w:date="2021-09-13T09:12:00Z">
            <w:rPr>
              <w:rFonts w:ascii="仿宋" w:eastAsia="仿宋" w:hAnsi="仿宋" w:hint="eastAsia"/>
              <w:b/>
              <w:color w:val="auto"/>
              <w:sz w:val="30"/>
              <w:szCs w:val="30"/>
            </w:rPr>
          </w:rPrChange>
        </w:rPr>
        <w:t>“</w:t>
      </w:r>
      <w:r>
        <w:rPr>
          <w:rFonts w:eastAsia="仿宋_GB2312"/>
          <w:b/>
          <w:color w:val="auto"/>
          <w:sz w:val="32"/>
          <w:szCs w:val="32"/>
          <w:rPrChange w:id="2322" w:author="嗯哼" w:date="2021-09-13T09:12:00Z">
            <w:rPr>
              <w:rFonts w:ascii="仿宋" w:eastAsia="仿宋" w:hAnsi="仿宋" w:hint="eastAsia"/>
              <w:b/>
              <w:color w:val="auto"/>
              <w:sz w:val="30"/>
              <w:szCs w:val="30"/>
            </w:rPr>
          </w:rPrChange>
        </w:rPr>
        <w:t>一网通办</w:t>
      </w:r>
      <w:r>
        <w:rPr>
          <w:rFonts w:eastAsia="仿宋_GB2312"/>
          <w:b/>
          <w:color w:val="auto"/>
          <w:sz w:val="32"/>
          <w:szCs w:val="32"/>
          <w:rPrChange w:id="2323" w:author="嗯哼" w:date="2021-09-13T09:12:00Z">
            <w:rPr>
              <w:rFonts w:ascii="仿宋" w:eastAsia="仿宋" w:hAnsi="仿宋" w:hint="eastAsia"/>
              <w:b/>
              <w:color w:val="auto"/>
              <w:sz w:val="30"/>
              <w:szCs w:val="30"/>
            </w:rPr>
          </w:rPrChange>
        </w:rPr>
        <w:t>”</w:t>
      </w:r>
      <w:r>
        <w:rPr>
          <w:rFonts w:eastAsia="仿宋_GB2312"/>
          <w:b/>
          <w:color w:val="auto"/>
          <w:sz w:val="32"/>
          <w:szCs w:val="32"/>
          <w:rPrChange w:id="2324" w:author="嗯哼" w:date="2021-09-13T09:12:00Z">
            <w:rPr>
              <w:rFonts w:ascii="仿宋" w:eastAsia="仿宋" w:hAnsi="仿宋" w:hint="eastAsia"/>
              <w:b/>
              <w:color w:val="auto"/>
              <w:sz w:val="30"/>
              <w:szCs w:val="30"/>
            </w:rPr>
          </w:rPrChange>
        </w:rPr>
        <w:t>。</w:t>
      </w:r>
      <w:r>
        <w:rPr>
          <w:rFonts w:eastAsia="仿宋_GB2312"/>
          <w:color w:val="auto"/>
          <w:sz w:val="32"/>
          <w:szCs w:val="32"/>
          <w:rPrChange w:id="2325" w:author="嗯哼" w:date="2021-09-13T09:12:00Z">
            <w:rPr>
              <w:rFonts w:ascii="仿宋" w:eastAsia="仿宋" w:hAnsi="仿宋" w:hint="eastAsia"/>
              <w:color w:val="auto"/>
              <w:sz w:val="30"/>
              <w:szCs w:val="30"/>
            </w:rPr>
          </w:rPrChange>
        </w:rPr>
        <w:t>推进市政府门户网站与</w:t>
      </w:r>
      <w:r>
        <w:rPr>
          <w:rFonts w:eastAsia="仿宋_GB2312"/>
          <w:color w:val="auto"/>
          <w:sz w:val="32"/>
          <w:szCs w:val="32"/>
          <w:rPrChange w:id="2326" w:author="嗯哼" w:date="2021-09-13T09:12:00Z">
            <w:rPr>
              <w:rFonts w:ascii="仿宋" w:eastAsia="仿宋" w:hAnsi="仿宋" w:hint="eastAsia"/>
              <w:color w:val="auto"/>
              <w:sz w:val="30"/>
              <w:szCs w:val="30"/>
            </w:rPr>
          </w:rPrChange>
        </w:rPr>
        <w:t>“</w:t>
      </w:r>
      <w:r>
        <w:rPr>
          <w:rFonts w:eastAsia="仿宋_GB2312"/>
          <w:color w:val="auto"/>
          <w:sz w:val="32"/>
          <w:szCs w:val="32"/>
          <w:rPrChange w:id="2327" w:author="嗯哼" w:date="2021-09-13T09:12:00Z">
            <w:rPr>
              <w:rFonts w:ascii="仿宋" w:eastAsia="仿宋" w:hAnsi="仿宋" w:hint="eastAsia"/>
              <w:color w:val="auto"/>
              <w:sz w:val="30"/>
              <w:szCs w:val="30"/>
            </w:rPr>
          </w:rPrChange>
        </w:rPr>
        <w:t>皖事通办</w:t>
      </w:r>
      <w:r>
        <w:rPr>
          <w:rFonts w:eastAsia="仿宋_GB2312"/>
          <w:color w:val="auto"/>
          <w:sz w:val="32"/>
          <w:szCs w:val="32"/>
          <w:rPrChange w:id="2328" w:author="嗯哼" w:date="2021-09-13T09:12:00Z">
            <w:rPr>
              <w:rFonts w:ascii="仿宋" w:eastAsia="仿宋" w:hAnsi="仿宋" w:hint="eastAsia"/>
              <w:color w:val="auto"/>
              <w:sz w:val="30"/>
              <w:szCs w:val="30"/>
            </w:rPr>
          </w:rPrChange>
        </w:rPr>
        <w:t>”</w:t>
      </w:r>
      <w:r>
        <w:rPr>
          <w:rFonts w:eastAsia="仿宋_GB2312"/>
          <w:color w:val="auto"/>
          <w:sz w:val="32"/>
          <w:szCs w:val="32"/>
          <w:rPrChange w:id="2329" w:author="嗯哼" w:date="2021-09-13T09:12:00Z">
            <w:rPr>
              <w:rFonts w:ascii="仿宋" w:eastAsia="仿宋" w:hAnsi="仿宋" w:hint="eastAsia"/>
              <w:color w:val="auto"/>
              <w:sz w:val="30"/>
              <w:szCs w:val="30"/>
            </w:rPr>
          </w:rPrChange>
        </w:rPr>
        <w:t>黄山分厅深度融合，以</w:t>
      </w:r>
      <w:r>
        <w:rPr>
          <w:rFonts w:eastAsia="仿宋_GB2312"/>
          <w:color w:val="auto"/>
          <w:sz w:val="32"/>
          <w:szCs w:val="32"/>
          <w:rPrChange w:id="2330" w:author="嗯哼" w:date="2021-09-13T09:12:00Z">
            <w:rPr>
              <w:rFonts w:ascii="仿宋" w:eastAsia="仿宋" w:hAnsi="仿宋" w:hint="eastAsia"/>
              <w:color w:val="auto"/>
              <w:sz w:val="30"/>
              <w:szCs w:val="30"/>
            </w:rPr>
          </w:rPrChange>
        </w:rPr>
        <w:t>“</w:t>
      </w:r>
      <w:r>
        <w:rPr>
          <w:rFonts w:eastAsia="仿宋_GB2312"/>
          <w:color w:val="auto"/>
          <w:sz w:val="32"/>
          <w:szCs w:val="32"/>
          <w:rPrChange w:id="2331" w:author="嗯哼" w:date="2021-09-13T09:12:00Z">
            <w:rPr>
              <w:rFonts w:ascii="仿宋" w:eastAsia="仿宋" w:hAnsi="仿宋" w:hint="eastAsia"/>
              <w:color w:val="auto"/>
              <w:sz w:val="30"/>
              <w:szCs w:val="30"/>
            </w:rPr>
          </w:rPrChange>
        </w:rPr>
        <w:t>网购式</w:t>
      </w:r>
      <w:r>
        <w:rPr>
          <w:rFonts w:eastAsia="仿宋_GB2312"/>
          <w:color w:val="auto"/>
          <w:sz w:val="32"/>
          <w:szCs w:val="32"/>
          <w:rPrChange w:id="2332" w:author="嗯哼" w:date="2021-09-13T09:12:00Z">
            <w:rPr>
              <w:rFonts w:ascii="仿宋" w:eastAsia="仿宋" w:hAnsi="仿宋" w:hint="eastAsia"/>
              <w:color w:val="auto"/>
              <w:sz w:val="30"/>
              <w:szCs w:val="30"/>
            </w:rPr>
          </w:rPrChange>
        </w:rPr>
        <w:t>”</w:t>
      </w:r>
      <w:r>
        <w:rPr>
          <w:rFonts w:eastAsia="仿宋_GB2312"/>
          <w:color w:val="auto"/>
          <w:sz w:val="32"/>
          <w:szCs w:val="32"/>
          <w:rPrChange w:id="2333" w:author="嗯哼" w:date="2021-09-13T09:12:00Z">
            <w:rPr>
              <w:rFonts w:ascii="仿宋" w:eastAsia="仿宋" w:hAnsi="仿宋" w:hint="eastAsia"/>
              <w:color w:val="auto"/>
              <w:sz w:val="30"/>
              <w:szCs w:val="30"/>
            </w:rPr>
          </w:rPrChange>
        </w:rPr>
        <w:t>用户体验为中心，精细化梳理政务服务事项，围绕</w:t>
      </w:r>
      <w:r>
        <w:rPr>
          <w:rFonts w:eastAsia="仿宋_GB2312"/>
          <w:color w:val="auto"/>
          <w:sz w:val="32"/>
          <w:szCs w:val="32"/>
          <w:rPrChange w:id="2334" w:author="嗯哼" w:date="2021-09-13T09:12:00Z">
            <w:rPr>
              <w:rFonts w:ascii="仿宋" w:eastAsia="仿宋" w:hAnsi="仿宋" w:hint="eastAsia"/>
              <w:color w:val="auto"/>
              <w:sz w:val="30"/>
              <w:szCs w:val="30"/>
            </w:rPr>
          </w:rPrChange>
        </w:rPr>
        <w:t>“</w:t>
      </w:r>
      <w:r>
        <w:rPr>
          <w:rFonts w:eastAsia="仿宋_GB2312"/>
          <w:color w:val="auto"/>
          <w:sz w:val="32"/>
          <w:szCs w:val="32"/>
          <w:rPrChange w:id="2335" w:author="嗯哼" w:date="2021-09-13T09:12:00Z">
            <w:rPr>
              <w:rFonts w:ascii="仿宋" w:eastAsia="仿宋" w:hAnsi="仿宋" w:hint="eastAsia"/>
              <w:color w:val="auto"/>
              <w:sz w:val="30"/>
              <w:szCs w:val="30"/>
            </w:rPr>
          </w:rPrChange>
        </w:rPr>
        <w:t>一件事</w:t>
      </w:r>
      <w:r>
        <w:rPr>
          <w:rFonts w:eastAsia="仿宋_GB2312"/>
          <w:color w:val="auto"/>
          <w:sz w:val="32"/>
          <w:szCs w:val="32"/>
          <w:rPrChange w:id="2336" w:author="嗯哼" w:date="2021-09-13T09:12:00Z">
            <w:rPr>
              <w:rFonts w:ascii="仿宋" w:eastAsia="仿宋" w:hAnsi="仿宋" w:hint="eastAsia"/>
              <w:color w:val="auto"/>
              <w:sz w:val="30"/>
              <w:szCs w:val="30"/>
            </w:rPr>
          </w:rPrChange>
        </w:rPr>
        <w:t>”</w:t>
      </w:r>
      <w:r>
        <w:rPr>
          <w:rFonts w:eastAsia="仿宋_GB2312"/>
          <w:color w:val="auto"/>
          <w:sz w:val="32"/>
          <w:szCs w:val="32"/>
          <w:rPrChange w:id="2337" w:author="嗯哼" w:date="2021-09-13T09:12:00Z">
            <w:rPr>
              <w:rFonts w:ascii="仿宋" w:eastAsia="仿宋" w:hAnsi="仿宋" w:hint="eastAsia"/>
              <w:color w:val="auto"/>
              <w:sz w:val="30"/>
              <w:szCs w:val="30"/>
            </w:rPr>
          </w:rPrChange>
        </w:rPr>
        <w:t>推进服务流程再造，为企业群众提供场景式服务，继续提升市、县（区）两级服务事项网上可办率，实现应上尽上，全程在线。破解共享难、缺材料使用效</w:t>
      </w:r>
      <w:r>
        <w:rPr>
          <w:rFonts w:eastAsia="仿宋_GB2312"/>
          <w:color w:val="auto"/>
          <w:sz w:val="32"/>
          <w:szCs w:val="32"/>
          <w:rPrChange w:id="2338" w:author="嗯哼" w:date="2021-09-13T09:12:00Z">
            <w:rPr>
              <w:rFonts w:ascii="仿宋" w:eastAsia="仿宋" w:hAnsi="仿宋" w:hint="eastAsia"/>
              <w:color w:val="auto"/>
              <w:sz w:val="30"/>
              <w:szCs w:val="30"/>
            </w:rPr>
          </w:rPrChange>
        </w:rPr>
        <w:lastRenderedPageBreak/>
        <w:t>力规则、缺网办运行管理规则等问题，建立健全政务服务线上线下一体化管理规范，提升服务事项网上办理的使用率和满意率。出台指尖行动计划，推进政务服务事项</w:t>
      </w:r>
      <w:r>
        <w:rPr>
          <w:rFonts w:eastAsia="仿宋_GB2312"/>
          <w:color w:val="auto"/>
          <w:sz w:val="32"/>
          <w:szCs w:val="32"/>
          <w:rPrChange w:id="2339" w:author="嗯哼" w:date="2021-09-13T09:12:00Z">
            <w:rPr>
              <w:rFonts w:ascii="仿宋" w:eastAsia="仿宋" w:hAnsi="仿宋" w:hint="eastAsia"/>
              <w:color w:val="auto"/>
              <w:sz w:val="30"/>
              <w:szCs w:val="30"/>
            </w:rPr>
          </w:rPrChange>
        </w:rPr>
        <w:t>“</w:t>
      </w:r>
      <w:r>
        <w:rPr>
          <w:rFonts w:eastAsia="仿宋_GB2312"/>
          <w:color w:val="auto"/>
          <w:sz w:val="32"/>
          <w:szCs w:val="32"/>
          <w:rPrChange w:id="2340" w:author="嗯哼" w:date="2021-09-13T09:12:00Z">
            <w:rPr>
              <w:rFonts w:ascii="仿宋" w:eastAsia="仿宋" w:hAnsi="仿宋" w:hint="eastAsia"/>
              <w:color w:val="auto"/>
              <w:sz w:val="30"/>
              <w:szCs w:val="30"/>
            </w:rPr>
          </w:rPrChange>
        </w:rPr>
        <w:t>掌上办</w:t>
      </w:r>
      <w:r>
        <w:rPr>
          <w:rFonts w:eastAsia="仿宋_GB2312"/>
          <w:color w:val="auto"/>
          <w:sz w:val="32"/>
          <w:szCs w:val="32"/>
          <w:rPrChange w:id="2341" w:author="嗯哼" w:date="2021-09-13T09:12:00Z">
            <w:rPr>
              <w:rFonts w:ascii="仿宋" w:eastAsia="仿宋" w:hAnsi="仿宋" w:hint="eastAsia"/>
              <w:color w:val="auto"/>
              <w:sz w:val="30"/>
              <w:szCs w:val="30"/>
            </w:rPr>
          </w:rPrChange>
        </w:rPr>
        <w:t>”</w:t>
      </w:r>
      <w:r>
        <w:rPr>
          <w:rFonts w:eastAsia="仿宋_GB2312"/>
          <w:color w:val="auto"/>
          <w:sz w:val="32"/>
          <w:szCs w:val="32"/>
          <w:rPrChange w:id="2342" w:author="嗯哼" w:date="2021-09-13T09:12:00Z">
            <w:rPr>
              <w:rFonts w:ascii="仿宋" w:eastAsia="仿宋" w:hAnsi="仿宋" w:hint="eastAsia"/>
              <w:color w:val="auto"/>
              <w:sz w:val="30"/>
              <w:szCs w:val="30"/>
            </w:rPr>
          </w:rPrChange>
        </w:rPr>
        <w:t>。探索</w:t>
      </w:r>
      <w:r>
        <w:rPr>
          <w:rFonts w:eastAsia="仿宋_GB2312"/>
          <w:color w:val="auto"/>
          <w:sz w:val="32"/>
          <w:szCs w:val="32"/>
          <w:rPrChange w:id="2343" w:author="嗯哼" w:date="2021-09-13T09:12:00Z">
            <w:rPr>
              <w:rFonts w:ascii="仿宋" w:eastAsia="仿宋" w:hAnsi="仿宋" w:hint="eastAsia"/>
              <w:color w:val="auto"/>
              <w:sz w:val="30"/>
              <w:szCs w:val="30"/>
            </w:rPr>
          </w:rPrChange>
        </w:rPr>
        <w:t>“</w:t>
      </w:r>
      <w:r>
        <w:rPr>
          <w:rFonts w:eastAsia="仿宋_GB2312"/>
          <w:color w:val="auto"/>
          <w:sz w:val="32"/>
          <w:szCs w:val="32"/>
          <w:rPrChange w:id="2344" w:author="嗯哼" w:date="2021-09-13T09:12:00Z">
            <w:rPr>
              <w:rFonts w:ascii="仿宋" w:eastAsia="仿宋" w:hAnsi="仿宋" w:hint="eastAsia"/>
              <w:color w:val="auto"/>
              <w:sz w:val="30"/>
              <w:szCs w:val="30"/>
            </w:rPr>
          </w:rPrChange>
        </w:rPr>
        <w:t>智能办</w:t>
      </w:r>
      <w:r>
        <w:rPr>
          <w:rFonts w:eastAsia="仿宋_GB2312"/>
          <w:color w:val="auto"/>
          <w:sz w:val="32"/>
          <w:szCs w:val="32"/>
          <w:rPrChange w:id="2345" w:author="嗯哼" w:date="2021-09-13T09:12:00Z">
            <w:rPr>
              <w:rFonts w:ascii="仿宋" w:eastAsia="仿宋" w:hAnsi="仿宋" w:hint="eastAsia"/>
              <w:color w:val="auto"/>
              <w:sz w:val="30"/>
              <w:szCs w:val="30"/>
            </w:rPr>
          </w:rPrChange>
        </w:rPr>
        <w:t>”</w:t>
      </w:r>
      <w:r>
        <w:rPr>
          <w:rFonts w:eastAsia="仿宋_GB2312"/>
          <w:color w:val="auto"/>
          <w:sz w:val="32"/>
          <w:szCs w:val="32"/>
          <w:rPrChange w:id="2346" w:author="嗯哼" w:date="2021-09-13T09:12:00Z">
            <w:rPr>
              <w:rFonts w:ascii="仿宋" w:eastAsia="仿宋" w:hAnsi="仿宋" w:hint="eastAsia"/>
              <w:color w:val="auto"/>
              <w:sz w:val="30"/>
              <w:szCs w:val="30"/>
            </w:rPr>
          </w:rPrChange>
        </w:rPr>
        <w:t>，开展</w:t>
      </w:r>
      <w:r>
        <w:rPr>
          <w:rFonts w:eastAsia="仿宋_GB2312"/>
          <w:color w:val="auto"/>
          <w:sz w:val="32"/>
          <w:szCs w:val="32"/>
          <w:rPrChange w:id="2347" w:author="嗯哼" w:date="2021-09-13T09:12:00Z">
            <w:rPr>
              <w:rFonts w:ascii="仿宋" w:eastAsia="仿宋" w:hAnsi="仿宋" w:hint="eastAsia"/>
              <w:color w:val="auto"/>
              <w:sz w:val="30"/>
              <w:szCs w:val="30"/>
            </w:rPr>
          </w:rPrChange>
        </w:rPr>
        <w:t>“</w:t>
      </w:r>
      <w:r>
        <w:rPr>
          <w:rFonts w:eastAsia="仿宋_GB2312"/>
          <w:color w:val="auto"/>
          <w:sz w:val="32"/>
          <w:szCs w:val="32"/>
          <w:rPrChange w:id="2348" w:author="嗯哼" w:date="2021-09-13T09:12:00Z">
            <w:rPr>
              <w:rFonts w:ascii="仿宋" w:eastAsia="仿宋" w:hAnsi="仿宋" w:hint="eastAsia"/>
              <w:color w:val="auto"/>
              <w:sz w:val="30"/>
              <w:szCs w:val="30"/>
            </w:rPr>
          </w:rPrChange>
        </w:rPr>
        <w:t>智能</w:t>
      </w:r>
      <w:r>
        <w:rPr>
          <w:rFonts w:eastAsia="仿宋_GB2312"/>
          <w:color w:val="auto"/>
          <w:sz w:val="32"/>
          <w:szCs w:val="32"/>
          <w:rPrChange w:id="2349" w:author="嗯哼" w:date="2021-09-13T09:12:00Z">
            <w:rPr>
              <w:rFonts w:ascii="仿宋" w:eastAsia="仿宋" w:hAnsi="仿宋" w:hint="eastAsia"/>
              <w:color w:val="auto"/>
              <w:sz w:val="30"/>
              <w:szCs w:val="30"/>
            </w:rPr>
          </w:rPrChange>
        </w:rPr>
        <w:t>”</w:t>
      </w:r>
      <w:r>
        <w:rPr>
          <w:rFonts w:eastAsia="仿宋_GB2312"/>
          <w:color w:val="auto"/>
          <w:sz w:val="32"/>
          <w:szCs w:val="32"/>
          <w:rPrChange w:id="2350" w:author="嗯哼" w:date="2021-09-13T09:12:00Z">
            <w:rPr>
              <w:rFonts w:ascii="仿宋" w:eastAsia="仿宋" w:hAnsi="仿宋" w:hint="eastAsia"/>
              <w:color w:val="auto"/>
              <w:sz w:val="30"/>
              <w:szCs w:val="30"/>
            </w:rPr>
          </w:rPrChange>
        </w:rPr>
        <w:t>审批，实现证照批文</w:t>
      </w:r>
      <w:r>
        <w:rPr>
          <w:rFonts w:eastAsia="仿宋_GB2312"/>
          <w:color w:val="auto"/>
          <w:sz w:val="32"/>
          <w:szCs w:val="32"/>
          <w:rPrChange w:id="2351" w:author="嗯哼" w:date="2021-09-13T09:12:00Z">
            <w:rPr>
              <w:rFonts w:ascii="仿宋" w:eastAsia="仿宋" w:hAnsi="仿宋" w:hint="eastAsia"/>
              <w:color w:val="auto"/>
              <w:sz w:val="30"/>
              <w:szCs w:val="30"/>
            </w:rPr>
          </w:rPrChange>
        </w:rPr>
        <w:t>“</w:t>
      </w:r>
      <w:r>
        <w:rPr>
          <w:rFonts w:eastAsia="仿宋_GB2312"/>
          <w:color w:val="auto"/>
          <w:sz w:val="32"/>
          <w:szCs w:val="32"/>
          <w:rPrChange w:id="2352" w:author="嗯哼" w:date="2021-09-13T09:12:00Z">
            <w:rPr>
              <w:rFonts w:ascii="仿宋" w:eastAsia="仿宋" w:hAnsi="仿宋" w:hint="eastAsia"/>
              <w:color w:val="auto"/>
              <w:sz w:val="30"/>
              <w:szCs w:val="30"/>
            </w:rPr>
          </w:rPrChange>
        </w:rPr>
        <w:t>秒批秒办</w:t>
      </w:r>
      <w:r>
        <w:rPr>
          <w:rFonts w:eastAsia="仿宋_GB2312"/>
          <w:color w:val="auto"/>
          <w:sz w:val="32"/>
          <w:szCs w:val="32"/>
          <w:rPrChange w:id="2353" w:author="嗯哼" w:date="2021-09-13T09:12:00Z">
            <w:rPr>
              <w:rFonts w:ascii="仿宋" w:eastAsia="仿宋" w:hAnsi="仿宋" w:hint="eastAsia"/>
              <w:color w:val="auto"/>
              <w:sz w:val="30"/>
              <w:szCs w:val="30"/>
            </w:rPr>
          </w:rPrChange>
        </w:rPr>
        <w:t>”</w:t>
      </w:r>
      <w:r>
        <w:rPr>
          <w:rFonts w:eastAsia="仿宋_GB2312"/>
          <w:color w:val="auto"/>
          <w:sz w:val="32"/>
          <w:szCs w:val="32"/>
          <w:rPrChange w:id="2354" w:author="嗯哼" w:date="2021-09-13T09:12:00Z">
            <w:rPr>
              <w:rFonts w:ascii="仿宋" w:eastAsia="仿宋" w:hAnsi="仿宋" w:hint="eastAsia"/>
              <w:color w:val="auto"/>
              <w:sz w:val="30"/>
              <w:szCs w:val="30"/>
            </w:rPr>
          </w:rPrChange>
        </w:rPr>
        <w:t>。强化大数据应用，对全市政务服务事项信息、业务信息等进行数据智能分析。开展用户行为分析，形成全市统一用户行为档案。用好</w:t>
      </w:r>
      <w:r>
        <w:rPr>
          <w:rFonts w:eastAsia="仿宋_GB2312"/>
          <w:color w:val="auto"/>
          <w:sz w:val="32"/>
          <w:szCs w:val="32"/>
          <w:rPrChange w:id="2355" w:author="嗯哼" w:date="2021-09-13T09:12:00Z">
            <w:rPr>
              <w:rFonts w:ascii="仿宋" w:eastAsia="仿宋" w:hAnsi="仿宋" w:hint="eastAsia"/>
              <w:color w:val="auto"/>
              <w:sz w:val="30"/>
              <w:szCs w:val="30"/>
            </w:rPr>
          </w:rPrChange>
        </w:rPr>
        <w:t>“</w:t>
      </w:r>
      <w:r>
        <w:rPr>
          <w:rFonts w:eastAsia="仿宋_GB2312"/>
          <w:color w:val="auto"/>
          <w:sz w:val="32"/>
          <w:szCs w:val="32"/>
          <w:rPrChange w:id="2356" w:author="嗯哼" w:date="2021-09-13T09:12:00Z">
            <w:rPr>
              <w:rFonts w:ascii="仿宋" w:eastAsia="仿宋" w:hAnsi="仿宋" w:hint="eastAsia"/>
              <w:color w:val="auto"/>
              <w:sz w:val="30"/>
              <w:szCs w:val="30"/>
            </w:rPr>
          </w:rPrChange>
        </w:rPr>
        <w:t>互联网</w:t>
      </w:r>
      <w:r>
        <w:rPr>
          <w:rFonts w:eastAsia="仿宋_GB2312"/>
          <w:color w:val="auto"/>
          <w:sz w:val="32"/>
          <w:szCs w:val="32"/>
          <w:rPrChange w:id="2357" w:author="嗯哼" w:date="2021-09-13T09:12:00Z">
            <w:rPr>
              <w:rFonts w:ascii="仿宋" w:eastAsia="仿宋" w:hAnsi="仿宋" w:hint="eastAsia"/>
              <w:color w:val="auto"/>
              <w:sz w:val="30"/>
              <w:szCs w:val="30"/>
            </w:rPr>
          </w:rPrChange>
        </w:rPr>
        <w:t>+</w:t>
      </w:r>
      <w:r>
        <w:rPr>
          <w:rFonts w:eastAsia="仿宋_GB2312"/>
          <w:color w:val="auto"/>
          <w:sz w:val="32"/>
          <w:szCs w:val="32"/>
          <w:rPrChange w:id="2358" w:author="嗯哼" w:date="2021-09-13T09:12:00Z">
            <w:rPr>
              <w:rFonts w:ascii="仿宋" w:eastAsia="仿宋" w:hAnsi="仿宋" w:hint="eastAsia"/>
              <w:color w:val="auto"/>
              <w:sz w:val="30"/>
              <w:szCs w:val="30"/>
            </w:rPr>
          </w:rPrChange>
        </w:rPr>
        <w:t>监管</w:t>
      </w:r>
      <w:r>
        <w:rPr>
          <w:rFonts w:eastAsia="仿宋_GB2312"/>
          <w:color w:val="auto"/>
          <w:sz w:val="32"/>
          <w:szCs w:val="32"/>
          <w:rPrChange w:id="2359" w:author="嗯哼" w:date="2021-09-13T09:12:00Z">
            <w:rPr>
              <w:rFonts w:ascii="仿宋" w:eastAsia="仿宋" w:hAnsi="仿宋" w:hint="eastAsia"/>
              <w:color w:val="auto"/>
              <w:sz w:val="30"/>
              <w:szCs w:val="30"/>
            </w:rPr>
          </w:rPrChange>
        </w:rPr>
        <w:t>”</w:t>
      </w:r>
      <w:r>
        <w:rPr>
          <w:rFonts w:eastAsia="仿宋_GB2312"/>
          <w:color w:val="auto"/>
          <w:sz w:val="32"/>
          <w:szCs w:val="32"/>
          <w:rPrChange w:id="2360" w:author="嗯哼" w:date="2021-09-13T09:12:00Z">
            <w:rPr>
              <w:rFonts w:ascii="仿宋" w:eastAsia="仿宋" w:hAnsi="仿宋" w:hint="eastAsia"/>
              <w:color w:val="auto"/>
              <w:sz w:val="30"/>
              <w:szCs w:val="30"/>
            </w:rPr>
          </w:rPrChange>
        </w:rPr>
        <w:t>系统，为</w:t>
      </w:r>
      <w:r>
        <w:rPr>
          <w:rFonts w:eastAsia="仿宋_GB2312"/>
          <w:color w:val="auto"/>
          <w:sz w:val="32"/>
          <w:szCs w:val="32"/>
          <w:rPrChange w:id="2361" w:author="嗯哼" w:date="2021-09-13T09:12:00Z">
            <w:rPr>
              <w:rFonts w:ascii="仿宋" w:eastAsia="仿宋" w:hAnsi="仿宋" w:hint="eastAsia"/>
              <w:color w:val="auto"/>
              <w:sz w:val="30"/>
              <w:szCs w:val="30"/>
            </w:rPr>
          </w:rPrChange>
        </w:rPr>
        <w:t>“</w:t>
      </w:r>
      <w:r>
        <w:rPr>
          <w:rFonts w:eastAsia="仿宋_GB2312"/>
          <w:color w:val="auto"/>
          <w:sz w:val="32"/>
          <w:szCs w:val="32"/>
          <w:rPrChange w:id="2362" w:author="嗯哼" w:date="2021-09-13T09:12:00Z">
            <w:rPr>
              <w:rFonts w:ascii="仿宋" w:eastAsia="仿宋" w:hAnsi="仿宋" w:hint="eastAsia"/>
              <w:color w:val="auto"/>
              <w:sz w:val="30"/>
              <w:szCs w:val="30"/>
            </w:rPr>
          </w:rPrChange>
        </w:rPr>
        <w:t>双随机、一公开</w:t>
      </w:r>
      <w:r>
        <w:rPr>
          <w:rFonts w:eastAsia="仿宋_GB2312"/>
          <w:color w:val="auto"/>
          <w:sz w:val="32"/>
          <w:szCs w:val="32"/>
          <w:rPrChange w:id="2363" w:author="嗯哼" w:date="2021-09-13T09:12:00Z">
            <w:rPr>
              <w:rFonts w:ascii="仿宋" w:eastAsia="仿宋" w:hAnsi="仿宋" w:hint="eastAsia"/>
              <w:color w:val="auto"/>
              <w:sz w:val="30"/>
              <w:szCs w:val="30"/>
            </w:rPr>
          </w:rPrChange>
        </w:rPr>
        <w:t>”</w:t>
      </w:r>
      <w:r>
        <w:rPr>
          <w:rFonts w:eastAsia="仿宋_GB2312"/>
          <w:color w:val="auto"/>
          <w:sz w:val="32"/>
          <w:szCs w:val="32"/>
          <w:rPrChange w:id="2364" w:author="嗯哼" w:date="2021-09-13T09:12:00Z">
            <w:rPr>
              <w:rFonts w:ascii="仿宋" w:eastAsia="仿宋" w:hAnsi="仿宋" w:hint="eastAsia"/>
              <w:color w:val="auto"/>
              <w:sz w:val="30"/>
              <w:szCs w:val="30"/>
            </w:rPr>
          </w:rPrChange>
        </w:rPr>
        <w:t>监管、信用监管和大数据监管提供支撑。</w:t>
      </w:r>
    </w:p>
    <w:p w14:paraId="76678F4A" w14:textId="77777777" w:rsidR="00000000" w:rsidRDefault="00000000">
      <w:pPr>
        <w:pStyle w:val="a0"/>
        <w:spacing w:line="560" w:lineRule="exact"/>
        <w:ind w:firstLine="640"/>
        <w:rPr>
          <w:rFonts w:eastAsia="仿宋_GB2312"/>
          <w:color w:val="auto"/>
          <w:sz w:val="32"/>
          <w:szCs w:val="32"/>
          <w:rPrChange w:id="2365" w:author="嗯哼" w:date="2021-09-13T09:12:00Z">
            <w:rPr>
              <w:rFonts w:ascii="仿宋" w:eastAsia="仿宋" w:hAnsi="仿宋"/>
              <w:color w:val="auto"/>
              <w:sz w:val="30"/>
              <w:szCs w:val="30"/>
            </w:rPr>
          </w:rPrChange>
        </w:rPr>
      </w:pPr>
      <w:r>
        <w:rPr>
          <w:rFonts w:eastAsia="仿宋_GB2312"/>
          <w:b/>
          <w:color w:val="auto"/>
          <w:sz w:val="32"/>
          <w:szCs w:val="32"/>
          <w:rPrChange w:id="2366"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2367" w:author="嗯哼" w:date="2021-09-13T09:12:00Z">
            <w:rPr>
              <w:rFonts w:ascii="仿宋" w:eastAsia="仿宋" w:hAnsi="仿宋" w:hint="eastAsia"/>
              <w:b/>
              <w:color w:val="auto"/>
              <w:sz w:val="30"/>
              <w:szCs w:val="30"/>
            </w:rPr>
          </w:rPrChange>
        </w:rPr>
        <w:t>3</w:t>
      </w:r>
      <w:r>
        <w:rPr>
          <w:rFonts w:eastAsia="仿宋_GB2312"/>
          <w:b/>
          <w:color w:val="auto"/>
          <w:sz w:val="32"/>
          <w:szCs w:val="32"/>
          <w:rPrChange w:id="2368" w:author="嗯哼" w:date="2021-09-13T09:12:00Z">
            <w:rPr>
              <w:rFonts w:ascii="仿宋" w:eastAsia="仿宋" w:hAnsi="仿宋" w:hint="eastAsia"/>
              <w:b/>
              <w:color w:val="auto"/>
              <w:sz w:val="30"/>
              <w:szCs w:val="30"/>
            </w:rPr>
          </w:rPrChange>
        </w:rPr>
        <w:t>）推进互动交流</w:t>
      </w:r>
      <w:r>
        <w:rPr>
          <w:rFonts w:eastAsia="仿宋_GB2312"/>
          <w:b/>
          <w:color w:val="auto"/>
          <w:sz w:val="32"/>
          <w:szCs w:val="32"/>
          <w:rPrChange w:id="2369" w:author="嗯哼" w:date="2021-09-13T09:12:00Z">
            <w:rPr>
              <w:rFonts w:ascii="仿宋" w:eastAsia="仿宋" w:hAnsi="仿宋" w:hint="eastAsia"/>
              <w:b/>
              <w:color w:val="auto"/>
              <w:sz w:val="30"/>
              <w:szCs w:val="30"/>
            </w:rPr>
          </w:rPrChange>
        </w:rPr>
        <w:t>“</w:t>
      </w:r>
      <w:r>
        <w:rPr>
          <w:rFonts w:eastAsia="仿宋_GB2312"/>
          <w:b/>
          <w:color w:val="auto"/>
          <w:sz w:val="32"/>
          <w:szCs w:val="32"/>
          <w:rPrChange w:id="2370" w:author="嗯哼" w:date="2021-09-13T09:12:00Z">
            <w:rPr>
              <w:rFonts w:ascii="仿宋" w:eastAsia="仿宋" w:hAnsi="仿宋" w:hint="eastAsia"/>
              <w:b/>
              <w:color w:val="auto"/>
              <w:sz w:val="30"/>
              <w:szCs w:val="30"/>
            </w:rPr>
          </w:rPrChange>
        </w:rPr>
        <w:t>一网通答</w:t>
      </w:r>
      <w:r>
        <w:rPr>
          <w:rFonts w:eastAsia="仿宋_GB2312"/>
          <w:b/>
          <w:color w:val="auto"/>
          <w:sz w:val="32"/>
          <w:szCs w:val="32"/>
          <w:rPrChange w:id="2371" w:author="嗯哼" w:date="2021-09-13T09:12:00Z">
            <w:rPr>
              <w:rFonts w:ascii="仿宋" w:eastAsia="仿宋" w:hAnsi="仿宋" w:hint="eastAsia"/>
              <w:b/>
              <w:color w:val="auto"/>
              <w:sz w:val="30"/>
              <w:szCs w:val="30"/>
            </w:rPr>
          </w:rPrChange>
        </w:rPr>
        <w:t>”</w:t>
      </w:r>
      <w:r>
        <w:rPr>
          <w:rFonts w:eastAsia="仿宋_GB2312"/>
          <w:b/>
          <w:color w:val="auto"/>
          <w:sz w:val="32"/>
          <w:szCs w:val="32"/>
          <w:rPrChange w:id="2372" w:author="嗯哼" w:date="2021-09-13T09:12:00Z">
            <w:rPr>
              <w:rFonts w:ascii="仿宋" w:eastAsia="仿宋" w:hAnsi="仿宋" w:hint="eastAsia"/>
              <w:b/>
              <w:color w:val="auto"/>
              <w:sz w:val="30"/>
              <w:szCs w:val="30"/>
            </w:rPr>
          </w:rPrChange>
        </w:rPr>
        <w:t>。</w:t>
      </w:r>
      <w:r>
        <w:rPr>
          <w:rFonts w:eastAsia="仿宋_GB2312"/>
          <w:color w:val="auto"/>
          <w:sz w:val="32"/>
          <w:szCs w:val="32"/>
          <w:rPrChange w:id="2373" w:author="嗯哼" w:date="2021-09-13T09:12:00Z">
            <w:rPr>
              <w:rFonts w:ascii="仿宋" w:eastAsia="仿宋" w:hAnsi="仿宋" w:hint="eastAsia"/>
              <w:color w:val="auto"/>
              <w:sz w:val="30"/>
              <w:szCs w:val="30"/>
            </w:rPr>
          </w:rPrChange>
        </w:rPr>
        <w:t>以</w:t>
      </w:r>
      <w:r>
        <w:rPr>
          <w:rFonts w:eastAsia="仿宋_GB2312"/>
          <w:color w:val="auto"/>
          <w:sz w:val="32"/>
          <w:szCs w:val="32"/>
          <w:rPrChange w:id="2374" w:author="嗯哼" w:date="2021-09-13T09:12:00Z">
            <w:rPr>
              <w:rFonts w:ascii="仿宋" w:eastAsia="仿宋" w:hAnsi="仿宋" w:hint="eastAsia"/>
              <w:color w:val="auto"/>
              <w:sz w:val="30"/>
              <w:szCs w:val="30"/>
            </w:rPr>
          </w:rPrChange>
        </w:rPr>
        <w:t>12345</w:t>
      </w:r>
      <w:r>
        <w:rPr>
          <w:rFonts w:eastAsia="仿宋_GB2312"/>
          <w:color w:val="auto"/>
          <w:sz w:val="32"/>
          <w:szCs w:val="32"/>
          <w:rPrChange w:id="2375" w:author="嗯哼" w:date="2021-09-13T09:12:00Z">
            <w:rPr>
              <w:rFonts w:ascii="仿宋" w:eastAsia="仿宋" w:hAnsi="仿宋" w:hint="eastAsia"/>
              <w:color w:val="auto"/>
              <w:sz w:val="30"/>
              <w:szCs w:val="30"/>
            </w:rPr>
          </w:rPrChange>
        </w:rPr>
        <w:t>热线，整合市政府网站、</w:t>
      </w:r>
      <w:r>
        <w:rPr>
          <w:rFonts w:eastAsia="仿宋_GB2312"/>
          <w:color w:val="auto"/>
          <w:sz w:val="32"/>
          <w:szCs w:val="32"/>
          <w:rPrChange w:id="2376" w:author="嗯哼" w:date="2021-09-13T09:12:00Z">
            <w:rPr>
              <w:rFonts w:ascii="仿宋" w:eastAsia="仿宋" w:hAnsi="仿宋" w:hint="eastAsia"/>
              <w:color w:val="auto"/>
              <w:sz w:val="30"/>
              <w:szCs w:val="30"/>
            </w:rPr>
          </w:rPrChange>
        </w:rPr>
        <w:t>“</w:t>
      </w:r>
      <w:r>
        <w:rPr>
          <w:rFonts w:eastAsia="仿宋_GB2312"/>
          <w:color w:val="auto"/>
          <w:sz w:val="32"/>
          <w:szCs w:val="32"/>
          <w:rPrChange w:id="2377" w:author="嗯哼" w:date="2021-09-13T09:12:00Z">
            <w:rPr>
              <w:rFonts w:ascii="仿宋" w:eastAsia="仿宋" w:hAnsi="仿宋" w:hint="eastAsia"/>
              <w:color w:val="auto"/>
              <w:sz w:val="30"/>
              <w:szCs w:val="30"/>
            </w:rPr>
          </w:rPrChange>
        </w:rPr>
        <w:t>皖事通办</w:t>
      </w:r>
      <w:r>
        <w:rPr>
          <w:rFonts w:eastAsia="仿宋_GB2312"/>
          <w:color w:val="auto"/>
          <w:sz w:val="32"/>
          <w:szCs w:val="32"/>
          <w:rPrChange w:id="2378" w:author="嗯哼" w:date="2021-09-13T09:12:00Z">
            <w:rPr>
              <w:rFonts w:ascii="仿宋" w:eastAsia="仿宋" w:hAnsi="仿宋" w:hint="eastAsia"/>
              <w:color w:val="auto"/>
              <w:sz w:val="30"/>
              <w:szCs w:val="30"/>
            </w:rPr>
          </w:rPrChange>
        </w:rPr>
        <w:t>”</w:t>
      </w:r>
      <w:r>
        <w:rPr>
          <w:rFonts w:eastAsia="仿宋_GB2312"/>
          <w:color w:val="auto"/>
          <w:sz w:val="32"/>
          <w:szCs w:val="32"/>
          <w:rPrChange w:id="2379" w:author="嗯哼" w:date="2021-09-13T09:12:00Z">
            <w:rPr>
              <w:rFonts w:ascii="仿宋" w:eastAsia="仿宋" w:hAnsi="仿宋" w:hint="eastAsia"/>
              <w:color w:val="auto"/>
              <w:sz w:val="30"/>
              <w:szCs w:val="30"/>
            </w:rPr>
          </w:rPrChange>
        </w:rPr>
        <w:t>黄山分厅、政务新媒体</w:t>
      </w:r>
      <w:r>
        <w:rPr>
          <w:rFonts w:eastAsia="仿宋_GB2312"/>
          <w:color w:val="auto"/>
          <w:sz w:val="32"/>
          <w:szCs w:val="32"/>
          <w:rPrChange w:id="2380" w:author="嗯哼" w:date="2021-09-13T09:12:00Z">
            <w:rPr>
              <w:rFonts w:ascii="仿宋" w:eastAsia="仿宋" w:hAnsi="仿宋" w:hint="eastAsia"/>
              <w:color w:val="auto"/>
              <w:sz w:val="30"/>
              <w:szCs w:val="30"/>
            </w:rPr>
          </w:rPrChange>
        </w:rPr>
        <w:t>“</w:t>
      </w:r>
      <w:r>
        <w:rPr>
          <w:rFonts w:eastAsia="仿宋_GB2312"/>
          <w:color w:val="auto"/>
          <w:sz w:val="32"/>
          <w:szCs w:val="32"/>
          <w:rPrChange w:id="2381" w:author="嗯哼" w:date="2021-09-13T09:12:00Z">
            <w:rPr>
              <w:rFonts w:ascii="仿宋" w:eastAsia="仿宋" w:hAnsi="仿宋" w:hint="eastAsia"/>
              <w:color w:val="auto"/>
              <w:sz w:val="30"/>
              <w:szCs w:val="30"/>
            </w:rPr>
          </w:rPrChange>
        </w:rPr>
        <w:t>微问政</w:t>
      </w:r>
      <w:r>
        <w:rPr>
          <w:rFonts w:eastAsia="仿宋_GB2312"/>
          <w:color w:val="auto"/>
          <w:sz w:val="32"/>
          <w:szCs w:val="32"/>
          <w:rPrChange w:id="2382" w:author="嗯哼" w:date="2021-09-13T09:12:00Z">
            <w:rPr>
              <w:rFonts w:ascii="仿宋" w:eastAsia="仿宋" w:hAnsi="仿宋" w:hint="eastAsia"/>
              <w:color w:val="auto"/>
              <w:sz w:val="30"/>
              <w:szCs w:val="30"/>
            </w:rPr>
          </w:rPrChange>
        </w:rPr>
        <w:t>”</w:t>
      </w:r>
      <w:r>
        <w:rPr>
          <w:rFonts w:eastAsia="仿宋_GB2312"/>
          <w:color w:val="auto"/>
          <w:sz w:val="32"/>
          <w:szCs w:val="32"/>
          <w:rPrChange w:id="2383" w:author="嗯哼" w:date="2021-09-13T09:12:00Z">
            <w:rPr>
              <w:rFonts w:ascii="仿宋" w:eastAsia="仿宋" w:hAnsi="仿宋" w:hint="eastAsia"/>
              <w:color w:val="auto"/>
              <w:sz w:val="30"/>
              <w:szCs w:val="30"/>
            </w:rPr>
          </w:rPrChange>
        </w:rPr>
        <w:t>等互动交流栏目，集中接收企业群众网上咨询、建议、投诉等，统一提供留言评论、在线访谈、征集调查等功能。优化市、县（区）平台联动的互动交流机制，</w:t>
      </w:r>
      <w:r>
        <w:rPr>
          <w:rFonts w:eastAsia="仿宋_GB2312"/>
          <w:color w:val="auto"/>
          <w:sz w:val="32"/>
          <w:szCs w:val="32"/>
          <w:rPrChange w:id="2384" w:author="嗯哼" w:date="2021-09-13T09:12:00Z">
            <w:rPr>
              <w:rFonts w:ascii="仿宋" w:eastAsia="仿宋" w:hAnsi="仿宋" w:hint="eastAsia"/>
              <w:color w:val="0000CC"/>
              <w:sz w:val="30"/>
              <w:szCs w:val="30"/>
            </w:rPr>
          </w:rPrChange>
        </w:rPr>
        <w:t>实现企业群众咨询</w:t>
      </w:r>
      <w:r>
        <w:rPr>
          <w:rFonts w:eastAsia="仿宋_GB2312"/>
          <w:color w:val="auto"/>
          <w:sz w:val="32"/>
          <w:szCs w:val="32"/>
          <w:rPrChange w:id="2385" w:author="嗯哼" w:date="2021-09-13T09:12:00Z">
            <w:rPr>
              <w:rFonts w:ascii="仿宋" w:eastAsia="仿宋" w:hAnsi="仿宋" w:hint="eastAsia"/>
              <w:color w:val="0000CC"/>
              <w:sz w:val="30"/>
              <w:szCs w:val="30"/>
            </w:rPr>
          </w:rPrChange>
        </w:rPr>
        <w:t>“</w:t>
      </w:r>
      <w:r>
        <w:rPr>
          <w:rFonts w:eastAsia="仿宋_GB2312"/>
          <w:color w:val="auto"/>
          <w:sz w:val="32"/>
          <w:szCs w:val="32"/>
          <w:rPrChange w:id="2386" w:author="嗯哼" w:date="2021-09-13T09:12:00Z">
            <w:rPr>
              <w:rFonts w:ascii="仿宋" w:eastAsia="仿宋" w:hAnsi="仿宋" w:hint="eastAsia"/>
              <w:color w:val="0000CC"/>
              <w:sz w:val="30"/>
              <w:szCs w:val="30"/>
            </w:rPr>
          </w:rPrChange>
        </w:rPr>
        <w:t>一网问</w:t>
      </w:r>
      <w:r>
        <w:rPr>
          <w:rFonts w:eastAsia="仿宋_GB2312"/>
          <w:color w:val="auto"/>
          <w:sz w:val="32"/>
          <w:szCs w:val="32"/>
          <w:rPrChange w:id="2387" w:author="嗯哼" w:date="2021-09-13T09:12:00Z">
            <w:rPr>
              <w:rFonts w:ascii="仿宋" w:eastAsia="仿宋" w:hAnsi="仿宋" w:hint="eastAsia"/>
              <w:color w:val="0000CC"/>
              <w:sz w:val="30"/>
              <w:szCs w:val="30"/>
            </w:rPr>
          </w:rPrChange>
        </w:rPr>
        <w:t>”</w:t>
      </w:r>
      <w:r>
        <w:rPr>
          <w:rFonts w:eastAsia="仿宋_GB2312"/>
          <w:color w:val="auto"/>
          <w:sz w:val="32"/>
          <w:szCs w:val="32"/>
          <w:rPrChange w:id="2388" w:author="嗯哼" w:date="2021-09-13T09:12:00Z">
            <w:rPr>
              <w:rFonts w:ascii="仿宋" w:eastAsia="仿宋" w:hAnsi="仿宋" w:hint="eastAsia"/>
              <w:color w:val="0000CC"/>
              <w:sz w:val="30"/>
              <w:szCs w:val="30"/>
            </w:rPr>
          </w:rPrChange>
        </w:rPr>
        <w:t>和互动交流</w:t>
      </w:r>
      <w:r>
        <w:rPr>
          <w:rFonts w:eastAsia="仿宋_GB2312"/>
          <w:color w:val="auto"/>
          <w:sz w:val="32"/>
          <w:szCs w:val="32"/>
          <w:rPrChange w:id="2389" w:author="嗯哼" w:date="2021-09-13T09:12:00Z">
            <w:rPr>
              <w:rFonts w:ascii="仿宋" w:eastAsia="仿宋" w:hAnsi="仿宋" w:hint="eastAsia"/>
              <w:color w:val="0000CC"/>
              <w:sz w:val="30"/>
              <w:szCs w:val="30"/>
            </w:rPr>
          </w:rPrChange>
        </w:rPr>
        <w:t>“</w:t>
      </w:r>
      <w:r>
        <w:rPr>
          <w:rFonts w:eastAsia="仿宋_GB2312"/>
          <w:color w:val="auto"/>
          <w:sz w:val="32"/>
          <w:szCs w:val="32"/>
          <w:rPrChange w:id="2390" w:author="嗯哼" w:date="2021-09-13T09:12:00Z">
            <w:rPr>
              <w:rFonts w:ascii="仿宋" w:eastAsia="仿宋" w:hAnsi="仿宋" w:hint="eastAsia"/>
              <w:color w:val="0000CC"/>
              <w:sz w:val="30"/>
              <w:szCs w:val="30"/>
            </w:rPr>
          </w:rPrChange>
        </w:rPr>
        <w:t>一网通答</w:t>
      </w:r>
      <w:r>
        <w:rPr>
          <w:rFonts w:eastAsia="仿宋_GB2312"/>
          <w:color w:val="auto"/>
          <w:sz w:val="32"/>
          <w:szCs w:val="32"/>
          <w:rPrChange w:id="2391" w:author="嗯哼" w:date="2021-09-13T09:12:00Z">
            <w:rPr>
              <w:rFonts w:ascii="仿宋" w:eastAsia="仿宋" w:hAnsi="仿宋" w:hint="eastAsia"/>
              <w:color w:val="0000CC"/>
              <w:sz w:val="30"/>
              <w:szCs w:val="30"/>
            </w:rPr>
          </w:rPrChange>
        </w:rPr>
        <w:t>”</w:t>
      </w:r>
      <w:r>
        <w:rPr>
          <w:rFonts w:eastAsia="仿宋_GB2312"/>
          <w:color w:val="auto"/>
          <w:sz w:val="32"/>
          <w:szCs w:val="32"/>
          <w:rPrChange w:id="2392" w:author="嗯哼" w:date="2021-09-13T09:12:00Z">
            <w:rPr>
              <w:rFonts w:ascii="仿宋" w:eastAsia="仿宋" w:hAnsi="仿宋" w:hint="eastAsia"/>
              <w:color w:val="0000CC"/>
              <w:sz w:val="30"/>
              <w:szCs w:val="30"/>
            </w:rPr>
          </w:rPrChange>
        </w:rPr>
        <w:t>。</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233F3E30" w14:textId="77777777">
        <w:trPr>
          <w:trHeight w:val="612"/>
          <w:jc w:val="center"/>
        </w:trPr>
        <w:tc>
          <w:tcPr>
            <w:tcW w:w="8969" w:type="dxa"/>
            <w:vAlign w:val="center"/>
          </w:tcPr>
          <w:p w14:paraId="7DF10AFB" w14:textId="77777777" w:rsidR="00000000" w:rsidRDefault="00000000">
            <w:pPr>
              <w:adjustRightInd w:val="0"/>
              <w:snapToGrid w:val="0"/>
              <w:spacing w:line="240" w:lineRule="auto"/>
              <w:jc w:val="center"/>
              <w:rPr>
                <w:rFonts w:eastAsia="仿宋_GB2312"/>
                <w:color w:val="auto"/>
                <w:sz w:val="28"/>
                <w:szCs w:val="28"/>
                <w:rPrChange w:id="2393" w:author="嗯哼" w:date="2021-09-13T09:12:00Z">
                  <w:rPr>
                    <w:rFonts w:ascii="仿宋" w:eastAsia="仿宋" w:hAnsi="仿宋" w:cs="宋体"/>
                    <w:color w:val="auto"/>
                    <w:sz w:val="28"/>
                    <w:szCs w:val="28"/>
                  </w:rPr>
                </w:rPrChange>
              </w:rPr>
            </w:pPr>
            <w:r>
              <w:rPr>
                <w:rFonts w:eastAsia="仿宋_GB2312"/>
                <w:color w:val="auto"/>
                <w:sz w:val="28"/>
                <w:szCs w:val="28"/>
                <w:rPrChange w:id="2394"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2395" w:author="嗯哼" w:date="2021-09-13T09:12:00Z">
                  <w:rPr>
                    <w:rFonts w:ascii="仿宋" w:eastAsia="仿宋" w:hAnsi="仿宋" w:cs="宋体" w:hint="eastAsia"/>
                    <w:color w:val="auto"/>
                    <w:sz w:val="28"/>
                    <w:szCs w:val="28"/>
                  </w:rPr>
                </w:rPrChange>
              </w:rPr>
              <w:t>2</w:t>
            </w:r>
            <w:r>
              <w:rPr>
                <w:rFonts w:eastAsia="仿宋_GB2312"/>
                <w:color w:val="auto"/>
                <w:sz w:val="28"/>
                <w:szCs w:val="28"/>
                <w:rPrChange w:id="2396" w:author="嗯哼" w:date="2021-09-13T09:12:00Z">
                  <w:rPr>
                    <w:rFonts w:ascii="仿宋" w:eastAsia="仿宋" w:hAnsi="仿宋" w:cs="宋体"/>
                    <w:color w:val="auto"/>
                    <w:sz w:val="28"/>
                    <w:szCs w:val="28"/>
                  </w:rPr>
                </w:rPrChange>
              </w:rPr>
              <w:t>5</w:t>
            </w:r>
            <w:r>
              <w:rPr>
                <w:rFonts w:eastAsia="仿宋_GB2312"/>
                <w:color w:val="auto"/>
                <w:sz w:val="28"/>
                <w:szCs w:val="28"/>
                <w:rPrChange w:id="2397" w:author="嗯哼" w:date="2021-09-13T09:12:00Z">
                  <w:rPr>
                    <w:rFonts w:ascii="仿宋" w:eastAsia="仿宋" w:hAnsi="仿宋" w:cs="宋体" w:hint="eastAsia"/>
                    <w:color w:val="auto"/>
                    <w:sz w:val="28"/>
                    <w:szCs w:val="28"/>
                  </w:rPr>
                </w:rPrChange>
              </w:rPr>
              <w:t xml:space="preserve">  “</w:t>
            </w:r>
            <w:r>
              <w:rPr>
                <w:rFonts w:eastAsia="仿宋_GB2312"/>
                <w:color w:val="auto"/>
                <w:sz w:val="28"/>
                <w:szCs w:val="28"/>
                <w:rPrChange w:id="2398" w:author="嗯哼" w:date="2021-09-13T09:12:00Z">
                  <w:rPr>
                    <w:rFonts w:ascii="仿宋" w:eastAsia="仿宋" w:hAnsi="仿宋" w:cs="宋体" w:hint="eastAsia"/>
                    <w:color w:val="auto"/>
                    <w:sz w:val="28"/>
                    <w:szCs w:val="28"/>
                  </w:rPr>
                </w:rPrChange>
              </w:rPr>
              <w:t>一网通办</w:t>
            </w:r>
            <w:r>
              <w:rPr>
                <w:rFonts w:eastAsia="仿宋_GB2312"/>
                <w:color w:val="auto"/>
                <w:sz w:val="28"/>
                <w:szCs w:val="28"/>
                <w:rPrChange w:id="2399"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00" w:author="嗯哼" w:date="2021-09-13T09:12:00Z">
                  <w:rPr>
                    <w:rFonts w:ascii="仿宋" w:eastAsia="仿宋" w:hAnsi="仿宋" w:cs="宋体" w:hint="eastAsia"/>
                    <w:color w:val="auto"/>
                    <w:sz w:val="28"/>
                    <w:szCs w:val="28"/>
                  </w:rPr>
                </w:rPrChange>
              </w:rPr>
              <w:t>品牌建设应用重点</w:t>
            </w:r>
          </w:p>
        </w:tc>
      </w:tr>
      <w:tr w:rsidR="00000000" w14:paraId="29FD0086" w14:textId="77777777">
        <w:trPr>
          <w:trHeight w:val="558"/>
          <w:jc w:val="center"/>
        </w:trPr>
        <w:tc>
          <w:tcPr>
            <w:tcW w:w="8969" w:type="dxa"/>
          </w:tcPr>
          <w:p w14:paraId="4C418CC8" w14:textId="77777777" w:rsidR="00000000" w:rsidRDefault="00000000">
            <w:pPr>
              <w:spacing w:line="480" w:lineRule="exact"/>
              <w:ind w:firstLineChars="200" w:firstLine="560"/>
              <w:rPr>
                <w:rFonts w:eastAsia="仿宋_GB2312"/>
                <w:color w:val="auto"/>
                <w:sz w:val="28"/>
                <w:szCs w:val="28"/>
                <w:rPrChange w:id="2401" w:author="嗯哼" w:date="2021-09-13T09:12:00Z">
                  <w:rPr>
                    <w:rFonts w:ascii="仿宋" w:eastAsia="仿宋" w:hAnsi="仿宋" w:cs="宋体" w:hint="eastAsia"/>
                    <w:color w:val="auto"/>
                    <w:sz w:val="28"/>
                    <w:szCs w:val="28"/>
                  </w:rPr>
                </w:rPrChange>
              </w:rPr>
            </w:pPr>
            <w:r>
              <w:rPr>
                <w:rFonts w:eastAsia="仿宋_GB2312"/>
                <w:b/>
                <w:color w:val="auto"/>
                <w:sz w:val="28"/>
                <w:szCs w:val="28"/>
                <w:rPrChange w:id="2402"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2403" w:author="嗯哼" w:date="2021-09-13T09:12:00Z">
                  <w:rPr>
                    <w:rFonts w:ascii="仿宋" w:eastAsia="仿宋" w:hAnsi="仿宋" w:cs="宋体" w:hint="eastAsia"/>
                    <w:b/>
                    <w:color w:val="auto"/>
                    <w:sz w:val="28"/>
                    <w:szCs w:val="28"/>
                  </w:rPr>
                </w:rPrChange>
              </w:rPr>
              <w:t>一网通查</w:t>
            </w:r>
            <w:r>
              <w:rPr>
                <w:rFonts w:eastAsia="仿宋_GB2312"/>
                <w:b/>
                <w:color w:val="auto"/>
                <w:sz w:val="28"/>
                <w:szCs w:val="28"/>
                <w:rPrChange w:id="2404"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2405" w:author="嗯哼" w:date="2021-09-13T09:12:00Z">
                  <w:rPr>
                    <w:rFonts w:ascii="仿宋" w:eastAsia="仿宋" w:hAnsi="仿宋" w:cs="宋体" w:hint="eastAsia"/>
                    <w:b/>
                    <w:color w:val="auto"/>
                    <w:sz w:val="28"/>
                    <w:szCs w:val="28"/>
                  </w:rPr>
                </w:rPrChange>
              </w:rPr>
              <w:t>政府信息公开平台建设。</w:t>
            </w:r>
            <w:r>
              <w:rPr>
                <w:rFonts w:eastAsia="仿宋_GB2312"/>
                <w:color w:val="auto"/>
                <w:sz w:val="28"/>
                <w:szCs w:val="28"/>
                <w:rPrChange w:id="2406" w:author="嗯哼" w:date="2021-09-13T09:12:00Z">
                  <w:rPr>
                    <w:rFonts w:ascii="仿宋" w:eastAsia="仿宋" w:hAnsi="仿宋" w:cs="宋体" w:hint="eastAsia"/>
                    <w:color w:val="auto"/>
                    <w:sz w:val="28"/>
                    <w:szCs w:val="28"/>
                  </w:rPr>
                </w:rPrChange>
              </w:rPr>
              <w:t>依托政府网站集约化平台和全平台统一信息资源库，建设全市</w:t>
            </w:r>
            <w:r>
              <w:rPr>
                <w:rFonts w:eastAsia="仿宋_GB2312"/>
                <w:color w:val="auto"/>
                <w:sz w:val="28"/>
                <w:szCs w:val="28"/>
                <w:rPrChange w:id="2407"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08" w:author="嗯哼" w:date="2021-09-13T09:12:00Z">
                  <w:rPr>
                    <w:rFonts w:ascii="仿宋" w:eastAsia="仿宋" w:hAnsi="仿宋" w:cs="宋体" w:hint="eastAsia"/>
                    <w:color w:val="auto"/>
                    <w:sz w:val="28"/>
                    <w:szCs w:val="28"/>
                  </w:rPr>
                </w:rPrChange>
              </w:rPr>
              <w:t>一网通查</w:t>
            </w:r>
            <w:r>
              <w:rPr>
                <w:rFonts w:eastAsia="仿宋_GB2312"/>
                <w:color w:val="auto"/>
                <w:sz w:val="28"/>
                <w:szCs w:val="28"/>
                <w:rPrChange w:id="2409"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10" w:author="嗯哼" w:date="2021-09-13T09:12:00Z">
                  <w:rPr>
                    <w:rFonts w:ascii="仿宋" w:eastAsia="仿宋" w:hAnsi="仿宋" w:cs="宋体" w:hint="eastAsia"/>
                    <w:color w:val="auto"/>
                    <w:sz w:val="28"/>
                    <w:szCs w:val="28"/>
                  </w:rPr>
                </w:rPrChange>
              </w:rPr>
              <w:t>政府信息公开平台，支持</w:t>
            </w:r>
            <w:r>
              <w:rPr>
                <w:rFonts w:eastAsia="仿宋_GB2312"/>
                <w:color w:val="auto"/>
                <w:sz w:val="28"/>
                <w:szCs w:val="28"/>
                <w:rPrChange w:id="2411"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12" w:author="嗯哼" w:date="2021-09-13T09:12:00Z">
                  <w:rPr>
                    <w:rFonts w:ascii="仿宋" w:eastAsia="仿宋" w:hAnsi="仿宋" w:cs="宋体" w:hint="eastAsia"/>
                    <w:color w:val="auto"/>
                    <w:sz w:val="28"/>
                    <w:szCs w:val="28"/>
                  </w:rPr>
                </w:rPrChange>
              </w:rPr>
              <w:t>一源五端</w:t>
            </w:r>
            <w:r>
              <w:rPr>
                <w:rFonts w:eastAsia="仿宋_GB2312"/>
                <w:color w:val="auto"/>
                <w:sz w:val="28"/>
                <w:szCs w:val="28"/>
                <w:rPrChange w:id="2413"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14" w:author="嗯哼" w:date="2021-09-13T09:12:00Z">
                  <w:rPr>
                    <w:rFonts w:ascii="仿宋" w:eastAsia="仿宋" w:hAnsi="仿宋" w:cs="宋体" w:hint="eastAsia"/>
                    <w:color w:val="auto"/>
                    <w:sz w:val="28"/>
                    <w:szCs w:val="28"/>
                  </w:rPr>
                </w:rPrChange>
              </w:rPr>
              <w:t>服务渠道，围绕</w:t>
            </w:r>
            <w:r>
              <w:rPr>
                <w:rFonts w:eastAsia="仿宋_GB2312"/>
                <w:color w:val="auto"/>
                <w:sz w:val="28"/>
                <w:szCs w:val="28"/>
                <w:rPrChange w:id="2415"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16" w:author="嗯哼" w:date="2021-09-13T09:12:00Z">
                  <w:rPr>
                    <w:rFonts w:ascii="仿宋" w:eastAsia="仿宋" w:hAnsi="仿宋" w:cs="宋体" w:hint="eastAsia"/>
                    <w:color w:val="auto"/>
                    <w:sz w:val="28"/>
                    <w:szCs w:val="28"/>
                  </w:rPr>
                </w:rPrChange>
              </w:rPr>
              <w:t>办好一件事</w:t>
            </w:r>
            <w:r>
              <w:rPr>
                <w:rFonts w:eastAsia="仿宋_GB2312"/>
                <w:color w:val="auto"/>
                <w:sz w:val="28"/>
                <w:szCs w:val="28"/>
                <w:rPrChange w:id="2417"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18" w:author="嗯哼" w:date="2021-09-13T09:12:00Z">
                  <w:rPr>
                    <w:rFonts w:ascii="仿宋" w:eastAsia="仿宋" w:hAnsi="仿宋" w:cs="宋体" w:hint="eastAsia"/>
                    <w:color w:val="auto"/>
                    <w:sz w:val="28"/>
                    <w:szCs w:val="28"/>
                  </w:rPr>
                </w:rPrChange>
              </w:rPr>
              <w:t>，做好现行文件、政策类可公开档案信息、办事指南、问答知识服务的发布工作，确保企业群众看得懂、用得上，通过优化智能搜索和智能推送功能，为政府部门和企业群众提供精准化政策信息和业务知识服务，优化营商环境。</w:t>
            </w:r>
          </w:p>
          <w:p w14:paraId="09C2AA3A" w14:textId="77777777" w:rsidR="00000000" w:rsidRDefault="00000000">
            <w:pPr>
              <w:spacing w:line="480" w:lineRule="exact"/>
              <w:ind w:firstLineChars="200" w:firstLine="560"/>
              <w:rPr>
                <w:rFonts w:eastAsia="仿宋_GB2312"/>
                <w:color w:val="auto"/>
                <w:sz w:val="28"/>
                <w:szCs w:val="28"/>
                <w:rPrChange w:id="2419" w:author="嗯哼" w:date="2021-09-13T09:12:00Z">
                  <w:rPr>
                    <w:rFonts w:ascii="仿宋" w:eastAsia="仿宋" w:hAnsi="仿宋" w:cs="宋体" w:hint="eastAsia"/>
                    <w:color w:val="auto"/>
                    <w:sz w:val="28"/>
                    <w:szCs w:val="28"/>
                  </w:rPr>
                </w:rPrChange>
              </w:rPr>
            </w:pPr>
            <w:r>
              <w:rPr>
                <w:rFonts w:eastAsia="仿宋_GB2312"/>
                <w:b/>
                <w:color w:val="auto"/>
                <w:sz w:val="28"/>
                <w:szCs w:val="28"/>
                <w:rPrChange w:id="2420"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2421" w:author="嗯哼" w:date="2021-09-13T09:12:00Z">
                  <w:rPr>
                    <w:rFonts w:ascii="仿宋" w:eastAsia="仿宋" w:hAnsi="仿宋" w:cs="宋体" w:hint="eastAsia"/>
                    <w:b/>
                    <w:color w:val="auto"/>
                    <w:sz w:val="28"/>
                    <w:szCs w:val="28"/>
                  </w:rPr>
                </w:rPrChange>
              </w:rPr>
              <w:t>一网通办</w:t>
            </w:r>
            <w:r>
              <w:rPr>
                <w:rFonts w:eastAsia="仿宋_GB2312"/>
                <w:b/>
                <w:color w:val="auto"/>
                <w:sz w:val="28"/>
                <w:szCs w:val="28"/>
                <w:rPrChange w:id="2422"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2423" w:author="嗯哼" w:date="2021-09-13T09:12:00Z">
                  <w:rPr>
                    <w:rFonts w:ascii="仿宋" w:eastAsia="仿宋" w:hAnsi="仿宋" w:cs="宋体" w:hint="eastAsia"/>
                    <w:b/>
                    <w:color w:val="auto"/>
                    <w:sz w:val="28"/>
                    <w:szCs w:val="28"/>
                  </w:rPr>
                </w:rPrChange>
              </w:rPr>
              <w:t>政务服务平台建设。</w:t>
            </w:r>
            <w:r>
              <w:rPr>
                <w:rFonts w:eastAsia="仿宋_GB2312"/>
                <w:color w:val="auto"/>
                <w:sz w:val="28"/>
                <w:szCs w:val="28"/>
                <w:rPrChange w:id="2424" w:author="嗯哼" w:date="2021-09-13T09:12:00Z">
                  <w:rPr>
                    <w:rFonts w:ascii="仿宋" w:eastAsia="仿宋" w:hAnsi="仿宋" w:cs="宋体" w:hint="eastAsia"/>
                    <w:color w:val="auto"/>
                    <w:sz w:val="28"/>
                    <w:szCs w:val="28"/>
                  </w:rPr>
                </w:rPrChange>
              </w:rPr>
              <w:t>持续迭代完善</w:t>
            </w:r>
            <w:r>
              <w:rPr>
                <w:rFonts w:eastAsia="仿宋_GB2312"/>
                <w:color w:val="auto"/>
                <w:sz w:val="28"/>
                <w:szCs w:val="28"/>
                <w:rPrChange w:id="2425"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26" w:author="嗯哼" w:date="2021-09-13T09:12:00Z">
                  <w:rPr>
                    <w:rFonts w:ascii="仿宋" w:eastAsia="仿宋" w:hAnsi="仿宋" w:cs="宋体" w:hint="eastAsia"/>
                    <w:color w:val="auto"/>
                    <w:sz w:val="28"/>
                    <w:szCs w:val="28"/>
                  </w:rPr>
                </w:rPrChange>
              </w:rPr>
              <w:t>皖事通办</w:t>
            </w:r>
            <w:r>
              <w:rPr>
                <w:rFonts w:eastAsia="仿宋_GB2312"/>
                <w:color w:val="auto"/>
                <w:sz w:val="28"/>
                <w:szCs w:val="28"/>
                <w:rPrChange w:id="2427"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28" w:author="嗯哼" w:date="2021-09-13T09:12:00Z">
                  <w:rPr>
                    <w:rFonts w:ascii="仿宋" w:eastAsia="仿宋" w:hAnsi="仿宋" w:cs="宋体" w:hint="eastAsia"/>
                    <w:color w:val="auto"/>
                    <w:sz w:val="28"/>
                    <w:szCs w:val="28"/>
                  </w:rPr>
                </w:rPrChange>
              </w:rPr>
              <w:t>黄山分厅，全面接入</w:t>
            </w:r>
            <w:r>
              <w:rPr>
                <w:rFonts w:eastAsia="仿宋_GB2312"/>
                <w:color w:val="auto"/>
                <w:sz w:val="28"/>
                <w:szCs w:val="28"/>
                <w:rPrChange w:id="2429"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30" w:author="嗯哼" w:date="2021-09-13T09:12:00Z">
                  <w:rPr>
                    <w:rFonts w:ascii="仿宋" w:eastAsia="仿宋" w:hAnsi="仿宋" w:cs="宋体" w:hint="eastAsia"/>
                    <w:color w:val="auto"/>
                    <w:sz w:val="28"/>
                    <w:szCs w:val="28"/>
                  </w:rPr>
                </w:rPrChange>
              </w:rPr>
              <w:t>皖事通</w:t>
            </w:r>
            <w:r>
              <w:rPr>
                <w:rFonts w:eastAsia="仿宋_GB2312"/>
                <w:color w:val="auto"/>
                <w:sz w:val="28"/>
                <w:szCs w:val="28"/>
                <w:rPrChange w:id="2431" w:author="嗯哼" w:date="2021-09-13T09:12:00Z">
                  <w:rPr>
                    <w:rFonts w:ascii="仿宋" w:eastAsia="仿宋" w:hAnsi="仿宋" w:cs="宋体" w:hint="eastAsia"/>
                    <w:color w:val="auto"/>
                    <w:sz w:val="28"/>
                    <w:szCs w:val="28"/>
                  </w:rPr>
                </w:rPrChange>
              </w:rPr>
              <w:t>”App</w:t>
            </w:r>
            <w:r>
              <w:rPr>
                <w:rFonts w:eastAsia="仿宋_GB2312"/>
                <w:color w:val="auto"/>
                <w:sz w:val="28"/>
                <w:szCs w:val="28"/>
                <w:rPrChange w:id="2432" w:author="嗯哼" w:date="2021-09-13T09:12:00Z">
                  <w:rPr>
                    <w:rFonts w:ascii="仿宋" w:eastAsia="仿宋" w:hAnsi="仿宋" w:cs="宋体" w:hint="eastAsia"/>
                    <w:color w:val="auto"/>
                    <w:sz w:val="28"/>
                    <w:szCs w:val="28"/>
                  </w:rPr>
                </w:rPrChange>
              </w:rPr>
              <w:t>，大力拓展掌上办事，推行</w:t>
            </w:r>
            <w:r>
              <w:rPr>
                <w:rFonts w:eastAsia="仿宋_GB2312"/>
                <w:color w:val="auto"/>
                <w:sz w:val="28"/>
                <w:szCs w:val="28"/>
                <w:rPrChange w:id="2433"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34" w:author="嗯哼" w:date="2021-09-13T09:12:00Z">
                  <w:rPr>
                    <w:rFonts w:ascii="仿宋" w:eastAsia="仿宋" w:hAnsi="仿宋" w:cs="宋体" w:hint="eastAsia"/>
                    <w:color w:val="auto"/>
                    <w:sz w:val="28"/>
                    <w:szCs w:val="28"/>
                  </w:rPr>
                </w:rPrChange>
              </w:rPr>
              <w:t>一证通办</w:t>
            </w:r>
            <w:r>
              <w:rPr>
                <w:rFonts w:eastAsia="仿宋_GB2312"/>
                <w:color w:val="auto"/>
                <w:sz w:val="28"/>
                <w:szCs w:val="28"/>
                <w:rPrChange w:id="2435"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36" w:author="嗯哼" w:date="2021-09-13T09:12:00Z">
                  <w:rPr>
                    <w:rFonts w:ascii="仿宋" w:eastAsia="仿宋" w:hAnsi="仿宋" w:cs="宋体" w:hint="eastAsia"/>
                    <w:color w:val="auto"/>
                    <w:sz w:val="28"/>
                    <w:szCs w:val="28"/>
                  </w:rPr>
                </w:rPrChange>
              </w:rPr>
              <w:t>。梳理旅游、</w:t>
            </w:r>
            <w:r>
              <w:rPr>
                <w:rFonts w:eastAsia="仿宋_GB2312"/>
                <w:color w:val="auto"/>
                <w:sz w:val="28"/>
                <w:szCs w:val="28"/>
                <w:rPrChange w:id="2437" w:author="嗯哼" w:date="2021-09-13T09:12:00Z">
                  <w:rPr>
                    <w:rFonts w:ascii="仿宋" w:eastAsia="仿宋" w:hAnsi="仿宋" w:cs="宋体" w:hint="eastAsia"/>
                    <w:color w:val="auto"/>
                    <w:sz w:val="28"/>
                    <w:szCs w:val="28"/>
                  </w:rPr>
                </w:rPrChange>
              </w:rPr>
              <w:lastRenderedPageBreak/>
              <w:t>文化、金融、中介服务等高频社会服务事项及便民服务事项，完善</w:t>
            </w:r>
            <w:r>
              <w:rPr>
                <w:rFonts w:eastAsia="仿宋_GB2312"/>
                <w:color w:val="auto"/>
                <w:sz w:val="28"/>
                <w:szCs w:val="28"/>
                <w:rPrChange w:id="2438"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39" w:author="嗯哼" w:date="2021-09-13T09:12:00Z">
                  <w:rPr>
                    <w:rFonts w:ascii="仿宋" w:eastAsia="仿宋" w:hAnsi="仿宋" w:cs="宋体" w:hint="eastAsia"/>
                    <w:color w:val="auto"/>
                    <w:sz w:val="28"/>
                    <w:szCs w:val="28"/>
                  </w:rPr>
                </w:rPrChange>
              </w:rPr>
              <w:t>一网通办</w:t>
            </w:r>
            <w:r>
              <w:rPr>
                <w:rFonts w:eastAsia="仿宋_GB2312"/>
                <w:color w:val="auto"/>
                <w:sz w:val="28"/>
                <w:szCs w:val="28"/>
                <w:rPrChange w:id="2440"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41" w:author="嗯哼" w:date="2021-09-13T09:12:00Z">
                  <w:rPr>
                    <w:rFonts w:ascii="仿宋" w:eastAsia="仿宋" w:hAnsi="仿宋" w:cs="宋体" w:hint="eastAsia"/>
                    <w:color w:val="auto"/>
                    <w:sz w:val="28"/>
                    <w:szCs w:val="28"/>
                  </w:rPr>
                </w:rPrChange>
              </w:rPr>
              <w:t>服务事项清单，纳入</w:t>
            </w:r>
            <w:r>
              <w:rPr>
                <w:rFonts w:eastAsia="仿宋_GB2312"/>
                <w:color w:val="auto"/>
                <w:sz w:val="28"/>
                <w:szCs w:val="28"/>
                <w:rPrChange w:id="2442"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43" w:author="嗯哼" w:date="2021-09-13T09:12:00Z">
                  <w:rPr>
                    <w:rFonts w:ascii="仿宋" w:eastAsia="仿宋" w:hAnsi="仿宋" w:cs="宋体" w:hint="eastAsia"/>
                    <w:color w:val="auto"/>
                    <w:sz w:val="28"/>
                    <w:szCs w:val="28"/>
                  </w:rPr>
                </w:rPrChange>
              </w:rPr>
              <w:t>皖事通办</w:t>
            </w:r>
            <w:r>
              <w:rPr>
                <w:rFonts w:eastAsia="仿宋_GB2312"/>
                <w:color w:val="auto"/>
                <w:sz w:val="28"/>
                <w:szCs w:val="28"/>
                <w:rPrChange w:id="2444"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45" w:author="嗯哼" w:date="2021-09-13T09:12:00Z">
                  <w:rPr>
                    <w:rFonts w:ascii="仿宋" w:eastAsia="仿宋" w:hAnsi="仿宋" w:cs="宋体" w:hint="eastAsia"/>
                    <w:color w:val="auto"/>
                    <w:sz w:val="28"/>
                    <w:szCs w:val="28"/>
                  </w:rPr>
                </w:rPrChange>
              </w:rPr>
              <w:t>平台，推行全程网办、快递送达。探索将更多与企业发展、群众生活密切相关的高频事项纳入</w:t>
            </w:r>
            <w:r>
              <w:rPr>
                <w:rFonts w:eastAsia="仿宋_GB2312"/>
                <w:color w:val="auto"/>
                <w:sz w:val="28"/>
                <w:szCs w:val="28"/>
                <w:rPrChange w:id="2446"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47" w:author="嗯哼" w:date="2021-09-13T09:12:00Z">
                  <w:rPr>
                    <w:rFonts w:ascii="仿宋" w:eastAsia="仿宋" w:hAnsi="仿宋" w:cs="宋体" w:hint="eastAsia"/>
                    <w:color w:val="auto"/>
                    <w:sz w:val="28"/>
                    <w:szCs w:val="28"/>
                  </w:rPr>
                </w:rPrChange>
              </w:rPr>
              <w:t>办好一件事集成套餐</w:t>
            </w:r>
            <w:r>
              <w:rPr>
                <w:rFonts w:eastAsia="仿宋_GB2312"/>
                <w:color w:val="auto"/>
                <w:sz w:val="28"/>
                <w:szCs w:val="28"/>
                <w:rPrChange w:id="2448"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49" w:author="嗯哼" w:date="2021-09-13T09:12:00Z">
                  <w:rPr>
                    <w:rFonts w:ascii="仿宋" w:eastAsia="仿宋" w:hAnsi="仿宋" w:cs="宋体" w:hint="eastAsia"/>
                    <w:color w:val="auto"/>
                    <w:sz w:val="28"/>
                    <w:szCs w:val="28"/>
                  </w:rPr>
                </w:rPrChange>
              </w:rPr>
              <w:t>，并与长三角</w:t>
            </w:r>
            <w:r>
              <w:rPr>
                <w:rFonts w:eastAsia="仿宋_GB2312"/>
                <w:color w:val="auto"/>
                <w:sz w:val="28"/>
                <w:szCs w:val="28"/>
                <w:rPrChange w:id="2450"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51" w:author="嗯哼" w:date="2021-09-13T09:12:00Z">
                  <w:rPr>
                    <w:rFonts w:ascii="仿宋" w:eastAsia="仿宋" w:hAnsi="仿宋" w:cs="宋体" w:hint="eastAsia"/>
                    <w:color w:val="auto"/>
                    <w:sz w:val="28"/>
                    <w:szCs w:val="28"/>
                  </w:rPr>
                </w:rPrChange>
              </w:rPr>
              <w:t>一网通办</w:t>
            </w:r>
            <w:r>
              <w:rPr>
                <w:rFonts w:eastAsia="仿宋_GB2312"/>
                <w:color w:val="auto"/>
                <w:sz w:val="28"/>
                <w:szCs w:val="28"/>
                <w:rPrChange w:id="2452"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53" w:author="嗯哼" w:date="2021-09-13T09:12:00Z">
                  <w:rPr>
                    <w:rFonts w:ascii="仿宋" w:eastAsia="仿宋" w:hAnsi="仿宋" w:cs="宋体" w:hint="eastAsia"/>
                    <w:color w:val="auto"/>
                    <w:sz w:val="28"/>
                    <w:szCs w:val="28"/>
                  </w:rPr>
                </w:rPrChange>
              </w:rPr>
              <w:t>服务体系接轨，实现线上</w:t>
            </w:r>
            <w:r>
              <w:rPr>
                <w:rFonts w:eastAsia="仿宋_GB2312"/>
                <w:color w:val="auto"/>
                <w:sz w:val="28"/>
                <w:szCs w:val="28"/>
                <w:rPrChange w:id="2454"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55" w:author="嗯哼" w:date="2021-09-13T09:12:00Z">
                  <w:rPr>
                    <w:rFonts w:ascii="仿宋" w:eastAsia="仿宋" w:hAnsi="仿宋" w:cs="宋体" w:hint="eastAsia"/>
                    <w:color w:val="auto"/>
                    <w:sz w:val="28"/>
                    <w:szCs w:val="28"/>
                  </w:rPr>
                </w:rPrChange>
              </w:rPr>
              <w:t>一地认证、全网通办</w:t>
            </w:r>
            <w:r>
              <w:rPr>
                <w:rFonts w:eastAsia="仿宋_GB2312"/>
                <w:color w:val="auto"/>
                <w:sz w:val="28"/>
                <w:szCs w:val="28"/>
                <w:rPrChange w:id="2456"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57" w:author="嗯哼" w:date="2021-09-13T09:12:00Z">
                  <w:rPr>
                    <w:rFonts w:ascii="仿宋" w:eastAsia="仿宋" w:hAnsi="仿宋" w:cs="宋体" w:hint="eastAsia"/>
                    <w:color w:val="auto"/>
                    <w:sz w:val="28"/>
                    <w:szCs w:val="28"/>
                  </w:rPr>
                </w:rPrChange>
              </w:rPr>
              <w:t>。按照</w:t>
            </w:r>
            <w:r>
              <w:rPr>
                <w:rFonts w:eastAsia="仿宋_GB2312"/>
                <w:color w:val="auto"/>
                <w:sz w:val="28"/>
                <w:szCs w:val="28"/>
                <w:rPrChange w:id="2458"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59" w:author="嗯哼" w:date="2021-09-13T09:12:00Z">
                  <w:rPr>
                    <w:rFonts w:ascii="仿宋" w:eastAsia="仿宋" w:hAnsi="仿宋" w:cs="宋体" w:hint="eastAsia"/>
                    <w:color w:val="auto"/>
                    <w:sz w:val="28"/>
                    <w:szCs w:val="28"/>
                  </w:rPr>
                </w:rPrChange>
              </w:rPr>
              <w:t>前台综合受理、后台分类审批、综合窗口出件</w:t>
            </w:r>
            <w:r>
              <w:rPr>
                <w:rFonts w:eastAsia="仿宋_GB2312"/>
                <w:color w:val="auto"/>
                <w:sz w:val="28"/>
                <w:szCs w:val="28"/>
                <w:rPrChange w:id="2460"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61" w:author="嗯哼" w:date="2021-09-13T09:12:00Z">
                  <w:rPr>
                    <w:rFonts w:ascii="仿宋" w:eastAsia="仿宋" w:hAnsi="仿宋" w:cs="宋体" w:hint="eastAsia"/>
                    <w:color w:val="auto"/>
                    <w:sz w:val="28"/>
                    <w:szCs w:val="28"/>
                  </w:rPr>
                </w:rPrChange>
              </w:rPr>
              <w:t>的政务服务模式，通过分类整合政务服务事项，梳理建立</w:t>
            </w:r>
            <w:r>
              <w:rPr>
                <w:rFonts w:eastAsia="仿宋_GB2312"/>
                <w:color w:val="auto"/>
                <w:sz w:val="28"/>
                <w:szCs w:val="28"/>
                <w:rPrChange w:id="2462"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63" w:author="嗯哼" w:date="2021-09-13T09:12:00Z">
                  <w:rPr>
                    <w:rFonts w:ascii="仿宋" w:eastAsia="仿宋" w:hAnsi="仿宋" w:cs="宋体" w:hint="eastAsia"/>
                    <w:color w:val="auto"/>
                    <w:sz w:val="28"/>
                    <w:szCs w:val="28"/>
                  </w:rPr>
                </w:rPrChange>
              </w:rPr>
              <w:t>通办窗口</w:t>
            </w:r>
            <w:r>
              <w:rPr>
                <w:rFonts w:eastAsia="仿宋_GB2312"/>
                <w:color w:val="auto"/>
                <w:sz w:val="28"/>
                <w:szCs w:val="28"/>
                <w:rPrChange w:id="2464"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65" w:author="嗯哼" w:date="2021-09-13T09:12:00Z">
                  <w:rPr>
                    <w:rFonts w:ascii="仿宋" w:eastAsia="仿宋" w:hAnsi="仿宋" w:cs="宋体" w:hint="eastAsia"/>
                    <w:color w:val="auto"/>
                    <w:sz w:val="28"/>
                    <w:szCs w:val="28"/>
                  </w:rPr>
                </w:rPrChange>
              </w:rPr>
              <w:t>办理事项清单，升级</w:t>
            </w:r>
            <w:r>
              <w:rPr>
                <w:rFonts w:eastAsia="仿宋_GB2312"/>
                <w:color w:val="auto"/>
                <w:sz w:val="28"/>
                <w:szCs w:val="28"/>
                <w:rPrChange w:id="2466"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67" w:author="嗯哼" w:date="2021-09-13T09:12:00Z">
                  <w:rPr>
                    <w:rFonts w:ascii="仿宋" w:eastAsia="仿宋" w:hAnsi="仿宋" w:cs="宋体" w:hint="eastAsia"/>
                    <w:color w:val="auto"/>
                    <w:sz w:val="28"/>
                    <w:szCs w:val="28"/>
                  </w:rPr>
                </w:rPrChange>
              </w:rPr>
              <w:t>一窗综合受理</w:t>
            </w:r>
            <w:r>
              <w:rPr>
                <w:rFonts w:eastAsia="仿宋_GB2312"/>
                <w:color w:val="auto"/>
                <w:sz w:val="28"/>
                <w:szCs w:val="28"/>
                <w:rPrChange w:id="2468"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69" w:author="嗯哼" w:date="2021-09-13T09:12:00Z">
                  <w:rPr>
                    <w:rFonts w:ascii="仿宋" w:eastAsia="仿宋" w:hAnsi="仿宋" w:cs="宋体" w:hint="eastAsia"/>
                    <w:color w:val="auto"/>
                    <w:sz w:val="28"/>
                    <w:szCs w:val="28"/>
                  </w:rPr>
                </w:rPrChange>
              </w:rPr>
              <w:t>服务。</w:t>
            </w:r>
          </w:p>
          <w:p w14:paraId="0C09372F" w14:textId="77777777" w:rsidR="00000000" w:rsidRDefault="00000000">
            <w:pPr>
              <w:spacing w:line="480" w:lineRule="exact"/>
              <w:ind w:firstLineChars="200" w:firstLine="560"/>
              <w:rPr>
                <w:rFonts w:eastAsia="仿宋_GB2312"/>
                <w:color w:val="auto"/>
                <w:sz w:val="28"/>
                <w:szCs w:val="28"/>
                <w:rPrChange w:id="2470" w:author="嗯哼" w:date="2021-09-13T09:12:00Z">
                  <w:rPr>
                    <w:rFonts w:ascii="仿宋" w:eastAsia="仿宋" w:hAnsi="仿宋" w:cs="宋体" w:hint="eastAsia"/>
                    <w:color w:val="auto"/>
                    <w:sz w:val="28"/>
                    <w:szCs w:val="28"/>
                  </w:rPr>
                </w:rPrChange>
              </w:rPr>
            </w:pPr>
            <w:r>
              <w:rPr>
                <w:rFonts w:eastAsia="仿宋_GB2312"/>
                <w:b/>
                <w:color w:val="auto"/>
                <w:sz w:val="28"/>
                <w:szCs w:val="28"/>
                <w:rPrChange w:id="2471"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2472" w:author="嗯哼" w:date="2021-09-13T09:12:00Z">
                  <w:rPr>
                    <w:rFonts w:ascii="仿宋" w:eastAsia="仿宋" w:hAnsi="仿宋" w:cs="宋体" w:hint="eastAsia"/>
                    <w:b/>
                    <w:color w:val="auto"/>
                    <w:sz w:val="28"/>
                    <w:szCs w:val="28"/>
                  </w:rPr>
                </w:rPrChange>
              </w:rPr>
              <w:t>一网通答</w:t>
            </w:r>
            <w:r>
              <w:rPr>
                <w:rFonts w:eastAsia="仿宋_GB2312"/>
                <w:b/>
                <w:color w:val="auto"/>
                <w:sz w:val="28"/>
                <w:szCs w:val="28"/>
                <w:rPrChange w:id="2473" w:author="嗯哼" w:date="2021-09-13T09:12:00Z">
                  <w:rPr>
                    <w:rFonts w:ascii="仿宋" w:eastAsia="仿宋" w:hAnsi="仿宋" w:cs="宋体" w:hint="eastAsia"/>
                    <w:b/>
                    <w:color w:val="auto"/>
                    <w:sz w:val="28"/>
                    <w:szCs w:val="28"/>
                  </w:rPr>
                </w:rPrChange>
              </w:rPr>
              <w:t>”</w:t>
            </w:r>
            <w:r>
              <w:rPr>
                <w:rFonts w:eastAsia="仿宋_GB2312"/>
                <w:b/>
                <w:color w:val="auto"/>
                <w:sz w:val="28"/>
                <w:szCs w:val="28"/>
                <w:rPrChange w:id="2474" w:author="嗯哼" w:date="2021-09-13T09:12:00Z">
                  <w:rPr>
                    <w:rFonts w:ascii="仿宋" w:eastAsia="仿宋" w:hAnsi="仿宋" w:cs="宋体" w:hint="eastAsia"/>
                    <w:b/>
                    <w:color w:val="auto"/>
                    <w:sz w:val="28"/>
                    <w:szCs w:val="28"/>
                  </w:rPr>
                </w:rPrChange>
              </w:rPr>
              <w:t>互动交流平台建设。</w:t>
            </w:r>
            <w:r>
              <w:rPr>
                <w:rFonts w:eastAsia="仿宋_GB2312"/>
                <w:color w:val="auto"/>
                <w:sz w:val="28"/>
                <w:szCs w:val="28"/>
                <w:rPrChange w:id="2475" w:author="嗯哼" w:date="2021-09-13T09:12:00Z">
                  <w:rPr>
                    <w:rFonts w:ascii="仿宋" w:eastAsia="仿宋" w:hAnsi="仿宋" w:cs="宋体" w:hint="eastAsia"/>
                    <w:color w:val="auto"/>
                    <w:sz w:val="28"/>
                    <w:szCs w:val="28"/>
                  </w:rPr>
                </w:rPrChange>
              </w:rPr>
              <w:t>依托政务知识共享平台，将分散在不同业务系统和不同服务平台中的政策文件、办事指南、业务知识、咨询问答案例等进行分类归集和共享治理，提供知识创建诉求工单管理、知识更新、智能标签、隐私安全等功能，提供知识主题分类服务和智能检索服务，支持互动交流服务</w:t>
            </w:r>
            <w:r>
              <w:rPr>
                <w:rFonts w:eastAsia="仿宋_GB2312"/>
                <w:color w:val="auto"/>
                <w:sz w:val="28"/>
                <w:szCs w:val="28"/>
                <w:rPrChange w:id="2476"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77" w:author="嗯哼" w:date="2021-09-13T09:12:00Z">
                  <w:rPr>
                    <w:rFonts w:ascii="仿宋" w:eastAsia="仿宋" w:hAnsi="仿宋" w:cs="宋体" w:hint="eastAsia"/>
                    <w:color w:val="auto"/>
                    <w:sz w:val="28"/>
                    <w:szCs w:val="28"/>
                  </w:rPr>
                </w:rPrChange>
              </w:rPr>
              <w:t>一网通答</w:t>
            </w:r>
            <w:r>
              <w:rPr>
                <w:rFonts w:eastAsia="仿宋_GB2312"/>
                <w:color w:val="auto"/>
                <w:sz w:val="28"/>
                <w:szCs w:val="28"/>
                <w:rPrChange w:id="2478"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79" w:author="嗯哼" w:date="2021-09-13T09:12:00Z">
                  <w:rPr>
                    <w:rFonts w:ascii="仿宋" w:eastAsia="仿宋" w:hAnsi="仿宋" w:cs="宋体" w:hint="eastAsia"/>
                    <w:color w:val="auto"/>
                    <w:sz w:val="28"/>
                    <w:szCs w:val="28"/>
                  </w:rPr>
                </w:rPrChange>
              </w:rPr>
              <w:t>。</w:t>
            </w:r>
          </w:p>
          <w:p w14:paraId="5896BDD2" w14:textId="77777777" w:rsidR="00000000" w:rsidRDefault="00000000">
            <w:pPr>
              <w:spacing w:line="480" w:lineRule="exact"/>
              <w:ind w:firstLineChars="200" w:firstLine="560"/>
              <w:rPr>
                <w:rFonts w:eastAsia="仿宋_GB2312"/>
                <w:color w:val="auto"/>
                <w:sz w:val="28"/>
                <w:szCs w:val="28"/>
                <w:rPrChange w:id="2480" w:author="嗯哼" w:date="2021-09-13T09:12:00Z">
                  <w:rPr>
                    <w:rFonts w:ascii="仿宋" w:eastAsia="仿宋" w:hAnsi="仿宋" w:cs="宋体" w:hint="eastAsia"/>
                    <w:color w:val="auto"/>
                    <w:sz w:val="28"/>
                    <w:szCs w:val="28"/>
                  </w:rPr>
                </w:rPrChange>
              </w:rPr>
            </w:pPr>
            <w:r>
              <w:rPr>
                <w:rFonts w:eastAsia="仿宋_GB2312"/>
                <w:b/>
                <w:color w:val="auto"/>
                <w:sz w:val="28"/>
                <w:szCs w:val="28"/>
                <w:rPrChange w:id="2481" w:author="嗯哼" w:date="2021-09-13T09:12:00Z">
                  <w:rPr>
                    <w:rFonts w:ascii="仿宋" w:eastAsia="仿宋" w:hAnsi="仿宋" w:cs="宋体" w:hint="eastAsia"/>
                    <w:b/>
                    <w:color w:val="auto"/>
                    <w:sz w:val="28"/>
                    <w:szCs w:val="28"/>
                  </w:rPr>
                </w:rPrChange>
              </w:rPr>
              <w:t>基于</w:t>
            </w:r>
            <w:r>
              <w:rPr>
                <w:rFonts w:eastAsia="仿宋_GB2312"/>
                <w:b/>
                <w:color w:val="auto"/>
                <w:sz w:val="28"/>
                <w:szCs w:val="28"/>
                <w:rPrChange w:id="2482" w:author="嗯哼" w:date="2021-09-13T09:12:00Z">
                  <w:rPr>
                    <w:rFonts w:ascii="仿宋" w:eastAsia="仿宋" w:hAnsi="仿宋" w:cs="宋体" w:hint="eastAsia"/>
                    <w:b/>
                    <w:color w:val="auto"/>
                    <w:sz w:val="28"/>
                    <w:szCs w:val="28"/>
                  </w:rPr>
                </w:rPrChange>
              </w:rPr>
              <w:t>AI</w:t>
            </w:r>
            <w:r>
              <w:rPr>
                <w:rFonts w:eastAsia="仿宋_GB2312"/>
                <w:b/>
                <w:color w:val="auto"/>
                <w:sz w:val="28"/>
                <w:szCs w:val="28"/>
                <w:rPrChange w:id="2483" w:author="嗯哼" w:date="2021-09-13T09:12:00Z">
                  <w:rPr>
                    <w:rFonts w:ascii="仿宋" w:eastAsia="仿宋" w:hAnsi="仿宋" w:cs="宋体" w:hint="eastAsia"/>
                    <w:b/>
                    <w:color w:val="auto"/>
                    <w:sz w:val="28"/>
                    <w:szCs w:val="28"/>
                  </w:rPr>
                </w:rPrChange>
              </w:rPr>
              <w:t>知识引擎的智能机器人部署。</w:t>
            </w:r>
            <w:r>
              <w:rPr>
                <w:rFonts w:eastAsia="仿宋_GB2312"/>
                <w:color w:val="auto"/>
                <w:sz w:val="28"/>
                <w:szCs w:val="28"/>
                <w:rPrChange w:id="2484" w:author="嗯哼" w:date="2021-09-13T09:12:00Z">
                  <w:rPr>
                    <w:rFonts w:ascii="仿宋" w:eastAsia="仿宋" w:hAnsi="仿宋" w:cs="宋体" w:hint="eastAsia"/>
                    <w:color w:val="auto"/>
                    <w:sz w:val="28"/>
                    <w:szCs w:val="28"/>
                  </w:rPr>
                </w:rPrChange>
              </w:rPr>
              <w:t>对内为业务人员提供精准、高效的业务知识智能推送服务，提高业务咨询服务效率；对外为企业群众提供精准、高效的知识答复和关联知识推送服务，提升用户体验。构建智能知识问答语料库，建设统一智能问答系统，运用人工智能和知识图谱技术，提供全平台全天候实时在线智能答复，实现常见问题、常规问题</w:t>
            </w:r>
            <w:r>
              <w:rPr>
                <w:rFonts w:eastAsia="仿宋_GB2312"/>
                <w:color w:val="auto"/>
                <w:sz w:val="28"/>
                <w:szCs w:val="28"/>
                <w:rPrChange w:id="2485"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86" w:author="嗯哼" w:date="2021-09-13T09:12:00Z">
                  <w:rPr>
                    <w:rFonts w:ascii="仿宋" w:eastAsia="仿宋" w:hAnsi="仿宋" w:cs="宋体" w:hint="eastAsia"/>
                    <w:color w:val="auto"/>
                    <w:sz w:val="28"/>
                    <w:szCs w:val="28"/>
                  </w:rPr>
                </w:rPrChange>
              </w:rPr>
              <w:t>秒回</w:t>
            </w:r>
            <w:r>
              <w:rPr>
                <w:rFonts w:eastAsia="仿宋_GB2312"/>
                <w:color w:val="auto"/>
                <w:sz w:val="28"/>
                <w:szCs w:val="28"/>
                <w:rPrChange w:id="2487"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88" w:author="嗯哼" w:date="2021-09-13T09:12:00Z">
                  <w:rPr>
                    <w:rFonts w:ascii="仿宋" w:eastAsia="仿宋" w:hAnsi="仿宋" w:cs="宋体" w:hint="eastAsia"/>
                    <w:color w:val="auto"/>
                    <w:sz w:val="28"/>
                    <w:szCs w:val="28"/>
                  </w:rPr>
                </w:rPrChange>
              </w:rPr>
              <w:t>与</w:t>
            </w:r>
            <w:r>
              <w:rPr>
                <w:rFonts w:eastAsia="仿宋_GB2312"/>
                <w:color w:val="auto"/>
                <w:sz w:val="28"/>
                <w:szCs w:val="28"/>
                <w:rPrChange w:id="2489"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90" w:author="嗯哼" w:date="2021-09-13T09:12:00Z">
                  <w:rPr>
                    <w:rFonts w:ascii="仿宋" w:eastAsia="仿宋" w:hAnsi="仿宋" w:cs="宋体" w:hint="eastAsia"/>
                    <w:color w:val="auto"/>
                    <w:sz w:val="28"/>
                    <w:szCs w:val="28"/>
                  </w:rPr>
                </w:rPrChange>
              </w:rPr>
              <w:t>智答</w:t>
            </w:r>
            <w:r>
              <w:rPr>
                <w:rFonts w:eastAsia="仿宋_GB2312"/>
                <w:color w:val="auto"/>
                <w:sz w:val="28"/>
                <w:szCs w:val="28"/>
                <w:rPrChange w:id="2491" w:author="嗯哼" w:date="2021-09-13T09:12:00Z">
                  <w:rPr>
                    <w:rFonts w:ascii="仿宋" w:eastAsia="仿宋" w:hAnsi="仿宋" w:cs="宋体" w:hint="eastAsia"/>
                    <w:color w:val="auto"/>
                    <w:sz w:val="28"/>
                    <w:szCs w:val="28"/>
                  </w:rPr>
                </w:rPrChange>
              </w:rPr>
              <w:t>”</w:t>
            </w:r>
            <w:r>
              <w:rPr>
                <w:rFonts w:eastAsia="仿宋_GB2312"/>
                <w:color w:val="auto"/>
                <w:sz w:val="28"/>
                <w:szCs w:val="28"/>
                <w:rPrChange w:id="2492" w:author="嗯哼" w:date="2021-09-13T09:12:00Z">
                  <w:rPr>
                    <w:rFonts w:ascii="仿宋" w:eastAsia="仿宋" w:hAnsi="仿宋" w:cs="宋体" w:hint="eastAsia"/>
                    <w:color w:val="auto"/>
                    <w:sz w:val="28"/>
                    <w:szCs w:val="28"/>
                  </w:rPr>
                </w:rPrChange>
              </w:rPr>
              <w:t>；通过知识图谱，机器人自主深度学习和迭代优化，逐步扩大智能问答覆盖范围，不断提高业务人员知识服务能力。</w:t>
            </w:r>
          </w:p>
        </w:tc>
      </w:tr>
    </w:tbl>
    <w:p w14:paraId="6A09E959" w14:textId="77777777" w:rsidR="00000000" w:rsidRDefault="00000000">
      <w:pPr>
        <w:pStyle w:val="a0"/>
        <w:spacing w:line="560" w:lineRule="exact"/>
        <w:ind w:firstLine="640"/>
        <w:rPr>
          <w:rFonts w:eastAsia="仿宋_GB2312"/>
          <w:b/>
          <w:color w:val="auto"/>
          <w:sz w:val="32"/>
          <w:szCs w:val="32"/>
          <w:rPrChange w:id="2493" w:author="嗯哼" w:date="2021-09-13T09:12:00Z">
            <w:rPr>
              <w:rFonts w:ascii="仿宋" w:eastAsia="仿宋" w:hAnsi="仿宋" w:hint="eastAsia"/>
              <w:b/>
              <w:color w:val="auto"/>
              <w:sz w:val="28"/>
              <w:szCs w:val="28"/>
            </w:rPr>
          </w:rPrChange>
        </w:rPr>
      </w:pPr>
      <w:r>
        <w:rPr>
          <w:rFonts w:eastAsia="仿宋_GB2312"/>
          <w:b/>
          <w:color w:val="auto"/>
          <w:sz w:val="32"/>
          <w:szCs w:val="32"/>
          <w:rPrChange w:id="2494" w:author="嗯哼" w:date="2021-09-13T09:12:00Z">
            <w:rPr>
              <w:rFonts w:ascii="仿宋" w:eastAsia="仿宋" w:hAnsi="仿宋" w:hint="eastAsia"/>
              <w:b/>
              <w:color w:val="auto"/>
              <w:sz w:val="28"/>
              <w:szCs w:val="28"/>
            </w:rPr>
          </w:rPrChange>
        </w:rPr>
        <w:lastRenderedPageBreak/>
        <w:t>2</w:t>
      </w:r>
      <w:r>
        <w:rPr>
          <w:rFonts w:eastAsia="仿宋_GB2312"/>
          <w:b/>
          <w:color w:val="auto"/>
          <w:sz w:val="32"/>
          <w:szCs w:val="32"/>
        </w:rPr>
        <w:t>.</w:t>
      </w:r>
      <w:r>
        <w:rPr>
          <w:rFonts w:eastAsia="仿宋_GB2312"/>
          <w:b/>
          <w:color w:val="auto"/>
          <w:sz w:val="32"/>
          <w:szCs w:val="32"/>
          <w:rPrChange w:id="2495" w:author="嗯哼" w:date="2021-09-13T09:12:00Z">
            <w:rPr>
              <w:rFonts w:ascii="仿宋" w:eastAsia="仿宋" w:hAnsi="仿宋" w:hint="eastAsia"/>
              <w:b/>
              <w:color w:val="auto"/>
              <w:sz w:val="28"/>
              <w:szCs w:val="28"/>
            </w:rPr>
          </w:rPrChange>
        </w:rPr>
        <w:t>打造城市运行</w:t>
      </w:r>
      <w:r>
        <w:rPr>
          <w:rFonts w:eastAsia="仿宋_GB2312"/>
          <w:b/>
          <w:color w:val="auto"/>
          <w:sz w:val="32"/>
          <w:szCs w:val="32"/>
          <w:rPrChange w:id="2496" w:author="嗯哼" w:date="2021-09-13T09:12:00Z">
            <w:rPr>
              <w:rFonts w:ascii="仿宋" w:eastAsia="仿宋" w:hAnsi="仿宋" w:hint="eastAsia"/>
              <w:b/>
              <w:color w:val="auto"/>
              <w:sz w:val="28"/>
              <w:szCs w:val="28"/>
            </w:rPr>
          </w:rPrChange>
        </w:rPr>
        <w:t>“</w:t>
      </w:r>
      <w:r>
        <w:rPr>
          <w:rFonts w:eastAsia="仿宋_GB2312"/>
          <w:b/>
          <w:color w:val="auto"/>
          <w:sz w:val="32"/>
          <w:szCs w:val="32"/>
          <w:rPrChange w:id="2497" w:author="嗯哼" w:date="2021-09-13T09:12:00Z">
            <w:rPr>
              <w:rFonts w:ascii="仿宋" w:eastAsia="仿宋" w:hAnsi="仿宋" w:hint="eastAsia"/>
              <w:b/>
              <w:color w:val="auto"/>
              <w:sz w:val="28"/>
              <w:szCs w:val="28"/>
            </w:rPr>
          </w:rPrChange>
        </w:rPr>
        <w:t>一网统管</w:t>
      </w:r>
      <w:r>
        <w:rPr>
          <w:rFonts w:eastAsia="仿宋_GB2312"/>
          <w:b/>
          <w:color w:val="auto"/>
          <w:sz w:val="32"/>
          <w:szCs w:val="32"/>
          <w:rPrChange w:id="2498" w:author="嗯哼" w:date="2021-09-13T09:12:00Z">
            <w:rPr>
              <w:rFonts w:ascii="仿宋" w:eastAsia="仿宋" w:hAnsi="仿宋" w:hint="eastAsia"/>
              <w:b/>
              <w:color w:val="auto"/>
              <w:sz w:val="28"/>
              <w:szCs w:val="28"/>
            </w:rPr>
          </w:rPrChange>
        </w:rPr>
        <w:t>”</w:t>
      </w:r>
      <w:r>
        <w:rPr>
          <w:rFonts w:eastAsia="仿宋_GB2312"/>
          <w:b/>
          <w:color w:val="auto"/>
          <w:sz w:val="32"/>
          <w:szCs w:val="32"/>
          <w:rPrChange w:id="2499" w:author="嗯哼" w:date="2021-09-13T09:12:00Z">
            <w:rPr>
              <w:rFonts w:ascii="仿宋" w:eastAsia="仿宋" w:hAnsi="仿宋" w:hint="eastAsia"/>
              <w:b/>
              <w:color w:val="auto"/>
              <w:sz w:val="28"/>
              <w:szCs w:val="28"/>
            </w:rPr>
          </w:rPrChange>
        </w:rPr>
        <w:t>品牌</w:t>
      </w:r>
    </w:p>
    <w:p w14:paraId="1949DEEA" w14:textId="77777777" w:rsidR="00000000" w:rsidRDefault="00000000">
      <w:pPr>
        <w:pStyle w:val="a0"/>
        <w:spacing w:line="560" w:lineRule="exact"/>
        <w:ind w:firstLine="640"/>
        <w:rPr>
          <w:rFonts w:eastAsia="仿宋_GB2312"/>
          <w:color w:val="auto"/>
          <w:sz w:val="32"/>
          <w:szCs w:val="32"/>
          <w:rPrChange w:id="2500" w:author="嗯哼" w:date="2021-09-13T09:12:00Z">
            <w:rPr>
              <w:rFonts w:ascii="仿宋" w:eastAsia="仿宋" w:hAnsi="仿宋"/>
              <w:color w:val="000099"/>
              <w:sz w:val="30"/>
              <w:szCs w:val="30"/>
            </w:rPr>
          </w:rPrChange>
        </w:rPr>
      </w:pPr>
      <w:r>
        <w:rPr>
          <w:rFonts w:eastAsia="仿宋_GB2312"/>
          <w:color w:val="auto"/>
          <w:sz w:val="32"/>
          <w:szCs w:val="32"/>
          <w:rPrChange w:id="2501" w:author="嗯哼" w:date="2021-09-13T09:12:00Z">
            <w:rPr>
              <w:rFonts w:ascii="仿宋" w:eastAsia="仿宋" w:hAnsi="仿宋" w:hint="eastAsia"/>
              <w:color w:val="auto"/>
              <w:sz w:val="30"/>
              <w:szCs w:val="30"/>
            </w:rPr>
          </w:rPrChange>
        </w:rPr>
        <w:t>依托城市大脑，围绕</w:t>
      </w:r>
      <w:r>
        <w:rPr>
          <w:rFonts w:eastAsia="仿宋_GB2312"/>
          <w:color w:val="auto"/>
          <w:sz w:val="32"/>
          <w:szCs w:val="32"/>
          <w:rPrChange w:id="2502" w:author="嗯哼" w:date="2021-09-13T09:12:00Z">
            <w:rPr>
              <w:rFonts w:ascii="仿宋" w:eastAsia="仿宋" w:hAnsi="仿宋" w:hint="eastAsia"/>
              <w:sz w:val="30"/>
              <w:szCs w:val="30"/>
            </w:rPr>
          </w:rPrChange>
        </w:rPr>
        <w:t>总体态势分析、智慧文旅、生态环境、民生幸福、社区服务、城市管理、公共交通、城市安全</w:t>
      </w:r>
      <w:r>
        <w:rPr>
          <w:rFonts w:eastAsia="仿宋_GB2312"/>
          <w:color w:val="auto"/>
          <w:sz w:val="32"/>
          <w:szCs w:val="32"/>
          <w:rPrChange w:id="2503" w:author="嗯哼" w:date="2021-09-13T09:12:00Z">
            <w:rPr>
              <w:rFonts w:ascii="仿宋" w:eastAsia="仿宋" w:hAnsi="仿宋" w:hint="eastAsia"/>
              <w:color w:val="auto"/>
              <w:sz w:val="30"/>
              <w:szCs w:val="30"/>
            </w:rPr>
          </w:rPrChange>
        </w:rPr>
        <w:t>等领域的城乡治理痛点和堵点，创建创新数字化应用场景、主题数据库和决策主题领导驾驶舱建设，建设以融合共享、协同治理为核心的新型</w:t>
      </w:r>
      <w:r>
        <w:rPr>
          <w:rFonts w:eastAsia="仿宋_GB2312"/>
          <w:color w:val="auto"/>
          <w:sz w:val="32"/>
          <w:szCs w:val="32"/>
          <w:rPrChange w:id="2504" w:author="嗯哼" w:date="2021-09-13T09:12:00Z">
            <w:rPr>
              <w:rFonts w:ascii="仿宋" w:eastAsia="仿宋" w:hAnsi="仿宋" w:hint="eastAsia"/>
              <w:color w:val="auto"/>
              <w:sz w:val="30"/>
              <w:szCs w:val="30"/>
            </w:rPr>
          </w:rPrChange>
        </w:rPr>
        <w:t>“</w:t>
      </w:r>
      <w:r>
        <w:rPr>
          <w:rFonts w:eastAsia="仿宋_GB2312"/>
          <w:color w:val="auto"/>
          <w:sz w:val="32"/>
          <w:szCs w:val="32"/>
          <w:rPrChange w:id="2505" w:author="嗯哼" w:date="2021-09-13T09:12:00Z">
            <w:rPr>
              <w:rFonts w:ascii="仿宋" w:eastAsia="仿宋" w:hAnsi="仿宋" w:hint="eastAsia"/>
              <w:color w:val="auto"/>
              <w:sz w:val="30"/>
              <w:szCs w:val="30"/>
            </w:rPr>
          </w:rPrChange>
        </w:rPr>
        <w:t>一网统管</w:t>
      </w:r>
      <w:r>
        <w:rPr>
          <w:rFonts w:eastAsia="仿宋_GB2312"/>
          <w:color w:val="auto"/>
          <w:sz w:val="32"/>
          <w:szCs w:val="32"/>
          <w:rPrChange w:id="2506" w:author="嗯哼" w:date="2021-09-13T09:12:00Z">
            <w:rPr>
              <w:rFonts w:ascii="仿宋" w:eastAsia="仿宋" w:hAnsi="仿宋" w:hint="eastAsia"/>
              <w:color w:val="auto"/>
              <w:sz w:val="30"/>
              <w:szCs w:val="30"/>
            </w:rPr>
          </w:rPrChange>
        </w:rPr>
        <w:t>”</w:t>
      </w:r>
      <w:r>
        <w:rPr>
          <w:rFonts w:eastAsia="仿宋_GB2312"/>
          <w:color w:val="auto"/>
          <w:sz w:val="32"/>
          <w:szCs w:val="32"/>
          <w:rPrChange w:id="2507" w:author="嗯哼" w:date="2021-09-13T09:12:00Z">
            <w:rPr>
              <w:rFonts w:ascii="仿宋" w:eastAsia="仿宋" w:hAnsi="仿宋" w:hint="eastAsia"/>
              <w:color w:val="auto"/>
              <w:sz w:val="30"/>
              <w:szCs w:val="30"/>
            </w:rPr>
          </w:rPrChange>
        </w:rPr>
        <w:t>模式，实现不同业务应用场景的事件精准分析、</w:t>
      </w:r>
      <w:r>
        <w:rPr>
          <w:rFonts w:eastAsia="仿宋_GB2312"/>
          <w:color w:val="auto"/>
          <w:sz w:val="32"/>
          <w:szCs w:val="32"/>
          <w:rPrChange w:id="2508" w:author="嗯哼" w:date="2021-09-13T09:12:00Z">
            <w:rPr>
              <w:rFonts w:ascii="仿宋" w:eastAsia="仿宋" w:hAnsi="仿宋" w:hint="eastAsia"/>
              <w:color w:val="auto"/>
              <w:sz w:val="30"/>
              <w:szCs w:val="30"/>
            </w:rPr>
          </w:rPrChange>
        </w:rPr>
        <w:lastRenderedPageBreak/>
        <w:t>提前预警、整体研判、协同指挥、科学治理，促进城市治理从数字化到智能化再到智慧化。</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1AC42E36" w14:textId="77777777">
        <w:trPr>
          <w:trHeight w:val="652"/>
          <w:jc w:val="center"/>
        </w:trPr>
        <w:tc>
          <w:tcPr>
            <w:tcW w:w="8969" w:type="dxa"/>
            <w:tcBorders>
              <w:top w:val="single" w:sz="4" w:space="0" w:color="auto"/>
              <w:left w:val="single" w:sz="4" w:space="0" w:color="auto"/>
              <w:bottom w:val="single" w:sz="4" w:space="0" w:color="auto"/>
              <w:right w:val="single" w:sz="4" w:space="0" w:color="auto"/>
            </w:tcBorders>
            <w:vAlign w:val="center"/>
          </w:tcPr>
          <w:p w14:paraId="41F979D8" w14:textId="77777777" w:rsidR="00000000" w:rsidRDefault="00000000">
            <w:pPr>
              <w:adjustRightInd w:val="0"/>
              <w:snapToGrid w:val="0"/>
              <w:spacing w:line="240" w:lineRule="auto"/>
              <w:jc w:val="center"/>
              <w:rPr>
                <w:rFonts w:eastAsia="仿宋_GB2312"/>
                <w:color w:val="auto"/>
                <w:sz w:val="28"/>
                <w:szCs w:val="28"/>
                <w:rPrChange w:id="2509" w:author="嗯哼" w:date="2021-09-13T09:12:00Z">
                  <w:rPr>
                    <w:rFonts w:ascii="仿宋" w:eastAsia="仿宋" w:hAnsi="仿宋" w:cs="宋体"/>
                    <w:color w:val="auto"/>
                    <w:sz w:val="28"/>
                    <w:szCs w:val="28"/>
                  </w:rPr>
                </w:rPrChange>
              </w:rPr>
            </w:pPr>
            <w:r>
              <w:rPr>
                <w:rFonts w:eastAsia="仿宋_GB2312"/>
                <w:color w:val="auto"/>
                <w:sz w:val="28"/>
                <w:szCs w:val="28"/>
                <w:rPrChange w:id="2510"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2511" w:author="嗯哼" w:date="2021-09-13T09:12:00Z">
                  <w:rPr>
                    <w:rFonts w:ascii="仿宋" w:eastAsia="仿宋" w:hAnsi="仿宋" w:cs="宋体" w:hint="eastAsia"/>
                    <w:color w:val="auto"/>
                    <w:sz w:val="28"/>
                    <w:szCs w:val="28"/>
                  </w:rPr>
                </w:rPrChange>
              </w:rPr>
              <w:t>2</w:t>
            </w:r>
            <w:r>
              <w:rPr>
                <w:rFonts w:eastAsia="仿宋_GB2312"/>
                <w:color w:val="auto"/>
                <w:sz w:val="28"/>
                <w:szCs w:val="28"/>
                <w:rPrChange w:id="2512" w:author="嗯哼" w:date="2021-09-13T09:12:00Z">
                  <w:rPr>
                    <w:rFonts w:ascii="仿宋" w:eastAsia="仿宋" w:hAnsi="仿宋" w:cs="宋体"/>
                    <w:color w:val="auto"/>
                    <w:sz w:val="28"/>
                    <w:szCs w:val="28"/>
                  </w:rPr>
                </w:rPrChange>
              </w:rPr>
              <w:t xml:space="preserve">6  </w:t>
            </w:r>
            <w:r>
              <w:rPr>
                <w:rFonts w:eastAsia="仿宋_GB2312"/>
                <w:color w:val="auto"/>
                <w:sz w:val="28"/>
                <w:szCs w:val="28"/>
                <w:rPrChange w:id="2513"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14" w:author="嗯哼" w:date="2021-09-13T09:12:00Z">
                  <w:rPr>
                    <w:rFonts w:ascii="仿宋" w:eastAsia="仿宋" w:hAnsi="仿宋" w:cs="宋体" w:hint="eastAsia"/>
                    <w:color w:val="auto"/>
                    <w:sz w:val="28"/>
                    <w:szCs w:val="28"/>
                  </w:rPr>
                </w:rPrChange>
              </w:rPr>
              <w:t>一网统管</w:t>
            </w:r>
            <w:r>
              <w:rPr>
                <w:rFonts w:eastAsia="仿宋_GB2312"/>
                <w:color w:val="auto"/>
                <w:sz w:val="28"/>
                <w:szCs w:val="28"/>
                <w:rPrChange w:id="2515"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16" w:author="嗯哼" w:date="2021-09-13T09:12:00Z">
                  <w:rPr>
                    <w:rFonts w:ascii="仿宋" w:eastAsia="仿宋" w:hAnsi="仿宋" w:cs="宋体" w:hint="eastAsia"/>
                    <w:color w:val="auto"/>
                    <w:sz w:val="28"/>
                    <w:szCs w:val="28"/>
                  </w:rPr>
                </w:rPrChange>
              </w:rPr>
              <w:t>品牌建设应用重点</w:t>
            </w:r>
          </w:p>
        </w:tc>
      </w:tr>
      <w:tr w:rsidR="00000000" w14:paraId="6C28C220" w14:textId="77777777">
        <w:trPr>
          <w:jc w:val="center"/>
        </w:trPr>
        <w:tc>
          <w:tcPr>
            <w:tcW w:w="8969" w:type="dxa"/>
            <w:tcBorders>
              <w:top w:val="single" w:sz="4" w:space="0" w:color="auto"/>
              <w:left w:val="single" w:sz="4" w:space="0" w:color="auto"/>
              <w:bottom w:val="single" w:sz="4" w:space="0" w:color="auto"/>
              <w:right w:val="single" w:sz="4" w:space="0" w:color="auto"/>
            </w:tcBorders>
          </w:tcPr>
          <w:p w14:paraId="732D7FD1" w14:textId="77777777" w:rsidR="00000000" w:rsidRDefault="00000000">
            <w:pPr>
              <w:spacing w:line="480" w:lineRule="exact"/>
              <w:ind w:firstLineChars="200" w:firstLine="560"/>
              <w:rPr>
                <w:rFonts w:eastAsia="仿宋_GB2312"/>
                <w:color w:val="auto"/>
                <w:sz w:val="28"/>
                <w:szCs w:val="28"/>
                <w:rPrChange w:id="2517" w:author="嗯哼" w:date="2021-09-13T09:12:00Z">
                  <w:rPr>
                    <w:rFonts w:ascii="仿宋" w:eastAsia="仿宋" w:hAnsi="仿宋" w:cs="宋体" w:hint="eastAsia"/>
                    <w:color w:val="auto"/>
                    <w:sz w:val="28"/>
                    <w:szCs w:val="28"/>
                  </w:rPr>
                </w:rPrChange>
              </w:rPr>
            </w:pPr>
            <w:r>
              <w:rPr>
                <w:rFonts w:eastAsia="仿宋_GB2312"/>
                <w:b/>
                <w:color w:val="auto"/>
                <w:sz w:val="28"/>
                <w:szCs w:val="28"/>
                <w:rPrChange w:id="2518" w:author="嗯哼" w:date="2021-09-13T09:12:00Z">
                  <w:rPr>
                    <w:rFonts w:ascii="仿宋" w:eastAsia="仿宋" w:hAnsi="仿宋" w:cs="宋体" w:hint="eastAsia"/>
                    <w:b/>
                    <w:color w:val="0000CC"/>
                    <w:sz w:val="28"/>
                    <w:szCs w:val="28"/>
                  </w:rPr>
                </w:rPrChange>
              </w:rPr>
              <w:t>总体态势分析。</w:t>
            </w:r>
            <w:r>
              <w:rPr>
                <w:rFonts w:eastAsia="仿宋_GB2312"/>
                <w:color w:val="auto"/>
                <w:sz w:val="28"/>
                <w:szCs w:val="28"/>
                <w:rPrChange w:id="2519" w:author="嗯哼" w:date="2021-09-13T09:12:00Z">
                  <w:rPr>
                    <w:rFonts w:ascii="仿宋" w:eastAsia="仿宋" w:hAnsi="仿宋" w:cs="宋体" w:hint="eastAsia"/>
                    <w:color w:val="auto"/>
                    <w:sz w:val="28"/>
                    <w:szCs w:val="28"/>
                  </w:rPr>
                </w:rPrChange>
              </w:rPr>
              <w:t>围绕黄山市城市运行</w:t>
            </w:r>
            <w:r>
              <w:rPr>
                <w:rFonts w:eastAsia="仿宋_GB2312"/>
                <w:color w:val="auto"/>
                <w:sz w:val="28"/>
                <w:szCs w:val="28"/>
                <w:rPrChange w:id="2520"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21" w:author="嗯哼" w:date="2021-09-13T09:12:00Z">
                  <w:rPr>
                    <w:rFonts w:ascii="仿宋" w:eastAsia="仿宋" w:hAnsi="仿宋" w:cs="宋体" w:hint="eastAsia"/>
                    <w:color w:val="auto"/>
                    <w:sz w:val="28"/>
                    <w:szCs w:val="28"/>
                  </w:rPr>
                </w:rPrChange>
              </w:rPr>
              <w:t>一网统管</w:t>
            </w:r>
            <w:r>
              <w:rPr>
                <w:rFonts w:eastAsia="仿宋_GB2312"/>
                <w:color w:val="auto"/>
                <w:sz w:val="28"/>
                <w:szCs w:val="28"/>
                <w:rPrChange w:id="2522"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23" w:author="嗯哼" w:date="2021-09-13T09:12:00Z">
                  <w:rPr>
                    <w:rFonts w:ascii="仿宋" w:eastAsia="仿宋" w:hAnsi="仿宋" w:cs="宋体" w:hint="eastAsia"/>
                    <w:color w:val="auto"/>
                    <w:sz w:val="28"/>
                    <w:szCs w:val="28"/>
                  </w:rPr>
                </w:rPrChange>
              </w:rPr>
              <w:t>平台</w:t>
            </w:r>
            <w:r>
              <w:rPr>
                <w:rFonts w:eastAsia="仿宋_GB2312"/>
                <w:color w:val="auto"/>
                <w:sz w:val="28"/>
                <w:szCs w:val="28"/>
                <w:rPrChange w:id="2524" w:author="嗯哼" w:date="2021-09-13T09:12:00Z">
                  <w:rPr>
                    <w:rFonts w:ascii="仿宋" w:eastAsia="仿宋" w:hAnsi="仿宋" w:cs="宋体" w:hint="eastAsia"/>
                    <w:color w:val="auto"/>
                    <w:sz w:val="28"/>
                    <w:szCs w:val="28"/>
                  </w:rPr>
                </w:rPrChange>
              </w:rPr>
              <w:t xml:space="preserve"> “</w:t>
            </w:r>
            <w:r>
              <w:rPr>
                <w:rFonts w:eastAsia="仿宋_GB2312"/>
                <w:color w:val="auto"/>
                <w:sz w:val="28"/>
                <w:szCs w:val="28"/>
                <w:rPrChange w:id="2525" w:author="嗯哼" w:date="2021-09-13T09:12:00Z">
                  <w:rPr>
                    <w:rFonts w:ascii="仿宋" w:eastAsia="仿宋" w:hAnsi="仿宋" w:cs="宋体" w:hint="eastAsia"/>
                    <w:color w:val="auto"/>
                    <w:sz w:val="28"/>
                    <w:szCs w:val="28"/>
                  </w:rPr>
                </w:rPrChange>
              </w:rPr>
              <w:t>领导总驾驶舱</w:t>
            </w:r>
            <w:r>
              <w:rPr>
                <w:rFonts w:eastAsia="仿宋_GB2312"/>
                <w:color w:val="auto"/>
                <w:sz w:val="28"/>
                <w:szCs w:val="28"/>
                <w:rPrChange w:id="2526"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27" w:author="嗯哼" w:date="2021-09-13T09:12:00Z">
                  <w:rPr>
                    <w:rFonts w:ascii="仿宋" w:eastAsia="仿宋" w:hAnsi="仿宋" w:cs="宋体" w:hint="eastAsia"/>
                    <w:color w:val="auto"/>
                    <w:sz w:val="28"/>
                    <w:szCs w:val="28"/>
                  </w:rPr>
                </w:rPrChange>
              </w:rPr>
              <w:t>建设，建立业务数字化应用场景建设目录体系和更新机制，创建城市运行</w:t>
            </w:r>
            <w:r>
              <w:rPr>
                <w:rFonts w:eastAsia="仿宋_GB2312"/>
                <w:color w:val="auto"/>
                <w:sz w:val="28"/>
                <w:szCs w:val="28"/>
                <w:rPrChange w:id="2528"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29" w:author="嗯哼" w:date="2021-09-13T09:12:00Z">
                  <w:rPr>
                    <w:rFonts w:ascii="仿宋" w:eastAsia="仿宋" w:hAnsi="仿宋" w:cs="宋体" w:hint="eastAsia"/>
                    <w:color w:val="auto"/>
                    <w:sz w:val="28"/>
                    <w:szCs w:val="28"/>
                  </w:rPr>
                </w:rPrChange>
              </w:rPr>
              <w:t>总体态势分析</w:t>
            </w:r>
            <w:r>
              <w:rPr>
                <w:rFonts w:eastAsia="仿宋_GB2312"/>
                <w:color w:val="auto"/>
                <w:sz w:val="28"/>
                <w:szCs w:val="28"/>
                <w:rPrChange w:id="2530" w:author="嗯哼" w:date="2021-09-13T09:12:00Z">
                  <w:rPr>
                    <w:rFonts w:ascii="仿宋" w:eastAsia="仿宋" w:hAnsi="仿宋" w:cs="宋体"/>
                    <w:color w:val="auto"/>
                    <w:sz w:val="28"/>
                    <w:szCs w:val="28"/>
                  </w:rPr>
                </w:rPrChange>
              </w:rPr>
              <w:t>”</w:t>
            </w:r>
            <w:r>
              <w:rPr>
                <w:rFonts w:eastAsia="仿宋_GB2312"/>
                <w:color w:val="auto"/>
                <w:sz w:val="28"/>
                <w:szCs w:val="28"/>
                <w:rPrChange w:id="2531" w:author="嗯哼" w:date="2021-09-13T09:12:00Z">
                  <w:rPr>
                    <w:rFonts w:ascii="仿宋" w:eastAsia="仿宋" w:hAnsi="仿宋" w:cs="宋体"/>
                    <w:color w:val="auto"/>
                    <w:sz w:val="28"/>
                    <w:szCs w:val="28"/>
                  </w:rPr>
                </w:rPrChange>
              </w:rPr>
              <w:t>主题数据库，</w:t>
            </w:r>
            <w:r>
              <w:rPr>
                <w:rFonts w:eastAsia="仿宋_GB2312"/>
                <w:color w:val="auto"/>
                <w:sz w:val="28"/>
                <w:szCs w:val="28"/>
                <w:rPrChange w:id="2532" w:author="嗯哼" w:date="2021-09-13T09:12:00Z">
                  <w:rPr>
                    <w:rFonts w:ascii="仿宋" w:eastAsia="仿宋" w:hAnsi="仿宋" w:cs="宋体" w:hint="eastAsia"/>
                    <w:color w:val="auto"/>
                    <w:sz w:val="28"/>
                    <w:szCs w:val="28"/>
                  </w:rPr>
                </w:rPrChange>
              </w:rPr>
              <w:t>实现城市运行数字化应用场景系统统一接入、场景统一可视、指挥统一调度、事件统一闭环，创建和</w:t>
            </w:r>
            <w:r>
              <w:rPr>
                <w:rFonts w:eastAsia="仿宋_GB2312"/>
                <w:color w:val="auto"/>
                <w:sz w:val="28"/>
                <w:szCs w:val="28"/>
                <w:rPrChange w:id="2533" w:author="嗯哼" w:date="2021-09-13T09:12:00Z">
                  <w:rPr>
                    <w:rFonts w:ascii="仿宋" w:eastAsia="仿宋" w:hAnsi="仿宋" w:cs="宋体"/>
                    <w:color w:val="auto"/>
                    <w:sz w:val="28"/>
                    <w:szCs w:val="28"/>
                  </w:rPr>
                </w:rPrChange>
              </w:rPr>
              <w:t>迭代优化</w:t>
            </w:r>
            <w:r>
              <w:rPr>
                <w:rFonts w:eastAsia="仿宋_GB2312"/>
                <w:color w:val="auto"/>
                <w:sz w:val="28"/>
                <w:szCs w:val="28"/>
                <w:rPrChange w:id="2534"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35" w:author="嗯哼" w:date="2021-09-13T09:12:00Z">
                  <w:rPr>
                    <w:rFonts w:ascii="仿宋" w:eastAsia="仿宋" w:hAnsi="仿宋" w:cs="宋体" w:hint="eastAsia"/>
                    <w:color w:val="auto"/>
                    <w:sz w:val="28"/>
                    <w:szCs w:val="28"/>
                  </w:rPr>
                </w:rPrChange>
              </w:rPr>
              <w:t>总体态势分析</w:t>
            </w:r>
            <w:r>
              <w:rPr>
                <w:rFonts w:eastAsia="仿宋_GB2312"/>
                <w:color w:val="auto"/>
                <w:sz w:val="28"/>
                <w:szCs w:val="28"/>
                <w:rPrChange w:id="2536"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37" w:author="嗯哼" w:date="2021-09-13T09:12:00Z">
                  <w:rPr>
                    <w:rFonts w:ascii="仿宋" w:eastAsia="仿宋" w:hAnsi="仿宋" w:cs="宋体" w:hint="eastAsia"/>
                    <w:color w:val="auto"/>
                    <w:sz w:val="28"/>
                    <w:szCs w:val="28"/>
                  </w:rPr>
                </w:rPrChange>
              </w:rPr>
              <w:t>大数据分析模型</w:t>
            </w:r>
            <w:r>
              <w:rPr>
                <w:rFonts w:eastAsia="仿宋_GB2312"/>
                <w:color w:val="auto"/>
                <w:sz w:val="28"/>
                <w:szCs w:val="28"/>
                <w:rPrChange w:id="2538" w:author="嗯哼" w:date="2021-09-13T09:12:00Z">
                  <w:rPr>
                    <w:rFonts w:ascii="仿宋" w:eastAsia="仿宋" w:hAnsi="仿宋" w:cs="宋体" w:hint="eastAsia"/>
                    <w:sz w:val="28"/>
                    <w:szCs w:val="28"/>
                  </w:rPr>
                </w:rPrChange>
              </w:rPr>
              <w:t>，提高城市治理精准化水平。</w:t>
            </w:r>
          </w:p>
          <w:p w14:paraId="338D6997" w14:textId="77777777" w:rsidR="00000000" w:rsidRDefault="00000000">
            <w:pPr>
              <w:spacing w:line="480" w:lineRule="exact"/>
              <w:ind w:firstLineChars="200" w:firstLine="560"/>
              <w:rPr>
                <w:rFonts w:eastAsia="仿宋_GB2312"/>
                <w:color w:val="auto"/>
                <w:sz w:val="28"/>
                <w:szCs w:val="28"/>
                <w:rPrChange w:id="2539" w:author="嗯哼" w:date="2021-09-13T09:12:00Z">
                  <w:rPr>
                    <w:rFonts w:ascii="仿宋" w:eastAsia="仿宋" w:hAnsi="仿宋" w:cs="宋体"/>
                    <w:color w:val="auto"/>
                    <w:sz w:val="28"/>
                    <w:szCs w:val="28"/>
                  </w:rPr>
                </w:rPrChange>
              </w:rPr>
            </w:pPr>
            <w:r>
              <w:rPr>
                <w:rFonts w:eastAsia="仿宋_GB2312"/>
                <w:b/>
                <w:color w:val="auto"/>
                <w:sz w:val="28"/>
                <w:szCs w:val="28"/>
                <w:rPrChange w:id="2540" w:author="嗯哼" w:date="2021-09-13T09:12:00Z">
                  <w:rPr>
                    <w:rFonts w:ascii="仿宋" w:eastAsia="仿宋" w:hAnsi="仿宋" w:cs="宋体" w:hint="eastAsia"/>
                    <w:b/>
                    <w:color w:val="auto"/>
                    <w:sz w:val="28"/>
                    <w:szCs w:val="28"/>
                  </w:rPr>
                </w:rPrChange>
              </w:rPr>
              <w:t>智慧文旅。</w:t>
            </w:r>
            <w:r>
              <w:rPr>
                <w:rFonts w:eastAsia="仿宋_GB2312"/>
                <w:color w:val="auto"/>
                <w:sz w:val="28"/>
                <w:szCs w:val="28"/>
                <w:rPrChange w:id="2541" w:author="嗯哼" w:date="2021-09-13T09:12:00Z">
                  <w:rPr>
                    <w:rFonts w:ascii="仿宋" w:eastAsia="仿宋" w:hAnsi="仿宋" w:cs="宋体" w:hint="eastAsia"/>
                    <w:color w:val="auto"/>
                    <w:sz w:val="28"/>
                    <w:szCs w:val="28"/>
                  </w:rPr>
                </w:rPrChange>
              </w:rPr>
              <w:t>汇聚全市</w:t>
            </w:r>
            <w:r>
              <w:rPr>
                <w:rFonts w:eastAsia="仿宋_GB2312"/>
                <w:color w:val="auto"/>
                <w:sz w:val="28"/>
                <w:szCs w:val="28"/>
                <w:rPrChange w:id="2542"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43" w:author="嗯哼" w:date="2021-09-13T09:12:00Z">
                  <w:rPr>
                    <w:rFonts w:ascii="仿宋" w:eastAsia="仿宋" w:hAnsi="仿宋" w:cs="宋体" w:hint="eastAsia"/>
                    <w:color w:val="auto"/>
                    <w:sz w:val="28"/>
                    <w:szCs w:val="28"/>
                  </w:rPr>
                </w:rPrChange>
              </w:rPr>
              <w:t>吃住行游购娱</w:t>
            </w:r>
            <w:r>
              <w:rPr>
                <w:rFonts w:eastAsia="仿宋_GB2312"/>
                <w:color w:val="auto"/>
                <w:sz w:val="28"/>
                <w:szCs w:val="28"/>
                <w:rPrChange w:id="2544"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45" w:author="嗯哼" w:date="2021-09-13T09:12:00Z">
                  <w:rPr>
                    <w:rFonts w:ascii="仿宋" w:eastAsia="仿宋" w:hAnsi="仿宋" w:cs="宋体" w:hint="eastAsia"/>
                    <w:color w:val="auto"/>
                    <w:sz w:val="28"/>
                    <w:szCs w:val="28"/>
                  </w:rPr>
                </w:rPrChange>
              </w:rPr>
              <w:t>全量要素信息，以及景区、消费场所视频监控数据、流量监测数据、游客数据，对接公安、交通、气象、环保、商务等部门业务数据，建立智慧文旅数字化应用场景服务主题库，从地区、景区、客源地、游客旅游行为等方面提供统计分析场景服务，辅助精准营销，实现有效监管。</w:t>
            </w:r>
          </w:p>
          <w:p w14:paraId="531898A7" w14:textId="77777777" w:rsidR="00000000" w:rsidRDefault="00000000">
            <w:pPr>
              <w:spacing w:line="480" w:lineRule="exact"/>
              <w:ind w:firstLineChars="200" w:firstLine="560"/>
              <w:rPr>
                <w:rFonts w:eastAsia="仿宋_GB2312"/>
                <w:color w:val="auto"/>
                <w:sz w:val="28"/>
                <w:szCs w:val="28"/>
                <w:rPrChange w:id="2546" w:author="嗯哼" w:date="2021-09-13T09:12:00Z">
                  <w:rPr>
                    <w:rFonts w:ascii="仿宋" w:eastAsia="仿宋" w:hAnsi="仿宋" w:cs="宋体"/>
                    <w:color w:val="auto"/>
                    <w:sz w:val="28"/>
                    <w:szCs w:val="28"/>
                  </w:rPr>
                </w:rPrChange>
              </w:rPr>
            </w:pPr>
            <w:r>
              <w:rPr>
                <w:rFonts w:eastAsia="仿宋_GB2312"/>
                <w:b/>
                <w:color w:val="auto"/>
                <w:sz w:val="28"/>
                <w:szCs w:val="28"/>
                <w:rPrChange w:id="2547" w:author="嗯哼" w:date="2021-09-13T09:12:00Z">
                  <w:rPr>
                    <w:rFonts w:ascii="仿宋" w:eastAsia="仿宋" w:hAnsi="仿宋" w:cs="宋体" w:hint="eastAsia"/>
                    <w:b/>
                    <w:color w:val="auto"/>
                    <w:sz w:val="28"/>
                    <w:szCs w:val="28"/>
                  </w:rPr>
                </w:rPrChange>
              </w:rPr>
              <w:t>智慧环保。</w:t>
            </w:r>
            <w:r>
              <w:rPr>
                <w:rFonts w:eastAsia="仿宋_GB2312"/>
                <w:color w:val="auto"/>
                <w:sz w:val="28"/>
                <w:szCs w:val="28"/>
                <w:rPrChange w:id="2548" w:author="嗯哼" w:date="2021-09-13T09:12:00Z">
                  <w:rPr>
                    <w:rFonts w:ascii="仿宋" w:eastAsia="仿宋" w:hAnsi="仿宋" w:cs="宋体" w:hint="eastAsia"/>
                    <w:color w:val="auto"/>
                    <w:sz w:val="28"/>
                    <w:szCs w:val="28"/>
                  </w:rPr>
                </w:rPrChange>
              </w:rPr>
              <w:t>整合有关环境质量、重点污染源、生态状况监测数据，建立生态环境主题数据库，全方位、客观反映涵盖大气、水、土壤等要素的全市生态环境质量状况，提供对生态环境事件进行预警、上报、分析、处置等大环保协同治理场景</w:t>
            </w:r>
            <w:r>
              <w:rPr>
                <w:rFonts w:eastAsia="仿宋_GB2312"/>
                <w:color w:val="auto"/>
                <w:sz w:val="28"/>
                <w:szCs w:val="28"/>
                <w:rPrChange w:id="2549"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50" w:author="嗯哼" w:date="2021-09-13T09:12:00Z">
                  <w:rPr>
                    <w:rFonts w:ascii="仿宋" w:eastAsia="仿宋" w:hAnsi="仿宋" w:cs="宋体" w:hint="eastAsia"/>
                    <w:color w:val="auto"/>
                    <w:sz w:val="28"/>
                    <w:szCs w:val="28"/>
                  </w:rPr>
                </w:rPrChange>
              </w:rPr>
              <w:t>一张图</w:t>
            </w:r>
            <w:r>
              <w:rPr>
                <w:rFonts w:eastAsia="仿宋_GB2312"/>
                <w:color w:val="auto"/>
                <w:sz w:val="28"/>
                <w:szCs w:val="28"/>
                <w:rPrChange w:id="2551"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52" w:author="嗯哼" w:date="2021-09-13T09:12:00Z">
                  <w:rPr>
                    <w:rFonts w:ascii="仿宋" w:eastAsia="仿宋" w:hAnsi="仿宋" w:cs="宋体" w:hint="eastAsia"/>
                    <w:color w:val="auto"/>
                    <w:sz w:val="28"/>
                    <w:szCs w:val="28"/>
                  </w:rPr>
                </w:rPrChange>
              </w:rPr>
              <w:t>服务。</w:t>
            </w:r>
          </w:p>
          <w:p w14:paraId="71A50D7D" w14:textId="77777777" w:rsidR="00000000" w:rsidRDefault="00000000">
            <w:pPr>
              <w:spacing w:line="480" w:lineRule="exact"/>
              <w:ind w:firstLineChars="200" w:firstLine="560"/>
              <w:rPr>
                <w:rFonts w:eastAsia="仿宋_GB2312"/>
                <w:color w:val="auto"/>
                <w:sz w:val="28"/>
                <w:szCs w:val="28"/>
                <w:rPrChange w:id="2553" w:author="嗯哼" w:date="2021-09-13T09:12:00Z">
                  <w:rPr>
                    <w:rFonts w:ascii="仿宋" w:eastAsia="仿宋" w:hAnsi="仿宋" w:cs="宋体" w:hint="eastAsia"/>
                    <w:color w:val="auto"/>
                    <w:sz w:val="28"/>
                    <w:szCs w:val="28"/>
                  </w:rPr>
                </w:rPrChange>
              </w:rPr>
            </w:pPr>
            <w:r>
              <w:rPr>
                <w:rFonts w:eastAsia="仿宋_GB2312"/>
                <w:b/>
                <w:color w:val="auto"/>
                <w:sz w:val="28"/>
                <w:szCs w:val="28"/>
                <w:rPrChange w:id="2554" w:author="嗯哼" w:date="2021-09-13T09:12:00Z">
                  <w:rPr>
                    <w:rFonts w:ascii="仿宋" w:eastAsia="仿宋" w:hAnsi="仿宋" w:cs="宋体" w:hint="eastAsia"/>
                    <w:b/>
                    <w:sz w:val="28"/>
                    <w:szCs w:val="28"/>
                  </w:rPr>
                </w:rPrChange>
              </w:rPr>
              <w:t>智慧民生。</w:t>
            </w:r>
            <w:r>
              <w:rPr>
                <w:rFonts w:eastAsia="仿宋_GB2312"/>
                <w:color w:val="auto"/>
                <w:sz w:val="28"/>
                <w:szCs w:val="28"/>
                <w:rPrChange w:id="2555" w:author="嗯哼" w:date="2021-09-13T09:12:00Z">
                  <w:rPr>
                    <w:rFonts w:ascii="仿宋" w:eastAsia="仿宋" w:hAnsi="仿宋" w:cs="宋体" w:hint="eastAsia"/>
                    <w:sz w:val="28"/>
                    <w:szCs w:val="28"/>
                  </w:rPr>
                </w:rPrChange>
              </w:rPr>
              <w:t>以人口模型为基础，充</w:t>
            </w:r>
            <w:r>
              <w:rPr>
                <w:rFonts w:eastAsia="仿宋_GB2312"/>
                <w:color w:val="auto"/>
                <w:sz w:val="28"/>
                <w:szCs w:val="28"/>
                <w:rPrChange w:id="2556" w:author="嗯哼" w:date="2021-09-13T09:12:00Z">
                  <w:rPr>
                    <w:rFonts w:ascii="仿宋" w:eastAsia="仿宋" w:hAnsi="仿宋" w:cs="宋体" w:hint="eastAsia"/>
                    <w:color w:val="auto"/>
                    <w:sz w:val="28"/>
                    <w:szCs w:val="28"/>
                  </w:rPr>
                </w:rPrChange>
              </w:rPr>
              <w:t>分运用前沿数字技术，同国家、长三角和安徽省建设要求进行对标，优化完善公共服务体系，聚焦学位分配、市民健康、数字乡村等领域，创建智慧民生服务主题库，识别民生服务资源缺口和短板，打造智慧民生服务场景。</w:t>
            </w:r>
          </w:p>
          <w:p w14:paraId="640377E8" w14:textId="77777777" w:rsidR="00000000" w:rsidRDefault="00000000">
            <w:pPr>
              <w:spacing w:line="480" w:lineRule="exact"/>
              <w:ind w:firstLineChars="200" w:firstLine="560"/>
              <w:rPr>
                <w:rFonts w:eastAsia="仿宋_GB2312"/>
                <w:b/>
                <w:color w:val="auto"/>
                <w:sz w:val="28"/>
                <w:szCs w:val="28"/>
                <w:rPrChange w:id="2557" w:author="嗯哼" w:date="2021-09-13T09:12:00Z">
                  <w:rPr>
                    <w:rFonts w:ascii="仿宋" w:eastAsia="仿宋" w:hAnsi="仿宋" w:cs="宋体" w:hint="eastAsia"/>
                    <w:b/>
                    <w:color w:val="auto"/>
                    <w:sz w:val="28"/>
                    <w:szCs w:val="28"/>
                  </w:rPr>
                </w:rPrChange>
              </w:rPr>
            </w:pPr>
            <w:r>
              <w:rPr>
                <w:rFonts w:eastAsia="仿宋_GB2312"/>
                <w:b/>
                <w:color w:val="auto"/>
                <w:sz w:val="28"/>
                <w:szCs w:val="28"/>
                <w:rPrChange w:id="2558" w:author="嗯哼" w:date="2021-09-13T09:12:00Z">
                  <w:rPr>
                    <w:rFonts w:ascii="仿宋" w:eastAsia="仿宋" w:hAnsi="仿宋" w:cs="宋体" w:hint="eastAsia"/>
                    <w:b/>
                    <w:color w:val="auto"/>
                    <w:sz w:val="28"/>
                    <w:szCs w:val="28"/>
                  </w:rPr>
                </w:rPrChange>
              </w:rPr>
              <w:t>智慧社区。</w:t>
            </w:r>
            <w:r>
              <w:rPr>
                <w:rFonts w:eastAsia="仿宋_GB2312"/>
                <w:color w:val="auto"/>
                <w:sz w:val="28"/>
                <w:szCs w:val="28"/>
                <w:rPrChange w:id="2559" w:author="嗯哼" w:date="2021-09-13T09:12:00Z">
                  <w:rPr>
                    <w:rFonts w:ascii="仿宋" w:eastAsia="仿宋" w:hAnsi="仿宋" w:cs="宋体" w:hint="eastAsia"/>
                    <w:color w:val="auto"/>
                    <w:sz w:val="28"/>
                    <w:szCs w:val="28"/>
                  </w:rPr>
                </w:rPrChange>
              </w:rPr>
              <w:t>汇集社区、个人、家庭、养老服务机构及医疗护理机构信息，建立智慧社区惠民服务主题库，探索建立远程居家照护服务模式和无人物流配送体系，以及推动建设居家社区机构相协调、医养康结合、智能预警、应急救援救护的社区惠民服务场景。</w:t>
            </w:r>
          </w:p>
          <w:p w14:paraId="741BF717" w14:textId="77777777" w:rsidR="00000000" w:rsidRDefault="00000000">
            <w:pPr>
              <w:spacing w:line="480" w:lineRule="exact"/>
              <w:ind w:firstLineChars="200" w:firstLine="560"/>
              <w:rPr>
                <w:rFonts w:eastAsia="仿宋_GB2312"/>
                <w:color w:val="auto"/>
                <w:sz w:val="28"/>
                <w:szCs w:val="28"/>
                <w:rPrChange w:id="2560" w:author="嗯哼" w:date="2021-09-13T09:12:00Z">
                  <w:rPr>
                    <w:rFonts w:ascii="仿宋" w:eastAsia="仿宋" w:hAnsi="仿宋" w:cs="宋体" w:hint="eastAsia"/>
                    <w:color w:val="auto"/>
                    <w:sz w:val="28"/>
                    <w:szCs w:val="28"/>
                  </w:rPr>
                </w:rPrChange>
              </w:rPr>
            </w:pPr>
            <w:r>
              <w:rPr>
                <w:rFonts w:eastAsia="仿宋_GB2312"/>
                <w:b/>
                <w:color w:val="auto"/>
                <w:sz w:val="28"/>
                <w:szCs w:val="28"/>
                <w:rPrChange w:id="2561" w:author="嗯哼" w:date="2021-09-13T09:12:00Z">
                  <w:rPr>
                    <w:rFonts w:ascii="仿宋" w:eastAsia="仿宋" w:hAnsi="仿宋" w:cs="宋体" w:hint="eastAsia"/>
                    <w:b/>
                    <w:color w:val="auto"/>
                    <w:sz w:val="28"/>
                    <w:szCs w:val="28"/>
                  </w:rPr>
                </w:rPrChange>
              </w:rPr>
              <w:lastRenderedPageBreak/>
              <w:t>智慧城管。</w:t>
            </w:r>
            <w:r>
              <w:rPr>
                <w:rFonts w:eastAsia="仿宋_GB2312"/>
                <w:color w:val="auto"/>
                <w:sz w:val="28"/>
                <w:szCs w:val="28"/>
                <w:rPrChange w:id="2562" w:author="嗯哼" w:date="2021-09-13T09:12:00Z">
                  <w:rPr>
                    <w:rFonts w:ascii="仿宋" w:eastAsia="仿宋" w:hAnsi="仿宋" w:cs="宋体" w:hint="eastAsia"/>
                    <w:color w:val="auto"/>
                    <w:sz w:val="28"/>
                    <w:szCs w:val="28"/>
                  </w:rPr>
                </w:rPrChange>
              </w:rPr>
              <w:t>围绕监测智能、沟通快捷、责任到位、管理闭环、运行高效的城市管理新模式创新，加大视频资源、</w:t>
            </w:r>
            <w:r>
              <w:rPr>
                <w:rFonts w:eastAsia="仿宋_GB2312"/>
                <w:color w:val="auto"/>
                <w:sz w:val="28"/>
                <w:szCs w:val="28"/>
                <w:rPrChange w:id="2563" w:author="嗯哼" w:date="2021-09-13T09:12:00Z">
                  <w:rPr>
                    <w:rFonts w:ascii="仿宋" w:eastAsia="仿宋" w:hAnsi="仿宋" w:cs="宋体" w:hint="eastAsia"/>
                    <w:color w:val="auto"/>
                    <w:sz w:val="28"/>
                    <w:szCs w:val="28"/>
                  </w:rPr>
                </w:rPrChange>
              </w:rPr>
              <w:t>AI</w:t>
            </w:r>
            <w:r>
              <w:rPr>
                <w:rFonts w:eastAsia="仿宋_GB2312"/>
                <w:color w:val="auto"/>
                <w:sz w:val="28"/>
                <w:szCs w:val="28"/>
                <w:rPrChange w:id="2564" w:author="嗯哼" w:date="2021-09-13T09:12:00Z">
                  <w:rPr>
                    <w:rFonts w:ascii="仿宋" w:eastAsia="仿宋" w:hAnsi="仿宋" w:cs="宋体" w:hint="eastAsia"/>
                    <w:color w:val="auto"/>
                    <w:sz w:val="28"/>
                    <w:szCs w:val="28"/>
                  </w:rPr>
                </w:rPrChange>
              </w:rPr>
              <w:t>算法、大数据分析等技术手段对城市管理应用场景的支撑和开发，通过城市违规事件智能发现、跨部门事件协同处置、处置结果考核评价、民情民意综合分析等功能，打造城市管理精细化服务场景。</w:t>
            </w:r>
          </w:p>
          <w:p w14:paraId="6FE31833" w14:textId="77777777" w:rsidR="00000000" w:rsidRDefault="00000000">
            <w:pPr>
              <w:spacing w:line="480" w:lineRule="exact"/>
              <w:ind w:firstLineChars="200" w:firstLine="560"/>
              <w:rPr>
                <w:rFonts w:eastAsia="仿宋_GB2312"/>
                <w:color w:val="auto"/>
                <w:sz w:val="28"/>
                <w:szCs w:val="28"/>
                <w:rPrChange w:id="2565" w:author="嗯哼" w:date="2021-09-13T09:12:00Z">
                  <w:rPr>
                    <w:rFonts w:ascii="仿宋" w:eastAsia="仿宋" w:hAnsi="仿宋" w:cs="宋体"/>
                    <w:color w:val="auto"/>
                    <w:sz w:val="28"/>
                    <w:szCs w:val="28"/>
                  </w:rPr>
                </w:rPrChange>
              </w:rPr>
            </w:pPr>
            <w:r>
              <w:rPr>
                <w:rFonts w:eastAsia="仿宋_GB2312"/>
                <w:b/>
                <w:color w:val="auto"/>
                <w:sz w:val="28"/>
                <w:szCs w:val="28"/>
                <w:rPrChange w:id="2566" w:author="嗯哼" w:date="2021-09-13T09:12:00Z">
                  <w:rPr>
                    <w:rFonts w:ascii="仿宋" w:eastAsia="仿宋" w:hAnsi="仿宋" w:cs="宋体" w:hint="eastAsia"/>
                    <w:b/>
                    <w:color w:val="auto"/>
                    <w:sz w:val="28"/>
                    <w:szCs w:val="28"/>
                  </w:rPr>
                </w:rPrChange>
              </w:rPr>
              <w:t>智慧交通。</w:t>
            </w:r>
            <w:r>
              <w:rPr>
                <w:rFonts w:eastAsia="仿宋_GB2312"/>
                <w:color w:val="auto"/>
                <w:sz w:val="28"/>
                <w:szCs w:val="28"/>
                <w:rPrChange w:id="2567" w:author="嗯哼" w:date="2021-09-13T09:12:00Z">
                  <w:rPr>
                    <w:rFonts w:ascii="仿宋" w:eastAsia="仿宋" w:hAnsi="仿宋" w:cs="宋体" w:hint="eastAsia"/>
                    <w:color w:val="auto"/>
                    <w:sz w:val="28"/>
                    <w:szCs w:val="28"/>
                  </w:rPr>
                </w:rPrChange>
              </w:rPr>
              <w:t>深度融合</w:t>
            </w:r>
            <w:r>
              <w:rPr>
                <w:rFonts w:eastAsia="仿宋_GB2312"/>
                <w:color w:val="auto"/>
                <w:sz w:val="28"/>
                <w:szCs w:val="28"/>
                <w:rPrChange w:id="2568"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69" w:author="嗯哼" w:date="2021-09-13T09:12:00Z">
                  <w:rPr>
                    <w:rFonts w:ascii="仿宋" w:eastAsia="仿宋" w:hAnsi="仿宋" w:cs="宋体" w:hint="eastAsia"/>
                    <w:color w:val="auto"/>
                    <w:sz w:val="28"/>
                    <w:szCs w:val="28"/>
                  </w:rPr>
                </w:rPrChange>
              </w:rPr>
              <w:t>雪亮工程</w:t>
            </w:r>
            <w:r>
              <w:rPr>
                <w:rFonts w:eastAsia="仿宋_GB2312"/>
                <w:color w:val="auto"/>
                <w:sz w:val="28"/>
                <w:szCs w:val="28"/>
                <w:rPrChange w:id="2570"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71" w:author="嗯哼" w:date="2021-09-13T09:12:00Z">
                  <w:rPr>
                    <w:rFonts w:ascii="仿宋" w:eastAsia="仿宋" w:hAnsi="仿宋" w:cs="宋体" w:hint="eastAsia"/>
                    <w:color w:val="auto"/>
                    <w:sz w:val="28"/>
                    <w:szCs w:val="28"/>
                  </w:rPr>
                </w:rPrChange>
              </w:rPr>
              <w:t>、交警电子卡口、公共交通出行等数据要素，对主城区路段建立具有拥堵分析、线路优化的交通运行感知体系，推进市区智慧停车的应用推广和优化，重点解决动态交通拥堵和静态交通停车问题，达到</w:t>
            </w:r>
            <w:r>
              <w:rPr>
                <w:rFonts w:eastAsia="仿宋_GB2312"/>
                <w:color w:val="auto"/>
                <w:sz w:val="28"/>
                <w:szCs w:val="28"/>
                <w:rPrChange w:id="2572"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73" w:author="嗯哼" w:date="2021-09-13T09:12:00Z">
                  <w:rPr>
                    <w:rFonts w:ascii="仿宋" w:eastAsia="仿宋" w:hAnsi="仿宋" w:cs="宋体" w:hint="eastAsia"/>
                    <w:color w:val="auto"/>
                    <w:sz w:val="28"/>
                    <w:szCs w:val="28"/>
                  </w:rPr>
                </w:rPrChange>
              </w:rPr>
              <w:t>打通大动脉，畅通微循环</w:t>
            </w:r>
            <w:r>
              <w:rPr>
                <w:rFonts w:eastAsia="仿宋_GB2312"/>
                <w:color w:val="auto"/>
                <w:sz w:val="28"/>
                <w:szCs w:val="28"/>
                <w:rPrChange w:id="2574" w:author="嗯哼" w:date="2021-09-13T09:12:00Z">
                  <w:rPr>
                    <w:rFonts w:ascii="仿宋" w:eastAsia="仿宋" w:hAnsi="仿宋" w:cs="宋体" w:hint="eastAsia"/>
                    <w:color w:val="auto"/>
                    <w:sz w:val="28"/>
                    <w:szCs w:val="28"/>
                  </w:rPr>
                </w:rPrChange>
              </w:rPr>
              <w:t>”</w:t>
            </w:r>
            <w:r>
              <w:rPr>
                <w:rFonts w:eastAsia="仿宋_GB2312"/>
                <w:color w:val="auto"/>
                <w:sz w:val="28"/>
                <w:szCs w:val="28"/>
                <w:rPrChange w:id="2575" w:author="嗯哼" w:date="2021-09-13T09:12:00Z">
                  <w:rPr>
                    <w:rFonts w:ascii="仿宋" w:eastAsia="仿宋" w:hAnsi="仿宋" w:cs="宋体" w:hint="eastAsia"/>
                    <w:color w:val="auto"/>
                    <w:sz w:val="28"/>
                    <w:szCs w:val="28"/>
                  </w:rPr>
                </w:rPrChange>
              </w:rPr>
              <w:t>的目的，实现交通态势整体可视、可管、可控的城市出行服务场景的构建。</w:t>
            </w:r>
          </w:p>
          <w:p w14:paraId="76245DA0" w14:textId="77777777" w:rsidR="00000000" w:rsidRDefault="00000000">
            <w:pPr>
              <w:spacing w:line="480" w:lineRule="exact"/>
              <w:ind w:firstLineChars="200" w:firstLine="560"/>
              <w:rPr>
                <w:rFonts w:eastAsia="仿宋_GB2312"/>
                <w:color w:val="auto"/>
                <w:sz w:val="28"/>
                <w:szCs w:val="28"/>
                <w:rPrChange w:id="2576" w:author="嗯哼" w:date="2021-09-13T09:12:00Z">
                  <w:rPr>
                    <w:rFonts w:ascii="仿宋" w:eastAsia="仿宋" w:hAnsi="仿宋" w:cs="宋体" w:hint="eastAsia"/>
                    <w:color w:val="auto"/>
                    <w:sz w:val="28"/>
                    <w:szCs w:val="28"/>
                  </w:rPr>
                </w:rPrChange>
              </w:rPr>
            </w:pPr>
            <w:r>
              <w:rPr>
                <w:rFonts w:eastAsia="仿宋_GB2312"/>
                <w:b/>
                <w:color w:val="auto"/>
                <w:sz w:val="28"/>
                <w:szCs w:val="28"/>
                <w:rPrChange w:id="2577" w:author="嗯哼" w:date="2021-09-13T09:12:00Z">
                  <w:rPr>
                    <w:rFonts w:ascii="仿宋" w:eastAsia="仿宋" w:hAnsi="仿宋" w:cs="宋体" w:hint="eastAsia"/>
                    <w:b/>
                    <w:sz w:val="28"/>
                    <w:szCs w:val="28"/>
                  </w:rPr>
                </w:rPrChange>
              </w:rPr>
              <w:t>城市安全。</w:t>
            </w:r>
            <w:r>
              <w:rPr>
                <w:rFonts w:eastAsia="仿宋_GB2312"/>
                <w:color w:val="auto"/>
                <w:sz w:val="28"/>
                <w:szCs w:val="28"/>
                <w:rPrChange w:id="2578" w:author="嗯哼" w:date="2021-09-13T09:12:00Z">
                  <w:rPr>
                    <w:rFonts w:ascii="仿宋" w:eastAsia="仿宋" w:hAnsi="仿宋" w:cs="宋体" w:hint="eastAsia"/>
                    <w:sz w:val="28"/>
                    <w:szCs w:val="28"/>
                  </w:rPr>
                </w:rPrChange>
              </w:rPr>
              <w:t>围绕</w:t>
            </w:r>
            <w:r>
              <w:rPr>
                <w:rFonts w:eastAsia="仿宋_GB2312"/>
                <w:color w:val="auto"/>
                <w:sz w:val="28"/>
                <w:szCs w:val="28"/>
                <w:rPrChange w:id="2579" w:author="嗯哼" w:date="2021-09-13T09:12:00Z">
                  <w:rPr>
                    <w:rFonts w:ascii="仿宋" w:eastAsia="仿宋" w:hAnsi="仿宋" w:cs="宋体" w:hint="eastAsia"/>
                    <w:sz w:val="28"/>
                    <w:szCs w:val="28"/>
                  </w:rPr>
                </w:rPrChange>
              </w:rPr>
              <w:t>“</w:t>
            </w:r>
            <w:r>
              <w:rPr>
                <w:rFonts w:eastAsia="仿宋_GB2312"/>
                <w:color w:val="auto"/>
                <w:sz w:val="28"/>
                <w:szCs w:val="28"/>
                <w:rPrChange w:id="2580" w:author="嗯哼" w:date="2021-09-13T09:12:00Z">
                  <w:rPr>
                    <w:rFonts w:ascii="仿宋" w:eastAsia="仿宋" w:hAnsi="仿宋" w:cs="宋体"/>
                    <w:sz w:val="28"/>
                    <w:szCs w:val="28"/>
                  </w:rPr>
                </w:rPrChange>
              </w:rPr>
              <w:t>平</w:t>
            </w:r>
            <w:r>
              <w:rPr>
                <w:rFonts w:eastAsia="仿宋_GB2312"/>
                <w:color w:val="auto"/>
                <w:sz w:val="28"/>
                <w:szCs w:val="28"/>
                <w:rPrChange w:id="2581" w:author="嗯哼" w:date="2021-09-13T09:12:00Z">
                  <w:rPr>
                    <w:rFonts w:ascii="仿宋" w:eastAsia="仿宋" w:hAnsi="仿宋" w:cs="宋体" w:hint="eastAsia"/>
                    <w:sz w:val="28"/>
                    <w:szCs w:val="28"/>
                  </w:rPr>
                </w:rPrChange>
              </w:rPr>
              <w:t>安黄山</w:t>
            </w:r>
            <w:r>
              <w:rPr>
                <w:rFonts w:eastAsia="仿宋_GB2312"/>
                <w:color w:val="auto"/>
                <w:sz w:val="28"/>
                <w:szCs w:val="28"/>
                <w:rPrChange w:id="2582" w:author="嗯哼" w:date="2021-09-13T09:12:00Z">
                  <w:rPr>
                    <w:rFonts w:ascii="仿宋" w:eastAsia="仿宋" w:hAnsi="仿宋" w:cs="宋体" w:hint="eastAsia"/>
                    <w:sz w:val="28"/>
                    <w:szCs w:val="28"/>
                  </w:rPr>
                </w:rPrChange>
              </w:rPr>
              <w:t>”</w:t>
            </w:r>
            <w:r>
              <w:rPr>
                <w:rFonts w:eastAsia="仿宋_GB2312"/>
                <w:color w:val="auto"/>
                <w:sz w:val="28"/>
                <w:szCs w:val="28"/>
                <w:rPrChange w:id="2583" w:author="嗯哼" w:date="2021-09-13T09:12:00Z">
                  <w:rPr>
                    <w:rFonts w:ascii="仿宋" w:eastAsia="仿宋" w:hAnsi="仿宋" w:cs="宋体" w:hint="eastAsia"/>
                    <w:sz w:val="28"/>
                    <w:szCs w:val="28"/>
                  </w:rPr>
                </w:rPrChange>
              </w:rPr>
              <w:t>数字化应用场景建设，创建</w:t>
            </w:r>
            <w:r>
              <w:rPr>
                <w:rFonts w:eastAsia="仿宋_GB2312"/>
                <w:color w:val="auto"/>
                <w:sz w:val="28"/>
                <w:szCs w:val="28"/>
                <w:rPrChange w:id="2584" w:author="嗯哼" w:date="2021-09-13T09:12:00Z">
                  <w:rPr>
                    <w:rFonts w:ascii="仿宋" w:eastAsia="仿宋" w:hAnsi="仿宋" w:cs="宋体" w:hint="eastAsia"/>
                    <w:sz w:val="28"/>
                    <w:szCs w:val="28"/>
                  </w:rPr>
                </w:rPrChange>
              </w:rPr>
              <w:t>“</w:t>
            </w:r>
            <w:r>
              <w:rPr>
                <w:rFonts w:eastAsia="仿宋_GB2312"/>
                <w:color w:val="auto"/>
                <w:sz w:val="28"/>
                <w:szCs w:val="28"/>
                <w:rPrChange w:id="2585" w:author="嗯哼" w:date="2021-09-13T09:12:00Z">
                  <w:rPr>
                    <w:rFonts w:ascii="仿宋" w:eastAsia="仿宋" w:hAnsi="仿宋" w:cs="宋体" w:hint="eastAsia"/>
                    <w:sz w:val="28"/>
                    <w:szCs w:val="28"/>
                  </w:rPr>
                </w:rPrChange>
              </w:rPr>
              <w:t>平台黄山</w:t>
            </w:r>
            <w:r>
              <w:rPr>
                <w:rFonts w:eastAsia="仿宋_GB2312"/>
                <w:color w:val="auto"/>
                <w:sz w:val="28"/>
                <w:szCs w:val="28"/>
                <w:rPrChange w:id="2586" w:author="嗯哼" w:date="2021-09-13T09:12:00Z">
                  <w:rPr>
                    <w:rFonts w:ascii="仿宋" w:eastAsia="仿宋" w:hAnsi="仿宋" w:cs="宋体" w:hint="eastAsia"/>
                    <w:sz w:val="28"/>
                    <w:szCs w:val="28"/>
                  </w:rPr>
                </w:rPrChange>
              </w:rPr>
              <w:t>”</w:t>
            </w:r>
            <w:r>
              <w:rPr>
                <w:rFonts w:eastAsia="仿宋_GB2312"/>
                <w:color w:val="auto"/>
                <w:sz w:val="28"/>
                <w:szCs w:val="28"/>
                <w:rPrChange w:id="2587" w:author="嗯哼" w:date="2021-09-13T09:12:00Z">
                  <w:rPr>
                    <w:rFonts w:ascii="仿宋" w:eastAsia="仿宋" w:hAnsi="仿宋" w:cs="宋体" w:hint="eastAsia"/>
                    <w:sz w:val="28"/>
                    <w:szCs w:val="28"/>
                  </w:rPr>
                </w:rPrChange>
              </w:rPr>
              <w:t>数字化应用场景服务主题数据库，先期融合</w:t>
            </w:r>
            <w:r>
              <w:rPr>
                <w:rFonts w:eastAsia="仿宋_GB2312"/>
                <w:color w:val="auto"/>
                <w:sz w:val="28"/>
                <w:szCs w:val="28"/>
                <w:rPrChange w:id="2588" w:author="嗯哼" w:date="2021-09-13T09:12:00Z">
                  <w:rPr>
                    <w:rFonts w:ascii="仿宋" w:eastAsia="仿宋" w:hAnsi="仿宋" w:cs="宋体" w:hint="eastAsia"/>
                    <w:sz w:val="28"/>
                    <w:szCs w:val="28"/>
                  </w:rPr>
                </w:rPrChange>
              </w:rPr>
              <w:t xml:space="preserve"> “</w:t>
            </w:r>
            <w:r>
              <w:rPr>
                <w:rFonts w:eastAsia="仿宋_GB2312"/>
                <w:color w:val="auto"/>
                <w:sz w:val="28"/>
                <w:szCs w:val="28"/>
                <w:rPrChange w:id="2589" w:author="嗯哼" w:date="2021-09-13T09:12:00Z">
                  <w:rPr>
                    <w:rFonts w:ascii="仿宋" w:eastAsia="仿宋" w:hAnsi="仿宋" w:cs="宋体" w:hint="eastAsia"/>
                    <w:sz w:val="28"/>
                    <w:szCs w:val="28"/>
                  </w:rPr>
                </w:rPrChange>
              </w:rPr>
              <w:t>雪亮工程</w:t>
            </w:r>
            <w:r>
              <w:rPr>
                <w:rFonts w:eastAsia="仿宋_GB2312"/>
                <w:color w:val="auto"/>
                <w:sz w:val="28"/>
                <w:szCs w:val="28"/>
                <w:rPrChange w:id="2590" w:author="嗯哼" w:date="2021-09-13T09:12:00Z">
                  <w:rPr>
                    <w:rFonts w:ascii="仿宋" w:eastAsia="仿宋" w:hAnsi="仿宋" w:cs="宋体" w:hint="eastAsia"/>
                    <w:sz w:val="28"/>
                    <w:szCs w:val="28"/>
                  </w:rPr>
                </w:rPrChange>
              </w:rPr>
              <w:t>”</w:t>
            </w:r>
            <w:r>
              <w:rPr>
                <w:rFonts w:eastAsia="仿宋_GB2312"/>
                <w:color w:val="auto"/>
                <w:sz w:val="28"/>
                <w:szCs w:val="28"/>
                <w:rPrChange w:id="2591" w:author="嗯哼" w:date="2021-09-13T09:12:00Z">
                  <w:rPr>
                    <w:rFonts w:ascii="仿宋" w:eastAsia="仿宋" w:hAnsi="仿宋" w:cs="宋体" w:hint="eastAsia"/>
                    <w:sz w:val="28"/>
                    <w:szCs w:val="28"/>
                  </w:rPr>
                </w:rPrChange>
              </w:rPr>
              <w:t>、城市与社区智能安防系统等要素，后期融合</w:t>
            </w:r>
            <w:r>
              <w:rPr>
                <w:rFonts w:eastAsia="仿宋_GB2312"/>
                <w:color w:val="auto"/>
                <w:sz w:val="28"/>
                <w:szCs w:val="28"/>
                <w:rPrChange w:id="2592" w:author="嗯哼" w:date="2021-09-13T09:12:00Z">
                  <w:rPr>
                    <w:rFonts w:ascii="仿宋" w:eastAsia="仿宋" w:hAnsi="仿宋" w:cs="宋体" w:hint="eastAsia"/>
                    <w:sz w:val="28"/>
                    <w:szCs w:val="28"/>
                  </w:rPr>
                </w:rPrChange>
              </w:rPr>
              <w:t>“</w:t>
            </w:r>
            <w:r>
              <w:rPr>
                <w:rFonts w:eastAsia="仿宋_GB2312"/>
                <w:color w:val="auto"/>
                <w:sz w:val="28"/>
                <w:szCs w:val="28"/>
                <w:rPrChange w:id="2593" w:author="嗯哼" w:date="2021-09-13T09:12:00Z">
                  <w:rPr>
                    <w:rFonts w:ascii="仿宋" w:eastAsia="仿宋" w:hAnsi="仿宋" w:cs="宋体" w:hint="eastAsia"/>
                    <w:sz w:val="28"/>
                    <w:szCs w:val="28"/>
                  </w:rPr>
                </w:rPrChange>
              </w:rPr>
              <w:t>智慧公安</w:t>
            </w:r>
            <w:r>
              <w:rPr>
                <w:rFonts w:eastAsia="仿宋_GB2312"/>
                <w:color w:val="auto"/>
                <w:sz w:val="28"/>
                <w:szCs w:val="28"/>
                <w:rPrChange w:id="2594" w:author="嗯哼" w:date="2021-09-13T09:12:00Z">
                  <w:rPr>
                    <w:rFonts w:ascii="仿宋" w:eastAsia="仿宋" w:hAnsi="仿宋" w:cs="宋体" w:hint="eastAsia"/>
                    <w:sz w:val="28"/>
                    <w:szCs w:val="28"/>
                  </w:rPr>
                </w:rPrChange>
              </w:rPr>
              <w:t>”</w:t>
            </w:r>
            <w:r>
              <w:rPr>
                <w:rFonts w:eastAsia="仿宋_GB2312"/>
                <w:color w:val="auto"/>
                <w:sz w:val="28"/>
                <w:szCs w:val="28"/>
                <w:rPrChange w:id="2595" w:author="嗯哼" w:date="2021-09-13T09:12:00Z">
                  <w:rPr>
                    <w:rFonts w:ascii="仿宋" w:eastAsia="仿宋" w:hAnsi="仿宋" w:cs="宋体" w:hint="eastAsia"/>
                    <w:sz w:val="28"/>
                    <w:szCs w:val="28"/>
                  </w:rPr>
                </w:rPrChange>
              </w:rPr>
              <w:t>、</w:t>
            </w:r>
            <w:r>
              <w:rPr>
                <w:rFonts w:eastAsia="仿宋_GB2312"/>
                <w:color w:val="auto"/>
                <w:sz w:val="28"/>
                <w:szCs w:val="28"/>
                <w:rPrChange w:id="2596" w:author="嗯哼" w:date="2021-09-13T09:12:00Z">
                  <w:rPr>
                    <w:rFonts w:ascii="仿宋" w:eastAsia="仿宋" w:hAnsi="仿宋" w:cs="宋体" w:hint="eastAsia"/>
                    <w:sz w:val="28"/>
                    <w:szCs w:val="28"/>
                  </w:rPr>
                </w:rPrChange>
              </w:rPr>
              <w:t>“</w:t>
            </w:r>
            <w:r>
              <w:rPr>
                <w:rFonts w:eastAsia="仿宋_GB2312"/>
                <w:color w:val="auto"/>
                <w:sz w:val="28"/>
                <w:szCs w:val="28"/>
                <w:rPrChange w:id="2597" w:author="嗯哼" w:date="2021-09-13T09:12:00Z">
                  <w:rPr>
                    <w:rFonts w:ascii="仿宋" w:eastAsia="仿宋" w:hAnsi="仿宋" w:cs="宋体" w:hint="eastAsia"/>
                    <w:sz w:val="28"/>
                    <w:szCs w:val="28"/>
                  </w:rPr>
                </w:rPrChange>
              </w:rPr>
              <w:t>智慧警务</w:t>
            </w:r>
            <w:r>
              <w:rPr>
                <w:rFonts w:eastAsia="仿宋_GB2312"/>
                <w:color w:val="auto"/>
                <w:sz w:val="28"/>
                <w:szCs w:val="28"/>
                <w:rPrChange w:id="2598" w:author="嗯哼" w:date="2021-09-13T09:12:00Z">
                  <w:rPr>
                    <w:rFonts w:ascii="仿宋" w:eastAsia="仿宋" w:hAnsi="仿宋" w:cs="宋体" w:hint="eastAsia"/>
                    <w:sz w:val="28"/>
                    <w:szCs w:val="28"/>
                  </w:rPr>
                </w:rPrChange>
              </w:rPr>
              <w:t>”</w:t>
            </w:r>
            <w:r>
              <w:rPr>
                <w:rFonts w:eastAsia="仿宋_GB2312"/>
                <w:color w:val="auto"/>
                <w:sz w:val="28"/>
                <w:szCs w:val="28"/>
                <w:rPrChange w:id="2599" w:author="嗯哼" w:date="2021-09-13T09:12:00Z">
                  <w:rPr>
                    <w:rFonts w:ascii="仿宋" w:eastAsia="仿宋" w:hAnsi="仿宋" w:cs="宋体" w:hint="eastAsia"/>
                    <w:sz w:val="28"/>
                    <w:szCs w:val="28"/>
                  </w:rPr>
                </w:rPrChange>
              </w:rPr>
              <w:t>、</w:t>
            </w:r>
            <w:r>
              <w:rPr>
                <w:rFonts w:eastAsia="仿宋_GB2312"/>
                <w:color w:val="auto"/>
                <w:sz w:val="28"/>
                <w:szCs w:val="28"/>
                <w:rPrChange w:id="2600" w:author="嗯哼" w:date="2021-09-13T09:12:00Z">
                  <w:rPr>
                    <w:rFonts w:ascii="仿宋" w:eastAsia="仿宋" w:hAnsi="仿宋" w:cs="宋体" w:hint="eastAsia"/>
                    <w:sz w:val="28"/>
                    <w:szCs w:val="28"/>
                  </w:rPr>
                </w:rPrChange>
              </w:rPr>
              <w:t>“</w:t>
            </w:r>
            <w:r>
              <w:rPr>
                <w:rFonts w:eastAsia="仿宋_GB2312"/>
                <w:color w:val="auto"/>
                <w:sz w:val="28"/>
                <w:szCs w:val="28"/>
                <w:rPrChange w:id="2601" w:author="嗯哼" w:date="2021-09-13T09:12:00Z">
                  <w:rPr>
                    <w:rFonts w:ascii="仿宋" w:eastAsia="仿宋" w:hAnsi="仿宋" w:cs="宋体" w:hint="eastAsia"/>
                    <w:sz w:val="28"/>
                    <w:szCs w:val="28"/>
                  </w:rPr>
                </w:rPrChange>
              </w:rPr>
              <w:t>智慧交通</w:t>
            </w:r>
            <w:r>
              <w:rPr>
                <w:rFonts w:eastAsia="仿宋_GB2312"/>
                <w:color w:val="auto"/>
                <w:sz w:val="28"/>
                <w:szCs w:val="28"/>
                <w:rPrChange w:id="2602" w:author="嗯哼" w:date="2021-09-13T09:12:00Z">
                  <w:rPr>
                    <w:rFonts w:ascii="仿宋" w:eastAsia="仿宋" w:hAnsi="仿宋" w:cs="宋体" w:hint="eastAsia"/>
                    <w:sz w:val="28"/>
                    <w:szCs w:val="28"/>
                  </w:rPr>
                </w:rPrChange>
              </w:rPr>
              <w:t>”</w:t>
            </w:r>
            <w:r>
              <w:rPr>
                <w:rFonts w:eastAsia="仿宋_GB2312"/>
                <w:color w:val="auto"/>
                <w:sz w:val="28"/>
                <w:szCs w:val="28"/>
                <w:rPrChange w:id="2603" w:author="嗯哼" w:date="2021-09-13T09:12:00Z">
                  <w:rPr>
                    <w:rFonts w:ascii="仿宋" w:eastAsia="仿宋" w:hAnsi="仿宋" w:cs="宋体" w:hint="eastAsia"/>
                    <w:sz w:val="28"/>
                    <w:szCs w:val="28"/>
                  </w:rPr>
                </w:rPrChange>
              </w:rPr>
              <w:t>、</w:t>
            </w:r>
            <w:r>
              <w:rPr>
                <w:rFonts w:eastAsia="仿宋_GB2312"/>
                <w:color w:val="auto"/>
                <w:sz w:val="28"/>
                <w:szCs w:val="28"/>
                <w:rPrChange w:id="2604" w:author="嗯哼" w:date="2021-09-13T09:12:00Z">
                  <w:rPr>
                    <w:rFonts w:ascii="仿宋" w:eastAsia="仿宋" w:hAnsi="仿宋" w:cs="宋体" w:hint="eastAsia"/>
                    <w:sz w:val="28"/>
                    <w:szCs w:val="28"/>
                  </w:rPr>
                </w:rPrChange>
              </w:rPr>
              <w:t>“</w:t>
            </w:r>
            <w:r>
              <w:rPr>
                <w:rFonts w:eastAsia="仿宋_GB2312"/>
                <w:color w:val="auto"/>
                <w:sz w:val="28"/>
                <w:szCs w:val="28"/>
                <w:rPrChange w:id="2605" w:author="嗯哼" w:date="2021-09-13T09:12:00Z">
                  <w:rPr>
                    <w:rFonts w:ascii="仿宋" w:eastAsia="仿宋" w:hAnsi="仿宋" w:cs="宋体" w:hint="eastAsia"/>
                    <w:sz w:val="28"/>
                    <w:szCs w:val="28"/>
                  </w:rPr>
                </w:rPrChange>
              </w:rPr>
              <w:t>智慧应急</w:t>
            </w:r>
            <w:r>
              <w:rPr>
                <w:rFonts w:eastAsia="仿宋_GB2312"/>
                <w:color w:val="auto"/>
                <w:sz w:val="28"/>
                <w:szCs w:val="28"/>
                <w:rPrChange w:id="2606" w:author="嗯哼" w:date="2021-09-13T09:12:00Z">
                  <w:rPr>
                    <w:rFonts w:ascii="仿宋" w:eastAsia="仿宋" w:hAnsi="仿宋" w:cs="宋体" w:hint="eastAsia"/>
                    <w:sz w:val="28"/>
                    <w:szCs w:val="28"/>
                  </w:rPr>
                </w:rPrChange>
              </w:rPr>
              <w:t>”</w:t>
            </w:r>
            <w:r>
              <w:rPr>
                <w:rFonts w:eastAsia="仿宋_GB2312"/>
                <w:color w:val="auto"/>
                <w:sz w:val="28"/>
                <w:szCs w:val="28"/>
                <w:rPrChange w:id="2607" w:author="嗯哼" w:date="2021-09-13T09:12:00Z">
                  <w:rPr>
                    <w:rFonts w:ascii="仿宋" w:eastAsia="仿宋" w:hAnsi="仿宋" w:cs="宋体" w:hint="eastAsia"/>
                    <w:sz w:val="28"/>
                    <w:szCs w:val="28"/>
                  </w:rPr>
                </w:rPrChange>
              </w:rPr>
              <w:t>、</w:t>
            </w:r>
            <w:r>
              <w:rPr>
                <w:rFonts w:eastAsia="仿宋_GB2312"/>
                <w:color w:val="auto"/>
                <w:sz w:val="28"/>
                <w:szCs w:val="28"/>
                <w:rPrChange w:id="2608" w:author="嗯哼" w:date="2021-09-13T09:12:00Z">
                  <w:rPr>
                    <w:rFonts w:ascii="仿宋" w:eastAsia="仿宋" w:hAnsi="仿宋" w:cs="宋体" w:hint="eastAsia"/>
                    <w:sz w:val="28"/>
                    <w:szCs w:val="28"/>
                  </w:rPr>
                </w:rPrChange>
              </w:rPr>
              <w:t>“</w:t>
            </w:r>
            <w:r>
              <w:rPr>
                <w:rFonts w:eastAsia="仿宋_GB2312"/>
                <w:color w:val="auto"/>
                <w:sz w:val="28"/>
                <w:szCs w:val="28"/>
                <w:rPrChange w:id="2609" w:author="嗯哼" w:date="2021-09-13T09:12:00Z">
                  <w:rPr>
                    <w:rFonts w:ascii="仿宋" w:eastAsia="仿宋" w:hAnsi="仿宋" w:cs="宋体" w:hint="eastAsia"/>
                    <w:sz w:val="28"/>
                    <w:szCs w:val="28"/>
                  </w:rPr>
                </w:rPrChange>
              </w:rPr>
              <w:t>智慧消防</w:t>
            </w:r>
            <w:r>
              <w:rPr>
                <w:rFonts w:eastAsia="仿宋_GB2312"/>
                <w:color w:val="auto"/>
                <w:sz w:val="28"/>
                <w:szCs w:val="28"/>
                <w:rPrChange w:id="2610" w:author="嗯哼" w:date="2021-09-13T09:12:00Z">
                  <w:rPr>
                    <w:rFonts w:ascii="仿宋" w:eastAsia="仿宋" w:hAnsi="仿宋" w:cs="宋体" w:hint="eastAsia"/>
                    <w:sz w:val="28"/>
                    <w:szCs w:val="28"/>
                  </w:rPr>
                </w:rPrChange>
              </w:rPr>
              <w:t>”</w:t>
            </w:r>
            <w:r>
              <w:rPr>
                <w:rFonts w:eastAsia="仿宋_GB2312"/>
                <w:color w:val="auto"/>
                <w:sz w:val="28"/>
                <w:szCs w:val="28"/>
                <w:rPrChange w:id="2611" w:author="嗯哼" w:date="2021-09-13T09:12:00Z">
                  <w:rPr>
                    <w:rFonts w:ascii="仿宋" w:eastAsia="仿宋" w:hAnsi="仿宋" w:cs="宋体" w:hint="eastAsia"/>
                    <w:sz w:val="28"/>
                    <w:szCs w:val="28"/>
                  </w:rPr>
                </w:rPrChange>
              </w:rPr>
              <w:t>以及疫情防控系统等要素，建立完善城市安全风险防范大数据模型，增强城市安全数据智能算力，提升城市安全风险精准感知、精准识别、精准处置能力。</w:t>
            </w:r>
          </w:p>
        </w:tc>
      </w:tr>
    </w:tbl>
    <w:p w14:paraId="72AC4154" w14:textId="77777777" w:rsidR="00000000" w:rsidRDefault="00000000">
      <w:pPr>
        <w:spacing w:line="560" w:lineRule="exact"/>
        <w:ind w:firstLineChars="200" w:firstLine="640"/>
        <w:rPr>
          <w:rFonts w:eastAsia="楷体_GB2312"/>
          <w:b/>
          <w:bCs/>
          <w:color w:val="auto"/>
          <w:sz w:val="32"/>
          <w:szCs w:val="32"/>
          <w:rPrChange w:id="2612" w:author="嗯哼" w:date="2021-09-13T09:12:00Z">
            <w:rPr>
              <w:rFonts w:ascii="仿宋" w:eastAsia="仿宋" w:hAnsi="仿宋" w:hint="eastAsia"/>
              <w:b/>
              <w:bCs/>
              <w:sz w:val="30"/>
              <w:szCs w:val="30"/>
            </w:rPr>
          </w:rPrChange>
        </w:rPr>
      </w:pPr>
      <w:bookmarkStart w:id="2613" w:name="_Toc78814158"/>
      <w:r>
        <w:rPr>
          <w:rFonts w:eastAsia="楷体_GB2312"/>
          <w:b/>
          <w:bCs/>
          <w:color w:val="auto"/>
          <w:sz w:val="32"/>
          <w:szCs w:val="32"/>
        </w:rPr>
        <w:lastRenderedPageBreak/>
        <w:t>（五）</w:t>
      </w:r>
      <w:r>
        <w:rPr>
          <w:rFonts w:eastAsia="楷体_GB2312"/>
          <w:b/>
          <w:bCs/>
          <w:color w:val="auto"/>
          <w:sz w:val="32"/>
          <w:szCs w:val="32"/>
          <w:rPrChange w:id="2614" w:author="嗯哼" w:date="2021-09-13T09:12:00Z">
            <w:rPr>
              <w:rFonts w:ascii="仿宋" w:eastAsia="仿宋" w:hAnsi="仿宋" w:hint="eastAsia"/>
              <w:b/>
              <w:bCs/>
              <w:sz w:val="30"/>
              <w:szCs w:val="30"/>
            </w:rPr>
          </w:rPrChange>
        </w:rPr>
        <w:t>优化完善保障体系，确保数字政府平台高效安全运行</w:t>
      </w:r>
      <w:bookmarkEnd w:id="2613"/>
    </w:p>
    <w:p w14:paraId="55532F85" w14:textId="77777777" w:rsidR="00000000" w:rsidRDefault="00000000">
      <w:pPr>
        <w:pStyle w:val="a0"/>
        <w:spacing w:line="560" w:lineRule="exact"/>
        <w:ind w:firstLine="640"/>
        <w:rPr>
          <w:rFonts w:eastAsia="仿宋_GB2312"/>
          <w:b/>
          <w:color w:val="auto"/>
          <w:sz w:val="32"/>
          <w:szCs w:val="32"/>
          <w:rPrChange w:id="2615" w:author="嗯哼" w:date="2021-09-13T09:12:00Z">
            <w:rPr>
              <w:rFonts w:ascii="仿宋" w:eastAsia="仿宋" w:hAnsi="仿宋"/>
              <w:b/>
              <w:sz w:val="30"/>
              <w:szCs w:val="30"/>
            </w:rPr>
          </w:rPrChange>
        </w:rPr>
      </w:pPr>
      <w:r>
        <w:rPr>
          <w:rFonts w:eastAsia="仿宋_GB2312"/>
          <w:b/>
          <w:color w:val="auto"/>
          <w:sz w:val="32"/>
          <w:szCs w:val="32"/>
          <w:rPrChange w:id="2616" w:author="嗯哼" w:date="2021-09-13T09:12:00Z">
            <w:rPr>
              <w:rFonts w:ascii="仿宋" w:eastAsia="仿宋" w:hAnsi="仿宋" w:hint="eastAsia"/>
              <w:b/>
              <w:sz w:val="30"/>
              <w:szCs w:val="30"/>
            </w:rPr>
          </w:rPrChange>
        </w:rPr>
        <w:t>1</w:t>
      </w:r>
      <w:r>
        <w:rPr>
          <w:rFonts w:eastAsia="仿宋_GB2312"/>
          <w:b/>
          <w:color w:val="auto"/>
          <w:sz w:val="32"/>
          <w:szCs w:val="32"/>
        </w:rPr>
        <w:t>.</w:t>
      </w:r>
      <w:r>
        <w:rPr>
          <w:rFonts w:eastAsia="仿宋_GB2312"/>
          <w:b/>
          <w:color w:val="auto"/>
          <w:sz w:val="32"/>
          <w:szCs w:val="32"/>
          <w:rPrChange w:id="2617" w:author="嗯哼" w:date="2021-09-13T09:12:00Z">
            <w:rPr>
              <w:rFonts w:ascii="仿宋" w:eastAsia="仿宋" w:hAnsi="仿宋" w:hint="eastAsia"/>
              <w:b/>
              <w:sz w:val="30"/>
              <w:szCs w:val="30"/>
            </w:rPr>
          </w:rPrChange>
        </w:rPr>
        <w:t>构建优化政策制度体系</w:t>
      </w:r>
    </w:p>
    <w:p w14:paraId="7352F2D4" w14:textId="77777777" w:rsidR="00000000" w:rsidRDefault="00000000">
      <w:pPr>
        <w:pStyle w:val="a0"/>
        <w:spacing w:line="560" w:lineRule="exact"/>
        <w:ind w:firstLine="640"/>
        <w:rPr>
          <w:rFonts w:eastAsia="仿宋_GB2312"/>
          <w:color w:val="auto"/>
          <w:sz w:val="32"/>
          <w:szCs w:val="32"/>
          <w:rPrChange w:id="2618" w:author="嗯哼" w:date="2021-09-13T09:12:00Z">
            <w:rPr>
              <w:rFonts w:ascii="仿宋" w:eastAsia="仿宋" w:hAnsi="仿宋" w:hint="eastAsia"/>
              <w:color w:val="0000CC"/>
              <w:sz w:val="30"/>
              <w:szCs w:val="30"/>
            </w:rPr>
          </w:rPrChange>
        </w:rPr>
      </w:pPr>
      <w:r>
        <w:rPr>
          <w:rFonts w:eastAsia="仿宋_GB2312"/>
          <w:color w:val="auto"/>
          <w:sz w:val="32"/>
          <w:szCs w:val="32"/>
          <w:rPrChange w:id="2619" w:author="嗯哼" w:date="2021-09-13T09:12:00Z">
            <w:rPr>
              <w:rFonts w:ascii="仿宋" w:eastAsia="仿宋" w:hAnsi="仿宋" w:hint="eastAsia"/>
              <w:sz w:val="30"/>
              <w:szCs w:val="30"/>
            </w:rPr>
          </w:rPrChange>
        </w:rPr>
        <w:t>根据我市数字政府创新发展需求，在贯彻落实国家和省相关政策制度基础上，推动不断完善平台建设运营、政务业务协同、有序开放共享、数据资产管理、数据协同治理等方面的政策制度、市县一体化管理服务规范体系和运营机制。建立健全全市数字政府平台建设运营管理、数据治理、网络安全保障等标准规范，以统一标准促进技术融合、业务融合、数据融合。探索研究制定支撑本地化创新发展的、面向重点领域数字化应用场景的决策主题</w:t>
      </w:r>
      <w:r>
        <w:rPr>
          <w:rFonts w:eastAsia="仿宋_GB2312"/>
          <w:color w:val="auto"/>
          <w:sz w:val="32"/>
          <w:szCs w:val="32"/>
          <w:rPrChange w:id="2620" w:author="嗯哼" w:date="2021-09-13T09:12:00Z">
            <w:rPr>
              <w:rFonts w:ascii="仿宋" w:eastAsia="仿宋" w:hAnsi="仿宋" w:hint="eastAsia"/>
              <w:sz w:val="30"/>
              <w:szCs w:val="30"/>
            </w:rPr>
          </w:rPrChange>
        </w:rPr>
        <w:lastRenderedPageBreak/>
        <w:t>数据库核心元数据体系及基础数据库共享开放应用规范，</w:t>
      </w:r>
      <w:r>
        <w:rPr>
          <w:rFonts w:eastAsia="仿宋_GB2312"/>
          <w:color w:val="auto"/>
          <w:sz w:val="32"/>
          <w:szCs w:val="32"/>
          <w:rPrChange w:id="2621" w:author="嗯哼" w:date="2021-09-13T09:12:00Z">
            <w:rPr>
              <w:rFonts w:ascii="仿宋" w:eastAsia="仿宋" w:hAnsi="仿宋" w:hint="eastAsia"/>
              <w:color w:val="0000CC"/>
              <w:sz w:val="30"/>
              <w:szCs w:val="30"/>
            </w:rPr>
          </w:rPrChange>
        </w:rPr>
        <w:t>提升数据资源的分级分类规范化管理、共享交换、开放利用和业务协同水平。</w:t>
      </w:r>
    </w:p>
    <w:p w14:paraId="503AB656" w14:textId="77777777" w:rsidR="00000000" w:rsidRDefault="00000000">
      <w:pPr>
        <w:pStyle w:val="a0"/>
        <w:spacing w:line="560" w:lineRule="exact"/>
        <w:ind w:firstLine="640"/>
        <w:rPr>
          <w:rFonts w:eastAsia="仿宋_GB2312"/>
          <w:b/>
          <w:color w:val="auto"/>
          <w:sz w:val="32"/>
          <w:szCs w:val="32"/>
          <w:rPrChange w:id="2622" w:author="嗯哼" w:date="2021-09-13T09:12:00Z">
            <w:rPr>
              <w:rFonts w:ascii="仿宋" w:eastAsia="仿宋" w:hAnsi="仿宋"/>
              <w:b/>
              <w:color w:val="auto"/>
              <w:sz w:val="30"/>
              <w:szCs w:val="30"/>
            </w:rPr>
          </w:rPrChange>
        </w:rPr>
      </w:pPr>
      <w:r>
        <w:rPr>
          <w:rFonts w:eastAsia="仿宋_GB2312"/>
          <w:b/>
          <w:color w:val="auto"/>
          <w:sz w:val="32"/>
          <w:szCs w:val="32"/>
          <w:rPrChange w:id="2623" w:author="嗯哼" w:date="2021-09-13T09:12:00Z">
            <w:rPr>
              <w:rFonts w:ascii="仿宋" w:eastAsia="仿宋" w:hAnsi="仿宋" w:hint="eastAsia"/>
              <w:b/>
              <w:color w:val="auto"/>
              <w:sz w:val="30"/>
              <w:szCs w:val="30"/>
            </w:rPr>
          </w:rPrChange>
        </w:rPr>
        <w:t>2</w:t>
      </w:r>
      <w:r>
        <w:rPr>
          <w:rFonts w:eastAsia="仿宋_GB2312"/>
          <w:b/>
          <w:color w:val="auto"/>
          <w:sz w:val="32"/>
          <w:szCs w:val="32"/>
        </w:rPr>
        <w:t>.</w:t>
      </w:r>
      <w:r>
        <w:rPr>
          <w:rFonts w:eastAsia="仿宋_GB2312"/>
          <w:b/>
          <w:color w:val="auto"/>
          <w:sz w:val="32"/>
          <w:szCs w:val="32"/>
          <w:rPrChange w:id="2624" w:author="嗯哼" w:date="2021-09-13T09:12:00Z">
            <w:rPr>
              <w:rFonts w:ascii="仿宋" w:eastAsia="仿宋" w:hAnsi="仿宋" w:hint="eastAsia"/>
              <w:b/>
              <w:color w:val="auto"/>
              <w:sz w:val="30"/>
              <w:szCs w:val="30"/>
            </w:rPr>
          </w:rPrChange>
        </w:rPr>
        <w:t>强化标准规范体系建设与落实</w:t>
      </w:r>
    </w:p>
    <w:p w14:paraId="7771DCE0" w14:textId="77777777" w:rsidR="00000000" w:rsidRDefault="00000000">
      <w:pPr>
        <w:pStyle w:val="a0"/>
        <w:spacing w:line="560" w:lineRule="exact"/>
        <w:ind w:firstLine="640"/>
        <w:rPr>
          <w:rFonts w:eastAsia="仿宋_GB2312"/>
          <w:color w:val="auto"/>
          <w:sz w:val="32"/>
          <w:szCs w:val="32"/>
          <w:rPrChange w:id="2625" w:author="嗯哼" w:date="2021-09-13T09:12:00Z">
            <w:rPr>
              <w:rFonts w:ascii="仿宋" w:eastAsia="仿宋" w:hAnsi="仿宋"/>
              <w:sz w:val="30"/>
              <w:szCs w:val="30"/>
            </w:rPr>
          </w:rPrChange>
        </w:rPr>
      </w:pPr>
      <w:r>
        <w:rPr>
          <w:rFonts w:eastAsia="仿宋_GB2312"/>
          <w:color w:val="auto"/>
          <w:sz w:val="32"/>
          <w:szCs w:val="32"/>
          <w:rPrChange w:id="2626" w:author="嗯哼" w:date="2021-09-13T09:12:00Z">
            <w:rPr>
              <w:rFonts w:ascii="仿宋" w:eastAsia="仿宋" w:hAnsi="仿宋" w:hint="eastAsia"/>
              <w:color w:val="000099"/>
              <w:sz w:val="30"/>
              <w:szCs w:val="30"/>
            </w:rPr>
          </w:rPrChange>
        </w:rPr>
        <w:t>遵照可执行的国家和省有关数字政府建设标准，</w:t>
      </w:r>
      <w:r>
        <w:rPr>
          <w:rFonts w:eastAsia="仿宋_GB2312"/>
          <w:color w:val="auto"/>
          <w:sz w:val="32"/>
          <w:szCs w:val="32"/>
          <w:rPrChange w:id="2627" w:author="嗯哼" w:date="2021-09-13T09:12:00Z">
            <w:rPr>
              <w:rFonts w:ascii="仿宋" w:eastAsia="仿宋" w:hAnsi="仿宋" w:hint="eastAsia"/>
              <w:sz w:val="30"/>
              <w:szCs w:val="30"/>
            </w:rPr>
          </w:rPrChange>
        </w:rPr>
        <w:t>结合黄山实际，建立数字政府标准化工作机制，构建黄山市数字政府标准体系框架，以标准化支撑政府数字化转型，推动全市数字政府集约建设、数据共享、系统联动、业务协同，全力打造整体政府和智慧政府。</w:t>
      </w:r>
    </w:p>
    <w:p w14:paraId="66338332" w14:textId="77777777" w:rsidR="00000000" w:rsidRDefault="00000000">
      <w:pPr>
        <w:pStyle w:val="a0"/>
        <w:spacing w:line="560" w:lineRule="exact"/>
        <w:ind w:firstLine="640"/>
        <w:rPr>
          <w:rFonts w:eastAsia="仿宋_GB2312"/>
          <w:color w:val="auto"/>
          <w:sz w:val="32"/>
          <w:szCs w:val="32"/>
          <w:rPrChange w:id="2628" w:author="嗯哼" w:date="2021-09-13T09:12:00Z">
            <w:rPr>
              <w:rFonts w:ascii="仿宋" w:eastAsia="仿宋" w:hAnsi="仿宋"/>
              <w:sz w:val="30"/>
              <w:szCs w:val="30"/>
            </w:rPr>
          </w:rPrChange>
        </w:rPr>
      </w:pPr>
      <w:r>
        <w:rPr>
          <w:rFonts w:eastAsia="仿宋_GB2312"/>
          <w:b/>
          <w:color w:val="auto"/>
          <w:sz w:val="32"/>
          <w:szCs w:val="32"/>
          <w:rPrChange w:id="2629" w:author="嗯哼" w:date="2021-09-13T09:12:00Z">
            <w:rPr>
              <w:rFonts w:ascii="仿宋" w:eastAsia="仿宋" w:hAnsi="仿宋" w:hint="eastAsia"/>
              <w:b/>
              <w:sz w:val="30"/>
              <w:szCs w:val="30"/>
            </w:rPr>
          </w:rPrChange>
        </w:rPr>
        <w:t>（</w:t>
      </w:r>
      <w:r>
        <w:rPr>
          <w:rFonts w:ascii="仿宋_GB2312" w:eastAsia="仿宋_GB2312" w:hAnsi="仿宋_GB2312" w:cs="仿宋_GB2312"/>
          <w:b/>
          <w:color w:val="auto"/>
          <w:sz w:val="32"/>
          <w:szCs w:val="32"/>
          <w:rPrChange w:id="2630" w:author="嗯哼" w:date="2021-09-13T09:12:00Z">
            <w:rPr>
              <w:rFonts w:ascii="仿宋" w:eastAsia="仿宋" w:hAnsi="仿宋" w:hint="eastAsia"/>
              <w:b/>
              <w:sz w:val="30"/>
              <w:szCs w:val="30"/>
            </w:rPr>
          </w:rPrChange>
        </w:rPr>
        <w:t>1</w:t>
      </w:r>
      <w:r>
        <w:rPr>
          <w:rFonts w:eastAsia="仿宋_GB2312"/>
          <w:b/>
          <w:color w:val="auto"/>
          <w:sz w:val="32"/>
          <w:szCs w:val="32"/>
          <w:rPrChange w:id="2631" w:author="嗯哼" w:date="2021-09-13T09:12:00Z">
            <w:rPr>
              <w:rFonts w:ascii="仿宋" w:eastAsia="仿宋" w:hAnsi="仿宋" w:hint="eastAsia"/>
              <w:b/>
              <w:sz w:val="30"/>
              <w:szCs w:val="30"/>
            </w:rPr>
          </w:rPrChange>
        </w:rPr>
        <w:t>）建立标准化工作机制。</w:t>
      </w:r>
      <w:r>
        <w:rPr>
          <w:rFonts w:eastAsia="仿宋_GB2312"/>
          <w:color w:val="auto"/>
          <w:sz w:val="32"/>
          <w:szCs w:val="32"/>
          <w:rPrChange w:id="2632" w:author="嗯哼" w:date="2021-09-13T09:12:00Z">
            <w:rPr>
              <w:rFonts w:ascii="仿宋" w:eastAsia="仿宋" w:hAnsi="仿宋" w:hint="eastAsia"/>
              <w:sz w:val="30"/>
              <w:szCs w:val="30"/>
            </w:rPr>
          </w:rPrChange>
        </w:rPr>
        <w:t>成立黄山市数字政府标准化工作小组，</w:t>
      </w:r>
      <w:r>
        <w:rPr>
          <w:rFonts w:eastAsia="仿宋_GB2312"/>
          <w:color w:val="auto"/>
          <w:sz w:val="32"/>
          <w:szCs w:val="32"/>
          <w:rPrChange w:id="2633" w:author="嗯哼" w:date="2021-09-13T09:12:00Z">
            <w:rPr>
              <w:rFonts w:ascii="仿宋" w:eastAsia="仿宋" w:hAnsi="仿宋" w:hint="eastAsia"/>
              <w:color w:val="auto"/>
              <w:sz w:val="30"/>
              <w:szCs w:val="30"/>
            </w:rPr>
          </w:rPrChange>
        </w:rPr>
        <w:t>统筹全市数字政府标准化工作，协调处理标准制定、修订和应用实施过程中的重大问题，督促检查数字政府标准化工作的落实，推进标准体系框架制定，协调数字政府相关标准的技术内容和技术归口。</w:t>
      </w:r>
      <w:r>
        <w:rPr>
          <w:rFonts w:eastAsia="仿宋_GB2312"/>
          <w:color w:val="auto"/>
          <w:sz w:val="32"/>
          <w:szCs w:val="32"/>
          <w:rPrChange w:id="2634" w:author="嗯哼" w:date="2021-09-13T09:12:00Z">
            <w:rPr>
              <w:rFonts w:ascii="仿宋" w:eastAsia="仿宋" w:hAnsi="仿宋" w:hint="eastAsia"/>
              <w:sz w:val="30"/>
              <w:szCs w:val="30"/>
            </w:rPr>
          </w:rPrChange>
        </w:rPr>
        <w:t>加强标准规范的推广实施，定期开展标准实施情况和实施效果评估，推动标准规范全面贯彻落实。</w:t>
      </w:r>
    </w:p>
    <w:p w14:paraId="613CFEE3" w14:textId="77777777" w:rsidR="00000000" w:rsidRDefault="00000000">
      <w:pPr>
        <w:pStyle w:val="a0"/>
        <w:spacing w:line="560" w:lineRule="exact"/>
        <w:ind w:firstLine="640"/>
        <w:rPr>
          <w:rFonts w:eastAsia="仿宋_GB2312"/>
          <w:color w:val="auto"/>
          <w:sz w:val="32"/>
          <w:szCs w:val="32"/>
          <w:rPrChange w:id="2635" w:author="嗯哼" w:date="2021-09-13T09:12:00Z">
            <w:rPr>
              <w:rFonts w:ascii="仿宋" w:eastAsia="仿宋" w:hAnsi="仿宋"/>
              <w:sz w:val="30"/>
              <w:szCs w:val="30"/>
            </w:rPr>
          </w:rPrChange>
        </w:rPr>
      </w:pPr>
      <w:r>
        <w:rPr>
          <w:rFonts w:eastAsia="仿宋_GB2312"/>
          <w:b/>
          <w:color w:val="auto"/>
          <w:sz w:val="32"/>
          <w:szCs w:val="32"/>
          <w:rPrChange w:id="2636"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2637" w:author="嗯哼" w:date="2021-09-13T09:12:00Z">
            <w:rPr>
              <w:rFonts w:ascii="仿宋" w:eastAsia="仿宋" w:hAnsi="仿宋" w:hint="eastAsia"/>
              <w:b/>
              <w:color w:val="auto"/>
              <w:sz w:val="30"/>
              <w:szCs w:val="30"/>
            </w:rPr>
          </w:rPrChange>
        </w:rPr>
        <w:t>2</w:t>
      </w:r>
      <w:r>
        <w:rPr>
          <w:rFonts w:eastAsia="仿宋_GB2312"/>
          <w:b/>
          <w:color w:val="auto"/>
          <w:sz w:val="32"/>
          <w:szCs w:val="32"/>
          <w:rPrChange w:id="2638" w:author="嗯哼" w:date="2021-09-13T09:12:00Z">
            <w:rPr>
              <w:rFonts w:ascii="仿宋" w:eastAsia="仿宋" w:hAnsi="仿宋" w:hint="eastAsia"/>
              <w:b/>
              <w:color w:val="auto"/>
              <w:sz w:val="30"/>
              <w:szCs w:val="30"/>
            </w:rPr>
          </w:rPrChange>
        </w:rPr>
        <w:t>）建立数字政府标准规范体系。</w:t>
      </w:r>
      <w:r>
        <w:rPr>
          <w:rFonts w:eastAsia="仿宋_GB2312"/>
          <w:color w:val="auto"/>
          <w:sz w:val="32"/>
          <w:szCs w:val="32"/>
          <w:rPrChange w:id="2639" w:author="嗯哼" w:date="2021-09-13T09:12:00Z">
            <w:rPr>
              <w:rFonts w:ascii="仿宋" w:eastAsia="仿宋" w:hAnsi="仿宋" w:hint="eastAsia"/>
              <w:sz w:val="30"/>
              <w:szCs w:val="30"/>
            </w:rPr>
          </w:rPrChange>
        </w:rPr>
        <w:t>以贯彻落实江淮大数据中心数据资源共享标准体系、</w:t>
      </w:r>
      <w:r>
        <w:rPr>
          <w:rFonts w:eastAsia="仿宋_GB2312"/>
          <w:color w:val="auto"/>
          <w:sz w:val="32"/>
          <w:szCs w:val="32"/>
          <w:rPrChange w:id="2640" w:author="嗯哼" w:date="2021-09-13T09:12:00Z">
            <w:rPr>
              <w:rFonts w:ascii="仿宋" w:eastAsia="仿宋" w:hAnsi="仿宋" w:hint="eastAsia"/>
              <w:sz w:val="30"/>
              <w:szCs w:val="30"/>
            </w:rPr>
          </w:rPrChange>
        </w:rPr>
        <w:t>“</w:t>
      </w:r>
      <w:r>
        <w:rPr>
          <w:rFonts w:eastAsia="仿宋_GB2312"/>
          <w:color w:val="auto"/>
          <w:sz w:val="32"/>
          <w:szCs w:val="32"/>
          <w:rPrChange w:id="2641" w:author="嗯哼" w:date="2021-09-13T09:12:00Z">
            <w:rPr>
              <w:rFonts w:ascii="仿宋" w:eastAsia="仿宋" w:hAnsi="仿宋" w:hint="eastAsia"/>
              <w:sz w:val="30"/>
              <w:szCs w:val="30"/>
            </w:rPr>
          </w:rPrChange>
        </w:rPr>
        <w:t>皖事通办</w:t>
      </w:r>
      <w:r>
        <w:rPr>
          <w:rFonts w:eastAsia="仿宋_GB2312"/>
          <w:color w:val="auto"/>
          <w:sz w:val="32"/>
          <w:szCs w:val="32"/>
          <w:rPrChange w:id="2642" w:author="嗯哼" w:date="2021-09-13T09:12:00Z">
            <w:rPr>
              <w:rFonts w:ascii="仿宋" w:eastAsia="仿宋" w:hAnsi="仿宋" w:hint="eastAsia"/>
              <w:sz w:val="30"/>
              <w:szCs w:val="30"/>
            </w:rPr>
          </w:rPrChange>
        </w:rPr>
        <w:t>”</w:t>
      </w:r>
      <w:r>
        <w:rPr>
          <w:rFonts w:eastAsia="仿宋_GB2312"/>
          <w:color w:val="auto"/>
          <w:sz w:val="32"/>
          <w:szCs w:val="32"/>
          <w:rPrChange w:id="2643" w:author="嗯哼" w:date="2021-09-13T09:12:00Z">
            <w:rPr>
              <w:rFonts w:ascii="仿宋" w:eastAsia="仿宋" w:hAnsi="仿宋" w:hint="eastAsia"/>
              <w:sz w:val="30"/>
              <w:szCs w:val="30"/>
            </w:rPr>
          </w:rPrChange>
        </w:rPr>
        <w:t>政务服务标准体系、安徽省政府网集约化建设标准体系、国家电子政务项目管理标准体系为契机，结合黄山新型智慧城市标准框架，加快推进我市在数据管理、政务服务、政府网站信息资源库、项目管理等领域的标准化工作，加快构建面向城市运行</w:t>
      </w:r>
      <w:r>
        <w:rPr>
          <w:rFonts w:eastAsia="仿宋_GB2312"/>
          <w:color w:val="auto"/>
          <w:sz w:val="32"/>
          <w:szCs w:val="32"/>
          <w:rPrChange w:id="2644" w:author="嗯哼" w:date="2021-09-13T09:12:00Z">
            <w:rPr>
              <w:rFonts w:ascii="仿宋" w:eastAsia="仿宋" w:hAnsi="仿宋" w:hint="eastAsia"/>
              <w:sz w:val="30"/>
              <w:szCs w:val="30"/>
            </w:rPr>
          </w:rPrChange>
        </w:rPr>
        <w:t>“</w:t>
      </w:r>
      <w:r>
        <w:rPr>
          <w:rFonts w:eastAsia="仿宋_GB2312"/>
          <w:color w:val="auto"/>
          <w:sz w:val="32"/>
          <w:szCs w:val="32"/>
          <w:rPrChange w:id="2645" w:author="嗯哼" w:date="2021-09-13T09:12:00Z">
            <w:rPr>
              <w:rFonts w:ascii="仿宋" w:eastAsia="仿宋" w:hAnsi="仿宋" w:hint="eastAsia"/>
              <w:sz w:val="30"/>
              <w:szCs w:val="30"/>
            </w:rPr>
          </w:rPrChange>
        </w:rPr>
        <w:t>一网统管</w:t>
      </w:r>
      <w:r>
        <w:rPr>
          <w:rFonts w:eastAsia="仿宋_GB2312"/>
          <w:color w:val="auto"/>
          <w:sz w:val="32"/>
          <w:szCs w:val="32"/>
          <w:rPrChange w:id="2646" w:author="嗯哼" w:date="2021-09-13T09:12:00Z">
            <w:rPr>
              <w:rFonts w:ascii="仿宋" w:eastAsia="仿宋" w:hAnsi="仿宋" w:hint="eastAsia"/>
              <w:sz w:val="30"/>
              <w:szCs w:val="30"/>
            </w:rPr>
          </w:rPrChange>
        </w:rPr>
        <w:t>”</w:t>
      </w:r>
      <w:r>
        <w:rPr>
          <w:rFonts w:eastAsia="仿宋_GB2312"/>
          <w:color w:val="auto"/>
          <w:sz w:val="32"/>
          <w:szCs w:val="32"/>
          <w:rPrChange w:id="2647" w:author="嗯哼" w:date="2021-09-13T09:12:00Z">
            <w:rPr>
              <w:rFonts w:ascii="仿宋" w:eastAsia="仿宋" w:hAnsi="仿宋" w:hint="eastAsia"/>
              <w:sz w:val="30"/>
              <w:szCs w:val="30"/>
            </w:rPr>
          </w:rPrChange>
        </w:rPr>
        <w:t>数字化应用场景的</w:t>
      </w:r>
      <w:r>
        <w:rPr>
          <w:rFonts w:eastAsia="仿宋_GB2312"/>
          <w:color w:val="auto"/>
          <w:sz w:val="32"/>
          <w:szCs w:val="32"/>
          <w:rPrChange w:id="2648" w:author="嗯哼" w:date="2021-09-13T09:12:00Z">
            <w:rPr>
              <w:rFonts w:ascii="仿宋" w:eastAsia="仿宋" w:hAnsi="仿宋" w:hint="eastAsia"/>
              <w:sz w:val="30"/>
              <w:szCs w:val="30"/>
            </w:rPr>
          </w:rPrChange>
        </w:rPr>
        <w:lastRenderedPageBreak/>
        <w:t>领导驾驶舱和主题信息资源库标准化服务体系，促进技术融合、数据融合、业务融合和应用融合。</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542EA27B" w14:textId="77777777">
        <w:trPr>
          <w:trHeight w:val="601"/>
          <w:jc w:val="center"/>
        </w:trPr>
        <w:tc>
          <w:tcPr>
            <w:tcW w:w="8967" w:type="dxa"/>
            <w:vAlign w:val="center"/>
          </w:tcPr>
          <w:p w14:paraId="7C0B2F9D" w14:textId="77777777" w:rsidR="00000000" w:rsidRDefault="00000000">
            <w:pPr>
              <w:spacing w:line="240" w:lineRule="auto"/>
              <w:jc w:val="center"/>
              <w:rPr>
                <w:rFonts w:eastAsia="仿宋_GB2312"/>
                <w:color w:val="auto"/>
                <w:sz w:val="28"/>
                <w:szCs w:val="28"/>
                <w:rPrChange w:id="2649" w:author="嗯哼" w:date="2021-09-13T09:12:00Z">
                  <w:rPr>
                    <w:rFonts w:ascii="仿宋" w:eastAsia="仿宋" w:hAnsi="仿宋" w:cs="宋体"/>
                    <w:color w:val="auto"/>
                    <w:sz w:val="28"/>
                    <w:szCs w:val="28"/>
                  </w:rPr>
                </w:rPrChange>
              </w:rPr>
            </w:pPr>
            <w:r>
              <w:rPr>
                <w:rFonts w:eastAsia="仿宋_GB2312"/>
                <w:color w:val="auto"/>
                <w:sz w:val="28"/>
                <w:szCs w:val="28"/>
                <w:rPrChange w:id="2650"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2651" w:author="嗯哼" w:date="2021-09-13T09:12:00Z">
                  <w:rPr>
                    <w:rFonts w:ascii="仿宋" w:eastAsia="仿宋" w:hAnsi="仿宋" w:cs="宋体" w:hint="eastAsia"/>
                    <w:color w:val="auto"/>
                    <w:sz w:val="28"/>
                    <w:szCs w:val="28"/>
                  </w:rPr>
                </w:rPrChange>
              </w:rPr>
              <w:t>2</w:t>
            </w:r>
            <w:r>
              <w:rPr>
                <w:rFonts w:eastAsia="仿宋_GB2312"/>
                <w:color w:val="auto"/>
                <w:sz w:val="28"/>
                <w:szCs w:val="28"/>
                <w:rPrChange w:id="2652" w:author="嗯哼" w:date="2021-09-13T09:12:00Z">
                  <w:rPr>
                    <w:rFonts w:ascii="仿宋" w:eastAsia="仿宋" w:hAnsi="仿宋" w:cs="宋体"/>
                    <w:color w:val="auto"/>
                    <w:sz w:val="28"/>
                    <w:szCs w:val="28"/>
                  </w:rPr>
                </w:rPrChange>
              </w:rPr>
              <w:t>7</w:t>
            </w:r>
            <w:r>
              <w:rPr>
                <w:rFonts w:eastAsia="仿宋_GB2312"/>
                <w:color w:val="auto"/>
                <w:sz w:val="28"/>
                <w:szCs w:val="28"/>
                <w:rPrChange w:id="2653" w:author="嗯哼" w:date="2021-09-13T09:12:00Z">
                  <w:rPr>
                    <w:rFonts w:ascii="仿宋" w:eastAsia="仿宋" w:hAnsi="仿宋" w:cs="宋体" w:hint="eastAsia"/>
                    <w:color w:val="auto"/>
                    <w:sz w:val="28"/>
                    <w:szCs w:val="28"/>
                  </w:rPr>
                </w:rPrChange>
              </w:rPr>
              <w:t xml:space="preserve">  </w:t>
            </w:r>
            <w:r>
              <w:rPr>
                <w:rFonts w:eastAsia="仿宋_GB2312"/>
                <w:color w:val="auto"/>
                <w:sz w:val="28"/>
                <w:szCs w:val="28"/>
                <w:rPrChange w:id="2654" w:author="嗯哼" w:date="2021-09-13T09:12:00Z">
                  <w:rPr>
                    <w:rFonts w:ascii="仿宋" w:eastAsia="仿宋" w:hAnsi="仿宋" w:cs="宋体"/>
                    <w:color w:val="auto"/>
                    <w:sz w:val="28"/>
                    <w:szCs w:val="28"/>
                  </w:rPr>
                </w:rPrChange>
              </w:rPr>
              <w:t>数字政府</w:t>
            </w:r>
            <w:r>
              <w:rPr>
                <w:rFonts w:eastAsia="仿宋_GB2312"/>
                <w:color w:val="auto"/>
                <w:sz w:val="28"/>
                <w:szCs w:val="28"/>
                <w:rPrChange w:id="2655" w:author="嗯哼" w:date="2021-09-13T09:12:00Z">
                  <w:rPr>
                    <w:rFonts w:ascii="仿宋" w:eastAsia="仿宋" w:hAnsi="仿宋" w:cs="宋体" w:hint="eastAsia"/>
                    <w:color w:val="auto"/>
                    <w:sz w:val="28"/>
                    <w:szCs w:val="28"/>
                  </w:rPr>
                </w:rPrChange>
              </w:rPr>
              <w:t>标准化建设重点</w:t>
            </w:r>
          </w:p>
        </w:tc>
      </w:tr>
      <w:tr w:rsidR="00000000" w14:paraId="38EDC6FD" w14:textId="77777777">
        <w:trPr>
          <w:trHeight w:val="550"/>
          <w:jc w:val="center"/>
        </w:trPr>
        <w:tc>
          <w:tcPr>
            <w:tcW w:w="8967" w:type="dxa"/>
          </w:tcPr>
          <w:p w14:paraId="1C1C19AF" w14:textId="77777777" w:rsidR="00000000" w:rsidRDefault="00000000">
            <w:pPr>
              <w:spacing w:line="480" w:lineRule="exact"/>
              <w:ind w:firstLineChars="200" w:firstLine="560"/>
              <w:rPr>
                <w:rFonts w:eastAsia="仿宋_GB2312"/>
                <w:color w:val="auto"/>
                <w:sz w:val="28"/>
                <w:szCs w:val="28"/>
                <w:rPrChange w:id="2656" w:author="嗯哼" w:date="2021-09-13T09:12:00Z">
                  <w:rPr>
                    <w:rFonts w:ascii="仿宋" w:eastAsia="仿宋" w:hAnsi="仿宋" w:cs="宋体"/>
                    <w:color w:val="auto"/>
                    <w:sz w:val="28"/>
                    <w:szCs w:val="28"/>
                  </w:rPr>
                </w:rPrChange>
              </w:rPr>
            </w:pPr>
            <w:r>
              <w:rPr>
                <w:rFonts w:eastAsia="仿宋_GB2312"/>
                <w:b/>
                <w:color w:val="auto"/>
                <w:sz w:val="28"/>
                <w:szCs w:val="28"/>
                <w:rPrChange w:id="2657" w:author="嗯哼" w:date="2021-09-13T09:12:00Z">
                  <w:rPr>
                    <w:rFonts w:ascii="仿宋" w:eastAsia="仿宋" w:hAnsi="仿宋" w:cs="宋体" w:hint="eastAsia"/>
                    <w:b/>
                    <w:sz w:val="28"/>
                    <w:szCs w:val="28"/>
                  </w:rPr>
                </w:rPrChange>
              </w:rPr>
              <w:t>建立数字政府标准规范服务基本目录。</w:t>
            </w:r>
            <w:r>
              <w:rPr>
                <w:rFonts w:eastAsia="仿宋_GB2312"/>
                <w:color w:val="auto"/>
                <w:sz w:val="28"/>
                <w:szCs w:val="28"/>
                <w:rPrChange w:id="2658" w:author="嗯哼" w:date="2021-09-13T09:12:00Z">
                  <w:rPr>
                    <w:rFonts w:ascii="仿宋" w:eastAsia="仿宋" w:hAnsi="仿宋" w:cs="宋体" w:hint="eastAsia"/>
                    <w:sz w:val="28"/>
                    <w:szCs w:val="28"/>
                  </w:rPr>
                </w:rPrChange>
              </w:rPr>
              <w:t>梳理需要贯彻落实现有的国家和省有关数字政府建设的标准规范基本目录，先期</w:t>
            </w:r>
            <w:r>
              <w:rPr>
                <w:rFonts w:eastAsia="仿宋_GB2312"/>
                <w:color w:val="auto"/>
                <w:sz w:val="28"/>
                <w:szCs w:val="28"/>
                <w:rPrChange w:id="2659" w:author="嗯哼" w:date="2021-09-13T09:12:00Z">
                  <w:rPr>
                    <w:rFonts w:ascii="仿宋" w:eastAsia="仿宋" w:hAnsi="仿宋" w:cs="宋体" w:hint="eastAsia"/>
                    <w:color w:val="auto"/>
                    <w:sz w:val="28"/>
                    <w:szCs w:val="28"/>
                  </w:rPr>
                </w:rPrChange>
              </w:rPr>
              <w:t>拟订出台数据资源共享的全量目录编制指南、资源分类标准、资源共享数据指标命名规范、资源共享服务接口标准、资源核心元数据编制规范、资源标识符编码规范、资源共享前置环境建设规范、资源共享用户和权限管理规范等。</w:t>
            </w:r>
          </w:p>
          <w:p w14:paraId="7D120F9C" w14:textId="77777777" w:rsidR="00000000" w:rsidRDefault="00000000">
            <w:pPr>
              <w:spacing w:line="480" w:lineRule="exact"/>
              <w:ind w:firstLineChars="200" w:firstLine="560"/>
              <w:rPr>
                <w:rFonts w:eastAsia="仿宋_GB2312"/>
                <w:color w:val="auto"/>
                <w:sz w:val="28"/>
                <w:szCs w:val="28"/>
                <w:rPrChange w:id="2660" w:author="嗯哼" w:date="2021-09-13T09:12:00Z">
                  <w:rPr>
                    <w:rFonts w:ascii="仿宋" w:eastAsia="仿宋" w:hAnsi="仿宋" w:cs="宋体" w:hint="eastAsia"/>
                    <w:color w:val="auto"/>
                    <w:sz w:val="28"/>
                    <w:szCs w:val="28"/>
                  </w:rPr>
                </w:rPrChange>
              </w:rPr>
            </w:pPr>
            <w:r>
              <w:rPr>
                <w:rFonts w:eastAsia="仿宋_GB2312"/>
                <w:b/>
                <w:color w:val="auto"/>
                <w:sz w:val="28"/>
                <w:szCs w:val="28"/>
                <w:rPrChange w:id="2661" w:author="嗯哼" w:date="2021-09-13T09:12:00Z">
                  <w:rPr>
                    <w:rFonts w:ascii="仿宋" w:eastAsia="仿宋" w:hAnsi="仿宋" w:cs="宋体" w:hint="eastAsia"/>
                    <w:b/>
                    <w:sz w:val="28"/>
                    <w:szCs w:val="28"/>
                  </w:rPr>
                </w:rPrChange>
              </w:rPr>
              <w:t>推进城市运行数字化应用场景服务标准化。</w:t>
            </w:r>
            <w:r>
              <w:rPr>
                <w:rFonts w:eastAsia="仿宋_GB2312"/>
                <w:color w:val="auto"/>
                <w:sz w:val="28"/>
                <w:szCs w:val="28"/>
                <w:rPrChange w:id="2662" w:author="嗯哼" w:date="2021-09-13T09:12:00Z">
                  <w:rPr>
                    <w:rFonts w:ascii="仿宋" w:eastAsia="仿宋" w:hAnsi="仿宋" w:cs="宋体" w:hint="eastAsia"/>
                    <w:sz w:val="28"/>
                    <w:szCs w:val="28"/>
                  </w:rPr>
                </w:rPrChange>
              </w:rPr>
              <w:t>根据总体态势、智慧文旅、生态环境、民生幸福、社区服务、城市管理、公共交通、城市安全等数字化应用场景特征，按照</w:t>
            </w:r>
            <w:r>
              <w:rPr>
                <w:rFonts w:eastAsia="仿宋_GB2312"/>
                <w:color w:val="auto"/>
                <w:sz w:val="28"/>
                <w:szCs w:val="28"/>
                <w:rPrChange w:id="2663" w:author="嗯哼" w:date="2021-09-13T09:12:00Z">
                  <w:rPr>
                    <w:rFonts w:ascii="仿宋" w:eastAsia="仿宋" w:hAnsi="仿宋" w:cs="宋体" w:hint="eastAsia"/>
                    <w:sz w:val="28"/>
                    <w:szCs w:val="28"/>
                  </w:rPr>
                </w:rPrChange>
              </w:rPr>
              <w:t>“</w:t>
            </w:r>
            <w:r>
              <w:rPr>
                <w:rFonts w:eastAsia="仿宋_GB2312"/>
                <w:color w:val="auto"/>
                <w:sz w:val="28"/>
                <w:szCs w:val="28"/>
                <w:rPrChange w:id="2664" w:author="嗯哼" w:date="2021-09-13T09:12:00Z">
                  <w:rPr>
                    <w:rFonts w:ascii="仿宋" w:eastAsia="仿宋" w:hAnsi="仿宋" w:cs="宋体" w:hint="eastAsia"/>
                    <w:sz w:val="28"/>
                    <w:szCs w:val="28"/>
                  </w:rPr>
                </w:rPrChange>
              </w:rPr>
              <w:t>统一分类、统一元数据、统一数据格式</w:t>
            </w:r>
            <w:r>
              <w:rPr>
                <w:rFonts w:eastAsia="仿宋_GB2312"/>
                <w:color w:val="auto"/>
                <w:sz w:val="28"/>
                <w:szCs w:val="28"/>
                <w:rPrChange w:id="2665" w:author="嗯哼" w:date="2021-09-13T09:12:00Z">
                  <w:rPr>
                    <w:rFonts w:ascii="仿宋" w:eastAsia="仿宋" w:hAnsi="仿宋" w:cs="宋体" w:hint="eastAsia"/>
                    <w:sz w:val="28"/>
                    <w:szCs w:val="28"/>
                  </w:rPr>
                </w:rPrChange>
              </w:rPr>
              <w:t>”</w:t>
            </w:r>
            <w:r>
              <w:rPr>
                <w:rFonts w:eastAsia="仿宋_GB2312"/>
                <w:color w:val="auto"/>
                <w:sz w:val="28"/>
                <w:szCs w:val="28"/>
                <w:rPrChange w:id="2666" w:author="嗯哼" w:date="2021-09-13T09:12:00Z">
                  <w:rPr>
                    <w:rFonts w:ascii="仿宋" w:eastAsia="仿宋" w:hAnsi="仿宋" w:cs="宋体" w:hint="eastAsia"/>
                    <w:sz w:val="28"/>
                    <w:szCs w:val="28"/>
                  </w:rPr>
                </w:rPrChange>
              </w:rPr>
              <w:t>的技术方法，建设决策主题数据库元数据标准体系，加快实现面向城市运行</w:t>
            </w:r>
            <w:r>
              <w:rPr>
                <w:rFonts w:eastAsia="仿宋_GB2312"/>
                <w:color w:val="auto"/>
                <w:sz w:val="28"/>
                <w:szCs w:val="28"/>
                <w:rPrChange w:id="2667" w:author="嗯哼" w:date="2021-09-13T09:12:00Z">
                  <w:rPr>
                    <w:rFonts w:ascii="仿宋" w:eastAsia="仿宋" w:hAnsi="仿宋" w:cs="宋体" w:hint="eastAsia"/>
                    <w:sz w:val="28"/>
                    <w:szCs w:val="28"/>
                  </w:rPr>
                </w:rPrChange>
              </w:rPr>
              <w:t>“</w:t>
            </w:r>
            <w:r>
              <w:rPr>
                <w:rFonts w:eastAsia="仿宋_GB2312"/>
                <w:color w:val="auto"/>
                <w:sz w:val="28"/>
                <w:szCs w:val="28"/>
                <w:rPrChange w:id="2668" w:author="嗯哼" w:date="2021-09-13T09:12:00Z">
                  <w:rPr>
                    <w:rFonts w:ascii="仿宋" w:eastAsia="仿宋" w:hAnsi="仿宋" w:cs="宋体" w:hint="eastAsia"/>
                    <w:sz w:val="28"/>
                    <w:szCs w:val="28"/>
                  </w:rPr>
                </w:rPrChange>
              </w:rPr>
              <w:t>一网统管</w:t>
            </w:r>
            <w:r>
              <w:rPr>
                <w:rFonts w:eastAsia="仿宋_GB2312"/>
                <w:color w:val="auto"/>
                <w:sz w:val="28"/>
                <w:szCs w:val="28"/>
                <w:rPrChange w:id="2669" w:author="嗯哼" w:date="2021-09-13T09:12:00Z">
                  <w:rPr>
                    <w:rFonts w:ascii="仿宋" w:eastAsia="仿宋" w:hAnsi="仿宋" w:cs="宋体" w:hint="eastAsia"/>
                    <w:sz w:val="28"/>
                    <w:szCs w:val="28"/>
                  </w:rPr>
                </w:rPrChange>
              </w:rPr>
              <w:t>”</w:t>
            </w:r>
            <w:r>
              <w:rPr>
                <w:rFonts w:eastAsia="仿宋_GB2312"/>
                <w:color w:val="auto"/>
                <w:sz w:val="28"/>
                <w:szCs w:val="28"/>
                <w:rPrChange w:id="2670" w:author="嗯哼" w:date="2021-09-13T09:12:00Z">
                  <w:rPr>
                    <w:rFonts w:ascii="仿宋" w:eastAsia="仿宋" w:hAnsi="仿宋" w:cs="宋体" w:hint="eastAsia"/>
                    <w:sz w:val="28"/>
                    <w:szCs w:val="28"/>
                  </w:rPr>
                </w:rPrChange>
              </w:rPr>
              <w:t>数字化应用场景数据共享、业务协同和大数据慧治。将</w:t>
            </w:r>
            <w:r>
              <w:rPr>
                <w:rFonts w:eastAsia="仿宋_GB2312"/>
                <w:color w:val="auto"/>
                <w:sz w:val="28"/>
                <w:szCs w:val="28"/>
                <w:rPrChange w:id="2671" w:author="嗯哼" w:date="2021-09-13T09:12:00Z">
                  <w:rPr>
                    <w:rFonts w:ascii="仿宋" w:eastAsia="仿宋" w:hAnsi="仿宋" w:cs="宋体" w:hint="eastAsia"/>
                    <w:sz w:val="28"/>
                    <w:szCs w:val="28"/>
                  </w:rPr>
                </w:rPrChange>
              </w:rPr>
              <w:t>“</w:t>
            </w:r>
            <w:r>
              <w:rPr>
                <w:rFonts w:eastAsia="仿宋_GB2312"/>
                <w:color w:val="auto"/>
                <w:sz w:val="28"/>
                <w:szCs w:val="28"/>
                <w:rPrChange w:id="2672" w:author="嗯哼" w:date="2021-09-13T09:12:00Z">
                  <w:rPr>
                    <w:rFonts w:ascii="仿宋" w:eastAsia="仿宋" w:hAnsi="仿宋" w:cs="宋体" w:hint="eastAsia"/>
                    <w:sz w:val="28"/>
                    <w:szCs w:val="28"/>
                  </w:rPr>
                </w:rPrChange>
              </w:rPr>
              <w:t>领导驾驶舱</w:t>
            </w:r>
            <w:r>
              <w:rPr>
                <w:rFonts w:eastAsia="仿宋_GB2312"/>
                <w:color w:val="auto"/>
                <w:sz w:val="28"/>
                <w:szCs w:val="28"/>
                <w:rPrChange w:id="2673" w:author="嗯哼" w:date="2021-09-13T09:12:00Z">
                  <w:rPr>
                    <w:rFonts w:ascii="仿宋" w:eastAsia="仿宋" w:hAnsi="仿宋" w:cs="宋体" w:hint="eastAsia"/>
                    <w:sz w:val="28"/>
                    <w:szCs w:val="28"/>
                  </w:rPr>
                </w:rPrChange>
              </w:rPr>
              <w:t>”</w:t>
            </w:r>
            <w:r>
              <w:rPr>
                <w:rFonts w:eastAsia="仿宋_GB2312"/>
                <w:color w:val="auto"/>
                <w:sz w:val="28"/>
                <w:szCs w:val="28"/>
                <w:rPrChange w:id="2674" w:author="嗯哼" w:date="2021-09-13T09:12:00Z">
                  <w:rPr>
                    <w:rFonts w:ascii="仿宋" w:eastAsia="仿宋" w:hAnsi="仿宋" w:cs="宋体" w:hint="eastAsia"/>
                    <w:sz w:val="28"/>
                    <w:szCs w:val="28"/>
                  </w:rPr>
                </w:rPrChange>
              </w:rPr>
              <w:t>服务标准纳入政务服务标准化服务体系，研究制定</w:t>
            </w:r>
            <w:r>
              <w:rPr>
                <w:rFonts w:eastAsia="仿宋_GB2312"/>
                <w:color w:val="auto"/>
                <w:sz w:val="28"/>
                <w:szCs w:val="28"/>
                <w:rPrChange w:id="2675" w:author="嗯哼" w:date="2021-09-13T09:12:00Z">
                  <w:rPr>
                    <w:rFonts w:ascii="仿宋" w:eastAsia="仿宋" w:hAnsi="仿宋" w:cs="宋体" w:hint="eastAsia"/>
                    <w:sz w:val="28"/>
                    <w:szCs w:val="28"/>
                  </w:rPr>
                </w:rPrChange>
              </w:rPr>
              <w:t>“</w:t>
            </w:r>
            <w:r>
              <w:rPr>
                <w:rFonts w:eastAsia="仿宋_GB2312"/>
                <w:color w:val="auto"/>
                <w:sz w:val="28"/>
                <w:szCs w:val="28"/>
                <w:rPrChange w:id="2676" w:author="嗯哼" w:date="2021-09-13T09:12:00Z">
                  <w:rPr>
                    <w:rFonts w:ascii="仿宋" w:eastAsia="仿宋" w:hAnsi="仿宋" w:cs="宋体" w:hint="eastAsia"/>
                    <w:sz w:val="28"/>
                    <w:szCs w:val="28"/>
                  </w:rPr>
                </w:rPrChange>
              </w:rPr>
              <w:t>领导驾驶舱</w:t>
            </w:r>
            <w:r>
              <w:rPr>
                <w:rFonts w:eastAsia="仿宋_GB2312"/>
                <w:color w:val="auto"/>
                <w:sz w:val="28"/>
                <w:szCs w:val="28"/>
                <w:rPrChange w:id="2677" w:author="嗯哼" w:date="2021-09-13T09:12:00Z">
                  <w:rPr>
                    <w:rFonts w:ascii="仿宋" w:eastAsia="仿宋" w:hAnsi="仿宋" w:cs="宋体" w:hint="eastAsia"/>
                    <w:sz w:val="28"/>
                    <w:szCs w:val="28"/>
                  </w:rPr>
                </w:rPrChange>
              </w:rPr>
              <w:t>”</w:t>
            </w:r>
            <w:r>
              <w:rPr>
                <w:rFonts w:eastAsia="仿宋_GB2312"/>
                <w:color w:val="auto"/>
                <w:sz w:val="28"/>
                <w:szCs w:val="28"/>
                <w:rPrChange w:id="2678" w:author="嗯哼" w:date="2021-09-13T09:12:00Z">
                  <w:rPr>
                    <w:rFonts w:ascii="仿宋" w:eastAsia="仿宋" w:hAnsi="仿宋" w:cs="宋体" w:hint="eastAsia"/>
                    <w:sz w:val="28"/>
                    <w:szCs w:val="28"/>
                  </w:rPr>
                </w:rPrChange>
              </w:rPr>
              <w:t>服务标准规范，打造城市运行</w:t>
            </w:r>
            <w:r>
              <w:rPr>
                <w:rFonts w:eastAsia="仿宋_GB2312"/>
                <w:color w:val="auto"/>
                <w:sz w:val="28"/>
                <w:szCs w:val="28"/>
                <w:rPrChange w:id="2679" w:author="嗯哼" w:date="2021-09-13T09:12:00Z">
                  <w:rPr>
                    <w:rFonts w:ascii="仿宋" w:eastAsia="仿宋" w:hAnsi="仿宋" w:cs="宋体" w:hint="eastAsia"/>
                    <w:sz w:val="28"/>
                    <w:szCs w:val="28"/>
                  </w:rPr>
                </w:rPrChange>
              </w:rPr>
              <w:t>“</w:t>
            </w:r>
            <w:r>
              <w:rPr>
                <w:rFonts w:eastAsia="仿宋_GB2312"/>
                <w:color w:val="auto"/>
                <w:sz w:val="28"/>
                <w:szCs w:val="28"/>
                <w:rPrChange w:id="2680" w:author="嗯哼" w:date="2021-09-13T09:12:00Z">
                  <w:rPr>
                    <w:rFonts w:ascii="仿宋" w:eastAsia="仿宋" w:hAnsi="仿宋" w:cs="宋体" w:hint="eastAsia"/>
                    <w:sz w:val="28"/>
                    <w:szCs w:val="28"/>
                  </w:rPr>
                </w:rPrChange>
              </w:rPr>
              <w:t>一网统管</w:t>
            </w:r>
            <w:r>
              <w:rPr>
                <w:rFonts w:eastAsia="仿宋_GB2312"/>
                <w:color w:val="auto"/>
                <w:sz w:val="28"/>
                <w:szCs w:val="28"/>
                <w:rPrChange w:id="2681" w:author="嗯哼" w:date="2021-09-13T09:12:00Z">
                  <w:rPr>
                    <w:rFonts w:ascii="仿宋" w:eastAsia="仿宋" w:hAnsi="仿宋" w:cs="宋体" w:hint="eastAsia"/>
                    <w:sz w:val="28"/>
                    <w:szCs w:val="28"/>
                  </w:rPr>
                </w:rPrChange>
              </w:rPr>
              <w:t>”</w:t>
            </w:r>
            <w:r>
              <w:rPr>
                <w:rFonts w:eastAsia="仿宋_GB2312"/>
                <w:color w:val="auto"/>
                <w:sz w:val="28"/>
                <w:szCs w:val="28"/>
                <w:rPrChange w:id="2682" w:author="嗯哼" w:date="2021-09-13T09:12:00Z">
                  <w:rPr>
                    <w:rFonts w:ascii="仿宋" w:eastAsia="仿宋" w:hAnsi="仿宋" w:cs="宋体" w:hint="eastAsia"/>
                    <w:sz w:val="28"/>
                    <w:szCs w:val="28"/>
                  </w:rPr>
                </w:rPrChange>
              </w:rPr>
              <w:t>服务品牌。</w:t>
            </w:r>
          </w:p>
        </w:tc>
      </w:tr>
    </w:tbl>
    <w:p w14:paraId="14F7A05E" w14:textId="77777777" w:rsidR="00000000" w:rsidRDefault="00000000">
      <w:pPr>
        <w:pStyle w:val="a0"/>
        <w:spacing w:line="560" w:lineRule="exact"/>
        <w:ind w:firstLine="640"/>
        <w:rPr>
          <w:rFonts w:eastAsia="仿宋_GB2312"/>
          <w:b/>
          <w:color w:val="auto"/>
          <w:sz w:val="32"/>
          <w:szCs w:val="32"/>
          <w:rPrChange w:id="2683" w:author="嗯哼" w:date="2021-09-13T09:12:00Z">
            <w:rPr>
              <w:rFonts w:ascii="仿宋" w:eastAsia="仿宋" w:hAnsi="仿宋" w:hint="eastAsia"/>
              <w:b/>
              <w:color w:val="auto"/>
              <w:sz w:val="30"/>
              <w:szCs w:val="30"/>
            </w:rPr>
          </w:rPrChange>
        </w:rPr>
      </w:pPr>
      <w:r>
        <w:rPr>
          <w:rFonts w:eastAsia="仿宋_GB2312"/>
          <w:b/>
          <w:color w:val="auto"/>
          <w:sz w:val="32"/>
          <w:szCs w:val="32"/>
          <w:rPrChange w:id="2684" w:author="嗯哼" w:date="2021-09-13T09:12:00Z">
            <w:rPr>
              <w:rFonts w:ascii="仿宋" w:eastAsia="仿宋" w:hAnsi="仿宋"/>
              <w:b/>
              <w:color w:val="auto"/>
              <w:sz w:val="30"/>
              <w:szCs w:val="30"/>
            </w:rPr>
          </w:rPrChange>
        </w:rPr>
        <w:t>3</w:t>
      </w:r>
      <w:r>
        <w:rPr>
          <w:rFonts w:eastAsia="仿宋_GB2312"/>
          <w:b/>
          <w:color w:val="auto"/>
          <w:sz w:val="32"/>
          <w:szCs w:val="32"/>
        </w:rPr>
        <w:t>.</w:t>
      </w:r>
      <w:r>
        <w:rPr>
          <w:rFonts w:eastAsia="仿宋_GB2312"/>
          <w:b/>
          <w:color w:val="auto"/>
          <w:sz w:val="32"/>
          <w:szCs w:val="32"/>
          <w:rPrChange w:id="2685" w:author="嗯哼" w:date="2021-09-13T09:12:00Z">
            <w:rPr>
              <w:rFonts w:ascii="仿宋" w:eastAsia="仿宋" w:hAnsi="仿宋" w:hint="eastAsia"/>
              <w:b/>
              <w:color w:val="auto"/>
              <w:sz w:val="30"/>
              <w:szCs w:val="30"/>
            </w:rPr>
          </w:rPrChange>
        </w:rPr>
        <w:t>建立健全运行管理保障体系</w:t>
      </w:r>
    </w:p>
    <w:p w14:paraId="7AD0026C" w14:textId="77777777" w:rsidR="00000000" w:rsidRDefault="00000000">
      <w:pPr>
        <w:pStyle w:val="a0"/>
        <w:spacing w:line="560" w:lineRule="exact"/>
        <w:ind w:firstLine="640"/>
        <w:rPr>
          <w:rFonts w:eastAsia="仿宋_GB2312"/>
          <w:color w:val="auto"/>
          <w:sz w:val="32"/>
          <w:szCs w:val="32"/>
          <w:rPrChange w:id="2686" w:author="嗯哼" w:date="2021-09-13T09:12:00Z">
            <w:rPr>
              <w:rFonts w:ascii="仿宋" w:eastAsia="仿宋" w:hAnsi="仿宋" w:hint="eastAsia"/>
              <w:color w:val="auto"/>
              <w:sz w:val="30"/>
              <w:szCs w:val="30"/>
            </w:rPr>
          </w:rPrChange>
        </w:rPr>
      </w:pPr>
      <w:r>
        <w:rPr>
          <w:rFonts w:eastAsia="仿宋_GB2312"/>
          <w:color w:val="auto"/>
          <w:sz w:val="32"/>
          <w:szCs w:val="32"/>
          <w:rPrChange w:id="2687" w:author="嗯哼" w:date="2021-09-13T09:12:00Z">
            <w:rPr>
              <w:rFonts w:ascii="仿宋" w:eastAsia="仿宋" w:hAnsi="仿宋" w:hint="eastAsia"/>
              <w:color w:val="auto"/>
              <w:sz w:val="30"/>
              <w:szCs w:val="30"/>
            </w:rPr>
          </w:rPrChange>
        </w:rPr>
        <w:t>按照</w:t>
      </w:r>
      <w:r>
        <w:rPr>
          <w:rFonts w:eastAsia="仿宋_GB2312"/>
          <w:color w:val="auto"/>
          <w:sz w:val="32"/>
          <w:szCs w:val="32"/>
          <w:rPrChange w:id="2688" w:author="嗯哼" w:date="2021-09-13T09:12:00Z">
            <w:rPr>
              <w:rFonts w:ascii="仿宋" w:eastAsia="仿宋" w:hAnsi="仿宋" w:hint="eastAsia"/>
              <w:color w:val="auto"/>
              <w:sz w:val="30"/>
              <w:szCs w:val="30"/>
            </w:rPr>
          </w:rPrChange>
        </w:rPr>
        <w:t>“</w:t>
      </w:r>
      <w:r>
        <w:rPr>
          <w:rFonts w:eastAsia="仿宋_GB2312"/>
          <w:color w:val="auto"/>
          <w:sz w:val="32"/>
          <w:szCs w:val="32"/>
          <w:rPrChange w:id="2689" w:author="嗯哼" w:date="2021-09-13T09:12:00Z">
            <w:rPr>
              <w:rFonts w:ascii="仿宋" w:eastAsia="仿宋" w:hAnsi="仿宋" w:hint="eastAsia"/>
              <w:color w:val="auto"/>
              <w:sz w:val="30"/>
              <w:szCs w:val="30"/>
            </w:rPr>
          </w:rPrChange>
        </w:rPr>
        <w:t>管运分离</w:t>
      </w:r>
      <w:r>
        <w:rPr>
          <w:rFonts w:eastAsia="仿宋_GB2312"/>
          <w:color w:val="auto"/>
          <w:sz w:val="32"/>
          <w:szCs w:val="32"/>
          <w:rPrChange w:id="2690" w:author="嗯哼" w:date="2021-09-13T09:12:00Z">
            <w:rPr>
              <w:rFonts w:ascii="仿宋" w:eastAsia="仿宋" w:hAnsi="仿宋" w:hint="eastAsia"/>
              <w:color w:val="auto"/>
              <w:sz w:val="30"/>
              <w:szCs w:val="30"/>
            </w:rPr>
          </w:rPrChange>
        </w:rPr>
        <w:t>”</w:t>
      </w:r>
      <w:r>
        <w:rPr>
          <w:rFonts w:eastAsia="仿宋_GB2312"/>
          <w:color w:val="auto"/>
          <w:sz w:val="32"/>
          <w:szCs w:val="32"/>
          <w:rPrChange w:id="2691" w:author="嗯哼" w:date="2021-09-13T09:12:00Z">
            <w:rPr>
              <w:rFonts w:ascii="仿宋" w:eastAsia="仿宋" w:hAnsi="仿宋" w:hint="eastAsia"/>
              <w:color w:val="auto"/>
              <w:sz w:val="30"/>
              <w:szCs w:val="30"/>
            </w:rPr>
          </w:rPrChange>
        </w:rPr>
        <w:t>的原则，在运营机制、运维模式、数据治理等方面探索创新，支持大数据企业按照市场化、法治化规则参与数字政府运营运维，形成分级管理、责任明确、保障有力的数字政府运行管理体系，确保平台可持续优化拓展。</w:t>
      </w:r>
    </w:p>
    <w:p w14:paraId="18F9E5FE" w14:textId="77777777" w:rsidR="00000000" w:rsidRDefault="00000000">
      <w:pPr>
        <w:pStyle w:val="a0"/>
        <w:spacing w:line="560" w:lineRule="exact"/>
        <w:ind w:firstLine="640"/>
        <w:rPr>
          <w:rFonts w:eastAsia="仿宋_GB2312"/>
          <w:color w:val="auto"/>
          <w:sz w:val="32"/>
          <w:szCs w:val="32"/>
          <w:rPrChange w:id="2692" w:author="嗯哼" w:date="2021-09-13T09:12:00Z">
            <w:rPr>
              <w:rFonts w:ascii="仿宋" w:eastAsia="仿宋" w:hAnsi="仿宋"/>
              <w:color w:val="auto"/>
              <w:sz w:val="30"/>
              <w:szCs w:val="30"/>
            </w:rPr>
          </w:rPrChange>
        </w:rPr>
      </w:pPr>
      <w:r>
        <w:rPr>
          <w:rFonts w:eastAsia="仿宋_GB2312" w:hint="eastAsia"/>
          <w:b/>
          <w:color w:val="auto"/>
          <w:sz w:val="32"/>
          <w:szCs w:val="32"/>
        </w:rPr>
        <w:t>（</w:t>
      </w:r>
      <w:r>
        <w:rPr>
          <w:rFonts w:ascii="仿宋_GB2312" w:eastAsia="仿宋_GB2312" w:hAnsi="仿宋_GB2312" w:cs="仿宋_GB2312" w:hint="eastAsia"/>
          <w:b/>
          <w:color w:val="auto"/>
          <w:sz w:val="32"/>
          <w:szCs w:val="32"/>
        </w:rPr>
        <w:t>1</w:t>
      </w:r>
      <w:r>
        <w:rPr>
          <w:rFonts w:eastAsia="仿宋_GB2312" w:hint="eastAsia"/>
          <w:b/>
          <w:color w:val="auto"/>
          <w:sz w:val="32"/>
          <w:szCs w:val="32"/>
        </w:rPr>
        <w:t>）</w:t>
      </w:r>
      <w:r>
        <w:rPr>
          <w:rFonts w:eastAsia="仿宋_GB2312"/>
          <w:b/>
          <w:color w:val="auto"/>
          <w:sz w:val="32"/>
          <w:szCs w:val="32"/>
          <w:rPrChange w:id="2693" w:author="嗯哼" w:date="2021-09-13T09:12:00Z">
            <w:rPr>
              <w:rFonts w:ascii="仿宋" w:eastAsia="仿宋" w:hAnsi="仿宋" w:hint="eastAsia"/>
              <w:b/>
              <w:color w:val="auto"/>
              <w:sz w:val="30"/>
              <w:szCs w:val="30"/>
            </w:rPr>
          </w:rPrChange>
        </w:rPr>
        <w:t>加强平台运营运维管理。</w:t>
      </w:r>
      <w:r>
        <w:rPr>
          <w:rFonts w:eastAsia="仿宋_GB2312"/>
          <w:color w:val="auto"/>
          <w:sz w:val="32"/>
          <w:szCs w:val="32"/>
          <w:rPrChange w:id="2694" w:author="嗯哼" w:date="2021-09-13T09:12:00Z">
            <w:rPr>
              <w:rFonts w:ascii="仿宋" w:eastAsia="仿宋" w:hAnsi="仿宋" w:hint="eastAsia"/>
              <w:color w:val="auto"/>
              <w:sz w:val="30"/>
              <w:szCs w:val="30"/>
            </w:rPr>
          </w:rPrChange>
        </w:rPr>
        <w:t>积极探索</w:t>
      </w:r>
      <w:r>
        <w:rPr>
          <w:rFonts w:eastAsia="仿宋_GB2312"/>
          <w:color w:val="auto"/>
          <w:sz w:val="32"/>
          <w:szCs w:val="32"/>
          <w:rPrChange w:id="2695" w:author="嗯哼" w:date="2021-09-13T09:12:00Z">
            <w:rPr>
              <w:rFonts w:ascii="仿宋" w:eastAsia="仿宋" w:hAnsi="仿宋" w:hint="eastAsia"/>
              <w:color w:val="auto"/>
              <w:sz w:val="30"/>
              <w:szCs w:val="30"/>
            </w:rPr>
          </w:rPrChange>
        </w:rPr>
        <w:t>“</w:t>
      </w:r>
      <w:r>
        <w:rPr>
          <w:rFonts w:eastAsia="仿宋_GB2312"/>
          <w:color w:val="auto"/>
          <w:sz w:val="32"/>
          <w:szCs w:val="32"/>
          <w:rPrChange w:id="2696" w:author="嗯哼" w:date="2021-09-13T09:12:00Z">
            <w:rPr>
              <w:rFonts w:ascii="仿宋" w:eastAsia="仿宋" w:hAnsi="仿宋" w:hint="eastAsia"/>
              <w:color w:val="auto"/>
              <w:sz w:val="30"/>
              <w:szCs w:val="30"/>
            </w:rPr>
          </w:rPrChange>
        </w:rPr>
        <w:t>政府主导＋社会参与</w:t>
      </w:r>
      <w:r>
        <w:rPr>
          <w:rFonts w:eastAsia="仿宋_GB2312"/>
          <w:color w:val="auto"/>
          <w:sz w:val="32"/>
          <w:szCs w:val="32"/>
          <w:rPrChange w:id="2697" w:author="嗯哼" w:date="2021-09-13T09:12:00Z">
            <w:rPr>
              <w:rFonts w:ascii="仿宋" w:eastAsia="仿宋" w:hAnsi="仿宋" w:hint="eastAsia"/>
              <w:color w:val="auto"/>
              <w:sz w:val="30"/>
              <w:szCs w:val="30"/>
            </w:rPr>
          </w:rPrChange>
        </w:rPr>
        <w:t>”</w:t>
      </w:r>
      <w:r>
        <w:rPr>
          <w:rFonts w:eastAsia="仿宋_GB2312"/>
          <w:color w:val="auto"/>
          <w:sz w:val="32"/>
          <w:szCs w:val="32"/>
          <w:rPrChange w:id="2698" w:author="嗯哼" w:date="2021-09-13T09:12:00Z">
            <w:rPr>
              <w:rFonts w:ascii="仿宋" w:eastAsia="仿宋" w:hAnsi="仿宋" w:hint="eastAsia"/>
              <w:color w:val="auto"/>
              <w:sz w:val="30"/>
              <w:szCs w:val="30"/>
            </w:rPr>
          </w:rPrChange>
        </w:rPr>
        <w:t>的数字政府平台建设运营模式，充分发挥政府的引导、管理作用与市场活力。探索建立灵活的政企合作机制，避免重复建设、重复投资和资源浪费。健全对第三方服务的管理制度，确保政府</w:t>
      </w:r>
      <w:r>
        <w:rPr>
          <w:rFonts w:eastAsia="仿宋_GB2312"/>
          <w:color w:val="auto"/>
          <w:sz w:val="32"/>
          <w:szCs w:val="32"/>
          <w:rPrChange w:id="2699" w:author="嗯哼" w:date="2021-09-13T09:12:00Z">
            <w:rPr>
              <w:rFonts w:ascii="仿宋" w:eastAsia="仿宋" w:hAnsi="仿宋" w:hint="eastAsia"/>
              <w:color w:val="auto"/>
              <w:sz w:val="30"/>
              <w:szCs w:val="30"/>
            </w:rPr>
          </w:rPrChange>
        </w:rPr>
        <w:lastRenderedPageBreak/>
        <w:t>对核心业务和数据资源的有效监管。完善对数字基础设施、平台、应用系统运行维护服务流程和标准规范，支持分层分类组建现场运维团队，提供统一运维响应和解决方案、系统管理、数据融合、容灾备份等专业化服务，保障系统稳定运行，满足政府</w:t>
      </w:r>
      <w:r>
        <w:rPr>
          <w:rFonts w:eastAsia="仿宋_GB2312"/>
          <w:color w:val="auto"/>
          <w:sz w:val="32"/>
          <w:szCs w:val="32"/>
          <w:rPrChange w:id="2700" w:author="嗯哼" w:date="2021-09-13T09:12:00Z">
            <w:rPr>
              <w:rFonts w:ascii="仿宋" w:eastAsia="仿宋" w:hAnsi="仿宋" w:hint="eastAsia"/>
              <w:color w:val="auto"/>
              <w:sz w:val="30"/>
              <w:szCs w:val="30"/>
            </w:rPr>
          </w:rPrChange>
        </w:rPr>
        <w:t>7×24</w:t>
      </w:r>
      <w:r>
        <w:rPr>
          <w:rFonts w:eastAsia="仿宋_GB2312"/>
          <w:color w:val="auto"/>
          <w:sz w:val="32"/>
          <w:szCs w:val="32"/>
          <w:rPrChange w:id="2701" w:author="嗯哼" w:date="2021-09-13T09:12:00Z">
            <w:rPr>
              <w:rFonts w:ascii="仿宋" w:eastAsia="仿宋" w:hAnsi="仿宋" w:hint="eastAsia"/>
              <w:color w:val="auto"/>
              <w:sz w:val="30"/>
              <w:szCs w:val="30"/>
            </w:rPr>
          </w:rPrChange>
        </w:rPr>
        <w:t>小时业务需求。</w:t>
      </w:r>
    </w:p>
    <w:p w14:paraId="45F90562" w14:textId="77777777" w:rsidR="00000000" w:rsidRDefault="00000000">
      <w:pPr>
        <w:pStyle w:val="a0"/>
        <w:spacing w:line="560" w:lineRule="exact"/>
        <w:ind w:firstLine="640"/>
        <w:rPr>
          <w:rFonts w:eastAsia="仿宋_GB2312"/>
          <w:color w:val="auto"/>
          <w:sz w:val="32"/>
          <w:szCs w:val="32"/>
          <w:rPrChange w:id="2702" w:author="嗯哼" w:date="2021-09-13T09:12:00Z">
            <w:rPr>
              <w:rFonts w:ascii="仿宋" w:eastAsia="仿宋" w:hAnsi="仿宋"/>
              <w:color w:val="auto"/>
              <w:sz w:val="30"/>
              <w:szCs w:val="30"/>
            </w:rPr>
          </w:rPrChange>
        </w:rPr>
      </w:pPr>
      <w:r>
        <w:rPr>
          <w:rFonts w:eastAsia="仿宋_GB2312"/>
          <w:b/>
          <w:color w:val="auto"/>
          <w:sz w:val="32"/>
          <w:szCs w:val="32"/>
          <w:rPrChange w:id="2703"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2704" w:author="嗯哼" w:date="2021-09-13T09:12:00Z">
            <w:rPr>
              <w:rFonts w:ascii="仿宋" w:eastAsia="仿宋" w:hAnsi="仿宋" w:hint="eastAsia"/>
              <w:b/>
              <w:color w:val="auto"/>
              <w:sz w:val="30"/>
              <w:szCs w:val="30"/>
            </w:rPr>
          </w:rPrChange>
        </w:rPr>
        <w:t>2</w:t>
      </w:r>
      <w:r>
        <w:rPr>
          <w:rFonts w:eastAsia="仿宋_GB2312"/>
          <w:b/>
          <w:color w:val="auto"/>
          <w:sz w:val="32"/>
          <w:szCs w:val="32"/>
          <w:rPrChange w:id="2705" w:author="嗯哼" w:date="2021-09-13T09:12:00Z">
            <w:rPr>
              <w:rFonts w:ascii="仿宋" w:eastAsia="仿宋" w:hAnsi="仿宋" w:hint="eastAsia"/>
              <w:b/>
              <w:color w:val="auto"/>
              <w:sz w:val="30"/>
              <w:szCs w:val="30"/>
            </w:rPr>
          </w:rPrChange>
        </w:rPr>
        <w:t>）强化数字政府绩效评估管理。</w:t>
      </w:r>
      <w:r>
        <w:rPr>
          <w:rFonts w:eastAsia="仿宋_GB2312"/>
          <w:color w:val="auto"/>
          <w:sz w:val="32"/>
          <w:szCs w:val="32"/>
          <w:rPrChange w:id="2706" w:author="嗯哼" w:date="2021-09-13T09:12:00Z">
            <w:rPr>
              <w:rFonts w:ascii="仿宋" w:eastAsia="仿宋" w:hAnsi="仿宋" w:hint="eastAsia"/>
              <w:color w:val="auto"/>
              <w:sz w:val="30"/>
              <w:szCs w:val="30"/>
            </w:rPr>
          </w:rPrChange>
        </w:rPr>
        <w:t>围绕项目</w:t>
      </w:r>
      <w:r>
        <w:rPr>
          <w:rFonts w:eastAsia="仿宋_GB2312"/>
          <w:color w:val="auto"/>
          <w:sz w:val="32"/>
          <w:szCs w:val="32"/>
          <w:rPrChange w:id="2707" w:author="嗯哼" w:date="2021-09-13T09:12:00Z">
            <w:rPr>
              <w:rFonts w:ascii="仿宋" w:eastAsia="仿宋" w:hAnsi="仿宋" w:hint="eastAsia"/>
              <w:color w:val="auto"/>
              <w:sz w:val="30"/>
              <w:szCs w:val="30"/>
            </w:rPr>
          </w:rPrChange>
        </w:rPr>
        <w:t>“</w:t>
      </w:r>
      <w:r>
        <w:rPr>
          <w:rFonts w:eastAsia="仿宋_GB2312"/>
          <w:color w:val="auto"/>
          <w:sz w:val="32"/>
          <w:szCs w:val="32"/>
          <w:rPrChange w:id="2708" w:author="嗯哼" w:date="2021-09-13T09:12:00Z">
            <w:rPr>
              <w:rFonts w:ascii="仿宋" w:eastAsia="仿宋" w:hAnsi="仿宋" w:hint="eastAsia"/>
              <w:color w:val="auto"/>
              <w:sz w:val="30"/>
              <w:szCs w:val="30"/>
            </w:rPr>
          </w:rPrChange>
        </w:rPr>
        <w:t>投入</w:t>
      </w:r>
      <w:r>
        <w:rPr>
          <w:rFonts w:eastAsia="仿宋_GB2312"/>
          <w:color w:val="auto"/>
          <w:sz w:val="32"/>
          <w:szCs w:val="32"/>
          <w:rPrChange w:id="2709" w:author="嗯哼" w:date="2021-09-13T09:12:00Z">
            <w:rPr>
              <w:rFonts w:ascii="仿宋" w:eastAsia="仿宋" w:hAnsi="仿宋" w:hint="eastAsia"/>
              <w:color w:val="auto"/>
              <w:sz w:val="30"/>
              <w:szCs w:val="30"/>
            </w:rPr>
          </w:rPrChange>
        </w:rPr>
        <w:t>/</w:t>
      </w:r>
      <w:r>
        <w:rPr>
          <w:rFonts w:eastAsia="仿宋_GB2312"/>
          <w:color w:val="auto"/>
          <w:sz w:val="32"/>
          <w:szCs w:val="32"/>
          <w:rPrChange w:id="2710" w:author="嗯哼" w:date="2021-09-13T09:12:00Z">
            <w:rPr>
              <w:rFonts w:ascii="仿宋" w:eastAsia="仿宋" w:hAnsi="仿宋" w:hint="eastAsia"/>
              <w:color w:val="auto"/>
              <w:sz w:val="30"/>
              <w:szCs w:val="30"/>
            </w:rPr>
          </w:rPrChange>
        </w:rPr>
        <w:t>产出</w:t>
      </w:r>
      <w:r>
        <w:rPr>
          <w:rFonts w:eastAsia="仿宋_GB2312"/>
          <w:color w:val="auto"/>
          <w:sz w:val="32"/>
          <w:szCs w:val="32"/>
          <w:rPrChange w:id="2711" w:author="嗯哼" w:date="2021-09-13T09:12:00Z">
            <w:rPr>
              <w:rFonts w:ascii="仿宋" w:eastAsia="仿宋" w:hAnsi="仿宋" w:hint="eastAsia"/>
              <w:color w:val="auto"/>
              <w:sz w:val="30"/>
              <w:szCs w:val="30"/>
            </w:rPr>
          </w:rPrChange>
        </w:rPr>
        <w:t>”</w:t>
      </w:r>
      <w:r>
        <w:rPr>
          <w:rFonts w:eastAsia="仿宋_GB2312"/>
          <w:color w:val="auto"/>
          <w:sz w:val="32"/>
          <w:szCs w:val="32"/>
          <w:rPrChange w:id="2712" w:author="嗯哼" w:date="2021-09-13T09:12:00Z">
            <w:rPr>
              <w:rFonts w:ascii="仿宋" w:eastAsia="仿宋" w:hAnsi="仿宋" w:hint="eastAsia"/>
              <w:color w:val="auto"/>
              <w:sz w:val="30"/>
              <w:szCs w:val="30"/>
            </w:rPr>
          </w:rPrChange>
        </w:rPr>
        <w:t>基本情况、项目运行或应用服务效果、可持续创新发展能力、内外部用户满意度等方面，构建数字政府建设项目绩效评估指标体系。引入第三方机构对数字政府的重大建设项目、平台服务绩效评价、政企合作运营运维等内容进行监督评估。发挥社会监督和舆论监督作用，及时回应社会关切，以数字惠民效果和用户体验评价检验数字政府建设。</w:t>
      </w:r>
    </w:p>
    <w:p w14:paraId="7D505EB5" w14:textId="77777777" w:rsidR="00000000" w:rsidRDefault="00000000">
      <w:pPr>
        <w:pStyle w:val="a0"/>
        <w:spacing w:line="560" w:lineRule="exact"/>
        <w:ind w:firstLine="640"/>
        <w:rPr>
          <w:rFonts w:eastAsia="仿宋_GB2312"/>
          <w:b/>
          <w:color w:val="auto"/>
          <w:sz w:val="32"/>
          <w:szCs w:val="32"/>
          <w:rPrChange w:id="2713" w:author="嗯哼" w:date="2021-09-13T09:12:00Z">
            <w:rPr>
              <w:rFonts w:ascii="仿宋" w:eastAsia="仿宋" w:hAnsi="仿宋" w:hint="eastAsia"/>
              <w:b/>
              <w:color w:val="auto"/>
              <w:sz w:val="30"/>
              <w:szCs w:val="30"/>
            </w:rPr>
          </w:rPrChange>
        </w:rPr>
      </w:pPr>
      <w:r>
        <w:rPr>
          <w:rFonts w:eastAsia="仿宋_GB2312"/>
          <w:b/>
          <w:color w:val="auto"/>
          <w:sz w:val="32"/>
          <w:szCs w:val="32"/>
          <w:rPrChange w:id="2714" w:author="嗯哼" w:date="2021-09-13T09:12:00Z">
            <w:rPr>
              <w:rFonts w:ascii="仿宋" w:eastAsia="仿宋" w:hAnsi="仿宋"/>
              <w:b/>
              <w:color w:val="auto"/>
              <w:sz w:val="30"/>
              <w:szCs w:val="30"/>
            </w:rPr>
          </w:rPrChange>
        </w:rPr>
        <w:t>4</w:t>
      </w:r>
      <w:r>
        <w:rPr>
          <w:rFonts w:eastAsia="仿宋_GB2312"/>
          <w:b/>
          <w:color w:val="auto"/>
          <w:sz w:val="32"/>
          <w:szCs w:val="32"/>
        </w:rPr>
        <w:t>.</w:t>
      </w:r>
      <w:r>
        <w:rPr>
          <w:rFonts w:eastAsia="仿宋_GB2312"/>
          <w:b/>
          <w:color w:val="auto"/>
          <w:sz w:val="32"/>
          <w:szCs w:val="32"/>
          <w:rPrChange w:id="2715" w:author="嗯哼" w:date="2021-09-13T09:12:00Z">
            <w:rPr>
              <w:rFonts w:ascii="仿宋" w:eastAsia="仿宋" w:hAnsi="仿宋" w:hint="eastAsia"/>
              <w:b/>
              <w:color w:val="auto"/>
              <w:sz w:val="30"/>
              <w:szCs w:val="30"/>
            </w:rPr>
          </w:rPrChange>
        </w:rPr>
        <w:t>构筑网络安全防护体系</w:t>
      </w:r>
    </w:p>
    <w:p w14:paraId="0F4E4B5B" w14:textId="77777777" w:rsidR="00000000" w:rsidRDefault="00000000">
      <w:pPr>
        <w:pStyle w:val="a0"/>
        <w:spacing w:line="560" w:lineRule="exact"/>
        <w:ind w:firstLine="640"/>
        <w:rPr>
          <w:rFonts w:eastAsia="仿宋_GB2312"/>
          <w:color w:val="auto"/>
          <w:sz w:val="32"/>
          <w:szCs w:val="32"/>
          <w:rPrChange w:id="2716" w:author="嗯哼" w:date="2021-09-13T09:12:00Z">
            <w:rPr>
              <w:rFonts w:ascii="仿宋" w:eastAsia="仿宋" w:hAnsi="仿宋" w:hint="eastAsia"/>
              <w:color w:val="auto"/>
              <w:sz w:val="30"/>
              <w:szCs w:val="30"/>
            </w:rPr>
          </w:rPrChange>
        </w:rPr>
      </w:pPr>
      <w:r>
        <w:rPr>
          <w:rFonts w:eastAsia="仿宋_GB2312"/>
          <w:color w:val="auto"/>
          <w:sz w:val="32"/>
          <w:szCs w:val="32"/>
          <w:rPrChange w:id="2717" w:author="嗯哼" w:date="2021-09-13T09:12:00Z">
            <w:rPr>
              <w:rFonts w:ascii="仿宋" w:eastAsia="仿宋" w:hAnsi="仿宋" w:hint="eastAsia"/>
              <w:color w:val="auto"/>
              <w:sz w:val="30"/>
              <w:szCs w:val="30"/>
            </w:rPr>
          </w:rPrChange>
        </w:rPr>
        <w:t>严格按照国家《网络安全法》《数据安全法》《密码法》</w:t>
      </w:r>
      <w:ins w:id="2718" w:author="嗯哼" w:date="2021-08-27T10:50:00Z">
        <w:r>
          <w:rPr>
            <w:rFonts w:eastAsia="仿宋_GB2312"/>
            <w:color w:val="auto"/>
            <w:sz w:val="32"/>
            <w:szCs w:val="32"/>
            <w:rPrChange w:id="2719" w:author="嗯哼" w:date="2021-09-13T09:12:00Z">
              <w:rPr>
                <w:rFonts w:ascii="仿宋" w:eastAsia="仿宋" w:hAnsi="仿宋" w:hint="eastAsia"/>
                <w:color w:val="auto"/>
                <w:sz w:val="30"/>
                <w:szCs w:val="30"/>
              </w:rPr>
            </w:rPrChange>
          </w:rPr>
          <w:t>《个人信息保护法》</w:t>
        </w:r>
      </w:ins>
      <w:r>
        <w:rPr>
          <w:rFonts w:eastAsia="仿宋_GB2312"/>
          <w:color w:val="auto"/>
          <w:sz w:val="32"/>
          <w:szCs w:val="32"/>
          <w:rPrChange w:id="2720" w:author="嗯哼" w:date="2021-09-13T09:12:00Z">
            <w:rPr>
              <w:rFonts w:ascii="仿宋" w:eastAsia="仿宋" w:hAnsi="仿宋" w:hint="eastAsia"/>
              <w:color w:val="auto"/>
              <w:sz w:val="30"/>
              <w:szCs w:val="30"/>
            </w:rPr>
          </w:rPrChange>
        </w:rPr>
        <w:t>及有关信息系统安全等级保护、密码测评要求，以全局、整体的思路整合资源、优化流程，加强安全机制建设，落实安全责任，提高跨部门协同能力，建设黄山市数字基础设施的云平台安全体系、大数据安全体系、应用系统安全体系和网络安全体系。</w:t>
      </w:r>
    </w:p>
    <w:p w14:paraId="49AD9070" w14:textId="77777777" w:rsidR="00000000" w:rsidRDefault="00000000">
      <w:pPr>
        <w:pStyle w:val="a0"/>
        <w:spacing w:line="560" w:lineRule="exact"/>
        <w:ind w:firstLine="640"/>
        <w:rPr>
          <w:rFonts w:eastAsia="仿宋_GB2312"/>
          <w:color w:val="auto"/>
          <w:sz w:val="32"/>
          <w:szCs w:val="32"/>
          <w:rPrChange w:id="2721" w:author="嗯哼" w:date="2021-09-13T09:12:00Z">
            <w:rPr>
              <w:rFonts w:ascii="仿宋" w:eastAsia="仿宋" w:hAnsi="仿宋" w:hint="eastAsia"/>
              <w:color w:val="auto"/>
              <w:sz w:val="30"/>
              <w:szCs w:val="30"/>
            </w:rPr>
          </w:rPrChange>
        </w:rPr>
      </w:pPr>
      <w:r>
        <w:rPr>
          <w:rFonts w:eastAsia="仿宋_GB2312"/>
          <w:b/>
          <w:color w:val="auto"/>
          <w:sz w:val="32"/>
          <w:szCs w:val="32"/>
          <w:rPrChange w:id="2722"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2723" w:author="嗯哼" w:date="2021-09-13T09:12:00Z">
            <w:rPr>
              <w:rFonts w:ascii="仿宋" w:eastAsia="仿宋" w:hAnsi="仿宋" w:hint="eastAsia"/>
              <w:b/>
              <w:color w:val="auto"/>
              <w:sz w:val="30"/>
              <w:szCs w:val="30"/>
            </w:rPr>
          </w:rPrChange>
        </w:rPr>
        <w:t>1</w:t>
      </w:r>
      <w:r>
        <w:rPr>
          <w:rFonts w:eastAsia="仿宋_GB2312"/>
          <w:b/>
          <w:color w:val="auto"/>
          <w:sz w:val="32"/>
          <w:szCs w:val="32"/>
          <w:rPrChange w:id="2724" w:author="嗯哼" w:date="2021-09-13T09:12:00Z">
            <w:rPr>
              <w:rFonts w:ascii="仿宋" w:eastAsia="仿宋" w:hAnsi="仿宋" w:hint="eastAsia"/>
              <w:b/>
              <w:color w:val="auto"/>
              <w:sz w:val="30"/>
              <w:szCs w:val="30"/>
            </w:rPr>
          </w:rPrChange>
        </w:rPr>
        <w:t>）云平台安全体系。</w:t>
      </w:r>
      <w:r>
        <w:rPr>
          <w:rFonts w:eastAsia="仿宋_GB2312"/>
          <w:color w:val="auto"/>
          <w:sz w:val="32"/>
          <w:szCs w:val="32"/>
          <w:rPrChange w:id="2725" w:author="嗯哼" w:date="2021-09-13T09:12:00Z">
            <w:rPr>
              <w:rFonts w:ascii="仿宋" w:eastAsia="仿宋" w:hAnsi="仿宋" w:hint="eastAsia"/>
              <w:color w:val="auto"/>
              <w:sz w:val="30"/>
              <w:szCs w:val="30"/>
            </w:rPr>
          </w:rPrChange>
        </w:rPr>
        <w:t>建立云平台安全运营机制，组建云平台安全运营团队，与云平台开发运营团队密切配合，与外部监管机构进行联动。建立健全运维服务管理制度，完善外部单位至</w:t>
      </w:r>
      <w:r>
        <w:rPr>
          <w:rFonts w:eastAsia="仿宋_GB2312"/>
          <w:color w:val="auto"/>
          <w:sz w:val="32"/>
          <w:szCs w:val="32"/>
          <w:rPrChange w:id="2726" w:author="嗯哼" w:date="2021-09-13T09:12:00Z">
            <w:rPr>
              <w:rFonts w:ascii="仿宋" w:eastAsia="仿宋" w:hAnsi="仿宋" w:hint="eastAsia"/>
              <w:color w:val="auto"/>
              <w:sz w:val="30"/>
              <w:szCs w:val="30"/>
            </w:rPr>
          </w:rPrChange>
        </w:rPr>
        <w:lastRenderedPageBreak/>
        <w:t>云数据中心以及云数据中心不同业务区之间的安全隔离，强化租户安全责任划分、虚拟化安全漏洞及公共组件防护和云平台安全运营优化体系。部署安全资源池，为各租户提供个性化安全服务，有效保障政务云平台关键信息基础设施、重点网络和应用系统的安全、稳定、高效、持续运行。</w:t>
      </w:r>
    </w:p>
    <w:p w14:paraId="228B033D" w14:textId="77777777" w:rsidR="00000000" w:rsidRDefault="00000000">
      <w:pPr>
        <w:pStyle w:val="a0"/>
        <w:spacing w:line="560" w:lineRule="exact"/>
        <w:ind w:firstLine="640"/>
        <w:rPr>
          <w:rFonts w:eastAsia="仿宋_GB2312"/>
          <w:color w:val="auto"/>
          <w:sz w:val="32"/>
          <w:szCs w:val="32"/>
          <w:rPrChange w:id="2727" w:author="嗯哼" w:date="2021-09-13T09:12:00Z">
            <w:rPr>
              <w:rFonts w:ascii="仿宋" w:eastAsia="仿宋" w:hAnsi="仿宋" w:hint="eastAsia"/>
              <w:color w:val="auto"/>
              <w:sz w:val="30"/>
              <w:szCs w:val="30"/>
            </w:rPr>
          </w:rPrChange>
        </w:rPr>
      </w:pPr>
      <w:r>
        <w:rPr>
          <w:rFonts w:eastAsia="仿宋_GB2312"/>
          <w:b/>
          <w:color w:val="auto"/>
          <w:sz w:val="32"/>
          <w:szCs w:val="32"/>
          <w:rPrChange w:id="2728"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2729" w:author="嗯哼" w:date="2021-09-13T09:12:00Z">
            <w:rPr>
              <w:rFonts w:ascii="仿宋" w:eastAsia="仿宋" w:hAnsi="仿宋" w:hint="eastAsia"/>
              <w:b/>
              <w:color w:val="auto"/>
              <w:sz w:val="30"/>
              <w:szCs w:val="30"/>
            </w:rPr>
          </w:rPrChange>
        </w:rPr>
        <w:t>2</w:t>
      </w:r>
      <w:r>
        <w:rPr>
          <w:rFonts w:eastAsia="仿宋_GB2312"/>
          <w:b/>
          <w:color w:val="auto"/>
          <w:sz w:val="32"/>
          <w:szCs w:val="32"/>
          <w:rPrChange w:id="2730" w:author="嗯哼" w:date="2021-09-13T09:12:00Z">
            <w:rPr>
              <w:rFonts w:ascii="仿宋" w:eastAsia="仿宋" w:hAnsi="仿宋" w:hint="eastAsia"/>
              <w:b/>
              <w:color w:val="auto"/>
              <w:sz w:val="30"/>
              <w:szCs w:val="30"/>
            </w:rPr>
          </w:rPrChange>
        </w:rPr>
        <w:t>）数据安全体系。</w:t>
      </w:r>
      <w:r>
        <w:rPr>
          <w:rFonts w:eastAsia="仿宋_GB2312"/>
          <w:color w:val="auto"/>
          <w:sz w:val="32"/>
          <w:szCs w:val="32"/>
          <w:rPrChange w:id="2731" w:author="嗯哼" w:date="2021-09-13T09:12:00Z">
            <w:rPr>
              <w:rFonts w:ascii="仿宋" w:eastAsia="仿宋" w:hAnsi="仿宋" w:hint="eastAsia"/>
              <w:color w:val="auto"/>
              <w:sz w:val="30"/>
              <w:szCs w:val="30"/>
            </w:rPr>
          </w:rPrChange>
        </w:rPr>
        <w:t>建立安全的数据环境，采用国产密码支持技术，保障数据的保密性。结合数据采集，传输，存储、处理、使用以及销毁等各个阶段所面临的安全风险，从安全管理安全技术，安全运营安全监管等视角，制定数据安全体系规划，提供数据安全防御体系。建立数据容灾备份中心，保障重要数据的完整性、安全性，确保重要数据不外泄、全量数据可审计、隐患数据可溯源。建立数据安全态势感知管理体系，开展数据全生命周期感知和安全态势分析，推动数据安全工作全面统筹、操作严格管控、资源充分共享、事件协同处置、法规有效落实。</w:t>
      </w:r>
    </w:p>
    <w:p w14:paraId="4A07F9E0" w14:textId="77777777" w:rsidR="00000000" w:rsidRDefault="00000000">
      <w:pPr>
        <w:pStyle w:val="a0"/>
        <w:spacing w:line="560" w:lineRule="exact"/>
        <w:ind w:firstLine="640"/>
        <w:rPr>
          <w:rFonts w:eastAsia="仿宋_GB2312"/>
          <w:color w:val="auto"/>
          <w:sz w:val="32"/>
          <w:szCs w:val="32"/>
          <w:rPrChange w:id="2732" w:author="嗯哼" w:date="2021-09-13T09:12:00Z">
            <w:rPr>
              <w:rFonts w:ascii="仿宋" w:eastAsia="仿宋" w:hAnsi="仿宋" w:hint="eastAsia"/>
              <w:color w:val="auto"/>
              <w:sz w:val="30"/>
              <w:szCs w:val="30"/>
            </w:rPr>
          </w:rPrChange>
        </w:rPr>
      </w:pPr>
      <w:r>
        <w:rPr>
          <w:rFonts w:eastAsia="仿宋_GB2312"/>
          <w:b/>
          <w:color w:val="auto"/>
          <w:sz w:val="32"/>
          <w:szCs w:val="32"/>
          <w:rPrChange w:id="2733"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2734" w:author="嗯哼" w:date="2021-09-13T09:12:00Z">
            <w:rPr>
              <w:rFonts w:ascii="仿宋" w:eastAsia="仿宋" w:hAnsi="仿宋" w:hint="eastAsia"/>
              <w:b/>
              <w:color w:val="auto"/>
              <w:sz w:val="30"/>
              <w:szCs w:val="30"/>
            </w:rPr>
          </w:rPrChange>
        </w:rPr>
        <w:t>3</w:t>
      </w:r>
      <w:r>
        <w:rPr>
          <w:rFonts w:eastAsia="仿宋_GB2312"/>
          <w:b/>
          <w:color w:val="auto"/>
          <w:sz w:val="32"/>
          <w:szCs w:val="32"/>
          <w:rPrChange w:id="2735" w:author="嗯哼" w:date="2021-09-13T09:12:00Z">
            <w:rPr>
              <w:rFonts w:ascii="仿宋" w:eastAsia="仿宋" w:hAnsi="仿宋" w:hint="eastAsia"/>
              <w:b/>
              <w:color w:val="auto"/>
              <w:sz w:val="30"/>
              <w:szCs w:val="30"/>
            </w:rPr>
          </w:rPrChange>
        </w:rPr>
        <w:t>）应用系统安全体系。</w:t>
      </w:r>
      <w:r>
        <w:rPr>
          <w:rFonts w:eastAsia="仿宋_GB2312"/>
          <w:color w:val="auto"/>
          <w:sz w:val="32"/>
          <w:szCs w:val="32"/>
          <w:rPrChange w:id="2736" w:author="嗯哼" w:date="2021-09-13T09:12:00Z">
            <w:rPr>
              <w:rFonts w:ascii="仿宋" w:eastAsia="仿宋" w:hAnsi="仿宋" w:hint="eastAsia"/>
              <w:color w:val="auto"/>
              <w:sz w:val="30"/>
              <w:szCs w:val="30"/>
            </w:rPr>
          </w:rPrChange>
        </w:rPr>
        <w:t>落实应用系统安全等级保护、涉密信息系统分级保护及风险评估制度，采用统一的身份认证、访问授权、责任认定等安全措施，增强应用系统安全防护能力。建立严格的安全审计机制，加强应用安全审计力度，确保审计数据的真实性和完整性。采用智能特征分析技术，实施</w:t>
      </w:r>
      <w:r>
        <w:rPr>
          <w:rFonts w:eastAsia="仿宋_GB2312"/>
          <w:color w:val="auto"/>
          <w:sz w:val="32"/>
          <w:szCs w:val="32"/>
          <w:rPrChange w:id="2737" w:author="嗯哼" w:date="2021-09-13T09:12:00Z">
            <w:rPr>
              <w:rFonts w:ascii="仿宋" w:eastAsia="仿宋" w:hAnsi="仿宋" w:hint="eastAsia"/>
              <w:color w:val="auto"/>
              <w:sz w:val="30"/>
              <w:szCs w:val="30"/>
            </w:rPr>
          </w:rPrChange>
        </w:rPr>
        <w:t>7×24</w:t>
      </w:r>
      <w:r>
        <w:rPr>
          <w:rFonts w:eastAsia="仿宋_GB2312"/>
          <w:color w:val="auto"/>
          <w:sz w:val="32"/>
          <w:szCs w:val="32"/>
          <w:rPrChange w:id="2738" w:author="嗯哼" w:date="2021-09-13T09:12:00Z">
            <w:rPr>
              <w:rFonts w:ascii="仿宋" w:eastAsia="仿宋" w:hAnsi="仿宋" w:hint="eastAsia"/>
              <w:color w:val="auto"/>
              <w:sz w:val="30"/>
              <w:szCs w:val="30"/>
            </w:rPr>
          </w:rPrChange>
        </w:rPr>
        <w:t>小时不间断安全监测，阻止各种</w:t>
      </w:r>
      <w:r>
        <w:rPr>
          <w:rFonts w:eastAsia="仿宋_GB2312"/>
          <w:color w:val="auto"/>
          <w:sz w:val="32"/>
          <w:szCs w:val="32"/>
          <w:rPrChange w:id="2739" w:author="嗯哼" w:date="2021-09-13T09:12:00Z">
            <w:rPr>
              <w:rFonts w:ascii="仿宋" w:eastAsia="仿宋" w:hAnsi="仿宋" w:hint="eastAsia"/>
              <w:color w:val="auto"/>
              <w:sz w:val="30"/>
              <w:szCs w:val="30"/>
            </w:rPr>
          </w:rPrChange>
        </w:rPr>
        <w:t>Web</w:t>
      </w:r>
      <w:r>
        <w:rPr>
          <w:rFonts w:eastAsia="仿宋_GB2312"/>
          <w:color w:val="auto"/>
          <w:sz w:val="32"/>
          <w:szCs w:val="32"/>
          <w:rPrChange w:id="2740" w:author="嗯哼" w:date="2021-09-13T09:12:00Z">
            <w:rPr>
              <w:rFonts w:ascii="仿宋" w:eastAsia="仿宋" w:hAnsi="仿宋" w:hint="eastAsia"/>
              <w:color w:val="auto"/>
              <w:sz w:val="30"/>
              <w:szCs w:val="30"/>
            </w:rPr>
          </w:rPrChange>
        </w:rPr>
        <w:t>应用攻击行为。</w:t>
      </w:r>
    </w:p>
    <w:p w14:paraId="2F09E17D" w14:textId="77777777" w:rsidR="00000000" w:rsidRDefault="00000000">
      <w:pPr>
        <w:pStyle w:val="a0"/>
        <w:spacing w:line="560" w:lineRule="exact"/>
        <w:ind w:firstLine="640"/>
        <w:rPr>
          <w:rFonts w:eastAsia="仿宋_GB2312"/>
          <w:color w:val="auto"/>
          <w:sz w:val="32"/>
          <w:szCs w:val="32"/>
          <w:rPrChange w:id="2741" w:author="嗯哼" w:date="2021-09-13T09:12:00Z">
            <w:rPr>
              <w:rFonts w:ascii="仿宋" w:eastAsia="仿宋" w:hAnsi="仿宋" w:hint="eastAsia"/>
              <w:color w:val="auto"/>
              <w:sz w:val="30"/>
              <w:szCs w:val="30"/>
            </w:rPr>
          </w:rPrChange>
        </w:rPr>
      </w:pPr>
      <w:r>
        <w:rPr>
          <w:rFonts w:eastAsia="仿宋_GB2312"/>
          <w:b/>
          <w:color w:val="auto"/>
          <w:sz w:val="32"/>
          <w:szCs w:val="32"/>
          <w:rPrChange w:id="2742"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2743" w:author="嗯哼" w:date="2021-09-13T09:12:00Z">
            <w:rPr>
              <w:rFonts w:ascii="仿宋" w:eastAsia="仿宋" w:hAnsi="仿宋" w:hint="eastAsia"/>
              <w:b/>
              <w:color w:val="auto"/>
              <w:sz w:val="30"/>
              <w:szCs w:val="30"/>
            </w:rPr>
          </w:rPrChange>
        </w:rPr>
        <w:t>4</w:t>
      </w:r>
      <w:r>
        <w:rPr>
          <w:rFonts w:eastAsia="仿宋_GB2312"/>
          <w:b/>
          <w:color w:val="auto"/>
          <w:sz w:val="32"/>
          <w:szCs w:val="32"/>
          <w:rPrChange w:id="2744" w:author="嗯哼" w:date="2021-09-13T09:12:00Z">
            <w:rPr>
              <w:rFonts w:ascii="仿宋" w:eastAsia="仿宋" w:hAnsi="仿宋" w:hint="eastAsia"/>
              <w:b/>
              <w:color w:val="auto"/>
              <w:sz w:val="30"/>
              <w:szCs w:val="30"/>
            </w:rPr>
          </w:rPrChange>
        </w:rPr>
        <w:t>）网络安全体系。</w:t>
      </w:r>
      <w:r>
        <w:rPr>
          <w:rFonts w:eastAsia="仿宋_GB2312"/>
          <w:color w:val="auto"/>
          <w:sz w:val="32"/>
          <w:szCs w:val="32"/>
          <w:rPrChange w:id="2745" w:author="嗯哼" w:date="2021-09-13T09:12:00Z">
            <w:rPr>
              <w:rFonts w:ascii="仿宋" w:eastAsia="仿宋" w:hAnsi="仿宋" w:hint="eastAsia"/>
              <w:color w:val="auto"/>
              <w:sz w:val="30"/>
              <w:szCs w:val="30"/>
            </w:rPr>
          </w:rPrChange>
        </w:rPr>
        <w:t>构建设计、执行、监督三个维度的网络安全组织架构。从通信网络到区域边界再到计算环境进行重重</w:t>
      </w:r>
      <w:r>
        <w:rPr>
          <w:rFonts w:eastAsia="仿宋_GB2312"/>
          <w:color w:val="auto"/>
          <w:sz w:val="32"/>
          <w:szCs w:val="32"/>
          <w:rPrChange w:id="2746" w:author="嗯哼" w:date="2021-09-13T09:12:00Z">
            <w:rPr>
              <w:rFonts w:ascii="仿宋" w:eastAsia="仿宋" w:hAnsi="仿宋" w:hint="eastAsia"/>
              <w:color w:val="auto"/>
              <w:sz w:val="30"/>
              <w:szCs w:val="30"/>
            </w:rPr>
          </w:rPrChange>
        </w:rPr>
        <w:lastRenderedPageBreak/>
        <w:t>防护、建设一体化网络安全防护屏障，在不同业务区域之间在数据中心出口等位置部署安全设备实现业务安全访问数据安全保障。建立健全网络安全突发事件应急预案，形成科学有效、反应迅速的安全应急响应工作机制；整合资源，建立</w:t>
      </w:r>
      <w:r>
        <w:rPr>
          <w:rFonts w:eastAsia="仿宋_GB2312"/>
          <w:color w:val="auto"/>
          <w:sz w:val="32"/>
          <w:szCs w:val="32"/>
          <w:rPrChange w:id="2747" w:author="嗯哼" w:date="2021-09-13T09:12:00Z">
            <w:rPr>
              <w:rFonts w:ascii="仿宋" w:eastAsia="仿宋" w:hAnsi="仿宋" w:hint="eastAsia"/>
              <w:color w:val="auto"/>
              <w:sz w:val="30"/>
              <w:szCs w:val="30"/>
            </w:rPr>
          </w:rPrChange>
        </w:rPr>
        <w:t>7×24</w:t>
      </w:r>
      <w:r>
        <w:rPr>
          <w:rFonts w:eastAsia="仿宋_GB2312"/>
          <w:color w:val="auto"/>
          <w:sz w:val="32"/>
          <w:szCs w:val="32"/>
          <w:rPrChange w:id="2748" w:author="嗯哼" w:date="2021-09-13T09:12:00Z">
            <w:rPr>
              <w:rFonts w:ascii="仿宋" w:eastAsia="仿宋" w:hAnsi="仿宋" w:hint="eastAsia"/>
              <w:color w:val="auto"/>
              <w:sz w:val="30"/>
              <w:szCs w:val="30"/>
            </w:rPr>
          </w:rPrChange>
        </w:rPr>
        <w:t>小时的网络安全监控运营机制，为关键数字基础设施建立网络安全监测、信息通报、安全分析和应急处置机制。</w:t>
      </w:r>
    </w:p>
    <w:p w14:paraId="291C4D75" w14:textId="77777777" w:rsidR="00000000" w:rsidRDefault="00000000">
      <w:pPr>
        <w:pStyle w:val="a0"/>
        <w:spacing w:line="560" w:lineRule="exact"/>
        <w:ind w:firstLine="640"/>
        <w:rPr>
          <w:rFonts w:eastAsia="仿宋_GB2312"/>
          <w:b/>
          <w:color w:val="auto"/>
          <w:sz w:val="32"/>
          <w:szCs w:val="32"/>
          <w:rPrChange w:id="2749" w:author="嗯哼" w:date="2021-09-13T09:12:00Z">
            <w:rPr>
              <w:rFonts w:ascii="仿宋" w:eastAsia="仿宋" w:hAnsi="仿宋"/>
              <w:b/>
              <w:color w:val="auto"/>
              <w:sz w:val="30"/>
              <w:szCs w:val="30"/>
            </w:rPr>
          </w:rPrChange>
        </w:rPr>
      </w:pPr>
      <w:r>
        <w:rPr>
          <w:rFonts w:eastAsia="仿宋_GB2312"/>
          <w:b/>
          <w:color w:val="auto"/>
          <w:sz w:val="32"/>
          <w:szCs w:val="32"/>
          <w:rPrChange w:id="2750" w:author="嗯哼" w:date="2021-09-13T09:12:00Z">
            <w:rPr>
              <w:rFonts w:ascii="仿宋" w:eastAsia="仿宋" w:hAnsi="仿宋"/>
              <w:b/>
              <w:color w:val="auto"/>
              <w:sz w:val="30"/>
              <w:szCs w:val="30"/>
            </w:rPr>
          </w:rPrChange>
        </w:rPr>
        <w:t>5</w:t>
      </w:r>
      <w:r>
        <w:rPr>
          <w:rFonts w:eastAsia="仿宋_GB2312"/>
          <w:b/>
          <w:color w:val="auto"/>
          <w:sz w:val="32"/>
          <w:szCs w:val="32"/>
        </w:rPr>
        <w:t>.</w:t>
      </w:r>
      <w:r>
        <w:rPr>
          <w:rFonts w:eastAsia="仿宋_GB2312"/>
          <w:b/>
          <w:color w:val="auto"/>
          <w:sz w:val="32"/>
          <w:szCs w:val="32"/>
          <w:rPrChange w:id="2751" w:author="嗯哼" w:date="2021-09-13T09:12:00Z">
            <w:rPr>
              <w:rFonts w:ascii="仿宋" w:eastAsia="仿宋" w:hAnsi="仿宋"/>
              <w:b/>
              <w:color w:val="auto"/>
              <w:sz w:val="30"/>
              <w:szCs w:val="30"/>
            </w:rPr>
          </w:rPrChange>
        </w:rPr>
        <w:t>构建一体化数据治理体系</w:t>
      </w:r>
    </w:p>
    <w:p w14:paraId="3DD43B33" w14:textId="77777777" w:rsidR="00000000" w:rsidRDefault="00000000">
      <w:pPr>
        <w:pStyle w:val="a0"/>
        <w:spacing w:line="560" w:lineRule="exact"/>
        <w:ind w:firstLine="640"/>
        <w:rPr>
          <w:rFonts w:eastAsia="仿宋_GB2312"/>
          <w:color w:val="auto"/>
          <w:sz w:val="32"/>
          <w:szCs w:val="32"/>
          <w:rPrChange w:id="2752" w:author="嗯哼" w:date="2021-09-13T09:12:00Z">
            <w:rPr>
              <w:rFonts w:ascii="仿宋" w:eastAsia="仿宋" w:hAnsi="仿宋"/>
              <w:sz w:val="30"/>
              <w:szCs w:val="30"/>
            </w:rPr>
          </w:rPrChange>
        </w:rPr>
      </w:pPr>
      <w:r>
        <w:rPr>
          <w:rFonts w:eastAsia="仿宋_GB2312"/>
          <w:color w:val="auto"/>
          <w:sz w:val="32"/>
          <w:szCs w:val="32"/>
          <w:rPrChange w:id="2753" w:author="嗯哼" w:date="2021-09-13T09:12:00Z">
            <w:rPr>
              <w:rFonts w:ascii="仿宋" w:eastAsia="仿宋" w:hAnsi="仿宋" w:hint="eastAsia"/>
              <w:color w:val="auto"/>
              <w:sz w:val="30"/>
              <w:szCs w:val="30"/>
            </w:rPr>
          </w:rPrChange>
        </w:rPr>
        <w:t>以</w:t>
      </w:r>
      <w:r>
        <w:rPr>
          <w:rFonts w:eastAsia="仿宋_GB2312"/>
          <w:color w:val="auto"/>
          <w:sz w:val="32"/>
          <w:szCs w:val="32"/>
          <w:rPrChange w:id="2754" w:author="嗯哼" w:date="2021-09-13T09:12:00Z">
            <w:rPr>
              <w:rFonts w:ascii="仿宋" w:eastAsia="仿宋" w:hAnsi="仿宋" w:hint="eastAsia"/>
              <w:color w:val="auto"/>
              <w:sz w:val="30"/>
              <w:szCs w:val="30"/>
            </w:rPr>
          </w:rPrChange>
        </w:rPr>
        <w:t>“</w:t>
      </w:r>
      <w:r>
        <w:rPr>
          <w:rFonts w:eastAsia="仿宋_GB2312"/>
          <w:color w:val="auto"/>
          <w:sz w:val="32"/>
          <w:szCs w:val="32"/>
          <w:rPrChange w:id="2755" w:author="嗯哼" w:date="2021-09-13T09:12:00Z">
            <w:rPr>
              <w:rFonts w:ascii="仿宋" w:eastAsia="仿宋" w:hAnsi="仿宋" w:hint="eastAsia"/>
              <w:color w:val="auto"/>
              <w:sz w:val="30"/>
              <w:szCs w:val="30"/>
            </w:rPr>
          </w:rPrChange>
        </w:rPr>
        <w:t>业务数据化、数据业务化</w:t>
      </w:r>
      <w:r>
        <w:rPr>
          <w:rFonts w:eastAsia="仿宋_GB2312"/>
          <w:color w:val="auto"/>
          <w:sz w:val="32"/>
          <w:szCs w:val="32"/>
          <w:rPrChange w:id="2756" w:author="嗯哼" w:date="2021-09-13T09:12:00Z">
            <w:rPr>
              <w:rFonts w:ascii="仿宋" w:eastAsia="仿宋" w:hAnsi="仿宋" w:hint="eastAsia"/>
              <w:color w:val="auto"/>
              <w:sz w:val="30"/>
              <w:szCs w:val="30"/>
            </w:rPr>
          </w:rPrChange>
        </w:rPr>
        <w:t>”</w:t>
      </w:r>
      <w:r>
        <w:rPr>
          <w:rFonts w:eastAsia="仿宋_GB2312"/>
          <w:color w:val="auto"/>
          <w:sz w:val="32"/>
          <w:szCs w:val="32"/>
          <w:rPrChange w:id="2757" w:author="嗯哼" w:date="2021-09-13T09:12:00Z">
            <w:rPr>
              <w:rFonts w:ascii="仿宋" w:eastAsia="仿宋" w:hAnsi="仿宋" w:hint="eastAsia"/>
              <w:color w:val="auto"/>
              <w:sz w:val="30"/>
              <w:szCs w:val="30"/>
            </w:rPr>
          </w:rPrChange>
        </w:rPr>
        <w:t>为着力点，建立</w:t>
      </w:r>
      <w:r>
        <w:rPr>
          <w:rFonts w:eastAsia="仿宋_GB2312"/>
          <w:color w:val="auto"/>
          <w:sz w:val="32"/>
          <w:szCs w:val="32"/>
          <w:rPrChange w:id="2758" w:author="嗯哼" w:date="2021-09-13T09:12:00Z">
            <w:rPr>
              <w:rFonts w:ascii="仿宋" w:eastAsia="仿宋" w:hAnsi="仿宋" w:hint="eastAsia"/>
              <w:color w:val="auto"/>
              <w:sz w:val="30"/>
              <w:szCs w:val="30"/>
            </w:rPr>
          </w:rPrChange>
        </w:rPr>
        <w:t>“</w:t>
      </w:r>
      <w:r>
        <w:rPr>
          <w:rFonts w:eastAsia="仿宋_GB2312"/>
          <w:color w:val="auto"/>
          <w:sz w:val="32"/>
          <w:szCs w:val="32"/>
          <w:rPrChange w:id="2759" w:author="嗯哼" w:date="2021-09-13T09:12:00Z">
            <w:rPr>
              <w:rFonts w:ascii="仿宋" w:eastAsia="仿宋" w:hAnsi="仿宋" w:hint="eastAsia"/>
              <w:color w:val="auto"/>
              <w:sz w:val="30"/>
              <w:szCs w:val="30"/>
            </w:rPr>
          </w:rPrChange>
        </w:rPr>
        <w:t>全口径梳理、全活化归集、全精准管理、全方位使用、全过程评估</w:t>
      </w:r>
      <w:r>
        <w:rPr>
          <w:rFonts w:eastAsia="仿宋_GB2312"/>
          <w:color w:val="auto"/>
          <w:sz w:val="32"/>
          <w:szCs w:val="32"/>
          <w:rPrChange w:id="2760" w:author="嗯哼" w:date="2021-09-13T09:12:00Z">
            <w:rPr>
              <w:rFonts w:ascii="仿宋" w:eastAsia="仿宋" w:hAnsi="仿宋" w:hint="eastAsia"/>
              <w:color w:val="auto"/>
              <w:sz w:val="30"/>
              <w:szCs w:val="30"/>
            </w:rPr>
          </w:rPrChange>
        </w:rPr>
        <w:t>”</w:t>
      </w:r>
      <w:r>
        <w:rPr>
          <w:rFonts w:eastAsia="仿宋_GB2312"/>
          <w:color w:val="auto"/>
          <w:sz w:val="32"/>
          <w:szCs w:val="32"/>
          <w:rPrChange w:id="2761" w:author="嗯哼" w:date="2021-09-13T09:12:00Z">
            <w:rPr>
              <w:rFonts w:ascii="仿宋" w:eastAsia="仿宋" w:hAnsi="仿宋" w:hint="eastAsia"/>
              <w:color w:val="auto"/>
              <w:sz w:val="30"/>
              <w:szCs w:val="30"/>
            </w:rPr>
          </w:rPrChange>
        </w:rPr>
        <w:t>的高质量数据治理机制，</w:t>
      </w:r>
      <w:r>
        <w:rPr>
          <w:rFonts w:eastAsia="仿宋_GB2312"/>
          <w:color w:val="auto"/>
          <w:sz w:val="32"/>
          <w:szCs w:val="32"/>
          <w:rPrChange w:id="2762" w:author="嗯哼" w:date="2021-09-13T09:12:00Z">
            <w:rPr>
              <w:rFonts w:ascii="仿宋" w:eastAsia="仿宋" w:hAnsi="仿宋" w:hint="eastAsia"/>
              <w:sz w:val="30"/>
              <w:szCs w:val="30"/>
            </w:rPr>
          </w:rPrChange>
        </w:rPr>
        <w:t>推进数据治理标准化，构建</w:t>
      </w:r>
      <w:r>
        <w:rPr>
          <w:rFonts w:eastAsia="仿宋_GB2312"/>
          <w:color w:val="auto"/>
          <w:sz w:val="32"/>
          <w:szCs w:val="32"/>
          <w:rPrChange w:id="2763" w:author="嗯哼" w:date="2021-09-13T09:12:00Z">
            <w:rPr>
              <w:rFonts w:ascii="仿宋" w:eastAsia="仿宋" w:hAnsi="仿宋" w:hint="eastAsia"/>
              <w:sz w:val="30"/>
              <w:szCs w:val="30"/>
            </w:rPr>
          </w:rPrChange>
        </w:rPr>
        <w:t>“</w:t>
      </w:r>
      <w:r>
        <w:rPr>
          <w:rFonts w:eastAsia="仿宋_GB2312"/>
          <w:color w:val="auto"/>
          <w:sz w:val="32"/>
          <w:szCs w:val="32"/>
          <w:rPrChange w:id="2764" w:author="嗯哼" w:date="2021-09-13T09:12:00Z">
            <w:rPr>
              <w:rFonts w:ascii="仿宋" w:eastAsia="仿宋" w:hAnsi="仿宋" w:hint="eastAsia"/>
              <w:sz w:val="30"/>
              <w:szCs w:val="30"/>
            </w:rPr>
          </w:rPrChange>
        </w:rPr>
        <w:t>汇</w:t>
      </w:r>
      <w:r>
        <w:rPr>
          <w:rFonts w:eastAsia="仿宋_GB2312"/>
          <w:color w:val="auto"/>
          <w:sz w:val="32"/>
          <w:szCs w:val="32"/>
          <w:rPrChange w:id="2765" w:author="嗯哼" w:date="2021-09-13T09:12:00Z">
            <w:rPr>
              <w:rFonts w:ascii="仿宋" w:eastAsia="仿宋" w:hAnsi="仿宋" w:hint="eastAsia"/>
              <w:sz w:val="30"/>
              <w:szCs w:val="30"/>
            </w:rPr>
          </w:rPrChange>
        </w:rPr>
        <w:t xml:space="preserve"> </w:t>
      </w:r>
      <w:r>
        <w:rPr>
          <w:rFonts w:eastAsia="仿宋_GB2312"/>
          <w:color w:val="auto"/>
          <w:sz w:val="32"/>
          <w:szCs w:val="32"/>
          <w:rPrChange w:id="2766" w:author="嗯哼" w:date="2021-09-13T09:12:00Z">
            <w:rPr>
              <w:rFonts w:ascii="仿宋" w:eastAsia="仿宋" w:hAnsi="仿宋" w:hint="eastAsia"/>
              <w:sz w:val="30"/>
              <w:szCs w:val="30"/>
            </w:rPr>
          </w:rPrChange>
        </w:rPr>
        <w:t>治</w:t>
      </w:r>
      <w:r>
        <w:rPr>
          <w:rFonts w:eastAsia="仿宋_GB2312"/>
          <w:color w:val="auto"/>
          <w:sz w:val="32"/>
          <w:szCs w:val="32"/>
          <w:rPrChange w:id="2767" w:author="嗯哼" w:date="2021-09-13T09:12:00Z">
            <w:rPr>
              <w:rFonts w:ascii="仿宋" w:eastAsia="仿宋" w:hAnsi="仿宋" w:hint="eastAsia"/>
              <w:sz w:val="30"/>
              <w:szCs w:val="30"/>
            </w:rPr>
          </w:rPrChange>
        </w:rPr>
        <w:t xml:space="preserve"> </w:t>
      </w:r>
      <w:r>
        <w:rPr>
          <w:rFonts w:eastAsia="仿宋_GB2312"/>
          <w:color w:val="auto"/>
          <w:sz w:val="32"/>
          <w:szCs w:val="32"/>
          <w:rPrChange w:id="2768" w:author="嗯哼" w:date="2021-09-13T09:12:00Z">
            <w:rPr>
              <w:rFonts w:ascii="仿宋" w:eastAsia="仿宋" w:hAnsi="仿宋" w:hint="eastAsia"/>
              <w:sz w:val="30"/>
              <w:szCs w:val="30"/>
            </w:rPr>
          </w:rPrChange>
        </w:rPr>
        <w:t>用</w:t>
      </w:r>
      <w:r>
        <w:rPr>
          <w:rFonts w:eastAsia="仿宋_GB2312"/>
          <w:color w:val="auto"/>
          <w:sz w:val="32"/>
          <w:szCs w:val="32"/>
          <w:rPrChange w:id="2769" w:author="嗯哼" w:date="2021-09-13T09:12:00Z">
            <w:rPr>
              <w:rFonts w:ascii="仿宋" w:eastAsia="仿宋" w:hAnsi="仿宋" w:hint="eastAsia"/>
              <w:sz w:val="30"/>
              <w:szCs w:val="30"/>
            </w:rPr>
          </w:rPrChange>
        </w:rPr>
        <w:t xml:space="preserve"> </w:t>
      </w:r>
      <w:r>
        <w:rPr>
          <w:rFonts w:eastAsia="仿宋_GB2312"/>
          <w:color w:val="auto"/>
          <w:sz w:val="32"/>
          <w:szCs w:val="32"/>
          <w:rPrChange w:id="2770" w:author="嗯哼" w:date="2021-09-13T09:12:00Z">
            <w:rPr>
              <w:rFonts w:ascii="仿宋" w:eastAsia="仿宋" w:hAnsi="仿宋" w:hint="eastAsia"/>
              <w:sz w:val="30"/>
              <w:szCs w:val="30"/>
            </w:rPr>
          </w:rPrChange>
        </w:rPr>
        <w:t>管</w:t>
      </w:r>
      <w:r>
        <w:rPr>
          <w:rFonts w:eastAsia="仿宋_GB2312"/>
          <w:color w:val="auto"/>
          <w:sz w:val="32"/>
          <w:szCs w:val="32"/>
          <w:rPrChange w:id="2771" w:author="嗯哼" w:date="2021-09-13T09:12:00Z">
            <w:rPr>
              <w:rFonts w:ascii="仿宋" w:eastAsia="仿宋" w:hAnsi="仿宋" w:hint="eastAsia"/>
              <w:sz w:val="30"/>
              <w:szCs w:val="30"/>
            </w:rPr>
          </w:rPrChange>
        </w:rPr>
        <w:t xml:space="preserve"> </w:t>
      </w:r>
      <w:r>
        <w:rPr>
          <w:rFonts w:eastAsia="仿宋_GB2312"/>
          <w:color w:val="auto"/>
          <w:sz w:val="32"/>
          <w:szCs w:val="32"/>
          <w:rPrChange w:id="2772" w:author="嗯哼" w:date="2021-09-13T09:12:00Z">
            <w:rPr>
              <w:rFonts w:ascii="仿宋" w:eastAsia="仿宋" w:hAnsi="仿宋" w:hint="eastAsia"/>
              <w:sz w:val="30"/>
              <w:szCs w:val="30"/>
            </w:rPr>
          </w:rPrChange>
        </w:rPr>
        <w:t>看</w:t>
      </w:r>
      <w:r>
        <w:rPr>
          <w:rFonts w:eastAsia="仿宋_GB2312"/>
          <w:color w:val="auto"/>
          <w:sz w:val="32"/>
          <w:szCs w:val="32"/>
          <w:rPrChange w:id="2773" w:author="嗯哼" w:date="2021-09-13T09:12:00Z">
            <w:rPr>
              <w:rFonts w:ascii="仿宋" w:eastAsia="仿宋" w:hAnsi="仿宋" w:hint="eastAsia"/>
              <w:sz w:val="30"/>
              <w:szCs w:val="30"/>
            </w:rPr>
          </w:rPrChange>
        </w:rPr>
        <w:t xml:space="preserve"> </w:t>
      </w:r>
      <w:r>
        <w:rPr>
          <w:rFonts w:eastAsia="仿宋_GB2312"/>
          <w:color w:val="auto"/>
          <w:sz w:val="32"/>
          <w:szCs w:val="32"/>
          <w:rPrChange w:id="2774" w:author="嗯哼" w:date="2021-09-13T09:12:00Z">
            <w:rPr>
              <w:rFonts w:ascii="仿宋" w:eastAsia="仿宋" w:hAnsi="仿宋" w:hint="eastAsia"/>
              <w:sz w:val="30"/>
              <w:szCs w:val="30"/>
            </w:rPr>
          </w:rPrChange>
        </w:rPr>
        <w:t>评</w:t>
      </w:r>
      <w:r>
        <w:rPr>
          <w:rFonts w:eastAsia="仿宋_GB2312"/>
          <w:color w:val="auto"/>
          <w:sz w:val="32"/>
          <w:szCs w:val="32"/>
          <w:rPrChange w:id="2775" w:author="嗯哼" w:date="2021-09-13T09:12:00Z">
            <w:rPr>
              <w:rFonts w:ascii="仿宋" w:eastAsia="仿宋" w:hAnsi="仿宋" w:hint="eastAsia"/>
              <w:sz w:val="30"/>
              <w:szCs w:val="30"/>
            </w:rPr>
          </w:rPrChange>
        </w:rPr>
        <w:t>”</w:t>
      </w:r>
      <w:r>
        <w:rPr>
          <w:rFonts w:eastAsia="仿宋_GB2312"/>
          <w:color w:val="auto"/>
          <w:sz w:val="32"/>
          <w:szCs w:val="32"/>
          <w:rPrChange w:id="2776" w:author="嗯哼" w:date="2021-09-13T09:12:00Z">
            <w:rPr>
              <w:rFonts w:ascii="仿宋" w:eastAsia="仿宋" w:hAnsi="仿宋" w:hint="eastAsia"/>
              <w:sz w:val="30"/>
              <w:szCs w:val="30"/>
            </w:rPr>
          </w:rPrChange>
        </w:rPr>
        <w:t>一体化数据治理体系，统筹各级政府部门的数据治理工作，加强政府部门数据资源统筹利用，保障网络通、数据通、目录通、基础库通、业务库通和主题库通。</w:t>
      </w:r>
    </w:p>
    <w:p w14:paraId="11EFE820" w14:textId="77777777" w:rsidR="00000000" w:rsidRDefault="00000000">
      <w:pPr>
        <w:spacing w:line="560" w:lineRule="exact"/>
        <w:ind w:firstLineChars="200" w:firstLine="640"/>
        <w:rPr>
          <w:rFonts w:eastAsia="仿宋_GB2312"/>
          <w:color w:val="auto"/>
          <w:sz w:val="32"/>
          <w:szCs w:val="32"/>
          <w:rPrChange w:id="2777" w:author="嗯哼" w:date="2021-09-13T09:12:00Z">
            <w:rPr>
              <w:rFonts w:ascii="仿宋" w:eastAsia="仿宋" w:hAnsi="仿宋"/>
              <w:color w:val="auto"/>
              <w:sz w:val="28"/>
              <w:szCs w:val="28"/>
            </w:rPr>
          </w:rPrChange>
        </w:rPr>
      </w:pPr>
      <w:r>
        <w:rPr>
          <w:rFonts w:eastAsia="仿宋_GB2312"/>
          <w:b/>
          <w:color w:val="auto"/>
          <w:sz w:val="32"/>
          <w:szCs w:val="32"/>
          <w:rPrChange w:id="2778"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2779" w:author="嗯哼" w:date="2021-09-13T09:12:00Z">
            <w:rPr>
              <w:rFonts w:ascii="仿宋" w:eastAsia="仿宋" w:hAnsi="仿宋" w:hint="eastAsia"/>
              <w:b/>
              <w:color w:val="auto"/>
              <w:sz w:val="30"/>
              <w:szCs w:val="30"/>
            </w:rPr>
          </w:rPrChange>
        </w:rPr>
        <w:t>1</w:t>
      </w:r>
      <w:r>
        <w:rPr>
          <w:rFonts w:eastAsia="仿宋_GB2312"/>
          <w:b/>
          <w:color w:val="auto"/>
          <w:sz w:val="32"/>
          <w:szCs w:val="32"/>
          <w:rPrChange w:id="2780" w:author="嗯哼" w:date="2021-09-13T09:12:00Z">
            <w:rPr>
              <w:rFonts w:ascii="仿宋" w:eastAsia="仿宋" w:hAnsi="仿宋" w:hint="eastAsia"/>
              <w:b/>
              <w:color w:val="auto"/>
              <w:sz w:val="30"/>
              <w:szCs w:val="30"/>
            </w:rPr>
          </w:rPrChange>
        </w:rPr>
        <w:t>）建立高质量数据治理机制。</w:t>
      </w:r>
      <w:r>
        <w:rPr>
          <w:rFonts w:eastAsia="仿宋_GB2312"/>
          <w:color w:val="auto"/>
          <w:sz w:val="32"/>
          <w:szCs w:val="32"/>
          <w:rPrChange w:id="2781" w:author="嗯哼" w:date="2021-09-13T09:12:00Z">
            <w:rPr>
              <w:rFonts w:ascii="仿宋" w:eastAsia="仿宋" w:hAnsi="仿宋" w:hint="eastAsia"/>
              <w:color w:val="auto"/>
              <w:sz w:val="30"/>
              <w:szCs w:val="30"/>
            </w:rPr>
          </w:rPrChange>
        </w:rPr>
        <w:t>建立推行政府部门数据清单制度和数据确权制度，落实</w:t>
      </w:r>
      <w:r>
        <w:rPr>
          <w:rFonts w:eastAsia="仿宋_GB2312"/>
          <w:color w:val="auto"/>
          <w:sz w:val="32"/>
          <w:szCs w:val="32"/>
          <w:rPrChange w:id="2782" w:author="嗯哼" w:date="2021-09-13T09:12:00Z">
            <w:rPr>
              <w:rFonts w:ascii="仿宋" w:eastAsia="仿宋" w:hAnsi="仿宋" w:hint="eastAsia"/>
              <w:color w:val="auto"/>
              <w:sz w:val="30"/>
              <w:szCs w:val="30"/>
            </w:rPr>
          </w:rPrChange>
        </w:rPr>
        <w:t>“</w:t>
      </w:r>
      <w:r>
        <w:rPr>
          <w:rFonts w:eastAsia="仿宋_GB2312"/>
          <w:color w:val="auto"/>
          <w:sz w:val="32"/>
          <w:szCs w:val="32"/>
          <w:rPrChange w:id="2783" w:author="嗯哼" w:date="2021-09-13T09:12:00Z">
            <w:rPr>
              <w:rFonts w:ascii="仿宋" w:eastAsia="仿宋" w:hAnsi="仿宋" w:hint="eastAsia"/>
              <w:color w:val="auto"/>
              <w:sz w:val="30"/>
              <w:szCs w:val="30"/>
            </w:rPr>
          </w:rPrChange>
        </w:rPr>
        <w:t>一数一源</w:t>
      </w:r>
      <w:r>
        <w:rPr>
          <w:rFonts w:eastAsia="仿宋_GB2312"/>
          <w:color w:val="auto"/>
          <w:sz w:val="32"/>
          <w:szCs w:val="32"/>
          <w:rPrChange w:id="2784" w:author="嗯哼" w:date="2021-09-13T09:12:00Z">
            <w:rPr>
              <w:rFonts w:ascii="仿宋" w:eastAsia="仿宋" w:hAnsi="仿宋" w:hint="eastAsia"/>
              <w:color w:val="auto"/>
              <w:sz w:val="30"/>
              <w:szCs w:val="30"/>
            </w:rPr>
          </w:rPrChange>
        </w:rPr>
        <w:t>”</w:t>
      </w:r>
      <w:r>
        <w:rPr>
          <w:rFonts w:eastAsia="仿宋_GB2312"/>
          <w:color w:val="auto"/>
          <w:sz w:val="32"/>
          <w:szCs w:val="32"/>
          <w:rPrChange w:id="2785" w:author="嗯哼" w:date="2021-09-13T09:12:00Z">
            <w:rPr>
              <w:rFonts w:ascii="仿宋" w:eastAsia="仿宋" w:hAnsi="仿宋" w:hint="eastAsia"/>
              <w:color w:val="auto"/>
              <w:sz w:val="30"/>
              <w:szCs w:val="30"/>
            </w:rPr>
          </w:rPrChange>
        </w:rPr>
        <w:t>，完善公共数据资源全量目录。围绕数据归集共享交换、数据治理、数据质量评估、数据应用等环节，构建数据管控机制，</w:t>
      </w:r>
      <w:r>
        <w:rPr>
          <w:rFonts w:eastAsia="仿宋_GB2312"/>
          <w:color w:val="auto"/>
          <w:sz w:val="32"/>
          <w:szCs w:val="32"/>
          <w:rPrChange w:id="2786" w:author="嗯哼" w:date="2021-09-13T09:12:00Z">
            <w:rPr>
              <w:rFonts w:ascii="仿宋" w:eastAsia="仿宋" w:hAnsi="仿宋" w:hint="eastAsia"/>
              <w:color w:val="0000CC"/>
              <w:sz w:val="30"/>
              <w:szCs w:val="30"/>
            </w:rPr>
          </w:rPrChange>
        </w:rPr>
        <w:t>开发一站式数据资产管理系统，</w:t>
      </w:r>
      <w:r>
        <w:rPr>
          <w:rFonts w:eastAsia="仿宋_GB2312"/>
          <w:color w:val="auto"/>
          <w:sz w:val="32"/>
          <w:szCs w:val="32"/>
          <w:rPrChange w:id="2787" w:author="嗯哼" w:date="2021-09-13T09:12:00Z">
            <w:rPr>
              <w:rFonts w:ascii="仿宋" w:eastAsia="仿宋" w:hAnsi="仿宋" w:hint="eastAsia"/>
              <w:color w:val="auto"/>
              <w:sz w:val="30"/>
              <w:szCs w:val="30"/>
            </w:rPr>
          </w:rPrChange>
        </w:rPr>
        <w:t>掌控数据资源及其质量，明确部门数据供给关系，梳理数据脉络，推进数据共建共治，完备数据治理工具，健全数据治理标准规范，为各部门提供统一、实时、准确的有效数据基础。</w:t>
      </w:r>
    </w:p>
    <w:p w14:paraId="3BA8C9E0" w14:textId="77777777" w:rsidR="00000000" w:rsidRDefault="00000000">
      <w:pPr>
        <w:pStyle w:val="a0"/>
        <w:spacing w:line="560" w:lineRule="exact"/>
        <w:ind w:firstLine="640"/>
        <w:rPr>
          <w:rFonts w:eastAsia="仿宋_GB2312"/>
          <w:color w:val="auto"/>
          <w:sz w:val="32"/>
          <w:szCs w:val="32"/>
          <w:rPrChange w:id="2788" w:author="嗯哼" w:date="2021-09-13T09:12:00Z">
            <w:rPr>
              <w:rFonts w:ascii="仿宋" w:eastAsia="仿宋" w:hAnsi="仿宋" w:hint="eastAsia"/>
              <w:color w:val="auto"/>
              <w:sz w:val="30"/>
              <w:szCs w:val="30"/>
            </w:rPr>
          </w:rPrChange>
        </w:rPr>
      </w:pPr>
      <w:r>
        <w:rPr>
          <w:rFonts w:eastAsia="仿宋_GB2312"/>
          <w:b/>
          <w:color w:val="auto"/>
          <w:sz w:val="32"/>
          <w:szCs w:val="32"/>
          <w:rPrChange w:id="2789" w:author="嗯哼" w:date="2021-09-13T09:12:00Z">
            <w:rPr>
              <w:rFonts w:ascii="仿宋" w:eastAsia="仿宋" w:hAnsi="仿宋" w:hint="eastAsia"/>
              <w:b/>
              <w:color w:val="auto"/>
              <w:sz w:val="30"/>
              <w:szCs w:val="30"/>
            </w:rPr>
          </w:rPrChange>
        </w:rPr>
        <w:t>（</w:t>
      </w:r>
      <w:r>
        <w:rPr>
          <w:rFonts w:ascii="仿宋_GB2312" w:eastAsia="仿宋_GB2312" w:hAnsi="仿宋_GB2312" w:cs="仿宋_GB2312"/>
          <w:b/>
          <w:color w:val="auto"/>
          <w:sz w:val="32"/>
          <w:szCs w:val="32"/>
          <w:rPrChange w:id="2790" w:author="嗯哼" w:date="2021-09-13T09:12:00Z">
            <w:rPr>
              <w:rFonts w:ascii="仿宋" w:eastAsia="仿宋" w:hAnsi="仿宋" w:hint="eastAsia"/>
              <w:b/>
              <w:color w:val="auto"/>
              <w:sz w:val="30"/>
              <w:szCs w:val="30"/>
            </w:rPr>
          </w:rPrChange>
        </w:rPr>
        <w:t>2</w:t>
      </w:r>
      <w:r>
        <w:rPr>
          <w:rFonts w:eastAsia="仿宋_GB2312"/>
          <w:b/>
          <w:color w:val="auto"/>
          <w:sz w:val="32"/>
          <w:szCs w:val="32"/>
          <w:rPrChange w:id="2791" w:author="嗯哼" w:date="2021-09-13T09:12:00Z">
            <w:rPr>
              <w:rFonts w:ascii="仿宋" w:eastAsia="仿宋" w:hAnsi="仿宋" w:hint="eastAsia"/>
              <w:b/>
              <w:color w:val="auto"/>
              <w:sz w:val="30"/>
              <w:szCs w:val="30"/>
            </w:rPr>
          </w:rPrChange>
        </w:rPr>
        <w:t>）推进数据治理标准化。</w:t>
      </w:r>
      <w:r>
        <w:rPr>
          <w:rFonts w:eastAsia="仿宋_GB2312"/>
          <w:color w:val="auto"/>
          <w:sz w:val="32"/>
          <w:szCs w:val="32"/>
          <w:rPrChange w:id="2792" w:author="嗯哼" w:date="2021-09-13T09:12:00Z">
            <w:rPr>
              <w:rFonts w:ascii="仿宋" w:eastAsia="仿宋" w:hAnsi="仿宋" w:hint="eastAsia"/>
              <w:color w:val="auto"/>
              <w:sz w:val="30"/>
              <w:szCs w:val="30"/>
            </w:rPr>
          </w:rPrChange>
        </w:rPr>
        <w:t>根据部门职能确定数据的管辖机制和数据服务清单，明确数据关系，控制数据质量，为各部门</w:t>
      </w:r>
      <w:r>
        <w:rPr>
          <w:rFonts w:eastAsia="仿宋_GB2312"/>
          <w:color w:val="auto"/>
          <w:sz w:val="32"/>
          <w:szCs w:val="32"/>
          <w:rPrChange w:id="2793" w:author="嗯哼" w:date="2021-09-13T09:12:00Z">
            <w:rPr>
              <w:rFonts w:ascii="仿宋" w:eastAsia="仿宋" w:hAnsi="仿宋" w:hint="eastAsia"/>
              <w:color w:val="auto"/>
              <w:sz w:val="30"/>
              <w:szCs w:val="30"/>
            </w:rPr>
          </w:rPrChange>
        </w:rPr>
        <w:lastRenderedPageBreak/>
        <w:t>提供统一、实时、准确的有效数据基础；建立并完善数据质量管理制度和标准规范，落实数据质量维护责任。构建五位一体数据运维服务体系</w:t>
      </w:r>
      <w:r>
        <w:rPr>
          <w:rFonts w:eastAsia="仿宋_GB2312"/>
          <w:color w:val="auto"/>
          <w:sz w:val="32"/>
          <w:szCs w:val="32"/>
        </w:rPr>
        <w:t>，</w:t>
      </w:r>
      <w:r>
        <w:rPr>
          <w:rFonts w:eastAsia="仿宋_GB2312"/>
          <w:color w:val="auto"/>
          <w:sz w:val="32"/>
          <w:szCs w:val="32"/>
          <w:rPrChange w:id="2794" w:author="嗯哼" w:date="2021-09-13T09:12:00Z">
            <w:rPr>
              <w:rFonts w:ascii="仿宋" w:eastAsia="仿宋" w:hAnsi="仿宋" w:hint="eastAsia"/>
              <w:color w:val="auto"/>
              <w:sz w:val="30"/>
              <w:szCs w:val="30"/>
            </w:rPr>
          </w:rPrChange>
        </w:rPr>
        <w:t>建立数据质量问题处理机制，按照数据质量标准，确保同一数据在各类政务应用中名称、类型、编码、单位、范围等属性要素的一致性。</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4"/>
      </w:tblGrid>
      <w:tr w:rsidR="00000000" w14:paraId="46EA603E" w14:textId="77777777">
        <w:trPr>
          <w:trHeight w:val="601"/>
          <w:jc w:val="center"/>
        </w:trPr>
        <w:tc>
          <w:tcPr>
            <w:tcW w:w="8967" w:type="dxa"/>
            <w:vAlign w:val="center"/>
          </w:tcPr>
          <w:p w14:paraId="55555D55" w14:textId="77777777" w:rsidR="00000000" w:rsidRDefault="00000000">
            <w:pPr>
              <w:spacing w:line="240" w:lineRule="auto"/>
              <w:jc w:val="center"/>
              <w:rPr>
                <w:rFonts w:eastAsia="仿宋_GB2312"/>
                <w:color w:val="auto"/>
                <w:sz w:val="28"/>
                <w:szCs w:val="28"/>
                <w:rPrChange w:id="2795" w:author="嗯哼" w:date="2021-09-13T09:12:00Z">
                  <w:rPr>
                    <w:rFonts w:ascii="仿宋" w:eastAsia="仿宋" w:hAnsi="仿宋" w:cs="宋体"/>
                    <w:color w:val="auto"/>
                    <w:sz w:val="28"/>
                    <w:szCs w:val="28"/>
                  </w:rPr>
                </w:rPrChange>
              </w:rPr>
            </w:pPr>
            <w:r>
              <w:rPr>
                <w:rFonts w:eastAsia="仿宋_GB2312"/>
                <w:color w:val="auto"/>
                <w:sz w:val="28"/>
                <w:szCs w:val="28"/>
                <w:rPrChange w:id="2796" w:author="嗯哼" w:date="2021-09-13T09:12:00Z">
                  <w:rPr>
                    <w:rFonts w:ascii="仿宋" w:eastAsia="仿宋" w:hAnsi="仿宋" w:cs="宋体" w:hint="eastAsia"/>
                    <w:color w:val="auto"/>
                    <w:sz w:val="28"/>
                    <w:szCs w:val="28"/>
                  </w:rPr>
                </w:rPrChange>
              </w:rPr>
              <w:t>专栏</w:t>
            </w:r>
            <w:r>
              <w:rPr>
                <w:rFonts w:eastAsia="仿宋_GB2312"/>
                <w:color w:val="auto"/>
                <w:sz w:val="28"/>
                <w:szCs w:val="28"/>
                <w:rPrChange w:id="2797" w:author="嗯哼" w:date="2021-09-13T09:12:00Z">
                  <w:rPr>
                    <w:rFonts w:ascii="仿宋" w:eastAsia="仿宋" w:hAnsi="仿宋" w:cs="宋体" w:hint="eastAsia"/>
                    <w:color w:val="auto"/>
                    <w:sz w:val="28"/>
                    <w:szCs w:val="28"/>
                  </w:rPr>
                </w:rPrChange>
              </w:rPr>
              <w:t>2</w:t>
            </w:r>
            <w:r>
              <w:rPr>
                <w:rFonts w:eastAsia="仿宋_GB2312"/>
                <w:color w:val="auto"/>
                <w:sz w:val="28"/>
                <w:szCs w:val="28"/>
                <w:rPrChange w:id="2798" w:author="嗯哼" w:date="2021-09-13T09:12:00Z">
                  <w:rPr>
                    <w:rFonts w:ascii="仿宋" w:eastAsia="仿宋" w:hAnsi="仿宋" w:cs="宋体"/>
                    <w:color w:val="auto"/>
                    <w:sz w:val="28"/>
                    <w:szCs w:val="28"/>
                  </w:rPr>
                </w:rPrChange>
              </w:rPr>
              <w:t>8</w:t>
            </w:r>
            <w:r>
              <w:rPr>
                <w:rFonts w:eastAsia="仿宋_GB2312"/>
                <w:color w:val="auto"/>
                <w:sz w:val="28"/>
                <w:szCs w:val="28"/>
                <w:rPrChange w:id="2799" w:author="嗯哼" w:date="2021-09-13T09:12:00Z">
                  <w:rPr>
                    <w:rFonts w:ascii="仿宋" w:eastAsia="仿宋" w:hAnsi="仿宋" w:cs="宋体" w:hint="eastAsia"/>
                    <w:color w:val="auto"/>
                    <w:sz w:val="28"/>
                    <w:szCs w:val="28"/>
                  </w:rPr>
                </w:rPrChange>
              </w:rPr>
              <w:t xml:space="preserve">  </w:t>
            </w:r>
            <w:r>
              <w:rPr>
                <w:rFonts w:eastAsia="仿宋_GB2312"/>
                <w:color w:val="auto"/>
                <w:sz w:val="28"/>
                <w:szCs w:val="28"/>
                <w:rPrChange w:id="2800" w:author="嗯哼" w:date="2021-09-13T09:12:00Z">
                  <w:rPr>
                    <w:rFonts w:ascii="仿宋" w:eastAsia="仿宋" w:hAnsi="仿宋" w:cs="宋体" w:hint="eastAsia"/>
                    <w:color w:val="auto"/>
                    <w:sz w:val="28"/>
                    <w:szCs w:val="28"/>
                  </w:rPr>
                </w:rPrChange>
              </w:rPr>
              <w:t>数据治理建设重点</w:t>
            </w:r>
          </w:p>
        </w:tc>
      </w:tr>
      <w:tr w:rsidR="00000000" w14:paraId="6F470B9C" w14:textId="77777777">
        <w:trPr>
          <w:trHeight w:val="551"/>
          <w:jc w:val="center"/>
        </w:trPr>
        <w:tc>
          <w:tcPr>
            <w:tcW w:w="8967" w:type="dxa"/>
          </w:tcPr>
          <w:p w14:paraId="287B069D" w14:textId="77777777" w:rsidR="00000000" w:rsidRDefault="00000000">
            <w:pPr>
              <w:spacing w:line="480" w:lineRule="exact"/>
              <w:ind w:firstLineChars="200" w:firstLine="560"/>
              <w:rPr>
                <w:rFonts w:eastAsia="仿宋_GB2312"/>
                <w:color w:val="auto"/>
                <w:sz w:val="28"/>
                <w:szCs w:val="28"/>
                <w:rPrChange w:id="2801" w:author="嗯哼" w:date="2021-09-13T09:12:00Z">
                  <w:rPr>
                    <w:rFonts w:ascii="仿宋" w:eastAsia="仿宋" w:hAnsi="仿宋"/>
                    <w:color w:val="auto"/>
                    <w:sz w:val="28"/>
                    <w:szCs w:val="28"/>
                  </w:rPr>
                </w:rPrChange>
              </w:rPr>
            </w:pPr>
            <w:r>
              <w:rPr>
                <w:rFonts w:eastAsia="仿宋_GB2312"/>
                <w:b/>
                <w:color w:val="auto"/>
                <w:sz w:val="28"/>
                <w:szCs w:val="28"/>
                <w:rPrChange w:id="2802" w:author="嗯哼" w:date="2021-09-13T09:12:00Z">
                  <w:rPr>
                    <w:rFonts w:ascii="仿宋" w:eastAsia="仿宋" w:hAnsi="仿宋" w:hint="eastAsia"/>
                    <w:b/>
                    <w:color w:val="auto"/>
                    <w:sz w:val="28"/>
                    <w:szCs w:val="28"/>
                  </w:rPr>
                </w:rPrChange>
              </w:rPr>
              <w:t>建立一站式数据资产管理体系。</w:t>
            </w:r>
            <w:r>
              <w:rPr>
                <w:rFonts w:eastAsia="仿宋_GB2312"/>
                <w:color w:val="auto"/>
                <w:sz w:val="28"/>
                <w:szCs w:val="28"/>
                <w:rPrChange w:id="2803" w:author="嗯哼" w:date="2021-09-13T09:12:00Z">
                  <w:rPr>
                    <w:rFonts w:ascii="仿宋" w:eastAsia="仿宋" w:hAnsi="仿宋" w:hint="eastAsia"/>
                    <w:color w:val="auto"/>
                    <w:sz w:val="28"/>
                    <w:szCs w:val="28"/>
                  </w:rPr>
                </w:rPrChange>
              </w:rPr>
              <w:t>开发一站式数据资产管理系统，实现数据采集、归集、存储、交换、共享、应用及管理过程的全记录与监控。权衡效率和需求之间的关系，合理分级存储和保留、销毁数据；数据资产溯源全流程管理，可以追本溯源所有资产的数据来源、存储位置、处理方式、流转过程和安全稽查规则；资产全场景视图，从应用场景的维度，面向全局规划管理者、数据使用者以及加工、运维开发者，提供多层次的图形化展示，满足应用场景的图形查询和辅助分析。</w:t>
            </w:r>
          </w:p>
          <w:p w14:paraId="12B97195" w14:textId="77777777" w:rsidR="00000000" w:rsidRDefault="00000000">
            <w:pPr>
              <w:spacing w:line="480" w:lineRule="exact"/>
              <w:ind w:firstLineChars="200" w:firstLine="560"/>
              <w:rPr>
                <w:rFonts w:eastAsia="仿宋_GB2312"/>
                <w:color w:val="auto"/>
                <w:sz w:val="28"/>
                <w:szCs w:val="28"/>
                <w:rPrChange w:id="2804" w:author="嗯哼" w:date="2021-09-13T09:12:00Z">
                  <w:rPr>
                    <w:rFonts w:ascii="仿宋" w:eastAsia="仿宋" w:hAnsi="仿宋" w:cs="宋体"/>
                    <w:color w:val="auto"/>
                    <w:sz w:val="28"/>
                    <w:szCs w:val="28"/>
                  </w:rPr>
                </w:rPrChange>
              </w:rPr>
            </w:pPr>
            <w:r>
              <w:rPr>
                <w:rFonts w:eastAsia="仿宋_GB2312"/>
                <w:b/>
                <w:color w:val="auto"/>
                <w:sz w:val="28"/>
                <w:szCs w:val="28"/>
                <w:rPrChange w:id="2805" w:author="嗯哼" w:date="2021-09-13T09:12:00Z">
                  <w:rPr>
                    <w:rFonts w:ascii="仿宋" w:eastAsia="仿宋" w:hAnsi="仿宋" w:hint="eastAsia"/>
                    <w:b/>
                    <w:color w:val="auto"/>
                    <w:sz w:val="28"/>
                    <w:szCs w:val="28"/>
                  </w:rPr>
                </w:rPrChange>
              </w:rPr>
              <w:t>构建五位一体数据运维服务体系。</w:t>
            </w:r>
            <w:r>
              <w:rPr>
                <w:rFonts w:eastAsia="仿宋_GB2312"/>
                <w:color w:val="auto"/>
                <w:sz w:val="28"/>
                <w:szCs w:val="28"/>
                <w:rPrChange w:id="2806" w:author="嗯哼" w:date="2021-09-13T09:12:00Z">
                  <w:rPr>
                    <w:rFonts w:ascii="仿宋" w:eastAsia="仿宋" w:hAnsi="仿宋" w:hint="eastAsia"/>
                    <w:color w:val="auto"/>
                    <w:sz w:val="28"/>
                    <w:szCs w:val="28"/>
                  </w:rPr>
                </w:rPrChange>
              </w:rPr>
              <w:t>从数据运维服务的监督检查、数据维护、技术支持、应用服务、日常管理等方面，建立数据资源管理考核评价体系，在制度上，促进各部门共享数据鲜活且更新及时。对各部门现存的数据资源进行统一采集，并按照统一标准清洗、整合、比对，形成有效数据，促进数据质量提升。按照数据质量管理制度和标准规范，落实数据质量维护责任，建立数据质量问题处理机制，规范数据质量问题处理，拓宽数据纠错反馈渠道，提高数据运维服务时效。</w:t>
            </w:r>
          </w:p>
        </w:tc>
      </w:tr>
    </w:tbl>
    <w:p w14:paraId="13955F81" w14:textId="77777777" w:rsidR="00000000" w:rsidRDefault="00000000">
      <w:pPr>
        <w:pStyle w:val="a0"/>
        <w:spacing w:line="560" w:lineRule="exact"/>
        <w:ind w:firstLine="640"/>
        <w:rPr>
          <w:rFonts w:eastAsia="黑体"/>
          <w:color w:val="auto"/>
          <w:sz w:val="32"/>
          <w:szCs w:val="32"/>
          <w:rPrChange w:id="2807" w:author="嗯哼" w:date="2021-09-13T09:12:00Z">
            <w:rPr>
              <w:b/>
              <w:bCs/>
            </w:rPr>
          </w:rPrChange>
        </w:rPr>
      </w:pPr>
      <w:bookmarkStart w:id="2808" w:name="_Toc78814159"/>
      <w:bookmarkStart w:id="2809" w:name="_Toc470506188"/>
      <w:r>
        <w:rPr>
          <w:rFonts w:eastAsia="黑体"/>
          <w:color w:val="auto"/>
          <w:sz w:val="32"/>
          <w:szCs w:val="32"/>
        </w:rPr>
        <w:t>五、</w:t>
      </w:r>
      <w:r>
        <w:rPr>
          <w:rFonts w:eastAsia="黑体"/>
          <w:color w:val="auto"/>
          <w:sz w:val="32"/>
          <w:szCs w:val="32"/>
          <w:rPrChange w:id="2810" w:author="嗯哼" w:date="2021-09-13T09:12:00Z">
            <w:rPr>
              <w:rFonts w:hint="eastAsia"/>
              <w:b/>
              <w:bCs/>
            </w:rPr>
          </w:rPrChange>
        </w:rPr>
        <w:t>保障措施</w:t>
      </w:r>
      <w:bookmarkEnd w:id="2808"/>
      <w:bookmarkEnd w:id="2809"/>
    </w:p>
    <w:p w14:paraId="647D86D7" w14:textId="77777777" w:rsidR="00000000" w:rsidRDefault="00000000">
      <w:pPr>
        <w:pStyle w:val="a0"/>
        <w:spacing w:line="560" w:lineRule="exact"/>
        <w:ind w:firstLine="640"/>
        <w:rPr>
          <w:rFonts w:eastAsia="楷体_GB2312"/>
          <w:b/>
          <w:bCs/>
          <w:color w:val="auto"/>
          <w:sz w:val="32"/>
          <w:szCs w:val="32"/>
          <w:rPrChange w:id="2811" w:author="嗯哼" w:date="2021-09-13T09:12:00Z">
            <w:rPr>
              <w:rFonts w:ascii="仿宋" w:eastAsia="仿宋" w:hAnsi="仿宋" w:hint="eastAsia"/>
              <w:b/>
              <w:bCs/>
              <w:sz w:val="30"/>
              <w:szCs w:val="30"/>
            </w:rPr>
          </w:rPrChange>
        </w:rPr>
      </w:pPr>
      <w:bookmarkStart w:id="2812" w:name="_Toc78814160"/>
      <w:r>
        <w:rPr>
          <w:rFonts w:eastAsia="楷体_GB2312"/>
          <w:b/>
          <w:bCs/>
          <w:color w:val="auto"/>
          <w:sz w:val="32"/>
          <w:szCs w:val="32"/>
        </w:rPr>
        <w:t>（一）</w:t>
      </w:r>
      <w:r>
        <w:rPr>
          <w:rFonts w:eastAsia="楷体_GB2312"/>
          <w:b/>
          <w:bCs/>
          <w:color w:val="auto"/>
          <w:sz w:val="32"/>
          <w:szCs w:val="32"/>
          <w:rPrChange w:id="2813" w:author="嗯哼" w:date="2021-09-13T09:12:00Z">
            <w:rPr>
              <w:rFonts w:ascii="仿宋" w:eastAsia="仿宋" w:hAnsi="仿宋" w:hint="eastAsia"/>
              <w:b/>
              <w:bCs/>
              <w:sz w:val="30"/>
              <w:szCs w:val="30"/>
            </w:rPr>
          </w:rPrChange>
        </w:rPr>
        <w:t>加强组织领导</w:t>
      </w:r>
      <w:bookmarkEnd w:id="2812"/>
    </w:p>
    <w:p w14:paraId="3EAAE20A" w14:textId="77777777" w:rsidR="00000000" w:rsidRDefault="00000000">
      <w:pPr>
        <w:pStyle w:val="a0"/>
        <w:spacing w:line="560" w:lineRule="exact"/>
        <w:ind w:firstLine="640"/>
        <w:rPr>
          <w:rFonts w:eastAsia="仿宋_GB2312"/>
          <w:color w:val="auto"/>
          <w:sz w:val="32"/>
          <w:szCs w:val="32"/>
          <w:rPrChange w:id="2814" w:author="嗯哼" w:date="2021-09-13T09:12:00Z">
            <w:rPr>
              <w:rFonts w:ascii="仿宋" w:eastAsia="仿宋" w:hAnsi="仿宋" w:hint="eastAsia"/>
              <w:color w:val="auto"/>
              <w:sz w:val="30"/>
              <w:szCs w:val="30"/>
            </w:rPr>
          </w:rPrChange>
        </w:rPr>
      </w:pPr>
      <w:r>
        <w:rPr>
          <w:rFonts w:eastAsia="仿宋_GB2312"/>
          <w:color w:val="auto"/>
          <w:sz w:val="32"/>
          <w:szCs w:val="32"/>
          <w:rPrChange w:id="2815" w:author="嗯哼" w:date="2021-09-13T09:12:00Z">
            <w:rPr>
              <w:rFonts w:ascii="仿宋" w:eastAsia="仿宋" w:hAnsi="仿宋" w:hint="eastAsia"/>
              <w:color w:val="auto"/>
              <w:sz w:val="30"/>
              <w:szCs w:val="30"/>
            </w:rPr>
          </w:rPrChange>
        </w:rPr>
        <w:t>在</w:t>
      </w:r>
      <w:ins w:id="2816" w:author="嗯哼" w:date="2021-08-27T10:41:00Z">
        <w:r>
          <w:rPr>
            <w:rFonts w:eastAsia="仿宋_GB2312"/>
            <w:color w:val="auto"/>
            <w:sz w:val="32"/>
            <w:szCs w:val="32"/>
            <w:rPrChange w:id="2817" w:author="嗯哼" w:date="2021-09-13T09:12:00Z">
              <w:rPr>
                <w:rFonts w:ascii="仿宋" w:eastAsia="仿宋" w:hAnsi="仿宋" w:hint="eastAsia"/>
                <w:color w:val="auto"/>
                <w:sz w:val="30"/>
                <w:szCs w:val="30"/>
              </w:rPr>
            </w:rPrChange>
          </w:rPr>
          <w:t>黄山市加快建设</w:t>
        </w:r>
        <w:r>
          <w:rPr>
            <w:rFonts w:eastAsia="仿宋_GB2312"/>
            <w:color w:val="auto"/>
            <w:sz w:val="32"/>
            <w:szCs w:val="32"/>
            <w:rPrChange w:id="2818" w:author="嗯哼" w:date="2021-09-13T09:12:00Z">
              <w:rPr>
                <w:rFonts w:ascii="仿宋" w:eastAsia="仿宋" w:hAnsi="仿宋" w:hint="eastAsia"/>
                <w:color w:val="auto"/>
                <w:sz w:val="30"/>
                <w:szCs w:val="30"/>
              </w:rPr>
            </w:rPrChange>
          </w:rPr>
          <w:t>“</w:t>
        </w:r>
        <w:r>
          <w:rPr>
            <w:rFonts w:eastAsia="仿宋_GB2312"/>
            <w:color w:val="auto"/>
            <w:sz w:val="32"/>
            <w:szCs w:val="32"/>
            <w:rPrChange w:id="2819" w:author="嗯哼" w:date="2021-09-13T09:12:00Z">
              <w:rPr>
                <w:rFonts w:ascii="仿宋" w:eastAsia="仿宋" w:hAnsi="仿宋" w:hint="eastAsia"/>
                <w:color w:val="auto"/>
                <w:sz w:val="30"/>
                <w:szCs w:val="30"/>
              </w:rPr>
            </w:rPrChange>
          </w:rPr>
          <w:t>数字黄山</w:t>
        </w:r>
        <w:r>
          <w:rPr>
            <w:rFonts w:eastAsia="仿宋_GB2312"/>
            <w:color w:val="auto"/>
            <w:sz w:val="32"/>
            <w:szCs w:val="32"/>
            <w:rPrChange w:id="2820" w:author="嗯哼" w:date="2021-09-13T09:12:00Z">
              <w:rPr>
                <w:rFonts w:ascii="仿宋" w:eastAsia="仿宋" w:hAnsi="仿宋" w:hint="eastAsia"/>
                <w:color w:val="auto"/>
                <w:sz w:val="30"/>
                <w:szCs w:val="30"/>
              </w:rPr>
            </w:rPrChange>
          </w:rPr>
          <w:t>”</w:t>
        </w:r>
        <w:r>
          <w:rPr>
            <w:rFonts w:eastAsia="仿宋_GB2312"/>
            <w:color w:val="auto"/>
            <w:sz w:val="32"/>
            <w:szCs w:val="32"/>
            <w:rPrChange w:id="2821" w:author="嗯哼" w:date="2021-09-13T09:12:00Z">
              <w:rPr>
                <w:rFonts w:ascii="仿宋" w:eastAsia="仿宋" w:hAnsi="仿宋" w:hint="eastAsia"/>
                <w:color w:val="auto"/>
                <w:sz w:val="30"/>
                <w:szCs w:val="30"/>
              </w:rPr>
            </w:rPrChange>
          </w:rPr>
          <w:t>工作领导小组</w:t>
        </w:r>
      </w:ins>
      <w:del w:id="2822" w:author="嗯哼" w:date="2021-08-27T10:41:00Z">
        <w:r>
          <w:rPr>
            <w:rFonts w:eastAsia="仿宋_GB2312"/>
            <w:color w:val="auto"/>
            <w:sz w:val="32"/>
            <w:szCs w:val="32"/>
            <w:rPrChange w:id="2823" w:author="嗯哼" w:date="2021-09-13T09:12:00Z">
              <w:rPr>
                <w:rFonts w:ascii="仿宋" w:eastAsia="仿宋" w:hAnsi="仿宋" w:hint="eastAsia"/>
                <w:color w:val="auto"/>
                <w:sz w:val="30"/>
                <w:szCs w:val="30"/>
              </w:rPr>
            </w:rPrChange>
          </w:rPr>
          <w:delText>市</w:delText>
        </w:r>
      </w:del>
      <w:r>
        <w:rPr>
          <w:rFonts w:eastAsia="仿宋_GB2312"/>
          <w:color w:val="auto"/>
          <w:sz w:val="32"/>
          <w:szCs w:val="32"/>
          <w:rPrChange w:id="2824" w:author="嗯哼" w:date="2021-09-13T09:12:00Z">
            <w:rPr>
              <w:rFonts w:ascii="仿宋" w:eastAsia="仿宋" w:hAnsi="仿宋" w:hint="eastAsia"/>
              <w:color w:val="auto"/>
              <w:sz w:val="30"/>
              <w:szCs w:val="30"/>
            </w:rPr>
          </w:rPrChange>
        </w:rPr>
        <w:t>数字政府</w:t>
      </w:r>
      <w:del w:id="2825" w:author="嗯哼" w:date="2021-08-27T10:42:00Z">
        <w:r>
          <w:rPr>
            <w:rFonts w:eastAsia="仿宋_GB2312"/>
            <w:color w:val="auto"/>
            <w:sz w:val="32"/>
            <w:szCs w:val="32"/>
            <w:rPrChange w:id="2826" w:author="嗯哼" w:date="2021-09-13T09:12:00Z">
              <w:rPr>
                <w:rFonts w:ascii="仿宋" w:eastAsia="仿宋" w:hAnsi="仿宋" w:hint="eastAsia"/>
                <w:color w:val="auto"/>
                <w:sz w:val="30"/>
                <w:szCs w:val="30"/>
              </w:rPr>
            </w:rPrChange>
          </w:rPr>
          <w:delText>建设推进工程领导小组</w:delText>
        </w:r>
      </w:del>
      <w:ins w:id="2827" w:author="嗯哼" w:date="2021-08-27T10:42:00Z">
        <w:r>
          <w:rPr>
            <w:rFonts w:eastAsia="仿宋_GB2312"/>
            <w:color w:val="auto"/>
            <w:sz w:val="32"/>
            <w:szCs w:val="32"/>
            <w:rPrChange w:id="2828" w:author="嗯哼" w:date="2021-09-13T09:12:00Z">
              <w:rPr>
                <w:rFonts w:ascii="仿宋" w:eastAsia="仿宋" w:hAnsi="仿宋" w:hint="eastAsia"/>
                <w:color w:val="auto"/>
                <w:sz w:val="30"/>
                <w:szCs w:val="30"/>
              </w:rPr>
            </w:rPrChange>
          </w:rPr>
          <w:t>专项协调小组</w:t>
        </w:r>
      </w:ins>
      <w:r>
        <w:rPr>
          <w:rFonts w:eastAsia="仿宋_GB2312"/>
          <w:color w:val="auto"/>
          <w:sz w:val="32"/>
          <w:szCs w:val="32"/>
          <w:rPrChange w:id="2829" w:author="嗯哼" w:date="2021-09-13T09:12:00Z">
            <w:rPr>
              <w:rFonts w:ascii="仿宋" w:eastAsia="仿宋" w:hAnsi="仿宋" w:hint="eastAsia"/>
              <w:color w:val="auto"/>
              <w:sz w:val="30"/>
              <w:szCs w:val="30"/>
            </w:rPr>
          </w:rPrChange>
        </w:rPr>
        <w:t>的统一领导下，营造改革创新</w:t>
      </w:r>
      <w:r>
        <w:rPr>
          <w:rFonts w:eastAsia="仿宋_GB2312"/>
          <w:color w:val="auto"/>
          <w:sz w:val="32"/>
          <w:szCs w:val="32"/>
          <w:rPrChange w:id="2830" w:author="嗯哼" w:date="2021-09-13T09:12:00Z">
            <w:rPr>
              <w:rFonts w:ascii="仿宋" w:eastAsia="仿宋" w:hAnsi="仿宋" w:hint="eastAsia"/>
              <w:color w:val="auto"/>
              <w:sz w:val="30"/>
              <w:szCs w:val="30"/>
            </w:rPr>
          </w:rPrChange>
        </w:rPr>
        <w:lastRenderedPageBreak/>
        <w:t>的组织文化，构建</w:t>
      </w:r>
      <w:r>
        <w:rPr>
          <w:rFonts w:eastAsia="仿宋_GB2312"/>
          <w:color w:val="auto"/>
          <w:sz w:val="32"/>
          <w:szCs w:val="32"/>
          <w:rPrChange w:id="2831" w:author="嗯哼" w:date="2021-09-13T09:12:00Z">
            <w:rPr>
              <w:rFonts w:ascii="仿宋" w:eastAsia="仿宋" w:hAnsi="仿宋" w:hint="eastAsia"/>
              <w:color w:val="auto"/>
              <w:sz w:val="30"/>
              <w:szCs w:val="30"/>
            </w:rPr>
          </w:rPrChange>
        </w:rPr>
        <w:t>“</w:t>
      </w:r>
      <w:r>
        <w:rPr>
          <w:rFonts w:eastAsia="仿宋_GB2312"/>
          <w:color w:val="auto"/>
          <w:sz w:val="32"/>
          <w:szCs w:val="32"/>
          <w:rPrChange w:id="2832" w:author="嗯哼" w:date="2021-09-13T09:12:00Z">
            <w:rPr>
              <w:rFonts w:ascii="仿宋" w:eastAsia="仿宋" w:hAnsi="仿宋" w:hint="eastAsia"/>
              <w:color w:val="auto"/>
              <w:sz w:val="30"/>
              <w:szCs w:val="30"/>
            </w:rPr>
          </w:rPrChange>
        </w:rPr>
        <w:t>统一领导、上下衔接、运作高效、统筹有力、整体推进</w:t>
      </w:r>
      <w:r>
        <w:rPr>
          <w:rFonts w:eastAsia="仿宋_GB2312"/>
          <w:color w:val="auto"/>
          <w:sz w:val="32"/>
          <w:szCs w:val="32"/>
          <w:rPrChange w:id="2833" w:author="嗯哼" w:date="2021-09-13T09:12:00Z">
            <w:rPr>
              <w:rFonts w:ascii="仿宋" w:eastAsia="仿宋" w:hAnsi="仿宋" w:hint="eastAsia"/>
              <w:color w:val="auto"/>
              <w:sz w:val="30"/>
              <w:szCs w:val="30"/>
            </w:rPr>
          </w:rPrChange>
        </w:rPr>
        <w:t>”</w:t>
      </w:r>
      <w:r>
        <w:rPr>
          <w:rFonts w:eastAsia="仿宋_GB2312"/>
          <w:color w:val="auto"/>
          <w:sz w:val="32"/>
          <w:szCs w:val="32"/>
          <w:rPrChange w:id="2834" w:author="嗯哼" w:date="2021-09-13T09:12:00Z">
            <w:rPr>
              <w:rFonts w:ascii="仿宋" w:eastAsia="仿宋" w:hAnsi="仿宋" w:hint="eastAsia"/>
              <w:color w:val="auto"/>
              <w:sz w:val="30"/>
              <w:szCs w:val="30"/>
            </w:rPr>
          </w:rPrChange>
        </w:rPr>
        <w:t>的全市数字政府协同工作管理组织体系和各部门协同联动的综合协调机制，明确责任分工，建立政府数字化发展联席会议制度，成立工作专班，定期召开专题会议，协同推进各级各部门数字政府建设工程，保障数字政府整体建设顺利推进。建立以专家咨询与</w:t>
      </w:r>
      <w:r>
        <w:rPr>
          <w:rFonts w:eastAsia="仿宋_GB2312"/>
          <w:color w:val="auto"/>
          <w:sz w:val="32"/>
          <w:szCs w:val="32"/>
          <w:rPrChange w:id="2835" w:author="嗯哼" w:date="2021-09-13T09:12:00Z">
            <w:rPr>
              <w:rFonts w:ascii="仿宋" w:eastAsia="仿宋" w:hAnsi="仿宋" w:hint="eastAsia"/>
              <w:color w:val="auto"/>
              <w:sz w:val="30"/>
              <w:szCs w:val="30"/>
            </w:rPr>
          </w:rPrChange>
        </w:rPr>
        <w:t>“</w:t>
      </w:r>
      <w:r>
        <w:rPr>
          <w:rFonts w:eastAsia="仿宋_GB2312"/>
          <w:color w:val="auto"/>
          <w:sz w:val="32"/>
          <w:szCs w:val="32"/>
          <w:rPrChange w:id="2836" w:author="嗯哼" w:date="2021-09-13T09:12:00Z">
            <w:rPr>
              <w:rFonts w:ascii="仿宋" w:eastAsia="仿宋" w:hAnsi="仿宋" w:hint="eastAsia"/>
              <w:color w:val="auto"/>
              <w:sz w:val="30"/>
              <w:szCs w:val="30"/>
            </w:rPr>
          </w:rPrChange>
        </w:rPr>
        <w:t>放管服</w:t>
      </w:r>
      <w:r>
        <w:rPr>
          <w:rFonts w:eastAsia="仿宋_GB2312"/>
          <w:color w:val="auto"/>
          <w:sz w:val="32"/>
          <w:szCs w:val="32"/>
          <w:rPrChange w:id="2837" w:author="嗯哼" w:date="2021-09-13T09:12:00Z">
            <w:rPr>
              <w:rFonts w:ascii="仿宋" w:eastAsia="仿宋" w:hAnsi="仿宋" w:hint="eastAsia"/>
              <w:color w:val="auto"/>
              <w:sz w:val="30"/>
              <w:szCs w:val="30"/>
            </w:rPr>
          </w:rPrChange>
        </w:rPr>
        <w:t>”</w:t>
      </w:r>
      <w:r>
        <w:rPr>
          <w:rFonts w:eastAsia="仿宋_GB2312"/>
          <w:color w:val="auto"/>
          <w:sz w:val="32"/>
          <w:szCs w:val="32"/>
          <w:rPrChange w:id="2838" w:author="嗯哼" w:date="2021-09-13T09:12:00Z">
            <w:rPr>
              <w:rFonts w:ascii="仿宋" w:eastAsia="仿宋" w:hAnsi="仿宋" w:hint="eastAsia"/>
              <w:color w:val="auto"/>
              <w:sz w:val="30"/>
              <w:szCs w:val="30"/>
            </w:rPr>
          </w:rPrChange>
        </w:rPr>
        <w:t>改革相结合的决策机制，对数字政府建设工作的顶层设计、总体规划和工程实施，开展决策咨询、工作指导、标准研制和评估评价等工作，确保我市政务信息化项目建设科学稳步推进，避免出现新的信息孤岛。各区、县人民政府应结合地区实际，认真谋划并开展本地区数字政府建设推进工程，着力在数据共享、业务协同、数字化应用场景建设等方面取得一定成效，形成全市协同推进的新局面。</w:t>
      </w:r>
    </w:p>
    <w:p w14:paraId="3CAE5DBE" w14:textId="77777777" w:rsidR="00000000" w:rsidRDefault="00000000">
      <w:pPr>
        <w:pStyle w:val="a0"/>
        <w:spacing w:line="560" w:lineRule="exact"/>
        <w:ind w:firstLine="640"/>
        <w:rPr>
          <w:rFonts w:eastAsia="楷体_GB2312"/>
          <w:b/>
          <w:bCs/>
          <w:color w:val="auto"/>
          <w:sz w:val="32"/>
          <w:szCs w:val="32"/>
          <w:rPrChange w:id="2839" w:author="嗯哼" w:date="2021-09-13T09:12:00Z">
            <w:rPr>
              <w:rFonts w:ascii="仿宋" w:eastAsia="仿宋" w:hAnsi="仿宋" w:hint="eastAsia"/>
              <w:b/>
              <w:bCs/>
              <w:sz w:val="30"/>
              <w:szCs w:val="30"/>
            </w:rPr>
          </w:rPrChange>
        </w:rPr>
      </w:pPr>
      <w:bookmarkStart w:id="2840" w:name="_Toc78814161"/>
      <w:r>
        <w:rPr>
          <w:rFonts w:eastAsia="楷体_GB2312"/>
          <w:b/>
          <w:bCs/>
          <w:color w:val="auto"/>
          <w:sz w:val="32"/>
          <w:szCs w:val="32"/>
        </w:rPr>
        <w:t>（二）</w:t>
      </w:r>
      <w:r>
        <w:rPr>
          <w:rFonts w:eastAsia="楷体_GB2312"/>
          <w:b/>
          <w:bCs/>
          <w:color w:val="auto"/>
          <w:sz w:val="32"/>
          <w:szCs w:val="32"/>
          <w:rPrChange w:id="2841" w:author="嗯哼" w:date="2021-09-13T09:12:00Z">
            <w:rPr>
              <w:rFonts w:ascii="仿宋" w:eastAsia="仿宋" w:hAnsi="仿宋" w:hint="eastAsia"/>
              <w:b/>
              <w:bCs/>
              <w:sz w:val="30"/>
              <w:szCs w:val="30"/>
            </w:rPr>
          </w:rPrChange>
        </w:rPr>
        <w:t>优化保障机制</w:t>
      </w:r>
      <w:bookmarkEnd w:id="2840"/>
    </w:p>
    <w:p w14:paraId="084F2023" w14:textId="77777777" w:rsidR="00000000" w:rsidRDefault="00000000">
      <w:pPr>
        <w:pStyle w:val="a0"/>
        <w:spacing w:line="560" w:lineRule="exact"/>
        <w:ind w:firstLine="640"/>
        <w:rPr>
          <w:rFonts w:eastAsia="仿宋_GB2312"/>
          <w:color w:val="auto"/>
          <w:sz w:val="32"/>
          <w:szCs w:val="32"/>
          <w:rPrChange w:id="2842" w:author="嗯哼" w:date="2021-09-13T09:12:00Z">
            <w:rPr>
              <w:rFonts w:ascii="仿宋" w:eastAsia="仿宋" w:hAnsi="仿宋"/>
              <w:color w:val="auto"/>
              <w:sz w:val="30"/>
              <w:szCs w:val="30"/>
            </w:rPr>
          </w:rPrChange>
        </w:rPr>
      </w:pPr>
      <w:r>
        <w:rPr>
          <w:rFonts w:eastAsia="仿宋_GB2312"/>
          <w:color w:val="auto"/>
          <w:sz w:val="32"/>
          <w:szCs w:val="32"/>
          <w:rPrChange w:id="2843" w:author="嗯哼" w:date="2021-09-13T09:12:00Z">
            <w:rPr>
              <w:rFonts w:ascii="仿宋" w:eastAsia="仿宋" w:hAnsi="仿宋" w:hint="eastAsia"/>
              <w:color w:val="auto"/>
              <w:sz w:val="30"/>
              <w:szCs w:val="30"/>
            </w:rPr>
          </w:rPrChange>
        </w:rPr>
        <w:t>建立制定配套政策、健全管理机制，以技术和制度创新促进整体政府构建。加快完善信息化工程建设项目管理相关规定，制定完善的数字政府全过程工程质量管理要求和重点工程项目绩效评估指标体系，全面加强数字政府工程建设项目的全流程管理，持续优化数字政府建设发展环境，提升数字政府建设质量和应用效益。研究制定完善有助于市县</w:t>
      </w:r>
      <w:r>
        <w:rPr>
          <w:rFonts w:eastAsia="仿宋_GB2312"/>
          <w:color w:val="auto"/>
          <w:sz w:val="32"/>
          <w:szCs w:val="32"/>
          <w:rPrChange w:id="2844" w:author="嗯哼" w:date="2021-09-13T09:12:00Z">
            <w:rPr>
              <w:rFonts w:ascii="仿宋" w:eastAsia="仿宋" w:hAnsi="仿宋" w:hint="eastAsia"/>
              <w:color w:val="0000CC"/>
              <w:sz w:val="30"/>
              <w:szCs w:val="30"/>
            </w:rPr>
          </w:rPrChange>
        </w:rPr>
        <w:t>政务数字化应用一体化发展</w:t>
      </w:r>
      <w:r>
        <w:rPr>
          <w:rFonts w:eastAsia="仿宋_GB2312"/>
          <w:color w:val="auto"/>
          <w:sz w:val="32"/>
          <w:szCs w:val="32"/>
          <w:rPrChange w:id="2845" w:author="嗯哼" w:date="2021-09-13T09:12:00Z">
            <w:rPr>
              <w:rFonts w:ascii="仿宋" w:eastAsia="仿宋" w:hAnsi="仿宋" w:hint="eastAsia"/>
              <w:color w:val="auto"/>
              <w:sz w:val="30"/>
              <w:szCs w:val="30"/>
            </w:rPr>
          </w:rPrChange>
        </w:rPr>
        <w:t>的数字政府建设运营管理、数据协同治理、网络安全保障等相关政策制度</w:t>
      </w:r>
      <w:r>
        <w:rPr>
          <w:rFonts w:eastAsia="仿宋_GB2312"/>
          <w:color w:val="auto"/>
          <w:sz w:val="32"/>
          <w:szCs w:val="32"/>
          <w:rPrChange w:id="2846" w:author="嗯哼" w:date="2021-09-13T09:12:00Z">
            <w:rPr>
              <w:rFonts w:ascii="仿宋" w:eastAsia="仿宋" w:hAnsi="仿宋" w:hint="eastAsia"/>
              <w:color w:val="0000CC"/>
              <w:sz w:val="30"/>
              <w:szCs w:val="30"/>
            </w:rPr>
          </w:rPrChange>
        </w:rPr>
        <w:t>与保障机制，</w:t>
      </w:r>
      <w:r>
        <w:rPr>
          <w:rFonts w:eastAsia="仿宋_GB2312"/>
          <w:color w:val="auto"/>
          <w:sz w:val="32"/>
          <w:szCs w:val="32"/>
          <w:rPrChange w:id="2847" w:author="嗯哼" w:date="2021-09-13T09:12:00Z">
            <w:rPr>
              <w:rFonts w:ascii="仿宋" w:eastAsia="仿宋" w:hAnsi="仿宋" w:hint="eastAsia"/>
              <w:color w:val="auto"/>
              <w:sz w:val="30"/>
              <w:szCs w:val="30"/>
            </w:rPr>
          </w:rPrChange>
        </w:rPr>
        <w:t>推动数据互联共享、业务协同、集约建设。</w:t>
      </w:r>
    </w:p>
    <w:p w14:paraId="5E909795" w14:textId="77777777" w:rsidR="00000000" w:rsidRDefault="00000000">
      <w:pPr>
        <w:pStyle w:val="a0"/>
        <w:spacing w:line="560" w:lineRule="exact"/>
        <w:ind w:firstLine="640"/>
        <w:rPr>
          <w:rFonts w:eastAsia="楷体_GB2312"/>
          <w:b/>
          <w:bCs/>
          <w:color w:val="auto"/>
          <w:sz w:val="32"/>
          <w:szCs w:val="32"/>
          <w:rPrChange w:id="2848" w:author="嗯哼" w:date="2021-09-13T09:12:00Z">
            <w:rPr>
              <w:rFonts w:ascii="仿宋" w:eastAsia="仿宋" w:hAnsi="仿宋"/>
              <w:b/>
              <w:bCs/>
              <w:sz w:val="30"/>
              <w:szCs w:val="30"/>
            </w:rPr>
          </w:rPrChange>
        </w:rPr>
      </w:pPr>
      <w:bookmarkStart w:id="2849" w:name="_Toc78814162"/>
      <w:r>
        <w:rPr>
          <w:rFonts w:eastAsia="楷体_GB2312"/>
          <w:b/>
          <w:bCs/>
          <w:color w:val="auto"/>
          <w:sz w:val="32"/>
          <w:szCs w:val="32"/>
        </w:rPr>
        <w:t>（三）</w:t>
      </w:r>
      <w:r>
        <w:rPr>
          <w:rFonts w:eastAsia="楷体_GB2312"/>
          <w:b/>
          <w:bCs/>
          <w:color w:val="auto"/>
          <w:sz w:val="32"/>
          <w:szCs w:val="32"/>
          <w:rPrChange w:id="2850" w:author="嗯哼" w:date="2021-09-13T09:12:00Z">
            <w:rPr>
              <w:rFonts w:ascii="仿宋" w:eastAsia="仿宋" w:hAnsi="仿宋" w:hint="eastAsia"/>
              <w:b/>
              <w:bCs/>
              <w:sz w:val="30"/>
              <w:szCs w:val="30"/>
            </w:rPr>
          </w:rPrChange>
        </w:rPr>
        <w:t>完善</w:t>
      </w:r>
      <w:r>
        <w:rPr>
          <w:rFonts w:eastAsia="楷体_GB2312"/>
          <w:b/>
          <w:bCs/>
          <w:color w:val="auto"/>
          <w:sz w:val="32"/>
          <w:szCs w:val="32"/>
          <w:rPrChange w:id="2851" w:author="嗯哼" w:date="2021-09-13T09:12:00Z">
            <w:rPr>
              <w:rFonts w:ascii="仿宋" w:eastAsia="仿宋" w:hAnsi="仿宋"/>
              <w:b/>
              <w:bCs/>
              <w:sz w:val="30"/>
              <w:szCs w:val="30"/>
            </w:rPr>
          </w:rPrChange>
        </w:rPr>
        <w:t>共享机制</w:t>
      </w:r>
      <w:bookmarkEnd w:id="2849"/>
    </w:p>
    <w:p w14:paraId="6C142A29" w14:textId="77777777" w:rsidR="00000000" w:rsidRDefault="00000000">
      <w:pPr>
        <w:pStyle w:val="a0"/>
        <w:spacing w:line="560" w:lineRule="exact"/>
        <w:ind w:firstLine="640"/>
        <w:rPr>
          <w:rFonts w:eastAsia="仿宋_GB2312"/>
          <w:color w:val="auto"/>
          <w:sz w:val="32"/>
          <w:szCs w:val="32"/>
          <w:rPrChange w:id="2852" w:author="嗯哼" w:date="2021-09-13T09:12:00Z">
            <w:rPr>
              <w:rFonts w:ascii="仿宋" w:eastAsia="仿宋" w:hAnsi="仿宋"/>
              <w:color w:val="auto"/>
              <w:sz w:val="30"/>
              <w:szCs w:val="30"/>
            </w:rPr>
          </w:rPrChange>
        </w:rPr>
      </w:pPr>
      <w:r>
        <w:rPr>
          <w:rFonts w:eastAsia="仿宋_GB2312"/>
          <w:color w:val="auto"/>
          <w:sz w:val="32"/>
          <w:szCs w:val="32"/>
          <w:rPrChange w:id="2853" w:author="嗯哼" w:date="2021-09-13T09:12:00Z">
            <w:rPr>
              <w:rFonts w:ascii="仿宋" w:eastAsia="仿宋" w:hAnsi="仿宋" w:hint="eastAsia"/>
              <w:color w:val="auto"/>
              <w:sz w:val="30"/>
              <w:szCs w:val="30"/>
            </w:rPr>
          </w:rPrChange>
        </w:rPr>
        <w:lastRenderedPageBreak/>
        <w:t>从组织设计、系统规划和制度安排等方面出发，修订完善</w:t>
      </w:r>
      <w:del w:id="2854" w:author="嗯哼" w:date="2021-08-27T10:43:00Z">
        <w:r>
          <w:rPr>
            <w:rFonts w:eastAsia="仿宋_GB2312"/>
            <w:color w:val="auto"/>
            <w:sz w:val="32"/>
            <w:szCs w:val="32"/>
            <w:rPrChange w:id="2855" w:author="嗯哼" w:date="2021-09-13T09:12:00Z">
              <w:rPr>
                <w:rFonts w:ascii="仿宋" w:eastAsia="仿宋" w:hAnsi="仿宋" w:hint="eastAsia"/>
                <w:color w:val="auto"/>
                <w:sz w:val="30"/>
                <w:szCs w:val="30"/>
              </w:rPr>
            </w:rPrChange>
          </w:rPr>
          <w:delText>《黄山市公共数据资源共享管理办法》、《大数据应用条例》</w:delText>
        </w:r>
      </w:del>
      <w:ins w:id="2856" w:author="嗯哼" w:date="2021-08-27T10:43:00Z">
        <w:r>
          <w:rPr>
            <w:rFonts w:eastAsia="仿宋_GB2312"/>
            <w:color w:val="auto"/>
            <w:sz w:val="32"/>
            <w:szCs w:val="32"/>
            <w:rPrChange w:id="2857" w:author="嗯哼" w:date="2021-09-13T09:12:00Z">
              <w:rPr>
                <w:rFonts w:ascii="仿宋" w:eastAsia="仿宋" w:hAnsi="仿宋" w:hint="eastAsia"/>
                <w:color w:val="auto"/>
                <w:sz w:val="30"/>
                <w:szCs w:val="30"/>
              </w:rPr>
            </w:rPrChange>
          </w:rPr>
          <w:t>法规制度标准</w:t>
        </w:r>
      </w:ins>
      <w:r>
        <w:rPr>
          <w:rFonts w:eastAsia="仿宋_GB2312"/>
          <w:color w:val="auto"/>
          <w:sz w:val="32"/>
          <w:szCs w:val="32"/>
          <w:rPrChange w:id="2858" w:author="嗯哼" w:date="2021-09-13T09:12:00Z">
            <w:rPr>
              <w:rFonts w:ascii="仿宋" w:eastAsia="仿宋" w:hAnsi="仿宋" w:hint="eastAsia"/>
              <w:color w:val="auto"/>
              <w:sz w:val="30"/>
              <w:szCs w:val="30"/>
            </w:rPr>
          </w:rPrChange>
        </w:rPr>
        <w:t>，建设完善全市统一的公共数据资源</w:t>
      </w:r>
      <w:r>
        <w:rPr>
          <w:rFonts w:eastAsia="仿宋_GB2312"/>
          <w:color w:val="auto"/>
          <w:sz w:val="32"/>
          <w:szCs w:val="32"/>
          <w:rPrChange w:id="2859" w:author="嗯哼" w:date="2021-09-13T09:12:00Z">
            <w:rPr>
              <w:rFonts w:ascii="仿宋" w:eastAsia="仿宋" w:hAnsi="仿宋" w:hint="eastAsia"/>
              <w:color w:val="0000CC"/>
              <w:sz w:val="30"/>
              <w:szCs w:val="30"/>
            </w:rPr>
          </w:rPrChange>
        </w:rPr>
        <w:t>共享交换目录体系和共享交换</w:t>
      </w:r>
      <w:r>
        <w:rPr>
          <w:rFonts w:eastAsia="仿宋_GB2312"/>
          <w:color w:val="auto"/>
          <w:sz w:val="32"/>
          <w:szCs w:val="32"/>
          <w:rPrChange w:id="2860" w:author="嗯哼" w:date="2021-09-13T09:12:00Z">
            <w:rPr>
              <w:rFonts w:ascii="仿宋" w:eastAsia="仿宋" w:hAnsi="仿宋" w:hint="eastAsia"/>
              <w:color w:val="auto"/>
              <w:sz w:val="30"/>
              <w:szCs w:val="30"/>
            </w:rPr>
          </w:rPrChange>
        </w:rPr>
        <w:t>制度，明确公共数据资源共享的管理主体、职责及范围，遵循</w:t>
      </w:r>
      <w:r>
        <w:rPr>
          <w:rFonts w:eastAsia="仿宋_GB2312"/>
          <w:color w:val="auto"/>
          <w:sz w:val="32"/>
          <w:szCs w:val="32"/>
          <w:rPrChange w:id="2861" w:author="嗯哼" w:date="2021-09-13T09:12:00Z">
            <w:rPr>
              <w:rFonts w:ascii="仿宋" w:eastAsia="仿宋" w:hAnsi="仿宋" w:hint="eastAsia"/>
              <w:color w:val="auto"/>
              <w:sz w:val="30"/>
              <w:szCs w:val="30"/>
            </w:rPr>
          </w:rPrChange>
        </w:rPr>
        <w:t>“</w:t>
      </w:r>
      <w:r>
        <w:rPr>
          <w:rFonts w:eastAsia="仿宋_GB2312"/>
          <w:color w:val="auto"/>
          <w:sz w:val="32"/>
          <w:szCs w:val="32"/>
          <w:rPrChange w:id="2862" w:author="嗯哼" w:date="2021-09-13T09:12:00Z">
            <w:rPr>
              <w:rFonts w:ascii="仿宋" w:eastAsia="仿宋" w:hAnsi="仿宋" w:hint="eastAsia"/>
              <w:color w:val="auto"/>
              <w:sz w:val="30"/>
              <w:szCs w:val="30"/>
            </w:rPr>
          </w:rPrChange>
        </w:rPr>
        <w:t>统一集中、按需共享、无偿共享、保密安全、高效便民</w:t>
      </w:r>
      <w:r>
        <w:rPr>
          <w:rFonts w:eastAsia="仿宋_GB2312"/>
          <w:color w:val="auto"/>
          <w:sz w:val="32"/>
          <w:szCs w:val="32"/>
          <w:rPrChange w:id="2863" w:author="嗯哼" w:date="2021-09-13T09:12:00Z">
            <w:rPr>
              <w:rFonts w:ascii="仿宋" w:eastAsia="仿宋" w:hAnsi="仿宋" w:hint="eastAsia"/>
              <w:color w:val="auto"/>
              <w:sz w:val="30"/>
              <w:szCs w:val="30"/>
            </w:rPr>
          </w:rPrChange>
        </w:rPr>
        <w:t>”</w:t>
      </w:r>
      <w:r>
        <w:rPr>
          <w:rFonts w:eastAsia="仿宋_GB2312"/>
          <w:color w:val="auto"/>
          <w:sz w:val="32"/>
          <w:szCs w:val="32"/>
          <w:rPrChange w:id="2864" w:author="嗯哼" w:date="2021-09-13T09:12:00Z">
            <w:rPr>
              <w:rFonts w:ascii="仿宋" w:eastAsia="仿宋" w:hAnsi="仿宋" w:hint="eastAsia"/>
              <w:color w:val="auto"/>
              <w:sz w:val="30"/>
              <w:szCs w:val="30"/>
            </w:rPr>
          </w:rPrChange>
        </w:rPr>
        <w:t>的原则，规范各部门间的数据资源的采集、存储、交换</w:t>
      </w:r>
      <w:r>
        <w:rPr>
          <w:rFonts w:eastAsia="仿宋_GB2312"/>
          <w:color w:val="auto"/>
          <w:sz w:val="32"/>
          <w:szCs w:val="32"/>
          <w:rPrChange w:id="2865" w:author="嗯哼" w:date="2021-09-13T09:12:00Z">
            <w:rPr>
              <w:rFonts w:ascii="仿宋" w:eastAsia="仿宋" w:hAnsi="仿宋" w:hint="eastAsia"/>
              <w:color w:val="0000CC"/>
              <w:sz w:val="30"/>
              <w:szCs w:val="30"/>
            </w:rPr>
          </w:rPrChange>
        </w:rPr>
        <w:t>、共享和利用</w:t>
      </w:r>
      <w:r>
        <w:rPr>
          <w:rFonts w:eastAsia="仿宋_GB2312"/>
          <w:color w:val="auto"/>
          <w:sz w:val="32"/>
          <w:szCs w:val="32"/>
          <w:rPrChange w:id="2866" w:author="嗯哼" w:date="2021-09-13T09:12:00Z">
            <w:rPr>
              <w:rFonts w:ascii="仿宋" w:eastAsia="仿宋" w:hAnsi="仿宋" w:hint="eastAsia"/>
              <w:color w:val="auto"/>
              <w:sz w:val="30"/>
              <w:szCs w:val="30"/>
            </w:rPr>
          </w:rPrChange>
        </w:rPr>
        <w:t>工作，提供数据共享申请、授权、协调、仲裁、核准等数据共享业务，并对交换流程、交换节点、交换量等进行统一配置和监控。拟订出台数据资源共享的目录编制指南、资源分类标准、资源共享数据指标命名规范、资源共享服务接口标准、资源核心元数据编制规范、资源标识符编码规范、资源共享前置环境建设规范、资源共享用户和权限管理规范等。</w:t>
      </w:r>
    </w:p>
    <w:p w14:paraId="5CA24A79" w14:textId="77777777" w:rsidR="00000000" w:rsidRDefault="00000000">
      <w:pPr>
        <w:pStyle w:val="a0"/>
        <w:spacing w:line="560" w:lineRule="exact"/>
        <w:ind w:firstLine="640"/>
        <w:rPr>
          <w:rFonts w:eastAsia="楷体_GB2312"/>
          <w:b/>
          <w:bCs/>
          <w:color w:val="auto"/>
          <w:sz w:val="32"/>
          <w:szCs w:val="32"/>
          <w:rPrChange w:id="2867" w:author="嗯哼" w:date="2021-09-13T09:12:00Z">
            <w:rPr>
              <w:rFonts w:ascii="仿宋" w:eastAsia="仿宋" w:hAnsi="仿宋"/>
              <w:b/>
              <w:bCs/>
              <w:sz w:val="30"/>
              <w:szCs w:val="30"/>
            </w:rPr>
          </w:rPrChange>
        </w:rPr>
      </w:pPr>
      <w:bookmarkStart w:id="2868" w:name="_Toc78814163"/>
      <w:r>
        <w:rPr>
          <w:rFonts w:eastAsia="楷体_GB2312"/>
          <w:b/>
          <w:bCs/>
          <w:color w:val="auto"/>
          <w:sz w:val="32"/>
          <w:szCs w:val="32"/>
        </w:rPr>
        <w:t>（四）</w:t>
      </w:r>
      <w:r>
        <w:rPr>
          <w:rFonts w:eastAsia="楷体_GB2312"/>
          <w:b/>
          <w:bCs/>
          <w:color w:val="auto"/>
          <w:sz w:val="32"/>
          <w:szCs w:val="32"/>
          <w:rPrChange w:id="2869" w:author="嗯哼" w:date="2021-09-13T09:12:00Z">
            <w:rPr>
              <w:rFonts w:ascii="仿宋" w:eastAsia="仿宋" w:hAnsi="仿宋" w:hint="eastAsia"/>
              <w:b/>
              <w:bCs/>
              <w:sz w:val="30"/>
              <w:szCs w:val="30"/>
            </w:rPr>
          </w:rPrChange>
        </w:rPr>
        <w:t>强化资金保障</w:t>
      </w:r>
      <w:bookmarkEnd w:id="2868"/>
    </w:p>
    <w:p w14:paraId="590FED3B" w14:textId="77777777" w:rsidR="00000000" w:rsidRDefault="00000000">
      <w:pPr>
        <w:pStyle w:val="a0"/>
        <w:spacing w:line="560" w:lineRule="exact"/>
        <w:ind w:firstLine="640"/>
        <w:rPr>
          <w:rFonts w:eastAsia="仿宋_GB2312"/>
          <w:color w:val="auto"/>
          <w:sz w:val="32"/>
          <w:szCs w:val="32"/>
          <w:rPrChange w:id="2870" w:author="嗯哼" w:date="2021-09-13T09:12:00Z">
            <w:rPr>
              <w:rFonts w:ascii="仿宋" w:eastAsia="仿宋" w:hAnsi="仿宋"/>
              <w:color w:val="auto"/>
              <w:sz w:val="30"/>
              <w:szCs w:val="30"/>
            </w:rPr>
          </w:rPrChange>
        </w:rPr>
      </w:pPr>
      <w:r>
        <w:rPr>
          <w:rFonts w:eastAsia="仿宋_GB2312"/>
          <w:color w:val="auto"/>
          <w:sz w:val="32"/>
          <w:szCs w:val="32"/>
          <w:rPrChange w:id="2871" w:author="嗯哼" w:date="2021-09-13T09:12:00Z">
            <w:rPr>
              <w:rFonts w:ascii="仿宋" w:eastAsia="仿宋" w:hAnsi="仿宋" w:hint="eastAsia"/>
              <w:color w:val="auto"/>
              <w:sz w:val="30"/>
              <w:szCs w:val="30"/>
            </w:rPr>
          </w:rPrChange>
        </w:rPr>
        <w:t>建立数字黄山发展专项资金和长效投入机制，加大数字政府建设资金支持力度，统筹全市数字政府建设各类资金，将数字政府建设项目纳入政府财政预算。进一步规范数字政府建设项目经费预算编制和资金使用绩效管理，确保公开透明、规范有效。建立可持续的、支撑数字政府建设项目快速迭代建设的资金审核程序和机制，有效支撑政府数字化业务系统和平台平稳高效运行。完善以政府投资为引导、企业投资为主体的多元投资建设运营模式，推动建立社会融资担保体系，创新风险补偿机制。</w:t>
      </w:r>
    </w:p>
    <w:p w14:paraId="530CD224" w14:textId="77777777" w:rsidR="00000000" w:rsidRDefault="00000000">
      <w:pPr>
        <w:pStyle w:val="a0"/>
        <w:spacing w:line="560" w:lineRule="exact"/>
        <w:ind w:firstLine="640"/>
        <w:rPr>
          <w:rFonts w:eastAsia="楷体_GB2312"/>
          <w:b/>
          <w:bCs/>
          <w:color w:val="auto"/>
          <w:sz w:val="32"/>
          <w:szCs w:val="32"/>
          <w:rPrChange w:id="2872" w:author="嗯哼" w:date="2021-09-13T09:12:00Z">
            <w:rPr>
              <w:rFonts w:ascii="仿宋" w:eastAsia="仿宋" w:hAnsi="仿宋" w:hint="eastAsia"/>
              <w:b/>
              <w:bCs/>
              <w:sz w:val="30"/>
              <w:szCs w:val="30"/>
            </w:rPr>
          </w:rPrChange>
        </w:rPr>
      </w:pPr>
      <w:bookmarkStart w:id="2873" w:name="_Toc78814164"/>
      <w:r>
        <w:rPr>
          <w:rFonts w:eastAsia="楷体_GB2312"/>
          <w:b/>
          <w:bCs/>
          <w:color w:val="auto"/>
          <w:sz w:val="32"/>
          <w:szCs w:val="32"/>
        </w:rPr>
        <w:t>（五）</w:t>
      </w:r>
      <w:r>
        <w:rPr>
          <w:rFonts w:eastAsia="楷体_GB2312"/>
          <w:b/>
          <w:bCs/>
          <w:color w:val="auto"/>
          <w:sz w:val="32"/>
          <w:szCs w:val="32"/>
          <w:rPrChange w:id="2874" w:author="嗯哼" w:date="2021-09-13T09:12:00Z">
            <w:rPr>
              <w:rFonts w:ascii="仿宋" w:eastAsia="仿宋" w:hAnsi="仿宋" w:hint="eastAsia"/>
              <w:b/>
              <w:bCs/>
              <w:sz w:val="30"/>
              <w:szCs w:val="30"/>
            </w:rPr>
          </w:rPrChange>
        </w:rPr>
        <w:t>狠抓督查考核</w:t>
      </w:r>
      <w:bookmarkEnd w:id="2873"/>
    </w:p>
    <w:p w14:paraId="2DE68386" w14:textId="77777777" w:rsidR="00000000" w:rsidRDefault="00000000">
      <w:pPr>
        <w:pStyle w:val="a0"/>
        <w:spacing w:line="560" w:lineRule="exact"/>
        <w:ind w:firstLine="640"/>
        <w:rPr>
          <w:rFonts w:eastAsia="仿宋_GB2312"/>
          <w:color w:val="auto"/>
          <w:sz w:val="32"/>
          <w:szCs w:val="32"/>
          <w:rPrChange w:id="2875" w:author="嗯哼" w:date="2021-09-13T09:12:00Z">
            <w:rPr>
              <w:rFonts w:ascii="仿宋" w:eastAsia="仿宋" w:hAnsi="仿宋" w:hint="eastAsia"/>
              <w:color w:val="auto"/>
              <w:sz w:val="30"/>
              <w:szCs w:val="30"/>
            </w:rPr>
          </w:rPrChange>
        </w:rPr>
      </w:pPr>
      <w:r>
        <w:rPr>
          <w:rFonts w:eastAsia="仿宋_GB2312"/>
          <w:color w:val="auto"/>
          <w:sz w:val="32"/>
          <w:szCs w:val="32"/>
          <w:rPrChange w:id="2876" w:author="嗯哼" w:date="2021-09-13T09:12:00Z">
            <w:rPr>
              <w:rFonts w:ascii="仿宋" w:eastAsia="仿宋" w:hAnsi="仿宋" w:hint="eastAsia"/>
              <w:color w:val="auto"/>
              <w:sz w:val="30"/>
              <w:szCs w:val="30"/>
            </w:rPr>
          </w:rPrChange>
        </w:rPr>
        <w:lastRenderedPageBreak/>
        <w:t>完善数字政府建设和运行管理督查考核机制，将数字政府建设推进工作纳入政府部门目标管理绩效考核体系。市有关部门和各县区作为领域和相关区域推动数字政府发展的责任主体，应依据本规划，细化工作方案和措施，确保各项任务落到实处。按计划开展项目任务落实情况督促检查和第三方评估，加强统计监测、协调调度、绩效评估和考核监督，严格督查问效，全力推进项目任务完成。加强对规划实施情况的跟踪分析和考核评估，根据项目任务进展情况、中期评估完成情况、发展新动向等，对规划进行动态调整。</w:t>
      </w:r>
    </w:p>
    <w:p w14:paraId="7F507A5A" w14:textId="77777777" w:rsidR="00000000" w:rsidRDefault="00000000">
      <w:pPr>
        <w:pStyle w:val="a0"/>
        <w:spacing w:line="560" w:lineRule="exact"/>
        <w:ind w:firstLine="640"/>
        <w:rPr>
          <w:rFonts w:eastAsia="楷体_GB2312"/>
          <w:b/>
          <w:bCs/>
          <w:color w:val="auto"/>
          <w:sz w:val="32"/>
          <w:szCs w:val="32"/>
          <w:rPrChange w:id="2877" w:author="嗯哼" w:date="2021-09-13T09:12:00Z">
            <w:rPr>
              <w:rFonts w:ascii="仿宋" w:eastAsia="仿宋" w:hAnsi="仿宋"/>
              <w:b/>
              <w:bCs/>
              <w:sz w:val="30"/>
              <w:szCs w:val="30"/>
            </w:rPr>
          </w:rPrChange>
        </w:rPr>
      </w:pPr>
      <w:bookmarkStart w:id="2878" w:name="_Toc78814165"/>
      <w:r>
        <w:rPr>
          <w:rFonts w:eastAsia="楷体_GB2312"/>
          <w:b/>
          <w:bCs/>
          <w:color w:val="auto"/>
          <w:sz w:val="32"/>
          <w:szCs w:val="32"/>
        </w:rPr>
        <w:t>（六）</w:t>
      </w:r>
      <w:r>
        <w:rPr>
          <w:rFonts w:eastAsia="楷体_GB2312"/>
          <w:b/>
          <w:bCs/>
          <w:color w:val="auto"/>
          <w:sz w:val="32"/>
          <w:szCs w:val="32"/>
          <w:rPrChange w:id="2879" w:author="嗯哼" w:date="2021-09-13T09:12:00Z">
            <w:rPr>
              <w:rFonts w:ascii="仿宋" w:eastAsia="仿宋" w:hAnsi="仿宋" w:hint="eastAsia"/>
              <w:b/>
              <w:bCs/>
              <w:sz w:val="30"/>
              <w:szCs w:val="30"/>
            </w:rPr>
          </w:rPrChange>
        </w:rPr>
        <w:t>注重人才引培</w:t>
      </w:r>
      <w:bookmarkEnd w:id="2878"/>
    </w:p>
    <w:p w14:paraId="4D72C442" w14:textId="77777777" w:rsidR="00000000" w:rsidRDefault="00000000">
      <w:pPr>
        <w:pStyle w:val="a0"/>
        <w:spacing w:line="560" w:lineRule="exact"/>
        <w:ind w:firstLine="640"/>
        <w:rPr>
          <w:rFonts w:eastAsia="仿宋_GB2312"/>
          <w:color w:val="auto"/>
          <w:sz w:val="32"/>
          <w:szCs w:val="32"/>
          <w:rPrChange w:id="2880" w:author="嗯哼" w:date="2021-09-13T09:12:00Z">
            <w:rPr>
              <w:rFonts w:ascii="仿宋" w:eastAsia="仿宋" w:hAnsi="仿宋"/>
              <w:color w:val="auto"/>
              <w:sz w:val="30"/>
              <w:szCs w:val="30"/>
            </w:rPr>
          </w:rPrChange>
        </w:rPr>
      </w:pPr>
      <w:r>
        <w:rPr>
          <w:rFonts w:eastAsia="仿宋_GB2312"/>
          <w:color w:val="auto"/>
          <w:sz w:val="32"/>
          <w:szCs w:val="32"/>
          <w:rPrChange w:id="2881" w:author="嗯哼" w:date="2021-09-13T09:12:00Z">
            <w:rPr>
              <w:rFonts w:ascii="仿宋" w:eastAsia="仿宋" w:hAnsi="仿宋" w:hint="eastAsia"/>
              <w:color w:val="auto"/>
              <w:sz w:val="30"/>
              <w:szCs w:val="30"/>
            </w:rPr>
          </w:rPrChange>
        </w:rPr>
        <w:t>依托新型智慧城市建设教育培训体系，将数字政府建设列入领导干部和政府机关工作人员的学习培训内容，建立普及性与针对性相结合的培训机制，有计划提供智慧城市、数字政府、政务大数据领域专业培训，提升各级公务人员数字化素养，加强电子政务队伍建设。成立政务大数据治理联合研究中心，制定适合云计算、大数据、物联网和人工智能产业发展的高层次人才创新创业的扶持措施，吸引和聚集一批数字经济优秀人才，参与黄山市数字政府建设。</w:t>
      </w:r>
    </w:p>
    <w:p w14:paraId="46DFF1AA" w14:textId="77777777" w:rsidR="00000000" w:rsidRDefault="00000000">
      <w:pPr>
        <w:pStyle w:val="a0"/>
        <w:spacing w:line="560" w:lineRule="exact"/>
        <w:ind w:firstLine="640"/>
        <w:rPr>
          <w:rFonts w:eastAsia="楷体_GB2312"/>
          <w:b/>
          <w:bCs/>
          <w:color w:val="auto"/>
          <w:sz w:val="32"/>
          <w:szCs w:val="32"/>
          <w:rPrChange w:id="2882" w:author="嗯哼" w:date="2021-09-13T09:12:00Z">
            <w:rPr>
              <w:rFonts w:ascii="仿宋" w:eastAsia="仿宋" w:hAnsi="仿宋"/>
              <w:b/>
              <w:bCs/>
              <w:sz w:val="30"/>
              <w:szCs w:val="30"/>
            </w:rPr>
          </w:rPrChange>
        </w:rPr>
      </w:pPr>
      <w:bookmarkStart w:id="2883" w:name="_Toc78814166"/>
      <w:r>
        <w:rPr>
          <w:rFonts w:eastAsia="楷体_GB2312"/>
          <w:b/>
          <w:bCs/>
          <w:color w:val="auto"/>
          <w:sz w:val="32"/>
          <w:szCs w:val="32"/>
        </w:rPr>
        <w:t>（七）</w:t>
      </w:r>
      <w:r>
        <w:rPr>
          <w:rFonts w:eastAsia="楷体_GB2312"/>
          <w:b/>
          <w:bCs/>
          <w:color w:val="auto"/>
          <w:sz w:val="32"/>
          <w:szCs w:val="32"/>
          <w:rPrChange w:id="2884" w:author="嗯哼" w:date="2021-09-13T09:12:00Z">
            <w:rPr>
              <w:rFonts w:ascii="仿宋" w:eastAsia="仿宋" w:hAnsi="仿宋" w:hint="eastAsia"/>
              <w:b/>
              <w:bCs/>
              <w:sz w:val="30"/>
              <w:szCs w:val="30"/>
            </w:rPr>
          </w:rPrChange>
        </w:rPr>
        <w:t>加强宣传合作</w:t>
      </w:r>
      <w:bookmarkEnd w:id="2883"/>
    </w:p>
    <w:p w14:paraId="1846F0DC" w14:textId="77777777" w:rsidR="00000000" w:rsidRDefault="00000000">
      <w:pPr>
        <w:pStyle w:val="a0"/>
        <w:spacing w:line="560" w:lineRule="exact"/>
        <w:ind w:firstLine="640"/>
        <w:rPr>
          <w:ins w:id="2885" w:author="嗯哼" w:date="2021-08-27T10:34:00Z"/>
          <w:rFonts w:eastAsia="仿宋_GB2312"/>
          <w:color w:val="auto"/>
          <w:sz w:val="32"/>
          <w:szCs w:val="32"/>
          <w:rPrChange w:id="2886" w:author="嗯哼" w:date="2021-09-13T09:12:00Z">
            <w:rPr>
              <w:ins w:id="2887" w:author="嗯哼" w:date="2021-08-27T10:34:00Z"/>
              <w:rFonts w:ascii="仿宋" w:eastAsia="仿宋" w:hAnsi="仿宋" w:hint="eastAsia"/>
              <w:color w:val="auto"/>
              <w:sz w:val="30"/>
              <w:szCs w:val="30"/>
            </w:rPr>
          </w:rPrChange>
        </w:rPr>
      </w:pPr>
      <w:r>
        <w:rPr>
          <w:rFonts w:eastAsia="仿宋_GB2312"/>
          <w:color w:val="auto"/>
          <w:sz w:val="32"/>
          <w:szCs w:val="32"/>
          <w:rPrChange w:id="2888" w:author="嗯哼" w:date="2021-09-13T09:12:00Z">
            <w:rPr>
              <w:rFonts w:ascii="仿宋" w:eastAsia="仿宋" w:hAnsi="仿宋" w:hint="eastAsia"/>
              <w:color w:val="auto"/>
              <w:sz w:val="30"/>
              <w:szCs w:val="30"/>
            </w:rPr>
          </w:rPrChange>
        </w:rPr>
        <w:t>制定数字政府建设宣传推广计划，通过报刊、广播、电视、户外等传统媒体，政府网站、</w:t>
      </w:r>
      <w:r>
        <w:rPr>
          <w:rFonts w:eastAsia="仿宋_GB2312"/>
          <w:color w:val="auto"/>
          <w:sz w:val="32"/>
          <w:szCs w:val="32"/>
          <w:rPrChange w:id="2889" w:author="嗯哼" w:date="2021-09-13T09:12:00Z">
            <w:rPr>
              <w:rFonts w:ascii="仿宋" w:eastAsia="仿宋" w:hAnsi="仿宋" w:hint="eastAsia"/>
              <w:color w:val="auto"/>
              <w:sz w:val="30"/>
              <w:szCs w:val="30"/>
            </w:rPr>
          </w:rPrChange>
        </w:rPr>
        <w:t>“</w:t>
      </w:r>
      <w:r>
        <w:rPr>
          <w:rFonts w:eastAsia="仿宋_GB2312"/>
          <w:color w:val="auto"/>
          <w:sz w:val="32"/>
          <w:szCs w:val="32"/>
          <w:rPrChange w:id="2890" w:author="嗯哼" w:date="2021-09-13T09:12:00Z">
            <w:rPr>
              <w:rFonts w:ascii="仿宋" w:eastAsia="仿宋" w:hAnsi="仿宋" w:hint="eastAsia"/>
              <w:color w:val="auto"/>
              <w:sz w:val="30"/>
              <w:szCs w:val="30"/>
            </w:rPr>
          </w:rPrChange>
        </w:rPr>
        <w:t>皖事通</w:t>
      </w:r>
      <w:r>
        <w:rPr>
          <w:rFonts w:eastAsia="仿宋_GB2312"/>
          <w:color w:val="auto"/>
          <w:sz w:val="32"/>
          <w:szCs w:val="32"/>
          <w:rPrChange w:id="2891" w:author="嗯哼" w:date="2021-09-13T09:12:00Z">
            <w:rPr>
              <w:rFonts w:ascii="仿宋" w:eastAsia="仿宋" w:hAnsi="仿宋" w:hint="eastAsia"/>
              <w:color w:val="auto"/>
              <w:sz w:val="30"/>
              <w:szCs w:val="30"/>
            </w:rPr>
          </w:rPrChange>
        </w:rPr>
        <w:t>”App</w:t>
      </w:r>
      <w:r>
        <w:rPr>
          <w:rFonts w:eastAsia="仿宋_GB2312"/>
          <w:color w:val="auto"/>
          <w:sz w:val="32"/>
          <w:szCs w:val="32"/>
          <w:rPrChange w:id="2892" w:author="嗯哼" w:date="2021-09-13T09:12:00Z">
            <w:rPr>
              <w:rFonts w:ascii="仿宋" w:eastAsia="仿宋" w:hAnsi="仿宋" w:hint="eastAsia"/>
              <w:color w:val="auto"/>
              <w:sz w:val="30"/>
              <w:szCs w:val="30"/>
            </w:rPr>
          </w:rPrChange>
        </w:rPr>
        <w:t>、微信小程序等新媒体，广泛宣传</w:t>
      </w:r>
      <w:r>
        <w:rPr>
          <w:rFonts w:eastAsia="仿宋_GB2312"/>
          <w:color w:val="auto"/>
          <w:sz w:val="32"/>
          <w:szCs w:val="32"/>
          <w:rPrChange w:id="2893" w:author="嗯哼" w:date="2021-09-13T09:12:00Z">
            <w:rPr>
              <w:rFonts w:ascii="仿宋" w:eastAsia="仿宋" w:hAnsi="仿宋" w:hint="eastAsia"/>
              <w:color w:val="auto"/>
              <w:sz w:val="30"/>
              <w:szCs w:val="30"/>
            </w:rPr>
          </w:rPrChange>
        </w:rPr>
        <w:t>“</w:t>
      </w:r>
      <w:r>
        <w:rPr>
          <w:rFonts w:eastAsia="仿宋_GB2312"/>
          <w:color w:val="auto"/>
          <w:sz w:val="32"/>
          <w:szCs w:val="32"/>
          <w:rPrChange w:id="2894" w:author="嗯哼" w:date="2021-09-13T09:12:00Z">
            <w:rPr>
              <w:rFonts w:ascii="仿宋" w:eastAsia="仿宋" w:hAnsi="仿宋" w:hint="eastAsia"/>
              <w:color w:val="auto"/>
              <w:sz w:val="30"/>
              <w:szCs w:val="30"/>
            </w:rPr>
          </w:rPrChange>
        </w:rPr>
        <w:t>数字黄山</w:t>
      </w:r>
      <w:r>
        <w:rPr>
          <w:rFonts w:eastAsia="仿宋_GB2312"/>
          <w:color w:val="auto"/>
          <w:sz w:val="32"/>
          <w:szCs w:val="32"/>
          <w:rPrChange w:id="2895" w:author="嗯哼" w:date="2021-09-13T09:12:00Z">
            <w:rPr>
              <w:rFonts w:ascii="仿宋" w:eastAsia="仿宋" w:hAnsi="仿宋" w:hint="eastAsia"/>
              <w:color w:val="auto"/>
              <w:sz w:val="30"/>
              <w:szCs w:val="30"/>
            </w:rPr>
          </w:rPrChange>
        </w:rPr>
        <w:t>”</w:t>
      </w:r>
      <w:r>
        <w:rPr>
          <w:rFonts w:eastAsia="仿宋_GB2312"/>
          <w:color w:val="auto"/>
          <w:sz w:val="32"/>
          <w:szCs w:val="32"/>
          <w:rPrChange w:id="2896" w:author="嗯哼" w:date="2021-09-13T09:12:00Z">
            <w:rPr>
              <w:rFonts w:ascii="仿宋" w:eastAsia="仿宋" w:hAnsi="仿宋" w:hint="eastAsia"/>
              <w:color w:val="auto"/>
              <w:sz w:val="30"/>
              <w:szCs w:val="30"/>
            </w:rPr>
          </w:rPrChange>
        </w:rPr>
        <w:t>发展进程、典型案例和经验成效，提升</w:t>
      </w:r>
      <w:r>
        <w:rPr>
          <w:rFonts w:eastAsia="仿宋_GB2312"/>
          <w:color w:val="auto"/>
          <w:sz w:val="32"/>
          <w:szCs w:val="32"/>
          <w:rPrChange w:id="2897" w:author="嗯哼" w:date="2021-09-13T09:12:00Z">
            <w:rPr>
              <w:rFonts w:ascii="仿宋" w:eastAsia="仿宋" w:hAnsi="仿宋" w:hint="eastAsia"/>
              <w:color w:val="auto"/>
              <w:sz w:val="30"/>
              <w:szCs w:val="30"/>
            </w:rPr>
          </w:rPrChange>
        </w:rPr>
        <w:lastRenderedPageBreak/>
        <w:t>社会资本对数字政府的认知度和参与度，营造共谋数字政府发展的良好氛围。积极筹划与相关研究机构、重点企业合作举办数字政府发展论坛，汇聚权威专家、先进案例，展示数字政府建设成果。把握长三角一体化等区域发展战略机遇，积极与数字政府建设先行城市、优势院校、知名企业和智库机构等开展全方位的交流合作。</w:t>
      </w:r>
    </w:p>
    <w:p w14:paraId="7492E330" w14:textId="77777777" w:rsidR="00000000" w:rsidRDefault="00000000">
      <w:pPr>
        <w:pStyle w:val="a0"/>
        <w:spacing w:line="580" w:lineRule="exact"/>
        <w:ind w:firstLine="600"/>
        <w:rPr>
          <w:del w:id="2898" w:author="嗯哼" w:date="2021-08-27T10:34:00Z"/>
          <w:rFonts w:eastAsia="仿宋"/>
          <w:color w:val="auto"/>
          <w:sz w:val="30"/>
          <w:szCs w:val="30"/>
          <w:rPrChange w:id="2899" w:author="嗯哼" w:date="2021-09-13T09:12:00Z">
            <w:rPr>
              <w:del w:id="2900" w:author="嗯哼" w:date="2021-08-27T10:34:00Z"/>
              <w:rFonts w:ascii="仿宋" w:eastAsia="仿宋" w:hAnsi="仿宋"/>
              <w:color w:val="auto"/>
              <w:sz w:val="30"/>
              <w:szCs w:val="30"/>
            </w:rPr>
          </w:rPrChange>
        </w:rPr>
      </w:pPr>
      <w:ins w:id="2901" w:author="嗯哼" w:date="2021-08-27T10:34:00Z">
        <w:r>
          <w:rPr>
            <w:rFonts w:eastAsia="仿宋"/>
            <w:color w:val="auto"/>
            <w:sz w:val="30"/>
            <w:szCs w:val="30"/>
            <w:rPrChange w:id="2902" w:author="嗯哼" w:date="2021-09-13T09:12:00Z">
              <w:rPr>
                <w:rFonts w:ascii="仿宋" w:eastAsia="仿宋" w:hAnsi="仿宋" w:hint="eastAsia"/>
                <w:color w:val="auto"/>
                <w:sz w:val="30"/>
                <w:szCs w:val="30"/>
              </w:rPr>
            </w:rPrChange>
          </w:rPr>
          <w:br w:type="page"/>
        </w:r>
      </w:ins>
    </w:p>
    <w:p w14:paraId="42229C47" w14:textId="77777777" w:rsidR="00000000" w:rsidRDefault="00000000">
      <w:pPr>
        <w:pStyle w:val="a0"/>
        <w:ind w:firstLineChars="0" w:firstLine="0"/>
        <w:rPr>
          <w:rFonts w:eastAsia="黑体"/>
          <w:color w:val="auto"/>
          <w:sz w:val="32"/>
          <w:szCs w:val="32"/>
          <w:rPrChange w:id="2903" w:author="嗯哼" w:date="2021-09-13T09:12:00Z">
            <w:rPr>
              <w:b w:val="0"/>
              <w:bCs w:val="0"/>
              <w:sz w:val="30"/>
              <w:szCs w:val="30"/>
            </w:rPr>
          </w:rPrChange>
        </w:rPr>
        <w:pPrChange w:id="2904" w:author="嗯哼" w:date="2021-08-27T10:35:00Z">
          <w:pPr>
            <w:pStyle w:val="1"/>
            <w:numPr>
              <w:numId w:val="0"/>
            </w:numPr>
            <w:spacing w:before="240" w:after="240"/>
            <w:ind w:firstLine="0"/>
          </w:pPr>
        </w:pPrChange>
      </w:pPr>
      <w:bookmarkStart w:id="2905" w:name="_Toc54164515"/>
      <w:bookmarkStart w:id="2906" w:name="_Toc78814167"/>
      <w:r>
        <w:rPr>
          <w:rFonts w:eastAsia="黑体"/>
          <w:color w:val="auto"/>
          <w:sz w:val="32"/>
          <w:szCs w:val="32"/>
          <w:rPrChange w:id="2907" w:author="嗯哼" w:date="2021-09-13T09:12:00Z">
            <w:rPr>
              <w:rFonts w:hint="eastAsia"/>
              <w:b w:val="0"/>
              <w:bCs w:val="0"/>
              <w:sz w:val="30"/>
              <w:szCs w:val="30"/>
            </w:rPr>
          </w:rPrChange>
        </w:rPr>
        <w:t>附件</w:t>
      </w:r>
      <w:r>
        <w:rPr>
          <w:rFonts w:eastAsia="黑体"/>
          <w:color w:val="auto"/>
          <w:sz w:val="32"/>
          <w:szCs w:val="32"/>
          <w:rPrChange w:id="2908" w:author="嗯哼" w:date="2021-09-13T09:12:00Z">
            <w:rPr>
              <w:rFonts w:hint="eastAsia"/>
              <w:b w:val="0"/>
              <w:bCs w:val="0"/>
              <w:sz w:val="30"/>
              <w:szCs w:val="30"/>
            </w:rPr>
          </w:rPrChange>
        </w:rPr>
        <w:t>1</w:t>
      </w:r>
      <w:bookmarkEnd w:id="2905"/>
      <w:r>
        <w:rPr>
          <w:rFonts w:eastAsia="黑体"/>
          <w:color w:val="auto"/>
          <w:sz w:val="32"/>
          <w:szCs w:val="32"/>
          <w:rPrChange w:id="2909" w:author="嗯哼" w:date="2021-09-13T09:12:00Z">
            <w:rPr>
              <w:b w:val="0"/>
              <w:bCs w:val="0"/>
              <w:sz w:val="30"/>
              <w:szCs w:val="30"/>
            </w:rPr>
          </w:rPrChange>
        </w:rPr>
        <w:t xml:space="preserve"> </w:t>
      </w:r>
      <w:del w:id="2910" w:author="嗯哼" w:date="2021-08-27T10:35:00Z">
        <w:r>
          <w:rPr>
            <w:rFonts w:eastAsia="黑体"/>
            <w:color w:val="auto"/>
            <w:sz w:val="32"/>
            <w:szCs w:val="32"/>
            <w:rPrChange w:id="2911" w:author="嗯哼" w:date="2021-09-13T09:12:00Z">
              <w:rPr>
                <w:rFonts w:hint="eastAsia"/>
                <w:b w:val="0"/>
                <w:bCs w:val="0"/>
                <w:sz w:val="30"/>
                <w:szCs w:val="30"/>
              </w:rPr>
            </w:rPrChange>
          </w:rPr>
          <w:delText>黄山市</w:delText>
        </w:r>
        <w:r>
          <w:rPr>
            <w:rFonts w:eastAsia="黑体"/>
            <w:color w:val="auto"/>
            <w:sz w:val="32"/>
            <w:szCs w:val="32"/>
            <w:rPrChange w:id="2912" w:author="嗯哼" w:date="2021-09-13T09:12:00Z">
              <w:rPr>
                <w:rFonts w:hint="eastAsia"/>
                <w:b w:val="0"/>
                <w:bCs w:val="0"/>
                <w:sz w:val="30"/>
                <w:szCs w:val="30"/>
              </w:rPr>
            </w:rPrChange>
          </w:rPr>
          <w:delText>“</w:delText>
        </w:r>
        <w:r>
          <w:rPr>
            <w:rFonts w:eastAsia="黑体"/>
            <w:color w:val="auto"/>
            <w:sz w:val="32"/>
            <w:szCs w:val="32"/>
            <w:rPrChange w:id="2913" w:author="嗯哼" w:date="2021-09-13T09:12:00Z">
              <w:rPr>
                <w:rFonts w:hint="eastAsia"/>
                <w:b w:val="0"/>
                <w:bCs w:val="0"/>
                <w:sz w:val="30"/>
                <w:szCs w:val="30"/>
              </w:rPr>
            </w:rPrChange>
          </w:rPr>
          <w:delText>十四五</w:delText>
        </w:r>
        <w:r>
          <w:rPr>
            <w:rFonts w:eastAsia="黑体"/>
            <w:color w:val="auto"/>
            <w:sz w:val="32"/>
            <w:szCs w:val="32"/>
            <w:rPrChange w:id="2914" w:author="嗯哼" w:date="2021-09-13T09:12:00Z">
              <w:rPr>
                <w:rFonts w:hint="eastAsia"/>
                <w:b w:val="0"/>
                <w:bCs w:val="0"/>
                <w:sz w:val="30"/>
                <w:szCs w:val="30"/>
              </w:rPr>
            </w:rPrChange>
          </w:rPr>
          <w:delText>”</w:delText>
        </w:r>
        <w:r>
          <w:rPr>
            <w:rFonts w:eastAsia="黑体"/>
            <w:color w:val="auto"/>
            <w:sz w:val="32"/>
            <w:szCs w:val="32"/>
            <w:rPrChange w:id="2915" w:author="嗯哼" w:date="2021-09-13T09:12:00Z">
              <w:rPr>
                <w:rFonts w:hint="eastAsia"/>
                <w:b w:val="0"/>
                <w:bCs w:val="0"/>
                <w:sz w:val="30"/>
                <w:szCs w:val="30"/>
              </w:rPr>
            </w:rPrChange>
          </w:rPr>
          <w:delText>数字政府建设主要预期指标</w:delText>
        </w:r>
      </w:del>
      <w:bookmarkEnd w:id="2906"/>
    </w:p>
    <w:tbl>
      <w:tblPr>
        <w:tblW w:w="9087" w:type="dxa"/>
        <w:jc w:val="center"/>
        <w:tblInd w:w="0" w:type="dxa"/>
        <w:tblLook w:val="0000" w:firstRow="0" w:lastRow="0" w:firstColumn="0" w:lastColumn="0" w:noHBand="0" w:noVBand="0"/>
      </w:tblPr>
      <w:tblGrid>
        <w:gridCol w:w="3417"/>
        <w:gridCol w:w="1134"/>
        <w:gridCol w:w="1134"/>
        <w:gridCol w:w="1276"/>
        <w:gridCol w:w="992"/>
        <w:gridCol w:w="1134"/>
      </w:tblGrid>
      <w:tr w:rsidR="00000000" w14:paraId="4C8B896C" w14:textId="77777777">
        <w:trPr>
          <w:trHeight w:val="276"/>
          <w:jc w:val="center"/>
        </w:trPr>
        <w:tc>
          <w:tcPr>
            <w:tcW w:w="9087" w:type="dxa"/>
            <w:gridSpan w:val="6"/>
            <w:tcBorders>
              <w:top w:val="single" w:sz="4" w:space="0" w:color="auto"/>
              <w:left w:val="single" w:sz="4" w:space="0" w:color="auto"/>
              <w:bottom w:val="single" w:sz="4" w:space="0" w:color="auto"/>
              <w:right w:val="single" w:sz="4" w:space="0" w:color="000000"/>
            </w:tcBorders>
            <w:vAlign w:val="center"/>
          </w:tcPr>
          <w:p w14:paraId="44D222BD" w14:textId="77777777" w:rsidR="00000000" w:rsidRDefault="00000000">
            <w:pPr>
              <w:spacing w:line="240" w:lineRule="auto"/>
              <w:jc w:val="center"/>
              <w:rPr>
                <w:rFonts w:eastAsia="仿宋"/>
                <w:color w:val="auto"/>
                <w:sz w:val="24"/>
                <w:szCs w:val="24"/>
                <w:rPrChange w:id="2916" w:author="嗯哼" w:date="2021-09-13T09:12:00Z">
                  <w:rPr>
                    <w:rFonts w:ascii="仿宋" w:eastAsia="仿宋" w:hAnsi="仿宋" w:cs="宋体"/>
                    <w:color w:val="auto"/>
                    <w:sz w:val="24"/>
                    <w:szCs w:val="24"/>
                  </w:rPr>
                </w:rPrChange>
              </w:rPr>
            </w:pPr>
            <w:r>
              <w:rPr>
                <w:rFonts w:eastAsia="方正小标宋_GBK"/>
                <w:color w:val="auto"/>
                <w:sz w:val="30"/>
                <w:szCs w:val="30"/>
                <w:rPrChange w:id="2917" w:author="嗯哼" w:date="2021-09-13T09:12:00Z">
                  <w:rPr>
                    <w:rFonts w:ascii="仿宋" w:eastAsia="仿宋" w:hAnsi="仿宋" w:cs="宋体" w:hint="eastAsia"/>
                    <w:color w:val="auto"/>
                    <w:sz w:val="24"/>
                    <w:szCs w:val="24"/>
                  </w:rPr>
                </w:rPrChange>
              </w:rPr>
              <w:t>黄山市</w:t>
            </w:r>
            <w:r>
              <w:rPr>
                <w:rFonts w:eastAsia="方正小标宋_GBK"/>
                <w:color w:val="auto"/>
                <w:sz w:val="30"/>
                <w:szCs w:val="30"/>
                <w:rPrChange w:id="2918" w:author="嗯哼" w:date="2021-09-13T09:12:00Z">
                  <w:rPr>
                    <w:rFonts w:ascii="仿宋" w:eastAsia="仿宋" w:hAnsi="仿宋" w:cs="宋体" w:hint="eastAsia"/>
                    <w:color w:val="auto"/>
                    <w:sz w:val="24"/>
                    <w:szCs w:val="24"/>
                  </w:rPr>
                </w:rPrChange>
              </w:rPr>
              <w:t>“</w:t>
            </w:r>
            <w:r>
              <w:rPr>
                <w:rFonts w:eastAsia="方正小标宋_GBK"/>
                <w:color w:val="auto"/>
                <w:sz w:val="30"/>
                <w:szCs w:val="30"/>
                <w:rPrChange w:id="2919" w:author="嗯哼" w:date="2021-09-13T09:12:00Z">
                  <w:rPr>
                    <w:rFonts w:ascii="仿宋" w:eastAsia="仿宋" w:hAnsi="仿宋" w:cs="宋体" w:hint="eastAsia"/>
                    <w:color w:val="auto"/>
                    <w:sz w:val="24"/>
                    <w:szCs w:val="24"/>
                  </w:rPr>
                </w:rPrChange>
              </w:rPr>
              <w:t>十四五</w:t>
            </w:r>
            <w:r>
              <w:rPr>
                <w:rFonts w:eastAsia="方正小标宋_GBK"/>
                <w:color w:val="auto"/>
                <w:sz w:val="30"/>
                <w:szCs w:val="30"/>
                <w:rPrChange w:id="2920" w:author="嗯哼" w:date="2021-09-13T09:12:00Z">
                  <w:rPr>
                    <w:rFonts w:ascii="仿宋" w:eastAsia="仿宋" w:hAnsi="仿宋" w:cs="宋体" w:hint="eastAsia"/>
                    <w:color w:val="auto"/>
                    <w:sz w:val="24"/>
                    <w:szCs w:val="24"/>
                  </w:rPr>
                </w:rPrChange>
              </w:rPr>
              <w:t>”</w:t>
            </w:r>
            <w:r>
              <w:rPr>
                <w:rFonts w:eastAsia="方正小标宋_GBK"/>
                <w:color w:val="auto"/>
                <w:sz w:val="30"/>
                <w:szCs w:val="30"/>
                <w:rPrChange w:id="2921" w:author="嗯哼" w:date="2021-09-13T09:12:00Z">
                  <w:rPr>
                    <w:rFonts w:ascii="仿宋" w:eastAsia="仿宋" w:hAnsi="仿宋" w:cs="宋体" w:hint="eastAsia"/>
                    <w:color w:val="auto"/>
                    <w:sz w:val="24"/>
                    <w:szCs w:val="24"/>
                  </w:rPr>
                </w:rPrChange>
              </w:rPr>
              <w:t>数字政府建设主要预期指标</w:t>
            </w:r>
          </w:p>
        </w:tc>
      </w:tr>
      <w:tr w:rsidR="00000000" w14:paraId="5F470DE8" w14:textId="77777777">
        <w:trPr>
          <w:trHeight w:val="276"/>
          <w:jc w:val="center"/>
        </w:trPr>
        <w:tc>
          <w:tcPr>
            <w:tcW w:w="3417" w:type="dxa"/>
            <w:tcBorders>
              <w:top w:val="nil"/>
              <w:left w:val="single" w:sz="4" w:space="0" w:color="auto"/>
              <w:bottom w:val="single" w:sz="4" w:space="0" w:color="auto"/>
              <w:right w:val="single" w:sz="4" w:space="0" w:color="auto"/>
            </w:tcBorders>
            <w:vAlign w:val="center"/>
          </w:tcPr>
          <w:p w14:paraId="2023C921" w14:textId="77777777" w:rsidR="00000000" w:rsidRDefault="00000000">
            <w:pPr>
              <w:spacing w:line="240" w:lineRule="auto"/>
              <w:rPr>
                <w:rFonts w:eastAsia="仿宋"/>
                <w:color w:val="auto"/>
                <w:sz w:val="24"/>
                <w:szCs w:val="24"/>
                <w:rPrChange w:id="2922" w:author="嗯哼" w:date="2021-09-13T09:12:00Z">
                  <w:rPr>
                    <w:rFonts w:ascii="仿宋" w:eastAsia="仿宋" w:hAnsi="仿宋" w:cs="宋体" w:hint="eastAsia"/>
                    <w:color w:val="auto"/>
                    <w:sz w:val="24"/>
                    <w:szCs w:val="24"/>
                  </w:rPr>
                </w:rPrChange>
              </w:rPr>
            </w:pPr>
            <w:r>
              <w:rPr>
                <w:rFonts w:eastAsia="仿宋"/>
                <w:color w:val="auto"/>
                <w:sz w:val="24"/>
                <w:szCs w:val="24"/>
                <w:rPrChange w:id="2923" w:author="嗯哼" w:date="2021-09-13T09:12:00Z">
                  <w:rPr>
                    <w:rFonts w:ascii="仿宋" w:eastAsia="仿宋" w:hAnsi="仿宋" w:cs="宋体" w:hint="eastAsia"/>
                    <w:color w:val="auto"/>
                    <w:sz w:val="24"/>
                    <w:szCs w:val="24"/>
                  </w:rPr>
                </w:rPrChange>
              </w:rPr>
              <w:t>指标名称（单位）</w:t>
            </w:r>
            <w:r>
              <w:rPr>
                <w:rFonts w:eastAsia="仿宋"/>
                <w:color w:val="auto"/>
                <w:sz w:val="24"/>
                <w:szCs w:val="24"/>
                <w:rPrChange w:id="2924"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17E7C91D" w14:textId="77777777" w:rsidR="00000000" w:rsidRDefault="00000000">
            <w:pPr>
              <w:spacing w:line="240" w:lineRule="auto"/>
              <w:jc w:val="center"/>
              <w:rPr>
                <w:rFonts w:eastAsia="仿宋"/>
                <w:color w:val="auto"/>
                <w:sz w:val="24"/>
                <w:szCs w:val="24"/>
                <w:rPrChange w:id="2925" w:author="嗯哼" w:date="2021-09-13T09:12:00Z">
                  <w:rPr>
                    <w:rFonts w:ascii="仿宋" w:eastAsia="仿宋" w:hAnsi="仿宋" w:cs="宋体" w:hint="eastAsia"/>
                    <w:color w:val="auto"/>
                    <w:sz w:val="24"/>
                    <w:szCs w:val="24"/>
                  </w:rPr>
                </w:rPrChange>
              </w:rPr>
            </w:pPr>
            <w:r>
              <w:rPr>
                <w:rFonts w:eastAsia="仿宋"/>
                <w:color w:val="auto"/>
                <w:sz w:val="24"/>
                <w:szCs w:val="24"/>
                <w:rPrChange w:id="2926" w:author="嗯哼" w:date="2021-09-13T09:12:00Z">
                  <w:rPr>
                    <w:rFonts w:ascii="仿宋" w:eastAsia="仿宋" w:hAnsi="仿宋" w:cs="宋体" w:hint="eastAsia"/>
                    <w:color w:val="auto"/>
                    <w:sz w:val="24"/>
                    <w:szCs w:val="24"/>
                  </w:rPr>
                </w:rPrChange>
              </w:rPr>
              <w:t>2020</w:t>
            </w:r>
            <w:r>
              <w:rPr>
                <w:rFonts w:eastAsia="仿宋"/>
                <w:color w:val="auto"/>
                <w:sz w:val="24"/>
                <w:szCs w:val="24"/>
                <w:rPrChange w:id="2927" w:author="嗯哼" w:date="2021-09-13T09:12:00Z">
                  <w:rPr>
                    <w:rFonts w:ascii="仿宋" w:eastAsia="仿宋" w:hAnsi="仿宋" w:cs="宋体" w:hint="eastAsia"/>
                    <w:color w:val="auto"/>
                    <w:sz w:val="24"/>
                    <w:szCs w:val="24"/>
                  </w:rPr>
                </w:rPrChange>
              </w:rPr>
              <w:t>年</w:t>
            </w:r>
          </w:p>
        </w:tc>
        <w:tc>
          <w:tcPr>
            <w:tcW w:w="1134" w:type="dxa"/>
            <w:tcBorders>
              <w:top w:val="nil"/>
              <w:left w:val="nil"/>
              <w:bottom w:val="single" w:sz="4" w:space="0" w:color="auto"/>
              <w:right w:val="single" w:sz="4" w:space="0" w:color="auto"/>
            </w:tcBorders>
            <w:vAlign w:val="center"/>
          </w:tcPr>
          <w:p w14:paraId="321B1402" w14:textId="77777777" w:rsidR="00000000" w:rsidRDefault="00000000">
            <w:pPr>
              <w:spacing w:line="240" w:lineRule="auto"/>
              <w:jc w:val="center"/>
              <w:rPr>
                <w:rFonts w:eastAsia="仿宋"/>
                <w:color w:val="auto"/>
                <w:sz w:val="24"/>
                <w:szCs w:val="24"/>
                <w:rPrChange w:id="2928" w:author="嗯哼" w:date="2021-09-13T09:12:00Z">
                  <w:rPr>
                    <w:rFonts w:ascii="仿宋" w:eastAsia="仿宋" w:hAnsi="仿宋" w:cs="宋体" w:hint="eastAsia"/>
                    <w:color w:val="auto"/>
                    <w:sz w:val="24"/>
                    <w:szCs w:val="24"/>
                  </w:rPr>
                </w:rPrChange>
              </w:rPr>
            </w:pPr>
            <w:r>
              <w:rPr>
                <w:rFonts w:eastAsia="仿宋"/>
                <w:color w:val="auto"/>
                <w:sz w:val="24"/>
                <w:szCs w:val="24"/>
                <w:rPrChange w:id="2929" w:author="嗯哼" w:date="2021-09-13T09:12:00Z">
                  <w:rPr>
                    <w:rFonts w:ascii="仿宋" w:eastAsia="仿宋" w:hAnsi="仿宋" w:cs="宋体" w:hint="eastAsia"/>
                    <w:color w:val="auto"/>
                    <w:sz w:val="24"/>
                    <w:szCs w:val="24"/>
                  </w:rPr>
                </w:rPrChange>
              </w:rPr>
              <w:t>202</w:t>
            </w:r>
            <w:r>
              <w:rPr>
                <w:rFonts w:eastAsia="仿宋"/>
                <w:color w:val="auto"/>
                <w:sz w:val="24"/>
                <w:szCs w:val="24"/>
                <w:rPrChange w:id="2930" w:author="嗯哼" w:date="2021-09-13T09:12:00Z">
                  <w:rPr>
                    <w:rFonts w:ascii="仿宋" w:eastAsia="仿宋" w:hAnsi="仿宋" w:cs="宋体"/>
                    <w:color w:val="auto"/>
                    <w:sz w:val="24"/>
                    <w:szCs w:val="24"/>
                  </w:rPr>
                </w:rPrChange>
              </w:rPr>
              <w:t>3</w:t>
            </w:r>
            <w:r>
              <w:rPr>
                <w:rFonts w:eastAsia="仿宋"/>
                <w:color w:val="auto"/>
                <w:sz w:val="24"/>
                <w:szCs w:val="24"/>
                <w:rPrChange w:id="2931" w:author="嗯哼" w:date="2021-09-13T09:12:00Z">
                  <w:rPr>
                    <w:rFonts w:ascii="仿宋" w:eastAsia="仿宋" w:hAnsi="仿宋" w:cs="宋体" w:hint="eastAsia"/>
                    <w:color w:val="auto"/>
                    <w:sz w:val="24"/>
                    <w:szCs w:val="24"/>
                  </w:rPr>
                </w:rPrChange>
              </w:rPr>
              <w:t>年</w:t>
            </w:r>
          </w:p>
        </w:tc>
        <w:tc>
          <w:tcPr>
            <w:tcW w:w="1276" w:type="dxa"/>
            <w:tcBorders>
              <w:top w:val="nil"/>
              <w:left w:val="nil"/>
              <w:bottom w:val="single" w:sz="4" w:space="0" w:color="auto"/>
              <w:right w:val="single" w:sz="4" w:space="0" w:color="auto"/>
            </w:tcBorders>
            <w:vAlign w:val="center"/>
          </w:tcPr>
          <w:p w14:paraId="53DB6C96" w14:textId="77777777" w:rsidR="00000000" w:rsidRDefault="00000000">
            <w:pPr>
              <w:spacing w:line="240" w:lineRule="auto"/>
              <w:jc w:val="center"/>
              <w:rPr>
                <w:rFonts w:eastAsia="仿宋"/>
                <w:color w:val="auto"/>
                <w:sz w:val="24"/>
                <w:szCs w:val="24"/>
                <w:rPrChange w:id="2932" w:author="嗯哼" w:date="2021-09-13T09:12:00Z">
                  <w:rPr>
                    <w:rFonts w:ascii="仿宋" w:eastAsia="仿宋" w:hAnsi="仿宋" w:cs="宋体" w:hint="eastAsia"/>
                    <w:color w:val="auto"/>
                    <w:sz w:val="24"/>
                    <w:szCs w:val="24"/>
                  </w:rPr>
                </w:rPrChange>
              </w:rPr>
            </w:pPr>
            <w:r>
              <w:rPr>
                <w:rFonts w:eastAsia="仿宋"/>
                <w:color w:val="auto"/>
                <w:sz w:val="24"/>
                <w:szCs w:val="24"/>
                <w:rPrChange w:id="2933" w:author="嗯哼" w:date="2021-09-13T09:12:00Z">
                  <w:rPr>
                    <w:rFonts w:ascii="仿宋" w:eastAsia="仿宋" w:hAnsi="仿宋" w:cs="宋体" w:hint="eastAsia"/>
                    <w:color w:val="auto"/>
                    <w:sz w:val="24"/>
                    <w:szCs w:val="24"/>
                  </w:rPr>
                </w:rPrChange>
              </w:rPr>
              <w:t>2025</w:t>
            </w:r>
            <w:r>
              <w:rPr>
                <w:rFonts w:eastAsia="仿宋"/>
                <w:color w:val="auto"/>
                <w:sz w:val="24"/>
                <w:szCs w:val="24"/>
                <w:rPrChange w:id="2934" w:author="嗯哼" w:date="2021-09-13T09:12:00Z">
                  <w:rPr>
                    <w:rFonts w:ascii="仿宋" w:eastAsia="仿宋" w:hAnsi="仿宋" w:cs="宋体" w:hint="eastAsia"/>
                    <w:color w:val="auto"/>
                    <w:sz w:val="24"/>
                    <w:szCs w:val="24"/>
                  </w:rPr>
                </w:rPrChange>
              </w:rPr>
              <w:t>年</w:t>
            </w:r>
          </w:p>
        </w:tc>
        <w:tc>
          <w:tcPr>
            <w:tcW w:w="992" w:type="dxa"/>
            <w:tcBorders>
              <w:top w:val="nil"/>
              <w:left w:val="nil"/>
              <w:bottom w:val="single" w:sz="4" w:space="0" w:color="auto"/>
              <w:right w:val="single" w:sz="4" w:space="0" w:color="auto"/>
            </w:tcBorders>
            <w:vAlign w:val="center"/>
          </w:tcPr>
          <w:p w14:paraId="23E1AADC" w14:textId="77777777" w:rsidR="00000000" w:rsidRDefault="00000000">
            <w:pPr>
              <w:spacing w:line="240" w:lineRule="auto"/>
              <w:rPr>
                <w:rFonts w:eastAsia="仿宋"/>
                <w:color w:val="auto"/>
                <w:sz w:val="24"/>
                <w:szCs w:val="24"/>
                <w:rPrChange w:id="2935" w:author="嗯哼" w:date="2021-09-13T09:12:00Z">
                  <w:rPr>
                    <w:rFonts w:ascii="仿宋" w:eastAsia="仿宋" w:hAnsi="仿宋" w:cs="宋体" w:hint="eastAsia"/>
                    <w:color w:val="auto"/>
                    <w:sz w:val="24"/>
                    <w:szCs w:val="24"/>
                  </w:rPr>
                </w:rPrChange>
              </w:rPr>
            </w:pPr>
            <w:r>
              <w:rPr>
                <w:rFonts w:eastAsia="仿宋"/>
                <w:color w:val="auto"/>
                <w:sz w:val="24"/>
                <w:szCs w:val="24"/>
                <w:rPrChange w:id="2936" w:author="嗯哼" w:date="2021-09-13T09:12:00Z">
                  <w:rPr>
                    <w:rFonts w:ascii="仿宋" w:eastAsia="仿宋" w:hAnsi="仿宋" w:cs="宋体" w:hint="eastAsia"/>
                    <w:color w:val="auto"/>
                    <w:sz w:val="24"/>
                    <w:szCs w:val="24"/>
                  </w:rPr>
                </w:rPrChange>
              </w:rPr>
              <w:t>备注</w:t>
            </w:r>
            <w:r>
              <w:rPr>
                <w:rFonts w:eastAsia="仿宋"/>
                <w:color w:val="auto"/>
                <w:sz w:val="24"/>
                <w:szCs w:val="24"/>
                <w:rPrChange w:id="2937" w:author="嗯哼" w:date="2021-09-13T09:12:00Z">
                  <w:rPr>
                    <w:rFonts w:ascii="仿宋" w:eastAsia="仿宋" w:hAnsi="仿宋" w:cs="宋体" w:hint="eastAsia"/>
                    <w:color w:val="auto"/>
                    <w:sz w:val="24"/>
                    <w:szCs w:val="24"/>
                  </w:rPr>
                </w:rPrChange>
              </w:rPr>
              <w:t>1</w:t>
            </w:r>
          </w:p>
        </w:tc>
        <w:tc>
          <w:tcPr>
            <w:tcW w:w="1134" w:type="dxa"/>
            <w:tcBorders>
              <w:top w:val="nil"/>
              <w:left w:val="nil"/>
              <w:bottom w:val="single" w:sz="4" w:space="0" w:color="auto"/>
              <w:right w:val="single" w:sz="4" w:space="0" w:color="auto"/>
            </w:tcBorders>
            <w:vAlign w:val="center"/>
          </w:tcPr>
          <w:p w14:paraId="236470C5" w14:textId="77777777" w:rsidR="00000000" w:rsidRDefault="00000000">
            <w:pPr>
              <w:spacing w:line="240" w:lineRule="auto"/>
              <w:rPr>
                <w:rFonts w:eastAsia="仿宋"/>
                <w:color w:val="auto"/>
                <w:sz w:val="24"/>
                <w:szCs w:val="24"/>
                <w:rPrChange w:id="2938" w:author="嗯哼" w:date="2021-09-13T09:12:00Z">
                  <w:rPr>
                    <w:rFonts w:ascii="仿宋" w:eastAsia="仿宋" w:hAnsi="仿宋" w:cs="宋体" w:hint="eastAsia"/>
                    <w:color w:val="auto"/>
                    <w:sz w:val="24"/>
                    <w:szCs w:val="24"/>
                  </w:rPr>
                </w:rPrChange>
              </w:rPr>
            </w:pPr>
            <w:r>
              <w:rPr>
                <w:rFonts w:eastAsia="仿宋"/>
                <w:color w:val="auto"/>
                <w:sz w:val="24"/>
                <w:szCs w:val="24"/>
                <w:rPrChange w:id="2939" w:author="嗯哼" w:date="2021-09-13T09:12:00Z">
                  <w:rPr>
                    <w:rFonts w:ascii="仿宋" w:eastAsia="仿宋" w:hAnsi="仿宋" w:cs="宋体" w:hint="eastAsia"/>
                    <w:color w:val="auto"/>
                    <w:sz w:val="24"/>
                    <w:szCs w:val="24"/>
                  </w:rPr>
                </w:rPrChange>
              </w:rPr>
              <w:t>备注</w:t>
            </w:r>
            <w:r>
              <w:rPr>
                <w:rFonts w:eastAsia="仿宋"/>
                <w:color w:val="auto"/>
                <w:sz w:val="24"/>
                <w:szCs w:val="24"/>
                <w:rPrChange w:id="2940" w:author="嗯哼" w:date="2021-09-13T09:12:00Z">
                  <w:rPr>
                    <w:rFonts w:ascii="仿宋" w:eastAsia="仿宋" w:hAnsi="仿宋" w:cs="宋体" w:hint="eastAsia"/>
                    <w:color w:val="auto"/>
                    <w:sz w:val="24"/>
                    <w:szCs w:val="24"/>
                  </w:rPr>
                </w:rPrChange>
              </w:rPr>
              <w:t>2</w:t>
            </w:r>
          </w:p>
        </w:tc>
      </w:tr>
      <w:tr w:rsidR="00000000" w14:paraId="041727B9" w14:textId="77777777">
        <w:trPr>
          <w:trHeight w:val="544"/>
          <w:jc w:val="center"/>
        </w:trPr>
        <w:tc>
          <w:tcPr>
            <w:tcW w:w="9087" w:type="dxa"/>
            <w:gridSpan w:val="6"/>
            <w:tcBorders>
              <w:top w:val="single" w:sz="4" w:space="0" w:color="auto"/>
              <w:left w:val="single" w:sz="4" w:space="0" w:color="auto"/>
              <w:bottom w:val="single" w:sz="4" w:space="0" w:color="auto"/>
              <w:right w:val="single" w:sz="4" w:space="0" w:color="000000"/>
            </w:tcBorders>
            <w:vAlign w:val="center"/>
          </w:tcPr>
          <w:p w14:paraId="43ED5D0A" w14:textId="77777777" w:rsidR="00000000" w:rsidRDefault="00000000">
            <w:pPr>
              <w:spacing w:line="240" w:lineRule="auto"/>
              <w:rPr>
                <w:rFonts w:eastAsia="仿宋"/>
                <w:color w:val="auto"/>
                <w:sz w:val="24"/>
                <w:szCs w:val="24"/>
                <w:rPrChange w:id="2941" w:author="嗯哼" w:date="2021-09-13T09:12:00Z">
                  <w:rPr>
                    <w:rFonts w:ascii="仿宋" w:eastAsia="仿宋" w:hAnsi="仿宋" w:cs="宋体" w:hint="eastAsia"/>
                    <w:color w:val="000099"/>
                    <w:sz w:val="24"/>
                    <w:szCs w:val="24"/>
                  </w:rPr>
                </w:rPrChange>
              </w:rPr>
            </w:pPr>
            <w:r>
              <w:rPr>
                <w:rFonts w:eastAsia="仿宋"/>
                <w:color w:val="auto"/>
                <w:sz w:val="24"/>
                <w:szCs w:val="24"/>
                <w:rPrChange w:id="2942" w:author="嗯哼" w:date="2021-09-13T09:12:00Z">
                  <w:rPr>
                    <w:rFonts w:ascii="仿宋" w:eastAsia="仿宋" w:hAnsi="仿宋" w:cs="宋体" w:hint="eastAsia"/>
                    <w:color w:val="000099"/>
                    <w:sz w:val="24"/>
                    <w:szCs w:val="24"/>
                  </w:rPr>
                </w:rPrChange>
              </w:rPr>
              <w:t>一、数字基础设施指标</w:t>
            </w:r>
          </w:p>
        </w:tc>
      </w:tr>
      <w:tr w:rsidR="00000000" w14:paraId="658BEAB5" w14:textId="77777777">
        <w:trPr>
          <w:trHeight w:val="552"/>
          <w:jc w:val="center"/>
        </w:trPr>
        <w:tc>
          <w:tcPr>
            <w:tcW w:w="3417" w:type="dxa"/>
            <w:tcBorders>
              <w:top w:val="nil"/>
              <w:left w:val="single" w:sz="4" w:space="0" w:color="auto"/>
              <w:bottom w:val="single" w:sz="4" w:space="0" w:color="auto"/>
              <w:right w:val="single" w:sz="4" w:space="0" w:color="auto"/>
            </w:tcBorders>
            <w:vAlign w:val="center"/>
          </w:tcPr>
          <w:p w14:paraId="075B8494" w14:textId="77777777" w:rsidR="00000000" w:rsidRDefault="00000000">
            <w:pPr>
              <w:spacing w:line="240" w:lineRule="auto"/>
              <w:rPr>
                <w:rFonts w:eastAsia="仿宋"/>
                <w:color w:val="auto"/>
                <w:sz w:val="24"/>
                <w:szCs w:val="24"/>
                <w:rPrChange w:id="2943" w:author="嗯哼" w:date="2021-09-13T09:12:00Z">
                  <w:rPr>
                    <w:rFonts w:ascii="仿宋" w:eastAsia="仿宋" w:hAnsi="仿宋" w:cs="宋体" w:hint="eastAsia"/>
                    <w:color w:val="auto"/>
                    <w:sz w:val="24"/>
                    <w:szCs w:val="24"/>
                  </w:rPr>
                </w:rPrChange>
              </w:rPr>
            </w:pPr>
            <w:r>
              <w:rPr>
                <w:rFonts w:eastAsia="仿宋"/>
                <w:color w:val="auto"/>
                <w:sz w:val="24"/>
                <w:szCs w:val="24"/>
                <w:rPrChange w:id="2944" w:author="嗯哼" w:date="2021-09-13T09:12:00Z">
                  <w:rPr>
                    <w:rFonts w:ascii="仿宋" w:eastAsia="仿宋" w:hAnsi="仿宋" w:cs="宋体" w:hint="eastAsia"/>
                    <w:color w:val="auto"/>
                    <w:sz w:val="24"/>
                    <w:szCs w:val="24"/>
                  </w:rPr>
                </w:rPrChange>
              </w:rPr>
              <w:t>光纤宽带用户占比（</w:t>
            </w:r>
            <w:r>
              <w:rPr>
                <w:rFonts w:eastAsia="仿宋"/>
                <w:color w:val="auto"/>
                <w:sz w:val="24"/>
                <w:szCs w:val="24"/>
                <w:rPrChange w:id="2945" w:author="嗯哼" w:date="2021-09-13T09:12:00Z">
                  <w:rPr>
                    <w:rFonts w:ascii="仿宋" w:eastAsia="仿宋" w:hAnsi="仿宋" w:cs="宋体" w:hint="eastAsia"/>
                    <w:color w:val="auto"/>
                    <w:sz w:val="24"/>
                    <w:szCs w:val="24"/>
                  </w:rPr>
                </w:rPrChange>
              </w:rPr>
              <w:t>%</w:t>
            </w:r>
            <w:r>
              <w:rPr>
                <w:rFonts w:eastAsia="仿宋"/>
                <w:color w:val="auto"/>
                <w:sz w:val="24"/>
                <w:szCs w:val="24"/>
                <w:rPrChange w:id="2946"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5CF9E739" w14:textId="77777777" w:rsidR="00000000" w:rsidRDefault="00000000">
            <w:pPr>
              <w:spacing w:line="240" w:lineRule="auto"/>
              <w:jc w:val="center"/>
              <w:rPr>
                <w:rFonts w:eastAsia="仿宋"/>
                <w:color w:val="auto"/>
                <w:sz w:val="24"/>
                <w:szCs w:val="24"/>
                <w:rPrChange w:id="2947" w:author="嗯哼" w:date="2021-09-13T09:12:00Z">
                  <w:rPr>
                    <w:rFonts w:ascii="仿宋" w:eastAsia="仿宋" w:hAnsi="仿宋" w:cs="宋体" w:hint="eastAsia"/>
                    <w:color w:val="auto"/>
                    <w:sz w:val="24"/>
                    <w:szCs w:val="24"/>
                  </w:rPr>
                </w:rPrChange>
              </w:rPr>
            </w:pPr>
          </w:p>
        </w:tc>
        <w:tc>
          <w:tcPr>
            <w:tcW w:w="1134" w:type="dxa"/>
            <w:tcBorders>
              <w:top w:val="nil"/>
              <w:left w:val="nil"/>
              <w:bottom w:val="single" w:sz="4" w:space="0" w:color="auto"/>
              <w:right w:val="single" w:sz="4" w:space="0" w:color="auto"/>
            </w:tcBorders>
            <w:vAlign w:val="center"/>
          </w:tcPr>
          <w:p w14:paraId="7A285E27" w14:textId="77777777" w:rsidR="00000000" w:rsidRDefault="00000000">
            <w:pPr>
              <w:spacing w:line="240" w:lineRule="auto"/>
              <w:jc w:val="center"/>
              <w:rPr>
                <w:rFonts w:eastAsia="仿宋"/>
                <w:color w:val="auto"/>
                <w:sz w:val="24"/>
                <w:szCs w:val="24"/>
                <w:rPrChange w:id="2948" w:author="嗯哼" w:date="2021-09-13T09:12:00Z">
                  <w:rPr>
                    <w:rFonts w:ascii="仿宋" w:eastAsia="仿宋" w:hAnsi="仿宋" w:cs="宋体" w:hint="eastAsia"/>
                    <w:color w:val="auto"/>
                    <w:sz w:val="24"/>
                    <w:szCs w:val="24"/>
                  </w:rPr>
                </w:rPrChange>
              </w:rPr>
            </w:pPr>
            <w:r>
              <w:rPr>
                <w:rFonts w:eastAsia="仿宋"/>
                <w:color w:val="auto"/>
                <w:sz w:val="24"/>
                <w:szCs w:val="24"/>
                <w:rPrChange w:id="2949" w:author="嗯哼" w:date="2021-09-13T09:12:00Z">
                  <w:rPr>
                    <w:rFonts w:ascii="仿宋" w:eastAsia="仿宋" w:hAnsi="仿宋" w:cs="宋体" w:hint="eastAsia"/>
                    <w:color w:val="auto"/>
                    <w:sz w:val="24"/>
                    <w:szCs w:val="24"/>
                  </w:rPr>
                </w:rPrChange>
              </w:rPr>
              <w:t>92</w:t>
            </w:r>
          </w:p>
        </w:tc>
        <w:tc>
          <w:tcPr>
            <w:tcW w:w="1276" w:type="dxa"/>
            <w:tcBorders>
              <w:top w:val="nil"/>
              <w:left w:val="nil"/>
              <w:bottom w:val="single" w:sz="4" w:space="0" w:color="auto"/>
              <w:right w:val="single" w:sz="4" w:space="0" w:color="auto"/>
            </w:tcBorders>
            <w:vAlign w:val="center"/>
          </w:tcPr>
          <w:p w14:paraId="79B1064F" w14:textId="77777777" w:rsidR="00000000" w:rsidRDefault="00000000">
            <w:pPr>
              <w:spacing w:line="240" w:lineRule="auto"/>
              <w:jc w:val="center"/>
              <w:rPr>
                <w:rFonts w:eastAsia="仿宋"/>
                <w:color w:val="auto"/>
                <w:sz w:val="24"/>
                <w:szCs w:val="24"/>
                <w:rPrChange w:id="2950" w:author="嗯哼" w:date="2021-09-13T09:12:00Z">
                  <w:rPr>
                    <w:rFonts w:ascii="仿宋" w:eastAsia="仿宋" w:hAnsi="仿宋" w:cs="宋体" w:hint="eastAsia"/>
                    <w:color w:val="auto"/>
                    <w:sz w:val="24"/>
                    <w:szCs w:val="24"/>
                  </w:rPr>
                </w:rPrChange>
              </w:rPr>
            </w:pPr>
            <w:r>
              <w:rPr>
                <w:rFonts w:eastAsia="仿宋"/>
                <w:color w:val="auto"/>
                <w:sz w:val="24"/>
                <w:szCs w:val="24"/>
                <w:rPrChange w:id="2951" w:author="嗯哼" w:date="2021-09-13T09:12:00Z">
                  <w:rPr>
                    <w:rFonts w:ascii="仿宋" w:eastAsia="仿宋" w:hAnsi="仿宋" w:cs="宋体" w:hint="eastAsia"/>
                    <w:color w:val="auto"/>
                    <w:sz w:val="24"/>
                    <w:szCs w:val="24"/>
                  </w:rPr>
                </w:rPrChange>
              </w:rPr>
              <w:t>95</w:t>
            </w:r>
          </w:p>
        </w:tc>
        <w:tc>
          <w:tcPr>
            <w:tcW w:w="992" w:type="dxa"/>
            <w:tcBorders>
              <w:top w:val="nil"/>
              <w:left w:val="nil"/>
              <w:bottom w:val="single" w:sz="4" w:space="0" w:color="auto"/>
              <w:right w:val="single" w:sz="4" w:space="0" w:color="auto"/>
            </w:tcBorders>
            <w:vAlign w:val="center"/>
          </w:tcPr>
          <w:p w14:paraId="174C068E" w14:textId="77777777" w:rsidR="00000000" w:rsidRDefault="00000000">
            <w:pPr>
              <w:spacing w:line="240" w:lineRule="auto"/>
              <w:rPr>
                <w:rFonts w:eastAsia="仿宋"/>
                <w:color w:val="auto"/>
                <w:sz w:val="24"/>
                <w:szCs w:val="24"/>
                <w:rPrChange w:id="2952" w:author="嗯哼" w:date="2021-09-13T09:12:00Z">
                  <w:rPr>
                    <w:rFonts w:ascii="仿宋" w:eastAsia="仿宋" w:hAnsi="仿宋" w:cs="宋体" w:hint="eastAsia"/>
                    <w:color w:val="auto"/>
                    <w:sz w:val="24"/>
                    <w:szCs w:val="24"/>
                  </w:rPr>
                </w:rPrChange>
              </w:rPr>
            </w:pPr>
            <w:r>
              <w:rPr>
                <w:rFonts w:eastAsia="仿宋"/>
                <w:color w:val="auto"/>
                <w:sz w:val="24"/>
                <w:szCs w:val="24"/>
                <w:rPrChange w:id="2953"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5AA420D1" w14:textId="77777777" w:rsidR="00000000" w:rsidRDefault="00000000">
            <w:pPr>
              <w:spacing w:line="240" w:lineRule="auto"/>
              <w:rPr>
                <w:rFonts w:eastAsia="仿宋"/>
                <w:color w:val="auto"/>
                <w:sz w:val="24"/>
                <w:szCs w:val="24"/>
                <w:rPrChange w:id="2954" w:author="嗯哼" w:date="2021-09-13T09:12:00Z">
                  <w:rPr>
                    <w:rFonts w:ascii="仿宋" w:eastAsia="仿宋" w:hAnsi="仿宋" w:cs="宋体" w:hint="eastAsia"/>
                    <w:color w:val="auto"/>
                    <w:sz w:val="24"/>
                    <w:szCs w:val="24"/>
                  </w:rPr>
                </w:rPrChange>
              </w:rPr>
            </w:pPr>
            <w:r>
              <w:rPr>
                <w:rFonts w:eastAsia="仿宋"/>
                <w:color w:val="auto"/>
                <w:sz w:val="24"/>
                <w:szCs w:val="24"/>
                <w:rPrChange w:id="2955" w:author="嗯哼" w:date="2021-09-13T09:12:00Z">
                  <w:rPr>
                    <w:rFonts w:ascii="仿宋" w:eastAsia="仿宋" w:hAnsi="仿宋" w:cs="宋体" w:hint="eastAsia"/>
                    <w:color w:val="auto"/>
                    <w:sz w:val="24"/>
                    <w:szCs w:val="24"/>
                  </w:rPr>
                </w:rPrChange>
              </w:rPr>
              <w:t xml:space="preserve">　</w:t>
            </w:r>
          </w:p>
        </w:tc>
      </w:tr>
      <w:tr w:rsidR="00000000" w14:paraId="309359BA" w14:textId="77777777">
        <w:trPr>
          <w:trHeight w:val="429"/>
          <w:jc w:val="center"/>
        </w:trPr>
        <w:tc>
          <w:tcPr>
            <w:tcW w:w="3417" w:type="dxa"/>
            <w:tcBorders>
              <w:top w:val="nil"/>
              <w:left w:val="single" w:sz="4" w:space="0" w:color="auto"/>
              <w:bottom w:val="single" w:sz="4" w:space="0" w:color="auto"/>
              <w:right w:val="single" w:sz="4" w:space="0" w:color="auto"/>
            </w:tcBorders>
            <w:vAlign w:val="center"/>
          </w:tcPr>
          <w:p w14:paraId="43B81A77" w14:textId="77777777" w:rsidR="00000000" w:rsidRDefault="00000000">
            <w:pPr>
              <w:spacing w:line="240" w:lineRule="auto"/>
              <w:rPr>
                <w:rFonts w:eastAsia="仿宋"/>
                <w:color w:val="auto"/>
                <w:sz w:val="24"/>
                <w:szCs w:val="24"/>
                <w:rPrChange w:id="2956" w:author="嗯哼" w:date="2021-09-13T09:12:00Z">
                  <w:rPr>
                    <w:rFonts w:ascii="仿宋" w:eastAsia="仿宋" w:hAnsi="仿宋" w:cs="宋体" w:hint="eastAsia"/>
                    <w:color w:val="auto"/>
                    <w:sz w:val="24"/>
                    <w:szCs w:val="24"/>
                  </w:rPr>
                </w:rPrChange>
              </w:rPr>
            </w:pPr>
            <w:r>
              <w:rPr>
                <w:rFonts w:eastAsia="仿宋"/>
                <w:color w:val="auto"/>
                <w:sz w:val="24"/>
                <w:szCs w:val="24"/>
                <w:rPrChange w:id="2957" w:author="嗯哼" w:date="2021-09-13T09:12:00Z">
                  <w:rPr>
                    <w:rFonts w:ascii="仿宋" w:eastAsia="仿宋" w:hAnsi="仿宋" w:cs="宋体" w:hint="eastAsia"/>
                    <w:color w:val="auto"/>
                    <w:sz w:val="24"/>
                    <w:szCs w:val="24"/>
                  </w:rPr>
                </w:rPrChange>
              </w:rPr>
              <w:t>移动宽带用户普及率（</w:t>
            </w:r>
            <w:r>
              <w:rPr>
                <w:rFonts w:eastAsia="仿宋"/>
                <w:color w:val="auto"/>
                <w:sz w:val="24"/>
                <w:szCs w:val="24"/>
                <w:rPrChange w:id="2958" w:author="嗯哼" w:date="2021-09-13T09:12:00Z">
                  <w:rPr>
                    <w:rFonts w:ascii="仿宋" w:eastAsia="仿宋" w:hAnsi="仿宋" w:cs="宋体" w:hint="eastAsia"/>
                    <w:color w:val="auto"/>
                    <w:sz w:val="24"/>
                    <w:szCs w:val="24"/>
                  </w:rPr>
                </w:rPrChange>
              </w:rPr>
              <w:t>%</w:t>
            </w:r>
            <w:r>
              <w:rPr>
                <w:rFonts w:eastAsia="仿宋"/>
                <w:color w:val="auto"/>
                <w:sz w:val="24"/>
                <w:szCs w:val="24"/>
                <w:rPrChange w:id="2959"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08DC129D" w14:textId="77777777" w:rsidR="00000000" w:rsidRDefault="00000000">
            <w:pPr>
              <w:spacing w:line="240" w:lineRule="auto"/>
              <w:jc w:val="center"/>
              <w:rPr>
                <w:rFonts w:eastAsia="仿宋"/>
                <w:color w:val="auto"/>
                <w:sz w:val="24"/>
                <w:szCs w:val="24"/>
                <w:rPrChange w:id="2960" w:author="嗯哼" w:date="2021-09-13T09:12:00Z">
                  <w:rPr>
                    <w:rFonts w:ascii="仿宋" w:eastAsia="仿宋" w:hAnsi="仿宋" w:cs="宋体" w:hint="eastAsia"/>
                    <w:color w:val="auto"/>
                    <w:sz w:val="24"/>
                    <w:szCs w:val="24"/>
                  </w:rPr>
                </w:rPrChange>
              </w:rPr>
            </w:pPr>
          </w:p>
        </w:tc>
        <w:tc>
          <w:tcPr>
            <w:tcW w:w="1134" w:type="dxa"/>
            <w:tcBorders>
              <w:top w:val="nil"/>
              <w:left w:val="nil"/>
              <w:bottom w:val="single" w:sz="4" w:space="0" w:color="auto"/>
              <w:right w:val="single" w:sz="4" w:space="0" w:color="auto"/>
            </w:tcBorders>
            <w:vAlign w:val="center"/>
          </w:tcPr>
          <w:p w14:paraId="7DC2BA2B" w14:textId="77777777" w:rsidR="00000000" w:rsidRDefault="00000000">
            <w:pPr>
              <w:spacing w:line="240" w:lineRule="auto"/>
              <w:jc w:val="center"/>
              <w:rPr>
                <w:rFonts w:eastAsia="仿宋"/>
                <w:color w:val="auto"/>
                <w:sz w:val="24"/>
                <w:szCs w:val="24"/>
                <w:rPrChange w:id="2961" w:author="嗯哼" w:date="2021-09-13T09:12:00Z">
                  <w:rPr>
                    <w:rFonts w:ascii="仿宋" w:eastAsia="仿宋" w:hAnsi="仿宋" w:cs="宋体" w:hint="eastAsia"/>
                    <w:color w:val="auto"/>
                    <w:sz w:val="24"/>
                    <w:szCs w:val="24"/>
                  </w:rPr>
                </w:rPrChange>
              </w:rPr>
            </w:pPr>
            <w:r>
              <w:rPr>
                <w:rFonts w:eastAsia="仿宋"/>
                <w:color w:val="auto"/>
                <w:sz w:val="24"/>
                <w:szCs w:val="24"/>
                <w:rPrChange w:id="2962" w:author="嗯哼" w:date="2021-09-13T09:12:00Z">
                  <w:rPr>
                    <w:rFonts w:ascii="仿宋" w:eastAsia="仿宋" w:hAnsi="仿宋" w:cs="宋体" w:hint="eastAsia"/>
                    <w:color w:val="auto"/>
                    <w:sz w:val="24"/>
                    <w:szCs w:val="24"/>
                  </w:rPr>
                </w:rPrChange>
              </w:rPr>
              <w:t>80</w:t>
            </w:r>
          </w:p>
        </w:tc>
        <w:tc>
          <w:tcPr>
            <w:tcW w:w="1276" w:type="dxa"/>
            <w:tcBorders>
              <w:top w:val="nil"/>
              <w:left w:val="nil"/>
              <w:bottom w:val="single" w:sz="4" w:space="0" w:color="auto"/>
              <w:right w:val="single" w:sz="4" w:space="0" w:color="auto"/>
            </w:tcBorders>
            <w:vAlign w:val="center"/>
          </w:tcPr>
          <w:p w14:paraId="326CF91C" w14:textId="77777777" w:rsidR="00000000" w:rsidRDefault="00000000">
            <w:pPr>
              <w:spacing w:line="240" w:lineRule="auto"/>
              <w:jc w:val="center"/>
              <w:rPr>
                <w:rFonts w:eastAsia="仿宋"/>
                <w:color w:val="auto"/>
                <w:sz w:val="24"/>
                <w:szCs w:val="24"/>
                <w:rPrChange w:id="2963" w:author="嗯哼" w:date="2021-09-13T09:12:00Z">
                  <w:rPr>
                    <w:rFonts w:ascii="仿宋" w:eastAsia="仿宋" w:hAnsi="仿宋" w:cs="宋体" w:hint="eastAsia"/>
                    <w:color w:val="auto"/>
                    <w:sz w:val="24"/>
                    <w:szCs w:val="24"/>
                  </w:rPr>
                </w:rPrChange>
              </w:rPr>
            </w:pPr>
            <w:r>
              <w:rPr>
                <w:rFonts w:eastAsia="仿宋"/>
                <w:color w:val="auto"/>
                <w:sz w:val="24"/>
                <w:szCs w:val="24"/>
                <w:rPrChange w:id="2964" w:author="嗯哼" w:date="2021-09-13T09:12:00Z">
                  <w:rPr>
                    <w:rFonts w:ascii="仿宋" w:eastAsia="仿宋" w:hAnsi="仿宋" w:cs="宋体" w:hint="eastAsia"/>
                    <w:color w:val="auto"/>
                    <w:sz w:val="24"/>
                    <w:szCs w:val="24"/>
                  </w:rPr>
                </w:rPrChange>
              </w:rPr>
              <w:t>85</w:t>
            </w:r>
          </w:p>
        </w:tc>
        <w:tc>
          <w:tcPr>
            <w:tcW w:w="992" w:type="dxa"/>
            <w:tcBorders>
              <w:top w:val="nil"/>
              <w:left w:val="nil"/>
              <w:bottom w:val="single" w:sz="4" w:space="0" w:color="auto"/>
              <w:right w:val="single" w:sz="4" w:space="0" w:color="auto"/>
            </w:tcBorders>
            <w:vAlign w:val="center"/>
          </w:tcPr>
          <w:p w14:paraId="199D79D2" w14:textId="77777777" w:rsidR="00000000" w:rsidRDefault="00000000">
            <w:pPr>
              <w:spacing w:line="240" w:lineRule="auto"/>
              <w:rPr>
                <w:rFonts w:eastAsia="仿宋"/>
                <w:color w:val="auto"/>
                <w:sz w:val="24"/>
                <w:szCs w:val="24"/>
                <w:rPrChange w:id="2965" w:author="嗯哼" w:date="2021-09-13T09:12:00Z">
                  <w:rPr>
                    <w:rFonts w:ascii="仿宋" w:eastAsia="仿宋" w:hAnsi="仿宋" w:cs="宋体" w:hint="eastAsia"/>
                    <w:color w:val="auto"/>
                    <w:sz w:val="24"/>
                    <w:szCs w:val="24"/>
                  </w:rPr>
                </w:rPrChange>
              </w:rPr>
            </w:pPr>
            <w:r>
              <w:rPr>
                <w:rFonts w:eastAsia="仿宋"/>
                <w:color w:val="auto"/>
                <w:sz w:val="24"/>
                <w:szCs w:val="24"/>
                <w:rPrChange w:id="2966"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49572E2D" w14:textId="77777777" w:rsidR="00000000" w:rsidRDefault="00000000">
            <w:pPr>
              <w:spacing w:line="240" w:lineRule="auto"/>
              <w:rPr>
                <w:rFonts w:eastAsia="仿宋"/>
                <w:color w:val="auto"/>
                <w:sz w:val="24"/>
                <w:szCs w:val="24"/>
                <w:rPrChange w:id="2967" w:author="嗯哼" w:date="2021-09-13T09:12:00Z">
                  <w:rPr>
                    <w:rFonts w:ascii="仿宋" w:eastAsia="仿宋" w:hAnsi="仿宋" w:cs="宋体" w:hint="eastAsia"/>
                    <w:color w:val="auto"/>
                    <w:sz w:val="24"/>
                    <w:szCs w:val="24"/>
                  </w:rPr>
                </w:rPrChange>
              </w:rPr>
            </w:pPr>
            <w:r>
              <w:rPr>
                <w:rFonts w:eastAsia="仿宋"/>
                <w:color w:val="auto"/>
                <w:sz w:val="24"/>
                <w:szCs w:val="24"/>
                <w:rPrChange w:id="2968" w:author="嗯哼" w:date="2021-09-13T09:12:00Z">
                  <w:rPr>
                    <w:rFonts w:ascii="仿宋" w:eastAsia="仿宋" w:hAnsi="仿宋" w:cs="宋体" w:hint="eastAsia"/>
                    <w:color w:val="auto"/>
                    <w:sz w:val="24"/>
                    <w:szCs w:val="24"/>
                  </w:rPr>
                </w:rPrChange>
              </w:rPr>
              <w:t xml:space="preserve">　</w:t>
            </w:r>
          </w:p>
        </w:tc>
      </w:tr>
      <w:tr w:rsidR="00000000" w14:paraId="3A946D80" w14:textId="77777777">
        <w:trPr>
          <w:trHeight w:val="537"/>
          <w:jc w:val="center"/>
        </w:trPr>
        <w:tc>
          <w:tcPr>
            <w:tcW w:w="3417" w:type="dxa"/>
            <w:tcBorders>
              <w:top w:val="nil"/>
              <w:left w:val="single" w:sz="4" w:space="0" w:color="auto"/>
              <w:bottom w:val="single" w:sz="4" w:space="0" w:color="auto"/>
              <w:right w:val="single" w:sz="4" w:space="0" w:color="auto"/>
            </w:tcBorders>
            <w:vAlign w:val="center"/>
          </w:tcPr>
          <w:p w14:paraId="1FE60532" w14:textId="77777777" w:rsidR="00000000" w:rsidRDefault="00000000">
            <w:pPr>
              <w:spacing w:line="240" w:lineRule="auto"/>
              <w:rPr>
                <w:rFonts w:eastAsia="仿宋"/>
                <w:color w:val="auto"/>
                <w:sz w:val="24"/>
                <w:szCs w:val="24"/>
                <w:rPrChange w:id="2969" w:author="嗯哼" w:date="2021-09-13T09:12:00Z">
                  <w:rPr>
                    <w:rFonts w:ascii="仿宋" w:eastAsia="仿宋" w:hAnsi="仿宋" w:cs="宋体" w:hint="eastAsia"/>
                    <w:color w:val="auto"/>
                    <w:sz w:val="24"/>
                    <w:szCs w:val="24"/>
                  </w:rPr>
                </w:rPrChange>
              </w:rPr>
            </w:pPr>
            <w:r>
              <w:rPr>
                <w:rFonts w:eastAsia="仿宋"/>
                <w:color w:val="auto"/>
                <w:sz w:val="24"/>
                <w:szCs w:val="24"/>
                <w:rPrChange w:id="2970" w:author="嗯哼" w:date="2021-09-13T09:12:00Z">
                  <w:rPr>
                    <w:rFonts w:ascii="仿宋" w:eastAsia="仿宋" w:hAnsi="仿宋" w:cs="宋体" w:hint="eastAsia"/>
                    <w:color w:val="auto"/>
                    <w:sz w:val="24"/>
                    <w:szCs w:val="24"/>
                  </w:rPr>
                </w:rPrChange>
              </w:rPr>
              <w:t xml:space="preserve">5G </w:t>
            </w:r>
            <w:r>
              <w:rPr>
                <w:rFonts w:eastAsia="仿宋"/>
                <w:color w:val="auto"/>
                <w:sz w:val="24"/>
                <w:szCs w:val="24"/>
                <w:rPrChange w:id="2971" w:author="嗯哼" w:date="2021-09-13T09:12:00Z">
                  <w:rPr>
                    <w:rFonts w:ascii="仿宋" w:eastAsia="仿宋" w:hAnsi="仿宋" w:cs="宋体" w:hint="eastAsia"/>
                    <w:color w:val="auto"/>
                    <w:sz w:val="24"/>
                    <w:szCs w:val="24"/>
                  </w:rPr>
                </w:rPrChange>
              </w:rPr>
              <w:t>网络覆盖率</w:t>
            </w:r>
          </w:p>
        </w:tc>
        <w:tc>
          <w:tcPr>
            <w:tcW w:w="1134" w:type="dxa"/>
            <w:tcBorders>
              <w:top w:val="nil"/>
              <w:left w:val="nil"/>
              <w:bottom w:val="single" w:sz="4" w:space="0" w:color="auto"/>
              <w:right w:val="single" w:sz="4" w:space="0" w:color="auto"/>
            </w:tcBorders>
            <w:vAlign w:val="center"/>
          </w:tcPr>
          <w:p w14:paraId="566213B9" w14:textId="77777777" w:rsidR="00000000" w:rsidRDefault="00000000">
            <w:pPr>
              <w:spacing w:line="240" w:lineRule="auto"/>
              <w:jc w:val="center"/>
              <w:rPr>
                <w:rFonts w:eastAsia="仿宋"/>
                <w:color w:val="auto"/>
                <w:sz w:val="24"/>
                <w:szCs w:val="24"/>
                <w:rPrChange w:id="2972" w:author="嗯哼" w:date="2021-09-13T09:12:00Z">
                  <w:rPr>
                    <w:rFonts w:ascii="仿宋" w:eastAsia="仿宋" w:hAnsi="仿宋" w:cs="宋体" w:hint="eastAsia"/>
                    <w:color w:val="auto"/>
                    <w:sz w:val="24"/>
                    <w:szCs w:val="24"/>
                  </w:rPr>
                </w:rPrChange>
              </w:rPr>
            </w:pPr>
          </w:p>
        </w:tc>
        <w:tc>
          <w:tcPr>
            <w:tcW w:w="1134" w:type="dxa"/>
            <w:tcBorders>
              <w:top w:val="nil"/>
              <w:left w:val="nil"/>
              <w:bottom w:val="single" w:sz="4" w:space="0" w:color="auto"/>
              <w:right w:val="single" w:sz="4" w:space="0" w:color="auto"/>
            </w:tcBorders>
            <w:vAlign w:val="center"/>
          </w:tcPr>
          <w:p w14:paraId="0B9B81C4" w14:textId="77777777" w:rsidR="00000000" w:rsidRDefault="00000000">
            <w:pPr>
              <w:spacing w:line="240" w:lineRule="auto"/>
              <w:jc w:val="center"/>
              <w:rPr>
                <w:rFonts w:eastAsia="仿宋"/>
                <w:color w:val="auto"/>
                <w:sz w:val="24"/>
                <w:szCs w:val="24"/>
                <w:rPrChange w:id="2973" w:author="嗯哼" w:date="2021-09-13T09:12:00Z">
                  <w:rPr>
                    <w:rFonts w:ascii="仿宋" w:eastAsia="仿宋" w:hAnsi="仿宋" w:cs="宋体" w:hint="eastAsia"/>
                    <w:color w:val="auto"/>
                    <w:sz w:val="24"/>
                    <w:szCs w:val="24"/>
                  </w:rPr>
                </w:rPrChange>
              </w:rPr>
            </w:pPr>
            <w:r>
              <w:rPr>
                <w:rFonts w:eastAsia="仿宋"/>
                <w:color w:val="auto"/>
                <w:sz w:val="24"/>
                <w:szCs w:val="24"/>
                <w:rPrChange w:id="2974" w:author="嗯哼" w:date="2021-09-13T09:12:00Z">
                  <w:rPr>
                    <w:rFonts w:ascii="仿宋" w:eastAsia="仿宋" w:hAnsi="仿宋" w:cs="宋体" w:hint="eastAsia"/>
                    <w:color w:val="auto"/>
                    <w:sz w:val="24"/>
                    <w:szCs w:val="24"/>
                  </w:rPr>
                </w:rPrChange>
              </w:rPr>
              <w:t>60</w:t>
            </w:r>
          </w:p>
        </w:tc>
        <w:tc>
          <w:tcPr>
            <w:tcW w:w="1276" w:type="dxa"/>
            <w:tcBorders>
              <w:top w:val="nil"/>
              <w:left w:val="nil"/>
              <w:bottom w:val="single" w:sz="4" w:space="0" w:color="auto"/>
              <w:right w:val="single" w:sz="4" w:space="0" w:color="auto"/>
            </w:tcBorders>
            <w:vAlign w:val="center"/>
          </w:tcPr>
          <w:p w14:paraId="67CE02B5" w14:textId="77777777" w:rsidR="00000000" w:rsidRDefault="00000000">
            <w:pPr>
              <w:spacing w:line="240" w:lineRule="auto"/>
              <w:jc w:val="center"/>
              <w:rPr>
                <w:rFonts w:eastAsia="仿宋"/>
                <w:color w:val="auto"/>
                <w:sz w:val="24"/>
                <w:szCs w:val="24"/>
                <w:rPrChange w:id="2975" w:author="嗯哼" w:date="2021-09-13T09:12:00Z">
                  <w:rPr>
                    <w:rFonts w:ascii="仿宋" w:eastAsia="仿宋" w:hAnsi="仿宋" w:cs="宋体" w:hint="eastAsia"/>
                    <w:color w:val="auto"/>
                    <w:sz w:val="24"/>
                    <w:szCs w:val="24"/>
                  </w:rPr>
                </w:rPrChange>
              </w:rPr>
            </w:pPr>
            <w:r>
              <w:rPr>
                <w:rFonts w:eastAsia="仿宋"/>
                <w:color w:val="auto"/>
                <w:sz w:val="24"/>
                <w:szCs w:val="24"/>
                <w:rPrChange w:id="2976" w:author="嗯哼" w:date="2021-09-13T09:12:00Z">
                  <w:rPr>
                    <w:rFonts w:ascii="仿宋" w:eastAsia="仿宋" w:hAnsi="仿宋" w:cs="宋体" w:hint="eastAsia"/>
                    <w:color w:val="auto"/>
                    <w:sz w:val="24"/>
                    <w:szCs w:val="24"/>
                  </w:rPr>
                </w:rPrChange>
              </w:rPr>
              <w:t>80</w:t>
            </w:r>
          </w:p>
        </w:tc>
        <w:tc>
          <w:tcPr>
            <w:tcW w:w="992" w:type="dxa"/>
            <w:tcBorders>
              <w:top w:val="nil"/>
              <w:left w:val="nil"/>
              <w:bottom w:val="single" w:sz="4" w:space="0" w:color="auto"/>
              <w:right w:val="single" w:sz="4" w:space="0" w:color="auto"/>
            </w:tcBorders>
            <w:vAlign w:val="center"/>
          </w:tcPr>
          <w:p w14:paraId="654AD708" w14:textId="77777777" w:rsidR="00000000" w:rsidRDefault="00000000">
            <w:pPr>
              <w:spacing w:line="240" w:lineRule="auto"/>
              <w:rPr>
                <w:rFonts w:eastAsia="仿宋"/>
                <w:color w:val="auto"/>
                <w:sz w:val="24"/>
                <w:szCs w:val="24"/>
                <w:rPrChange w:id="2977" w:author="嗯哼" w:date="2021-09-13T09:12:00Z">
                  <w:rPr>
                    <w:rFonts w:ascii="仿宋" w:eastAsia="仿宋" w:hAnsi="仿宋" w:cs="宋体" w:hint="eastAsia"/>
                    <w:color w:val="auto"/>
                    <w:sz w:val="24"/>
                    <w:szCs w:val="24"/>
                  </w:rPr>
                </w:rPrChange>
              </w:rPr>
            </w:pPr>
            <w:r>
              <w:rPr>
                <w:rFonts w:eastAsia="仿宋"/>
                <w:color w:val="auto"/>
                <w:sz w:val="24"/>
                <w:szCs w:val="24"/>
                <w:rPrChange w:id="2978"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032842B9" w14:textId="77777777" w:rsidR="00000000" w:rsidRDefault="00000000">
            <w:pPr>
              <w:spacing w:line="240" w:lineRule="auto"/>
              <w:rPr>
                <w:rFonts w:eastAsia="仿宋"/>
                <w:color w:val="auto"/>
                <w:sz w:val="24"/>
                <w:szCs w:val="24"/>
                <w:rPrChange w:id="2979" w:author="嗯哼" w:date="2021-09-13T09:12:00Z">
                  <w:rPr>
                    <w:rFonts w:ascii="仿宋" w:eastAsia="仿宋" w:hAnsi="仿宋" w:cs="宋体" w:hint="eastAsia"/>
                    <w:color w:val="auto"/>
                    <w:sz w:val="24"/>
                    <w:szCs w:val="24"/>
                  </w:rPr>
                </w:rPrChange>
              </w:rPr>
            </w:pPr>
            <w:r>
              <w:rPr>
                <w:rFonts w:eastAsia="仿宋"/>
                <w:color w:val="auto"/>
                <w:sz w:val="24"/>
                <w:szCs w:val="24"/>
                <w:rPrChange w:id="2980" w:author="嗯哼" w:date="2021-09-13T09:12:00Z">
                  <w:rPr>
                    <w:rFonts w:ascii="仿宋" w:eastAsia="仿宋" w:hAnsi="仿宋" w:cs="宋体" w:hint="eastAsia"/>
                    <w:color w:val="auto"/>
                    <w:sz w:val="24"/>
                    <w:szCs w:val="24"/>
                  </w:rPr>
                </w:rPrChange>
              </w:rPr>
              <w:t xml:space="preserve">　</w:t>
            </w:r>
          </w:p>
        </w:tc>
      </w:tr>
      <w:tr w:rsidR="00000000" w14:paraId="36AEFA58" w14:textId="77777777">
        <w:trPr>
          <w:trHeight w:val="552"/>
          <w:jc w:val="center"/>
        </w:trPr>
        <w:tc>
          <w:tcPr>
            <w:tcW w:w="3417" w:type="dxa"/>
            <w:tcBorders>
              <w:top w:val="nil"/>
              <w:left w:val="single" w:sz="4" w:space="0" w:color="auto"/>
              <w:bottom w:val="single" w:sz="4" w:space="0" w:color="auto"/>
              <w:right w:val="single" w:sz="4" w:space="0" w:color="auto"/>
            </w:tcBorders>
            <w:vAlign w:val="center"/>
          </w:tcPr>
          <w:p w14:paraId="6B39AD7A" w14:textId="77777777" w:rsidR="00000000" w:rsidRDefault="00000000">
            <w:pPr>
              <w:spacing w:line="240" w:lineRule="auto"/>
              <w:rPr>
                <w:rFonts w:eastAsia="仿宋"/>
                <w:color w:val="auto"/>
                <w:sz w:val="24"/>
                <w:szCs w:val="24"/>
                <w:rPrChange w:id="2981" w:author="嗯哼" w:date="2021-09-13T09:12:00Z">
                  <w:rPr>
                    <w:rFonts w:ascii="仿宋" w:eastAsia="仿宋" w:hAnsi="仿宋" w:cs="宋体" w:hint="eastAsia"/>
                    <w:color w:val="auto"/>
                    <w:sz w:val="24"/>
                    <w:szCs w:val="24"/>
                  </w:rPr>
                </w:rPrChange>
              </w:rPr>
            </w:pPr>
            <w:r>
              <w:rPr>
                <w:rFonts w:eastAsia="仿宋"/>
                <w:color w:val="auto"/>
                <w:sz w:val="24"/>
                <w:szCs w:val="24"/>
                <w:rPrChange w:id="2982" w:author="嗯哼" w:date="2021-09-13T09:12:00Z">
                  <w:rPr>
                    <w:rFonts w:ascii="仿宋" w:eastAsia="仿宋" w:hAnsi="仿宋" w:cs="宋体" w:hint="eastAsia"/>
                    <w:color w:val="auto"/>
                    <w:sz w:val="24"/>
                    <w:szCs w:val="24"/>
                  </w:rPr>
                </w:rPrChange>
              </w:rPr>
              <w:t>城镇家庭宽带接入速率（</w:t>
            </w:r>
            <w:r>
              <w:rPr>
                <w:rFonts w:eastAsia="仿宋"/>
                <w:color w:val="auto"/>
                <w:sz w:val="24"/>
                <w:szCs w:val="24"/>
                <w:rPrChange w:id="2983" w:author="嗯哼" w:date="2021-09-13T09:12:00Z">
                  <w:rPr>
                    <w:rFonts w:ascii="仿宋" w:eastAsia="仿宋" w:hAnsi="仿宋" w:cs="宋体" w:hint="eastAsia"/>
                    <w:color w:val="auto"/>
                    <w:sz w:val="24"/>
                    <w:szCs w:val="24"/>
                  </w:rPr>
                </w:rPrChange>
              </w:rPr>
              <w:t>Mbps</w:t>
            </w:r>
            <w:r>
              <w:rPr>
                <w:rFonts w:eastAsia="仿宋"/>
                <w:color w:val="auto"/>
                <w:sz w:val="24"/>
                <w:szCs w:val="24"/>
                <w:rPrChange w:id="2984"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1EC11A55" w14:textId="77777777" w:rsidR="00000000" w:rsidRDefault="00000000">
            <w:pPr>
              <w:spacing w:line="240" w:lineRule="auto"/>
              <w:jc w:val="center"/>
              <w:rPr>
                <w:rFonts w:eastAsia="仿宋"/>
                <w:color w:val="auto"/>
                <w:sz w:val="24"/>
                <w:szCs w:val="24"/>
                <w:rPrChange w:id="2985" w:author="嗯哼" w:date="2021-09-13T09:12:00Z">
                  <w:rPr>
                    <w:rFonts w:ascii="仿宋" w:eastAsia="仿宋" w:hAnsi="仿宋" w:cs="宋体" w:hint="eastAsia"/>
                    <w:color w:val="auto"/>
                    <w:sz w:val="24"/>
                    <w:szCs w:val="24"/>
                  </w:rPr>
                </w:rPrChange>
              </w:rPr>
            </w:pPr>
          </w:p>
        </w:tc>
        <w:tc>
          <w:tcPr>
            <w:tcW w:w="1134" w:type="dxa"/>
            <w:tcBorders>
              <w:top w:val="nil"/>
              <w:left w:val="nil"/>
              <w:bottom w:val="single" w:sz="4" w:space="0" w:color="auto"/>
              <w:right w:val="single" w:sz="4" w:space="0" w:color="auto"/>
            </w:tcBorders>
            <w:vAlign w:val="center"/>
          </w:tcPr>
          <w:p w14:paraId="711BEFD7" w14:textId="77777777" w:rsidR="00000000" w:rsidRDefault="00000000">
            <w:pPr>
              <w:spacing w:line="240" w:lineRule="auto"/>
              <w:jc w:val="center"/>
              <w:rPr>
                <w:rFonts w:eastAsia="仿宋"/>
                <w:color w:val="auto"/>
                <w:sz w:val="24"/>
                <w:szCs w:val="24"/>
                <w:rPrChange w:id="2986" w:author="嗯哼" w:date="2021-09-13T09:12:00Z">
                  <w:rPr>
                    <w:rFonts w:ascii="仿宋" w:eastAsia="仿宋" w:hAnsi="仿宋" w:cs="宋体" w:hint="eastAsia"/>
                    <w:color w:val="auto"/>
                    <w:sz w:val="24"/>
                    <w:szCs w:val="24"/>
                  </w:rPr>
                </w:rPrChange>
              </w:rPr>
            </w:pPr>
            <w:r>
              <w:rPr>
                <w:rFonts w:eastAsia="仿宋"/>
                <w:color w:val="auto"/>
                <w:sz w:val="24"/>
                <w:szCs w:val="24"/>
                <w:rPrChange w:id="2987" w:author="嗯哼" w:date="2021-09-13T09:12:00Z">
                  <w:rPr>
                    <w:rFonts w:ascii="仿宋" w:eastAsia="仿宋" w:hAnsi="仿宋" w:cs="宋体" w:hint="eastAsia"/>
                    <w:color w:val="auto"/>
                    <w:sz w:val="24"/>
                    <w:szCs w:val="24"/>
                  </w:rPr>
                </w:rPrChange>
              </w:rPr>
              <w:t>&gt;100</w:t>
            </w:r>
          </w:p>
        </w:tc>
        <w:tc>
          <w:tcPr>
            <w:tcW w:w="1276" w:type="dxa"/>
            <w:tcBorders>
              <w:top w:val="nil"/>
              <w:left w:val="nil"/>
              <w:bottom w:val="single" w:sz="4" w:space="0" w:color="auto"/>
              <w:right w:val="single" w:sz="4" w:space="0" w:color="auto"/>
            </w:tcBorders>
            <w:vAlign w:val="center"/>
          </w:tcPr>
          <w:p w14:paraId="57CCF773" w14:textId="77777777" w:rsidR="00000000" w:rsidRDefault="00000000">
            <w:pPr>
              <w:spacing w:line="240" w:lineRule="auto"/>
              <w:jc w:val="center"/>
              <w:rPr>
                <w:rFonts w:eastAsia="仿宋"/>
                <w:color w:val="auto"/>
                <w:sz w:val="24"/>
                <w:szCs w:val="24"/>
                <w:rPrChange w:id="2988" w:author="嗯哼" w:date="2021-09-13T09:12:00Z">
                  <w:rPr>
                    <w:rFonts w:ascii="仿宋" w:eastAsia="仿宋" w:hAnsi="仿宋" w:cs="宋体" w:hint="eastAsia"/>
                    <w:color w:val="auto"/>
                    <w:sz w:val="24"/>
                    <w:szCs w:val="24"/>
                  </w:rPr>
                </w:rPrChange>
              </w:rPr>
            </w:pPr>
            <w:r>
              <w:rPr>
                <w:rFonts w:eastAsia="仿宋"/>
                <w:color w:val="auto"/>
                <w:sz w:val="24"/>
                <w:szCs w:val="24"/>
                <w:rPrChange w:id="2989" w:author="嗯哼" w:date="2021-09-13T09:12:00Z">
                  <w:rPr>
                    <w:rFonts w:ascii="仿宋" w:eastAsia="仿宋" w:hAnsi="仿宋" w:cs="宋体" w:hint="eastAsia"/>
                    <w:color w:val="auto"/>
                    <w:sz w:val="24"/>
                    <w:szCs w:val="24"/>
                  </w:rPr>
                </w:rPrChange>
              </w:rPr>
              <w:t>&gt;200</w:t>
            </w:r>
          </w:p>
        </w:tc>
        <w:tc>
          <w:tcPr>
            <w:tcW w:w="992" w:type="dxa"/>
            <w:tcBorders>
              <w:top w:val="nil"/>
              <w:left w:val="nil"/>
              <w:bottom w:val="single" w:sz="4" w:space="0" w:color="auto"/>
              <w:right w:val="single" w:sz="4" w:space="0" w:color="auto"/>
            </w:tcBorders>
            <w:vAlign w:val="center"/>
          </w:tcPr>
          <w:p w14:paraId="6D3DE9CA" w14:textId="77777777" w:rsidR="00000000" w:rsidRDefault="00000000">
            <w:pPr>
              <w:spacing w:line="240" w:lineRule="auto"/>
              <w:rPr>
                <w:rFonts w:eastAsia="仿宋"/>
                <w:color w:val="auto"/>
                <w:sz w:val="24"/>
                <w:szCs w:val="24"/>
                <w:rPrChange w:id="2990" w:author="嗯哼" w:date="2021-09-13T09:12:00Z">
                  <w:rPr>
                    <w:rFonts w:ascii="仿宋" w:eastAsia="仿宋" w:hAnsi="仿宋" w:cs="宋体" w:hint="eastAsia"/>
                    <w:color w:val="auto"/>
                    <w:sz w:val="24"/>
                    <w:szCs w:val="24"/>
                  </w:rPr>
                </w:rPrChange>
              </w:rPr>
            </w:pPr>
            <w:r>
              <w:rPr>
                <w:rFonts w:eastAsia="仿宋"/>
                <w:color w:val="auto"/>
                <w:sz w:val="24"/>
                <w:szCs w:val="24"/>
                <w:rPrChange w:id="2991"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7B3EE39D" w14:textId="77777777" w:rsidR="00000000" w:rsidRDefault="00000000">
            <w:pPr>
              <w:spacing w:line="240" w:lineRule="auto"/>
              <w:rPr>
                <w:rFonts w:eastAsia="仿宋"/>
                <w:color w:val="auto"/>
                <w:sz w:val="24"/>
                <w:szCs w:val="24"/>
                <w:rPrChange w:id="2992" w:author="嗯哼" w:date="2021-09-13T09:12:00Z">
                  <w:rPr>
                    <w:rFonts w:ascii="仿宋" w:eastAsia="仿宋" w:hAnsi="仿宋" w:cs="宋体" w:hint="eastAsia"/>
                    <w:color w:val="auto"/>
                    <w:sz w:val="24"/>
                    <w:szCs w:val="24"/>
                  </w:rPr>
                </w:rPrChange>
              </w:rPr>
            </w:pPr>
            <w:r>
              <w:rPr>
                <w:rFonts w:eastAsia="仿宋"/>
                <w:color w:val="auto"/>
                <w:sz w:val="24"/>
                <w:szCs w:val="24"/>
                <w:rPrChange w:id="2993" w:author="嗯哼" w:date="2021-09-13T09:12:00Z">
                  <w:rPr>
                    <w:rFonts w:ascii="仿宋" w:eastAsia="仿宋" w:hAnsi="仿宋" w:cs="宋体" w:hint="eastAsia"/>
                    <w:color w:val="auto"/>
                    <w:sz w:val="24"/>
                    <w:szCs w:val="24"/>
                  </w:rPr>
                </w:rPrChange>
              </w:rPr>
              <w:t xml:space="preserve">　</w:t>
            </w:r>
          </w:p>
        </w:tc>
      </w:tr>
      <w:tr w:rsidR="00000000" w14:paraId="06B93A53" w14:textId="77777777">
        <w:trPr>
          <w:trHeight w:val="552"/>
          <w:jc w:val="center"/>
        </w:trPr>
        <w:tc>
          <w:tcPr>
            <w:tcW w:w="3417" w:type="dxa"/>
            <w:tcBorders>
              <w:top w:val="nil"/>
              <w:left w:val="single" w:sz="4" w:space="0" w:color="auto"/>
              <w:bottom w:val="single" w:sz="4" w:space="0" w:color="auto"/>
              <w:right w:val="single" w:sz="4" w:space="0" w:color="auto"/>
            </w:tcBorders>
            <w:vAlign w:val="center"/>
          </w:tcPr>
          <w:p w14:paraId="71C6C2A1" w14:textId="77777777" w:rsidR="00000000" w:rsidRDefault="00000000">
            <w:pPr>
              <w:spacing w:line="240" w:lineRule="auto"/>
              <w:rPr>
                <w:rFonts w:eastAsia="仿宋"/>
                <w:color w:val="auto"/>
                <w:sz w:val="24"/>
                <w:szCs w:val="24"/>
                <w:rPrChange w:id="2994" w:author="嗯哼" w:date="2021-09-13T09:12:00Z">
                  <w:rPr>
                    <w:rFonts w:ascii="仿宋" w:eastAsia="仿宋" w:hAnsi="仿宋" w:cs="宋体" w:hint="eastAsia"/>
                    <w:color w:val="auto"/>
                    <w:sz w:val="24"/>
                    <w:szCs w:val="24"/>
                  </w:rPr>
                </w:rPrChange>
              </w:rPr>
            </w:pPr>
            <w:r>
              <w:rPr>
                <w:rFonts w:eastAsia="仿宋"/>
                <w:color w:val="auto"/>
                <w:sz w:val="24"/>
                <w:szCs w:val="24"/>
                <w:rPrChange w:id="2995" w:author="嗯哼" w:date="2021-09-13T09:12:00Z">
                  <w:rPr>
                    <w:rFonts w:ascii="仿宋" w:eastAsia="仿宋" w:hAnsi="仿宋" w:cs="宋体" w:hint="eastAsia"/>
                    <w:color w:val="auto"/>
                    <w:sz w:val="24"/>
                    <w:szCs w:val="24"/>
                  </w:rPr>
                </w:rPrChange>
              </w:rPr>
              <w:t>农村家庭宽带接入速率（</w:t>
            </w:r>
            <w:r>
              <w:rPr>
                <w:rFonts w:eastAsia="仿宋"/>
                <w:color w:val="auto"/>
                <w:sz w:val="24"/>
                <w:szCs w:val="24"/>
                <w:rPrChange w:id="2996" w:author="嗯哼" w:date="2021-09-13T09:12:00Z">
                  <w:rPr>
                    <w:rFonts w:ascii="仿宋" w:eastAsia="仿宋" w:hAnsi="仿宋" w:cs="宋体" w:hint="eastAsia"/>
                    <w:color w:val="auto"/>
                    <w:sz w:val="24"/>
                    <w:szCs w:val="24"/>
                  </w:rPr>
                </w:rPrChange>
              </w:rPr>
              <w:t>Mbps</w:t>
            </w:r>
            <w:r>
              <w:rPr>
                <w:rFonts w:eastAsia="仿宋"/>
                <w:color w:val="auto"/>
                <w:sz w:val="24"/>
                <w:szCs w:val="24"/>
                <w:rPrChange w:id="2997"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71259152" w14:textId="77777777" w:rsidR="00000000" w:rsidRDefault="00000000">
            <w:pPr>
              <w:spacing w:line="240" w:lineRule="auto"/>
              <w:jc w:val="center"/>
              <w:rPr>
                <w:rFonts w:eastAsia="仿宋"/>
                <w:color w:val="auto"/>
                <w:sz w:val="24"/>
                <w:szCs w:val="24"/>
                <w:rPrChange w:id="2998" w:author="嗯哼" w:date="2021-09-13T09:12:00Z">
                  <w:rPr>
                    <w:rFonts w:ascii="仿宋" w:eastAsia="仿宋" w:hAnsi="仿宋" w:cs="宋体" w:hint="eastAsia"/>
                    <w:color w:val="auto"/>
                    <w:sz w:val="24"/>
                    <w:szCs w:val="24"/>
                  </w:rPr>
                </w:rPrChange>
              </w:rPr>
            </w:pPr>
          </w:p>
        </w:tc>
        <w:tc>
          <w:tcPr>
            <w:tcW w:w="1134" w:type="dxa"/>
            <w:tcBorders>
              <w:top w:val="nil"/>
              <w:left w:val="nil"/>
              <w:bottom w:val="single" w:sz="4" w:space="0" w:color="auto"/>
              <w:right w:val="single" w:sz="4" w:space="0" w:color="auto"/>
            </w:tcBorders>
            <w:vAlign w:val="center"/>
          </w:tcPr>
          <w:p w14:paraId="4944FA4A" w14:textId="77777777" w:rsidR="00000000" w:rsidRDefault="00000000">
            <w:pPr>
              <w:spacing w:line="240" w:lineRule="auto"/>
              <w:jc w:val="center"/>
              <w:rPr>
                <w:rFonts w:eastAsia="仿宋"/>
                <w:color w:val="auto"/>
                <w:sz w:val="24"/>
                <w:szCs w:val="24"/>
                <w:rPrChange w:id="2999" w:author="嗯哼" w:date="2021-09-13T09:12:00Z">
                  <w:rPr>
                    <w:rFonts w:ascii="仿宋" w:eastAsia="仿宋" w:hAnsi="仿宋" w:cs="宋体" w:hint="eastAsia"/>
                    <w:color w:val="auto"/>
                    <w:sz w:val="24"/>
                    <w:szCs w:val="24"/>
                  </w:rPr>
                </w:rPrChange>
              </w:rPr>
            </w:pPr>
            <w:r>
              <w:rPr>
                <w:rFonts w:eastAsia="仿宋"/>
                <w:color w:val="auto"/>
                <w:sz w:val="24"/>
                <w:szCs w:val="24"/>
                <w:rPrChange w:id="3000" w:author="嗯哼" w:date="2021-09-13T09:12:00Z">
                  <w:rPr>
                    <w:rFonts w:ascii="仿宋" w:eastAsia="仿宋" w:hAnsi="仿宋" w:cs="宋体" w:hint="eastAsia"/>
                    <w:color w:val="auto"/>
                    <w:sz w:val="24"/>
                    <w:szCs w:val="24"/>
                  </w:rPr>
                </w:rPrChange>
              </w:rPr>
              <w:t>&gt;50</w:t>
            </w:r>
          </w:p>
        </w:tc>
        <w:tc>
          <w:tcPr>
            <w:tcW w:w="1276" w:type="dxa"/>
            <w:tcBorders>
              <w:top w:val="nil"/>
              <w:left w:val="nil"/>
              <w:bottom w:val="single" w:sz="4" w:space="0" w:color="auto"/>
              <w:right w:val="single" w:sz="4" w:space="0" w:color="auto"/>
            </w:tcBorders>
            <w:vAlign w:val="center"/>
          </w:tcPr>
          <w:p w14:paraId="7642BA54" w14:textId="77777777" w:rsidR="00000000" w:rsidRDefault="00000000">
            <w:pPr>
              <w:spacing w:line="240" w:lineRule="auto"/>
              <w:jc w:val="center"/>
              <w:rPr>
                <w:rFonts w:eastAsia="仿宋"/>
                <w:color w:val="auto"/>
                <w:sz w:val="24"/>
                <w:szCs w:val="24"/>
                <w:rPrChange w:id="3001" w:author="嗯哼" w:date="2021-09-13T09:12:00Z">
                  <w:rPr>
                    <w:rFonts w:ascii="仿宋" w:eastAsia="仿宋" w:hAnsi="仿宋" w:cs="宋体" w:hint="eastAsia"/>
                    <w:color w:val="auto"/>
                    <w:sz w:val="24"/>
                    <w:szCs w:val="24"/>
                  </w:rPr>
                </w:rPrChange>
              </w:rPr>
            </w:pPr>
            <w:r>
              <w:rPr>
                <w:rFonts w:eastAsia="仿宋"/>
                <w:color w:val="auto"/>
                <w:sz w:val="24"/>
                <w:szCs w:val="24"/>
                <w:rPrChange w:id="3002" w:author="嗯哼" w:date="2021-09-13T09:12:00Z">
                  <w:rPr>
                    <w:rFonts w:ascii="仿宋" w:eastAsia="仿宋" w:hAnsi="仿宋" w:cs="宋体" w:hint="eastAsia"/>
                    <w:color w:val="auto"/>
                    <w:sz w:val="24"/>
                    <w:szCs w:val="24"/>
                  </w:rPr>
                </w:rPrChange>
              </w:rPr>
              <w:t>&gt;100</w:t>
            </w:r>
          </w:p>
        </w:tc>
        <w:tc>
          <w:tcPr>
            <w:tcW w:w="992" w:type="dxa"/>
            <w:tcBorders>
              <w:top w:val="nil"/>
              <w:left w:val="nil"/>
              <w:bottom w:val="single" w:sz="4" w:space="0" w:color="auto"/>
              <w:right w:val="single" w:sz="4" w:space="0" w:color="auto"/>
            </w:tcBorders>
            <w:vAlign w:val="center"/>
          </w:tcPr>
          <w:p w14:paraId="78F3135C" w14:textId="77777777" w:rsidR="00000000" w:rsidRDefault="00000000">
            <w:pPr>
              <w:spacing w:line="240" w:lineRule="auto"/>
              <w:rPr>
                <w:rFonts w:eastAsia="仿宋"/>
                <w:color w:val="auto"/>
                <w:sz w:val="24"/>
                <w:szCs w:val="24"/>
                <w:rPrChange w:id="3003" w:author="嗯哼" w:date="2021-09-13T09:12:00Z">
                  <w:rPr>
                    <w:rFonts w:ascii="仿宋" w:eastAsia="仿宋" w:hAnsi="仿宋" w:cs="宋体" w:hint="eastAsia"/>
                    <w:color w:val="auto"/>
                    <w:sz w:val="24"/>
                    <w:szCs w:val="24"/>
                  </w:rPr>
                </w:rPrChange>
              </w:rPr>
            </w:pPr>
            <w:r>
              <w:rPr>
                <w:rFonts w:eastAsia="仿宋"/>
                <w:color w:val="auto"/>
                <w:sz w:val="24"/>
                <w:szCs w:val="24"/>
                <w:rPrChange w:id="3004"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203AB187" w14:textId="77777777" w:rsidR="00000000" w:rsidRDefault="00000000">
            <w:pPr>
              <w:spacing w:line="240" w:lineRule="auto"/>
              <w:rPr>
                <w:rFonts w:eastAsia="仿宋"/>
                <w:color w:val="auto"/>
                <w:sz w:val="24"/>
                <w:szCs w:val="24"/>
                <w:rPrChange w:id="3005" w:author="嗯哼" w:date="2021-09-13T09:12:00Z">
                  <w:rPr>
                    <w:rFonts w:ascii="仿宋" w:eastAsia="仿宋" w:hAnsi="仿宋" w:cs="宋体" w:hint="eastAsia"/>
                    <w:color w:val="auto"/>
                    <w:sz w:val="24"/>
                    <w:szCs w:val="24"/>
                  </w:rPr>
                </w:rPrChange>
              </w:rPr>
            </w:pPr>
            <w:r>
              <w:rPr>
                <w:rFonts w:eastAsia="仿宋"/>
                <w:color w:val="auto"/>
                <w:sz w:val="24"/>
                <w:szCs w:val="24"/>
                <w:rPrChange w:id="3006" w:author="嗯哼" w:date="2021-09-13T09:12:00Z">
                  <w:rPr>
                    <w:rFonts w:ascii="仿宋" w:eastAsia="仿宋" w:hAnsi="仿宋" w:cs="宋体" w:hint="eastAsia"/>
                    <w:color w:val="auto"/>
                    <w:sz w:val="24"/>
                    <w:szCs w:val="24"/>
                  </w:rPr>
                </w:rPrChange>
              </w:rPr>
              <w:t xml:space="preserve">　</w:t>
            </w:r>
          </w:p>
        </w:tc>
      </w:tr>
      <w:tr w:rsidR="00000000" w14:paraId="7B09DB0C" w14:textId="77777777">
        <w:trPr>
          <w:trHeight w:val="514"/>
          <w:jc w:val="center"/>
        </w:trPr>
        <w:tc>
          <w:tcPr>
            <w:tcW w:w="9087" w:type="dxa"/>
            <w:gridSpan w:val="6"/>
            <w:tcBorders>
              <w:top w:val="single" w:sz="4" w:space="0" w:color="auto"/>
              <w:left w:val="single" w:sz="4" w:space="0" w:color="auto"/>
              <w:bottom w:val="single" w:sz="4" w:space="0" w:color="auto"/>
              <w:right w:val="single" w:sz="4" w:space="0" w:color="000000"/>
            </w:tcBorders>
            <w:vAlign w:val="center"/>
          </w:tcPr>
          <w:p w14:paraId="0AFF3110" w14:textId="77777777" w:rsidR="00000000" w:rsidRDefault="00000000">
            <w:pPr>
              <w:spacing w:line="240" w:lineRule="auto"/>
              <w:rPr>
                <w:rFonts w:eastAsia="仿宋"/>
                <w:color w:val="auto"/>
                <w:sz w:val="24"/>
                <w:szCs w:val="24"/>
                <w:rPrChange w:id="3007" w:author="嗯哼" w:date="2021-09-13T09:12:00Z">
                  <w:rPr>
                    <w:rFonts w:ascii="仿宋" w:eastAsia="仿宋" w:hAnsi="仿宋" w:cs="宋体" w:hint="eastAsia"/>
                    <w:color w:val="000099"/>
                    <w:sz w:val="24"/>
                    <w:szCs w:val="24"/>
                  </w:rPr>
                </w:rPrChange>
              </w:rPr>
            </w:pPr>
            <w:r>
              <w:rPr>
                <w:rFonts w:eastAsia="仿宋"/>
                <w:color w:val="auto"/>
                <w:sz w:val="24"/>
                <w:szCs w:val="24"/>
                <w:rPrChange w:id="3008" w:author="嗯哼" w:date="2021-09-13T09:12:00Z">
                  <w:rPr>
                    <w:rFonts w:ascii="仿宋" w:eastAsia="仿宋" w:hAnsi="仿宋" w:cs="宋体" w:hint="eastAsia"/>
                    <w:color w:val="000099"/>
                    <w:sz w:val="24"/>
                    <w:szCs w:val="24"/>
                  </w:rPr>
                </w:rPrChange>
              </w:rPr>
              <w:t>二、电子政务相关指标</w:t>
            </w:r>
          </w:p>
        </w:tc>
      </w:tr>
      <w:tr w:rsidR="00000000" w14:paraId="03A19517" w14:textId="77777777">
        <w:trPr>
          <w:trHeight w:val="611"/>
          <w:jc w:val="center"/>
        </w:trPr>
        <w:tc>
          <w:tcPr>
            <w:tcW w:w="3417" w:type="dxa"/>
            <w:tcBorders>
              <w:top w:val="nil"/>
              <w:left w:val="single" w:sz="4" w:space="0" w:color="auto"/>
              <w:bottom w:val="single" w:sz="4" w:space="0" w:color="auto"/>
              <w:right w:val="single" w:sz="4" w:space="0" w:color="auto"/>
            </w:tcBorders>
            <w:vAlign w:val="center"/>
          </w:tcPr>
          <w:p w14:paraId="442549F4" w14:textId="77777777" w:rsidR="00000000" w:rsidRDefault="00000000">
            <w:pPr>
              <w:spacing w:line="240" w:lineRule="auto"/>
              <w:rPr>
                <w:rFonts w:eastAsia="仿宋"/>
                <w:color w:val="auto"/>
                <w:sz w:val="24"/>
                <w:szCs w:val="24"/>
                <w:rPrChange w:id="3009" w:author="嗯哼" w:date="2021-09-13T09:12:00Z">
                  <w:rPr>
                    <w:rFonts w:ascii="仿宋" w:eastAsia="仿宋" w:hAnsi="仿宋" w:cs="宋体" w:hint="eastAsia"/>
                    <w:color w:val="auto"/>
                    <w:sz w:val="24"/>
                    <w:szCs w:val="24"/>
                  </w:rPr>
                </w:rPrChange>
              </w:rPr>
            </w:pPr>
            <w:r>
              <w:rPr>
                <w:rFonts w:eastAsia="仿宋"/>
                <w:color w:val="auto"/>
                <w:sz w:val="24"/>
                <w:szCs w:val="24"/>
                <w:rPrChange w:id="3010" w:author="嗯哼" w:date="2021-09-13T09:12:00Z">
                  <w:rPr>
                    <w:rFonts w:ascii="仿宋" w:eastAsia="仿宋" w:hAnsi="仿宋" w:cs="宋体" w:hint="eastAsia"/>
                    <w:color w:val="auto"/>
                    <w:sz w:val="24"/>
                    <w:szCs w:val="24"/>
                  </w:rPr>
                </w:rPrChange>
              </w:rPr>
              <w:t>政务数据资源挂接率（</w:t>
            </w:r>
            <w:r>
              <w:rPr>
                <w:rFonts w:eastAsia="仿宋"/>
                <w:color w:val="auto"/>
                <w:sz w:val="24"/>
                <w:szCs w:val="24"/>
                <w:rPrChange w:id="3011" w:author="嗯哼" w:date="2021-09-13T09:12:00Z">
                  <w:rPr>
                    <w:rFonts w:ascii="仿宋" w:eastAsia="仿宋" w:hAnsi="仿宋" w:cs="宋体" w:hint="eastAsia"/>
                    <w:color w:val="auto"/>
                    <w:sz w:val="24"/>
                    <w:szCs w:val="24"/>
                  </w:rPr>
                </w:rPrChange>
              </w:rPr>
              <w:t>%</w:t>
            </w:r>
            <w:r>
              <w:rPr>
                <w:rFonts w:eastAsia="仿宋"/>
                <w:color w:val="auto"/>
                <w:sz w:val="24"/>
                <w:szCs w:val="24"/>
                <w:rPrChange w:id="3012"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6592F360" w14:textId="77777777" w:rsidR="00000000" w:rsidRDefault="00000000">
            <w:pPr>
              <w:spacing w:line="240" w:lineRule="auto"/>
              <w:jc w:val="center"/>
              <w:rPr>
                <w:rFonts w:eastAsia="仿宋"/>
                <w:color w:val="auto"/>
                <w:sz w:val="24"/>
                <w:szCs w:val="24"/>
                <w:rPrChange w:id="3013" w:author="嗯哼" w:date="2021-09-13T09:12:00Z">
                  <w:rPr>
                    <w:rFonts w:ascii="仿宋" w:eastAsia="仿宋" w:hAnsi="仿宋" w:cs="宋体" w:hint="eastAsia"/>
                    <w:color w:val="auto"/>
                    <w:sz w:val="24"/>
                    <w:szCs w:val="24"/>
                  </w:rPr>
                </w:rPrChange>
              </w:rPr>
            </w:pPr>
            <w:r>
              <w:rPr>
                <w:rFonts w:eastAsia="仿宋"/>
                <w:color w:val="auto"/>
                <w:sz w:val="24"/>
                <w:szCs w:val="24"/>
                <w:rPrChange w:id="3014" w:author="嗯哼" w:date="2021-09-13T09:12:00Z">
                  <w:rPr>
                    <w:rFonts w:ascii="仿宋" w:eastAsia="仿宋" w:hAnsi="仿宋" w:cs="宋体" w:hint="eastAsia"/>
                    <w:color w:val="auto"/>
                    <w:sz w:val="24"/>
                    <w:szCs w:val="24"/>
                  </w:rPr>
                </w:rPrChange>
              </w:rPr>
              <w:t>60</w:t>
            </w:r>
          </w:p>
        </w:tc>
        <w:tc>
          <w:tcPr>
            <w:tcW w:w="1134" w:type="dxa"/>
            <w:tcBorders>
              <w:top w:val="nil"/>
              <w:left w:val="nil"/>
              <w:bottom w:val="single" w:sz="4" w:space="0" w:color="auto"/>
              <w:right w:val="single" w:sz="4" w:space="0" w:color="auto"/>
            </w:tcBorders>
            <w:vAlign w:val="center"/>
          </w:tcPr>
          <w:p w14:paraId="518F8CA1" w14:textId="77777777" w:rsidR="00000000" w:rsidRDefault="00000000">
            <w:pPr>
              <w:spacing w:line="240" w:lineRule="auto"/>
              <w:jc w:val="center"/>
              <w:rPr>
                <w:rFonts w:eastAsia="仿宋"/>
                <w:color w:val="auto"/>
                <w:sz w:val="24"/>
                <w:szCs w:val="24"/>
                <w:rPrChange w:id="3015" w:author="嗯哼" w:date="2021-09-13T09:12:00Z">
                  <w:rPr>
                    <w:rFonts w:ascii="仿宋" w:eastAsia="仿宋" w:hAnsi="仿宋" w:cs="宋体" w:hint="eastAsia"/>
                    <w:color w:val="auto"/>
                    <w:sz w:val="24"/>
                    <w:szCs w:val="24"/>
                  </w:rPr>
                </w:rPrChange>
              </w:rPr>
            </w:pPr>
            <w:r>
              <w:rPr>
                <w:rFonts w:eastAsia="仿宋"/>
                <w:color w:val="auto"/>
                <w:sz w:val="24"/>
                <w:szCs w:val="24"/>
                <w:rPrChange w:id="3016" w:author="嗯哼" w:date="2021-09-13T09:12:00Z">
                  <w:rPr>
                    <w:rFonts w:ascii="仿宋" w:eastAsia="仿宋" w:hAnsi="仿宋" w:cs="宋体" w:hint="eastAsia"/>
                    <w:color w:val="auto"/>
                    <w:sz w:val="24"/>
                    <w:szCs w:val="24"/>
                  </w:rPr>
                </w:rPrChange>
              </w:rPr>
              <w:t>95</w:t>
            </w:r>
          </w:p>
        </w:tc>
        <w:tc>
          <w:tcPr>
            <w:tcW w:w="1276" w:type="dxa"/>
            <w:tcBorders>
              <w:top w:val="nil"/>
              <w:left w:val="nil"/>
              <w:bottom w:val="single" w:sz="4" w:space="0" w:color="auto"/>
              <w:right w:val="single" w:sz="4" w:space="0" w:color="auto"/>
            </w:tcBorders>
            <w:vAlign w:val="center"/>
          </w:tcPr>
          <w:p w14:paraId="0B12E5C4" w14:textId="77777777" w:rsidR="00000000" w:rsidRDefault="00000000">
            <w:pPr>
              <w:spacing w:line="240" w:lineRule="auto"/>
              <w:jc w:val="center"/>
              <w:rPr>
                <w:rFonts w:eastAsia="仿宋"/>
                <w:color w:val="auto"/>
                <w:sz w:val="24"/>
                <w:szCs w:val="24"/>
                <w:rPrChange w:id="3017" w:author="嗯哼" w:date="2021-09-13T09:12:00Z">
                  <w:rPr>
                    <w:rFonts w:ascii="仿宋" w:eastAsia="仿宋" w:hAnsi="仿宋" w:cs="宋体" w:hint="eastAsia"/>
                    <w:color w:val="auto"/>
                    <w:sz w:val="24"/>
                    <w:szCs w:val="24"/>
                  </w:rPr>
                </w:rPrChange>
              </w:rPr>
            </w:pPr>
            <w:r>
              <w:rPr>
                <w:rFonts w:eastAsia="仿宋"/>
                <w:color w:val="auto"/>
                <w:sz w:val="24"/>
                <w:szCs w:val="24"/>
                <w:rPrChange w:id="3018" w:author="嗯哼" w:date="2021-09-13T09:12:00Z">
                  <w:rPr>
                    <w:rFonts w:ascii="仿宋" w:eastAsia="仿宋" w:hAnsi="仿宋" w:cs="宋体" w:hint="eastAsia"/>
                    <w:color w:val="auto"/>
                    <w:sz w:val="24"/>
                    <w:szCs w:val="24"/>
                  </w:rPr>
                </w:rPrChange>
              </w:rPr>
              <w:t>100</w:t>
            </w:r>
          </w:p>
        </w:tc>
        <w:tc>
          <w:tcPr>
            <w:tcW w:w="992" w:type="dxa"/>
            <w:tcBorders>
              <w:top w:val="nil"/>
              <w:left w:val="nil"/>
              <w:bottom w:val="single" w:sz="4" w:space="0" w:color="auto"/>
              <w:right w:val="single" w:sz="4" w:space="0" w:color="auto"/>
            </w:tcBorders>
            <w:vAlign w:val="center"/>
          </w:tcPr>
          <w:p w14:paraId="6F054B8B" w14:textId="77777777" w:rsidR="00000000" w:rsidRDefault="00000000">
            <w:pPr>
              <w:spacing w:line="240" w:lineRule="auto"/>
              <w:rPr>
                <w:rFonts w:eastAsia="仿宋"/>
                <w:color w:val="auto"/>
                <w:sz w:val="24"/>
                <w:szCs w:val="24"/>
                <w:rPrChange w:id="3019" w:author="嗯哼" w:date="2021-09-13T09:12:00Z">
                  <w:rPr>
                    <w:rFonts w:ascii="仿宋" w:eastAsia="仿宋" w:hAnsi="仿宋" w:cs="宋体" w:hint="eastAsia"/>
                    <w:color w:val="auto"/>
                    <w:sz w:val="24"/>
                    <w:szCs w:val="24"/>
                  </w:rPr>
                </w:rPrChange>
              </w:rPr>
            </w:pPr>
            <w:r>
              <w:rPr>
                <w:rFonts w:eastAsia="仿宋"/>
                <w:color w:val="auto"/>
                <w:sz w:val="24"/>
                <w:szCs w:val="24"/>
                <w:rPrChange w:id="3020"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39300E4E" w14:textId="77777777" w:rsidR="00000000" w:rsidRDefault="00000000">
            <w:pPr>
              <w:spacing w:line="240" w:lineRule="auto"/>
              <w:rPr>
                <w:rFonts w:eastAsia="仿宋"/>
                <w:color w:val="auto"/>
                <w:sz w:val="24"/>
                <w:szCs w:val="24"/>
                <w:rPrChange w:id="3021" w:author="嗯哼" w:date="2021-09-13T09:12:00Z">
                  <w:rPr>
                    <w:rFonts w:ascii="仿宋" w:eastAsia="仿宋" w:hAnsi="仿宋" w:cs="宋体" w:hint="eastAsia"/>
                    <w:color w:val="auto"/>
                    <w:sz w:val="24"/>
                    <w:szCs w:val="24"/>
                  </w:rPr>
                </w:rPrChange>
              </w:rPr>
            </w:pPr>
            <w:r>
              <w:rPr>
                <w:rFonts w:eastAsia="仿宋"/>
                <w:color w:val="auto"/>
                <w:sz w:val="24"/>
                <w:szCs w:val="24"/>
                <w:rPrChange w:id="3022" w:author="嗯哼" w:date="2021-09-13T09:12:00Z">
                  <w:rPr>
                    <w:rFonts w:ascii="仿宋" w:eastAsia="仿宋" w:hAnsi="仿宋" w:cs="宋体" w:hint="eastAsia"/>
                    <w:color w:val="auto"/>
                    <w:sz w:val="24"/>
                    <w:szCs w:val="24"/>
                  </w:rPr>
                </w:rPrChange>
              </w:rPr>
              <w:t xml:space="preserve">　</w:t>
            </w:r>
          </w:p>
        </w:tc>
      </w:tr>
      <w:tr w:rsidR="00000000" w14:paraId="6D103B7A" w14:textId="77777777">
        <w:trPr>
          <w:trHeight w:val="552"/>
          <w:jc w:val="center"/>
        </w:trPr>
        <w:tc>
          <w:tcPr>
            <w:tcW w:w="3417" w:type="dxa"/>
            <w:tcBorders>
              <w:top w:val="nil"/>
              <w:left w:val="single" w:sz="4" w:space="0" w:color="auto"/>
              <w:bottom w:val="single" w:sz="4" w:space="0" w:color="auto"/>
              <w:right w:val="single" w:sz="4" w:space="0" w:color="auto"/>
            </w:tcBorders>
            <w:vAlign w:val="center"/>
          </w:tcPr>
          <w:p w14:paraId="68E14328" w14:textId="77777777" w:rsidR="00000000" w:rsidRDefault="00000000">
            <w:pPr>
              <w:spacing w:line="240" w:lineRule="auto"/>
              <w:rPr>
                <w:rFonts w:eastAsia="仿宋"/>
                <w:color w:val="auto"/>
                <w:sz w:val="24"/>
                <w:szCs w:val="24"/>
                <w:rPrChange w:id="3023" w:author="嗯哼" w:date="2021-09-13T09:12:00Z">
                  <w:rPr>
                    <w:rFonts w:ascii="仿宋" w:eastAsia="仿宋" w:hAnsi="仿宋" w:cs="宋体" w:hint="eastAsia"/>
                    <w:color w:val="auto"/>
                    <w:sz w:val="24"/>
                    <w:szCs w:val="24"/>
                  </w:rPr>
                </w:rPrChange>
              </w:rPr>
            </w:pPr>
            <w:r>
              <w:rPr>
                <w:rFonts w:eastAsia="仿宋"/>
                <w:color w:val="auto"/>
                <w:sz w:val="24"/>
                <w:szCs w:val="24"/>
                <w:rPrChange w:id="3024" w:author="嗯哼" w:date="2021-09-13T09:12:00Z">
                  <w:rPr>
                    <w:rFonts w:ascii="仿宋" w:eastAsia="仿宋" w:hAnsi="仿宋" w:cs="宋体" w:hint="eastAsia"/>
                    <w:color w:val="auto"/>
                    <w:sz w:val="24"/>
                    <w:szCs w:val="24"/>
                  </w:rPr>
                </w:rPrChange>
              </w:rPr>
              <w:t>政务数据资源目录编制率（</w:t>
            </w:r>
            <w:r>
              <w:rPr>
                <w:rFonts w:eastAsia="仿宋"/>
                <w:color w:val="auto"/>
                <w:sz w:val="24"/>
                <w:szCs w:val="24"/>
                <w:rPrChange w:id="3025" w:author="嗯哼" w:date="2021-09-13T09:12:00Z">
                  <w:rPr>
                    <w:rFonts w:ascii="仿宋" w:eastAsia="仿宋" w:hAnsi="仿宋" w:cs="宋体" w:hint="eastAsia"/>
                    <w:color w:val="auto"/>
                    <w:sz w:val="24"/>
                    <w:szCs w:val="24"/>
                  </w:rPr>
                </w:rPrChange>
              </w:rPr>
              <w:t>%</w:t>
            </w:r>
            <w:r>
              <w:rPr>
                <w:rFonts w:eastAsia="仿宋"/>
                <w:color w:val="auto"/>
                <w:sz w:val="24"/>
                <w:szCs w:val="24"/>
                <w:rPrChange w:id="3026"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24DA5164" w14:textId="77777777" w:rsidR="00000000" w:rsidRDefault="00000000">
            <w:pPr>
              <w:spacing w:line="240" w:lineRule="auto"/>
              <w:jc w:val="center"/>
              <w:rPr>
                <w:rFonts w:eastAsia="仿宋"/>
                <w:color w:val="auto"/>
                <w:sz w:val="24"/>
                <w:szCs w:val="24"/>
                <w:rPrChange w:id="3027" w:author="嗯哼" w:date="2021-09-13T09:12:00Z">
                  <w:rPr>
                    <w:rFonts w:ascii="仿宋" w:eastAsia="仿宋" w:hAnsi="仿宋" w:cs="宋体" w:hint="eastAsia"/>
                    <w:color w:val="auto"/>
                    <w:sz w:val="24"/>
                    <w:szCs w:val="24"/>
                  </w:rPr>
                </w:rPrChange>
              </w:rPr>
            </w:pPr>
            <w:r>
              <w:rPr>
                <w:rFonts w:eastAsia="仿宋"/>
                <w:color w:val="auto"/>
                <w:sz w:val="24"/>
                <w:szCs w:val="24"/>
                <w:rPrChange w:id="3028" w:author="嗯哼" w:date="2021-09-13T09:12:00Z">
                  <w:rPr>
                    <w:rFonts w:ascii="仿宋" w:eastAsia="仿宋" w:hAnsi="仿宋" w:cs="宋体" w:hint="eastAsia"/>
                    <w:color w:val="auto"/>
                    <w:sz w:val="24"/>
                    <w:szCs w:val="24"/>
                  </w:rPr>
                </w:rPrChange>
              </w:rPr>
              <w:t>50</w:t>
            </w:r>
          </w:p>
        </w:tc>
        <w:tc>
          <w:tcPr>
            <w:tcW w:w="1134" w:type="dxa"/>
            <w:tcBorders>
              <w:top w:val="nil"/>
              <w:left w:val="nil"/>
              <w:bottom w:val="single" w:sz="4" w:space="0" w:color="auto"/>
              <w:right w:val="single" w:sz="4" w:space="0" w:color="auto"/>
            </w:tcBorders>
            <w:vAlign w:val="center"/>
          </w:tcPr>
          <w:p w14:paraId="66712678" w14:textId="77777777" w:rsidR="00000000" w:rsidRDefault="00000000">
            <w:pPr>
              <w:spacing w:line="240" w:lineRule="auto"/>
              <w:jc w:val="center"/>
              <w:rPr>
                <w:rFonts w:eastAsia="仿宋"/>
                <w:color w:val="auto"/>
                <w:sz w:val="24"/>
                <w:szCs w:val="24"/>
                <w:rPrChange w:id="3029" w:author="嗯哼" w:date="2021-09-13T09:12:00Z">
                  <w:rPr>
                    <w:rFonts w:ascii="仿宋" w:eastAsia="仿宋" w:hAnsi="仿宋" w:cs="宋体" w:hint="eastAsia"/>
                    <w:color w:val="auto"/>
                    <w:sz w:val="24"/>
                    <w:szCs w:val="24"/>
                  </w:rPr>
                </w:rPrChange>
              </w:rPr>
            </w:pPr>
            <w:r>
              <w:rPr>
                <w:rFonts w:eastAsia="仿宋"/>
                <w:color w:val="auto"/>
                <w:sz w:val="24"/>
                <w:szCs w:val="24"/>
                <w:rPrChange w:id="3030" w:author="嗯哼" w:date="2021-09-13T09:12:00Z">
                  <w:rPr>
                    <w:rFonts w:ascii="仿宋" w:eastAsia="仿宋" w:hAnsi="仿宋" w:cs="宋体" w:hint="eastAsia"/>
                    <w:color w:val="auto"/>
                    <w:sz w:val="24"/>
                    <w:szCs w:val="24"/>
                  </w:rPr>
                </w:rPrChange>
              </w:rPr>
              <w:t>90</w:t>
            </w:r>
          </w:p>
        </w:tc>
        <w:tc>
          <w:tcPr>
            <w:tcW w:w="1276" w:type="dxa"/>
            <w:tcBorders>
              <w:top w:val="nil"/>
              <w:left w:val="nil"/>
              <w:bottom w:val="single" w:sz="4" w:space="0" w:color="auto"/>
              <w:right w:val="single" w:sz="4" w:space="0" w:color="auto"/>
            </w:tcBorders>
            <w:vAlign w:val="center"/>
          </w:tcPr>
          <w:p w14:paraId="1DDDABD4" w14:textId="77777777" w:rsidR="00000000" w:rsidRDefault="00000000">
            <w:pPr>
              <w:spacing w:line="240" w:lineRule="auto"/>
              <w:jc w:val="center"/>
              <w:rPr>
                <w:rFonts w:eastAsia="仿宋"/>
                <w:color w:val="auto"/>
                <w:sz w:val="24"/>
                <w:szCs w:val="24"/>
                <w:rPrChange w:id="3031" w:author="嗯哼" w:date="2021-09-13T09:12:00Z">
                  <w:rPr>
                    <w:rFonts w:ascii="仿宋" w:eastAsia="仿宋" w:hAnsi="仿宋" w:cs="宋体" w:hint="eastAsia"/>
                    <w:color w:val="auto"/>
                    <w:sz w:val="24"/>
                    <w:szCs w:val="24"/>
                  </w:rPr>
                </w:rPrChange>
              </w:rPr>
            </w:pPr>
            <w:r>
              <w:rPr>
                <w:rFonts w:eastAsia="仿宋"/>
                <w:color w:val="auto"/>
                <w:sz w:val="24"/>
                <w:szCs w:val="24"/>
                <w:rPrChange w:id="3032" w:author="嗯哼" w:date="2021-09-13T09:12:00Z">
                  <w:rPr>
                    <w:rFonts w:ascii="仿宋" w:eastAsia="仿宋" w:hAnsi="仿宋" w:cs="宋体" w:hint="eastAsia"/>
                    <w:color w:val="auto"/>
                    <w:sz w:val="24"/>
                    <w:szCs w:val="24"/>
                  </w:rPr>
                </w:rPrChange>
              </w:rPr>
              <w:t>100</w:t>
            </w:r>
          </w:p>
        </w:tc>
        <w:tc>
          <w:tcPr>
            <w:tcW w:w="992" w:type="dxa"/>
            <w:tcBorders>
              <w:top w:val="nil"/>
              <w:left w:val="nil"/>
              <w:bottom w:val="single" w:sz="4" w:space="0" w:color="auto"/>
              <w:right w:val="single" w:sz="4" w:space="0" w:color="auto"/>
            </w:tcBorders>
            <w:vAlign w:val="center"/>
          </w:tcPr>
          <w:p w14:paraId="5C159C83" w14:textId="77777777" w:rsidR="00000000" w:rsidRDefault="00000000">
            <w:pPr>
              <w:spacing w:line="240" w:lineRule="auto"/>
              <w:rPr>
                <w:rFonts w:eastAsia="仿宋"/>
                <w:color w:val="auto"/>
                <w:sz w:val="24"/>
                <w:szCs w:val="24"/>
                <w:rPrChange w:id="3033" w:author="嗯哼" w:date="2021-09-13T09:12:00Z">
                  <w:rPr>
                    <w:rFonts w:ascii="仿宋" w:eastAsia="仿宋" w:hAnsi="仿宋" w:cs="宋体" w:hint="eastAsia"/>
                    <w:color w:val="auto"/>
                    <w:sz w:val="24"/>
                    <w:szCs w:val="24"/>
                  </w:rPr>
                </w:rPrChange>
              </w:rPr>
            </w:pPr>
            <w:r>
              <w:rPr>
                <w:rFonts w:eastAsia="仿宋"/>
                <w:color w:val="auto"/>
                <w:sz w:val="24"/>
                <w:szCs w:val="24"/>
                <w:rPrChange w:id="3034"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442225C8" w14:textId="77777777" w:rsidR="00000000" w:rsidRDefault="00000000">
            <w:pPr>
              <w:spacing w:line="240" w:lineRule="auto"/>
              <w:rPr>
                <w:rFonts w:eastAsia="仿宋"/>
                <w:color w:val="auto"/>
                <w:sz w:val="24"/>
                <w:szCs w:val="24"/>
                <w:rPrChange w:id="3035" w:author="嗯哼" w:date="2021-09-13T09:12:00Z">
                  <w:rPr>
                    <w:rFonts w:ascii="仿宋" w:eastAsia="仿宋" w:hAnsi="仿宋" w:cs="宋体" w:hint="eastAsia"/>
                    <w:color w:val="auto"/>
                    <w:sz w:val="24"/>
                    <w:szCs w:val="24"/>
                  </w:rPr>
                </w:rPrChange>
              </w:rPr>
            </w:pPr>
            <w:r>
              <w:rPr>
                <w:rFonts w:eastAsia="仿宋"/>
                <w:color w:val="auto"/>
                <w:sz w:val="24"/>
                <w:szCs w:val="24"/>
                <w:rPrChange w:id="3036" w:author="嗯哼" w:date="2021-09-13T09:12:00Z">
                  <w:rPr>
                    <w:rFonts w:ascii="仿宋" w:eastAsia="仿宋" w:hAnsi="仿宋" w:cs="宋体" w:hint="eastAsia"/>
                    <w:color w:val="auto"/>
                    <w:sz w:val="24"/>
                    <w:szCs w:val="24"/>
                  </w:rPr>
                </w:rPrChange>
              </w:rPr>
              <w:t xml:space="preserve">　</w:t>
            </w:r>
          </w:p>
        </w:tc>
      </w:tr>
      <w:tr w:rsidR="00000000" w14:paraId="5072E3F5" w14:textId="77777777">
        <w:trPr>
          <w:trHeight w:val="557"/>
          <w:jc w:val="center"/>
        </w:trPr>
        <w:tc>
          <w:tcPr>
            <w:tcW w:w="3417" w:type="dxa"/>
            <w:tcBorders>
              <w:top w:val="nil"/>
              <w:left w:val="single" w:sz="4" w:space="0" w:color="auto"/>
              <w:bottom w:val="single" w:sz="4" w:space="0" w:color="auto"/>
              <w:right w:val="single" w:sz="4" w:space="0" w:color="auto"/>
            </w:tcBorders>
            <w:vAlign w:val="center"/>
          </w:tcPr>
          <w:p w14:paraId="22C69EA6" w14:textId="77777777" w:rsidR="00000000" w:rsidRDefault="00000000">
            <w:pPr>
              <w:spacing w:line="240" w:lineRule="auto"/>
              <w:rPr>
                <w:rFonts w:eastAsia="仿宋"/>
                <w:color w:val="auto"/>
                <w:sz w:val="24"/>
                <w:szCs w:val="24"/>
                <w:rPrChange w:id="3037" w:author="嗯哼" w:date="2021-09-13T09:12:00Z">
                  <w:rPr>
                    <w:rFonts w:ascii="仿宋" w:eastAsia="仿宋" w:hAnsi="仿宋" w:cs="宋体" w:hint="eastAsia"/>
                    <w:color w:val="auto"/>
                    <w:sz w:val="24"/>
                    <w:szCs w:val="24"/>
                  </w:rPr>
                </w:rPrChange>
              </w:rPr>
            </w:pPr>
            <w:r>
              <w:rPr>
                <w:rFonts w:eastAsia="仿宋"/>
                <w:color w:val="auto"/>
                <w:sz w:val="24"/>
                <w:szCs w:val="24"/>
                <w:rPrChange w:id="3038" w:author="嗯哼" w:date="2021-09-13T09:12:00Z">
                  <w:rPr>
                    <w:rFonts w:ascii="仿宋" w:eastAsia="仿宋" w:hAnsi="仿宋" w:cs="宋体" w:hint="eastAsia"/>
                    <w:color w:val="auto"/>
                    <w:sz w:val="24"/>
                    <w:szCs w:val="24"/>
                  </w:rPr>
                </w:rPrChange>
              </w:rPr>
              <w:t>政务系统上云率（</w:t>
            </w:r>
            <w:r>
              <w:rPr>
                <w:rFonts w:eastAsia="仿宋"/>
                <w:color w:val="auto"/>
                <w:sz w:val="24"/>
                <w:szCs w:val="24"/>
                <w:rPrChange w:id="3039" w:author="嗯哼" w:date="2021-09-13T09:12:00Z">
                  <w:rPr>
                    <w:rFonts w:ascii="仿宋" w:eastAsia="仿宋" w:hAnsi="仿宋" w:cs="宋体" w:hint="eastAsia"/>
                    <w:color w:val="auto"/>
                    <w:sz w:val="24"/>
                    <w:szCs w:val="24"/>
                  </w:rPr>
                </w:rPrChange>
              </w:rPr>
              <w:t>%</w:t>
            </w:r>
            <w:r>
              <w:rPr>
                <w:rFonts w:eastAsia="仿宋"/>
                <w:color w:val="auto"/>
                <w:sz w:val="24"/>
                <w:szCs w:val="24"/>
                <w:rPrChange w:id="3040"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38C10C5D" w14:textId="77777777" w:rsidR="00000000" w:rsidRDefault="00000000">
            <w:pPr>
              <w:spacing w:line="240" w:lineRule="auto"/>
              <w:jc w:val="center"/>
              <w:rPr>
                <w:rFonts w:eastAsia="仿宋"/>
                <w:color w:val="auto"/>
                <w:sz w:val="24"/>
                <w:szCs w:val="24"/>
                <w:rPrChange w:id="3041" w:author="嗯哼" w:date="2021-09-13T09:12:00Z">
                  <w:rPr>
                    <w:rFonts w:ascii="仿宋" w:eastAsia="仿宋" w:hAnsi="仿宋" w:cs="宋体" w:hint="eastAsia"/>
                    <w:color w:val="auto"/>
                    <w:sz w:val="24"/>
                    <w:szCs w:val="24"/>
                  </w:rPr>
                </w:rPrChange>
              </w:rPr>
            </w:pPr>
          </w:p>
        </w:tc>
        <w:tc>
          <w:tcPr>
            <w:tcW w:w="1134" w:type="dxa"/>
            <w:tcBorders>
              <w:top w:val="nil"/>
              <w:left w:val="nil"/>
              <w:bottom w:val="single" w:sz="4" w:space="0" w:color="auto"/>
              <w:right w:val="single" w:sz="4" w:space="0" w:color="auto"/>
            </w:tcBorders>
            <w:vAlign w:val="center"/>
          </w:tcPr>
          <w:p w14:paraId="61041F41" w14:textId="77777777" w:rsidR="00000000" w:rsidRDefault="00000000">
            <w:pPr>
              <w:spacing w:line="240" w:lineRule="auto"/>
              <w:jc w:val="center"/>
              <w:rPr>
                <w:rFonts w:eastAsia="仿宋"/>
                <w:color w:val="auto"/>
                <w:sz w:val="24"/>
                <w:szCs w:val="24"/>
                <w:rPrChange w:id="3042" w:author="嗯哼" w:date="2021-09-13T09:12:00Z">
                  <w:rPr>
                    <w:rFonts w:ascii="仿宋" w:eastAsia="仿宋" w:hAnsi="仿宋" w:cs="宋体" w:hint="eastAsia"/>
                    <w:color w:val="auto"/>
                    <w:sz w:val="24"/>
                    <w:szCs w:val="24"/>
                  </w:rPr>
                </w:rPrChange>
              </w:rPr>
            </w:pPr>
            <w:r>
              <w:rPr>
                <w:rFonts w:eastAsia="仿宋"/>
                <w:color w:val="auto"/>
                <w:sz w:val="24"/>
                <w:szCs w:val="24"/>
                <w:rPrChange w:id="3043" w:author="嗯哼" w:date="2021-09-13T09:12:00Z">
                  <w:rPr>
                    <w:rFonts w:ascii="仿宋" w:eastAsia="仿宋" w:hAnsi="仿宋" w:cs="宋体" w:hint="eastAsia"/>
                    <w:color w:val="auto"/>
                    <w:sz w:val="24"/>
                    <w:szCs w:val="24"/>
                  </w:rPr>
                </w:rPrChange>
              </w:rPr>
              <w:t>95</w:t>
            </w:r>
          </w:p>
        </w:tc>
        <w:tc>
          <w:tcPr>
            <w:tcW w:w="1276" w:type="dxa"/>
            <w:tcBorders>
              <w:top w:val="nil"/>
              <w:left w:val="nil"/>
              <w:bottom w:val="single" w:sz="4" w:space="0" w:color="auto"/>
              <w:right w:val="single" w:sz="4" w:space="0" w:color="auto"/>
            </w:tcBorders>
            <w:vAlign w:val="center"/>
          </w:tcPr>
          <w:p w14:paraId="762FE7C9" w14:textId="77777777" w:rsidR="00000000" w:rsidRDefault="00000000">
            <w:pPr>
              <w:spacing w:line="240" w:lineRule="auto"/>
              <w:jc w:val="center"/>
              <w:rPr>
                <w:rFonts w:eastAsia="仿宋"/>
                <w:color w:val="auto"/>
                <w:sz w:val="24"/>
                <w:szCs w:val="24"/>
                <w:rPrChange w:id="3044" w:author="嗯哼" w:date="2021-09-13T09:12:00Z">
                  <w:rPr>
                    <w:rFonts w:ascii="仿宋" w:eastAsia="仿宋" w:hAnsi="仿宋" w:cs="宋体" w:hint="eastAsia"/>
                    <w:color w:val="auto"/>
                    <w:sz w:val="24"/>
                    <w:szCs w:val="24"/>
                  </w:rPr>
                </w:rPrChange>
              </w:rPr>
            </w:pPr>
            <w:r>
              <w:rPr>
                <w:rFonts w:eastAsia="仿宋"/>
                <w:color w:val="auto"/>
                <w:sz w:val="24"/>
                <w:szCs w:val="24"/>
                <w:rPrChange w:id="3045" w:author="嗯哼" w:date="2021-09-13T09:12:00Z">
                  <w:rPr>
                    <w:rFonts w:ascii="仿宋" w:eastAsia="仿宋" w:hAnsi="仿宋" w:cs="宋体" w:hint="eastAsia"/>
                    <w:color w:val="auto"/>
                    <w:sz w:val="24"/>
                    <w:szCs w:val="24"/>
                  </w:rPr>
                </w:rPrChange>
              </w:rPr>
              <w:t>100</w:t>
            </w:r>
          </w:p>
        </w:tc>
        <w:tc>
          <w:tcPr>
            <w:tcW w:w="992" w:type="dxa"/>
            <w:tcBorders>
              <w:top w:val="nil"/>
              <w:left w:val="nil"/>
              <w:bottom w:val="single" w:sz="4" w:space="0" w:color="auto"/>
              <w:right w:val="single" w:sz="4" w:space="0" w:color="auto"/>
            </w:tcBorders>
            <w:vAlign w:val="center"/>
          </w:tcPr>
          <w:p w14:paraId="26DC0ECB" w14:textId="77777777" w:rsidR="00000000" w:rsidRDefault="00000000">
            <w:pPr>
              <w:spacing w:line="240" w:lineRule="auto"/>
              <w:rPr>
                <w:rFonts w:eastAsia="仿宋"/>
                <w:color w:val="auto"/>
                <w:sz w:val="24"/>
                <w:szCs w:val="24"/>
                <w:rPrChange w:id="3046" w:author="嗯哼" w:date="2021-09-13T09:12:00Z">
                  <w:rPr>
                    <w:rFonts w:ascii="仿宋" w:eastAsia="仿宋" w:hAnsi="仿宋" w:cs="宋体" w:hint="eastAsia"/>
                    <w:color w:val="auto"/>
                    <w:sz w:val="24"/>
                    <w:szCs w:val="24"/>
                  </w:rPr>
                </w:rPrChange>
              </w:rPr>
            </w:pPr>
            <w:r>
              <w:rPr>
                <w:rFonts w:eastAsia="仿宋"/>
                <w:color w:val="auto"/>
                <w:sz w:val="24"/>
                <w:szCs w:val="24"/>
                <w:rPrChange w:id="3047"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6330567D" w14:textId="77777777" w:rsidR="00000000" w:rsidRDefault="00000000">
            <w:pPr>
              <w:spacing w:line="240" w:lineRule="auto"/>
              <w:rPr>
                <w:rFonts w:eastAsia="仿宋"/>
                <w:color w:val="auto"/>
                <w:sz w:val="24"/>
                <w:szCs w:val="24"/>
                <w:rPrChange w:id="3048" w:author="嗯哼" w:date="2021-09-13T09:12:00Z">
                  <w:rPr>
                    <w:rFonts w:ascii="仿宋" w:eastAsia="仿宋" w:hAnsi="仿宋" w:cs="宋体" w:hint="eastAsia"/>
                    <w:color w:val="auto"/>
                    <w:sz w:val="24"/>
                    <w:szCs w:val="24"/>
                  </w:rPr>
                </w:rPrChange>
              </w:rPr>
            </w:pPr>
            <w:r>
              <w:rPr>
                <w:rFonts w:eastAsia="仿宋"/>
                <w:color w:val="auto"/>
                <w:sz w:val="24"/>
                <w:szCs w:val="24"/>
                <w:rPrChange w:id="3049" w:author="嗯哼" w:date="2021-09-13T09:12:00Z">
                  <w:rPr>
                    <w:rFonts w:ascii="仿宋" w:eastAsia="仿宋" w:hAnsi="仿宋" w:cs="宋体" w:hint="eastAsia"/>
                    <w:color w:val="auto"/>
                    <w:sz w:val="24"/>
                    <w:szCs w:val="24"/>
                  </w:rPr>
                </w:rPrChange>
              </w:rPr>
              <w:t xml:space="preserve">　</w:t>
            </w:r>
          </w:p>
        </w:tc>
      </w:tr>
      <w:tr w:rsidR="00000000" w14:paraId="2533E383" w14:textId="77777777">
        <w:trPr>
          <w:trHeight w:val="552"/>
          <w:jc w:val="center"/>
        </w:trPr>
        <w:tc>
          <w:tcPr>
            <w:tcW w:w="3417" w:type="dxa"/>
            <w:tcBorders>
              <w:top w:val="nil"/>
              <w:left w:val="single" w:sz="4" w:space="0" w:color="auto"/>
              <w:bottom w:val="single" w:sz="4" w:space="0" w:color="auto"/>
              <w:right w:val="single" w:sz="4" w:space="0" w:color="auto"/>
            </w:tcBorders>
            <w:vAlign w:val="center"/>
          </w:tcPr>
          <w:p w14:paraId="62A01315" w14:textId="77777777" w:rsidR="00000000" w:rsidRDefault="00000000">
            <w:pPr>
              <w:spacing w:line="240" w:lineRule="auto"/>
              <w:rPr>
                <w:rFonts w:eastAsia="仿宋"/>
                <w:color w:val="auto"/>
                <w:sz w:val="24"/>
                <w:szCs w:val="24"/>
                <w:rPrChange w:id="3050" w:author="嗯哼" w:date="2021-09-13T09:12:00Z">
                  <w:rPr>
                    <w:rFonts w:ascii="仿宋" w:eastAsia="仿宋" w:hAnsi="仿宋" w:cs="宋体" w:hint="eastAsia"/>
                    <w:color w:val="auto"/>
                    <w:sz w:val="24"/>
                    <w:szCs w:val="24"/>
                  </w:rPr>
                </w:rPrChange>
              </w:rPr>
            </w:pPr>
            <w:r>
              <w:rPr>
                <w:rFonts w:eastAsia="仿宋"/>
                <w:color w:val="auto"/>
                <w:sz w:val="24"/>
                <w:szCs w:val="24"/>
                <w:rPrChange w:id="3051" w:author="嗯哼" w:date="2021-09-13T09:12:00Z">
                  <w:rPr>
                    <w:rFonts w:ascii="仿宋" w:eastAsia="仿宋" w:hAnsi="仿宋" w:cs="宋体" w:hint="eastAsia"/>
                    <w:color w:val="auto"/>
                    <w:sz w:val="24"/>
                    <w:szCs w:val="24"/>
                  </w:rPr>
                </w:rPrChange>
              </w:rPr>
              <w:t>政务服务事项全程网办率（</w:t>
            </w:r>
            <w:r>
              <w:rPr>
                <w:rFonts w:eastAsia="仿宋"/>
                <w:color w:val="auto"/>
                <w:sz w:val="24"/>
                <w:szCs w:val="24"/>
                <w:rPrChange w:id="3052" w:author="嗯哼" w:date="2021-09-13T09:12:00Z">
                  <w:rPr>
                    <w:rFonts w:ascii="仿宋" w:eastAsia="仿宋" w:hAnsi="仿宋" w:cs="宋体" w:hint="eastAsia"/>
                    <w:color w:val="auto"/>
                    <w:sz w:val="24"/>
                    <w:szCs w:val="24"/>
                  </w:rPr>
                </w:rPrChange>
              </w:rPr>
              <w:t>%</w:t>
            </w:r>
            <w:r>
              <w:rPr>
                <w:rFonts w:eastAsia="仿宋"/>
                <w:color w:val="auto"/>
                <w:sz w:val="24"/>
                <w:szCs w:val="24"/>
                <w:rPrChange w:id="3053"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3208E7BE" w14:textId="77777777" w:rsidR="00000000" w:rsidRDefault="00000000">
            <w:pPr>
              <w:spacing w:line="240" w:lineRule="auto"/>
              <w:jc w:val="center"/>
              <w:rPr>
                <w:rFonts w:eastAsia="仿宋"/>
                <w:color w:val="auto"/>
                <w:sz w:val="24"/>
                <w:szCs w:val="24"/>
                <w:rPrChange w:id="3054" w:author="嗯哼" w:date="2021-09-13T09:12:00Z">
                  <w:rPr>
                    <w:rFonts w:ascii="仿宋" w:eastAsia="仿宋" w:hAnsi="仿宋" w:cs="宋体" w:hint="eastAsia"/>
                    <w:color w:val="auto"/>
                    <w:sz w:val="24"/>
                    <w:szCs w:val="24"/>
                  </w:rPr>
                </w:rPrChange>
              </w:rPr>
            </w:pPr>
          </w:p>
        </w:tc>
        <w:tc>
          <w:tcPr>
            <w:tcW w:w="1134" w:type="dxa"/>
            <w:tcBorders>
              <w:top w:val="nil"/>
              <w:left w:val="nil"/>
              <w:bottom w:val="single" w:sz="4" w:space="0" w:color="auto"/>
              <w:right w:val="single" w:sz="4" w:space="0" w:color="auto"/>
            </w:tcBorders>
            <w:vAlign w:val="center"/>
          </w:tcPr>
          <w:p w14:paraId="1AAF3912" w14:textId="77777777" w:rsidR="00000000" w:rsidRDefault="00000000">
            <w:pPr>
              <w:spacing w:line="240" w:lineRule="auto"/>
              <w:jc w:val="center"/>
              <w:rPr>
                <w:rFonts w:eastAsia="仿宋"/>
                <w:color w:val="auto"/>
                <w:sz w:val="24"/>
                <w:szCs w:val="24"/>
                <w:rPrChange w:id="3055" w:author="嗯哼" w:date="2021-09-13T09:12:00Z">
                  <w:rPr>
                    <w:rFonts w:ascii="仿宋" w:eastAsia="仿宋" w:hAnsi="仿宋" w:cs="宋体" w:hint="eastAsia"/>
                    <w:color w:val="auto"/>
                    <w:sz w:val="24"/>
                    <w:szCs w:val="24"/>
                  </w:rPr>
                </w:rPrChange>
              </w:rPr>
            </w:pPr>
            <w:r>
              <w:rPr>
                <w:rFonts w:eastAsia="仿宋"/>
                <w:color w:val="auto"/>
                <w:sz w:val="24"/>
                <w:szCs w:val="24"/>
                <w:rPrChange w:id="3056" w:author="嗯哼" w:date="2021-09-13T09:12:00Z">
                  <w:rPr>
                    <w:rFonts w:ascii="仿宋" w:eastAsia="仿宋" w:hAnsi="仿宋" w:cs="宋体" w:hint="eastAsia"/>
                    <w:color w:val="auto"/>
                    <w:sz w:val="24"/>
                    <w:szCs w:val="24"/>
                  </w:rPr>
                </w:rPrChange>
              </w:rPr>
              <w:t>90</w:t>
            </w:r>
          </w:p>
        </w:tc>
        <w:tc>
          <w:tcPr>
            <w:tcW w:w="1276" w:type="dxa"/>
            <w:tcBorders>
              <w:top w:val="nil"/>
              <w:left w:val="nil"/>
              <w:bottom w:val="single" w:sz="4" w:space="0" w:color="auto"/>
              <w:right w:val="single" w:sz="4" w:space="0" w:color="auto"/>
            </w:tcBorders>
            <w:vAlign w:val="center"/>
          </w:tcPr>
          <w:p w14:paraId="4F2D213C" w14:textId="77777777" w:rsidR="00000000" w:rsidRDefault="00000000">
            <w:pPr>
              <w:spacing w:line="240" w:lineRule="auto"/>
              <w:jc w:val="center"/>
              <w:rPr>
                <w:rFonts w:eastAsia="仿宋"/>
                <w:color w:val="auto"/>
                <w:sz w:val="24"/>
                <w:szCs w:val="24"/>
                <w:rPrChange w:id="3057" w:author="嗯哼" w:date="2021-09-13T09:12:00Z">
                  <w:rPr>
                    <w:rFonts w:ascii="仿宋" w:eastAsia="仿宋" w:hAnsi="仿宋" w:cs="宋体" w:hint="eastAsia"/>
                    <w:color w:val="auto"/>
                    <w:sz w:val="24"/>
                    <w:szCs w:val="24"/>
                  </w:rPr>
                </w:rPrChange>
              </w:rPr>
            </w:pPr>
            <w:r>
              <w:rPr>
                <w:rFonts w:eastAsia="仿宋"/>
                <w:color w:val="auto"/>
                <w:sz w:val="24"/>
                <w:szCs w:val="24"/>
                <w:rPrChange w:id="3058" w:author="嗯哼" w:date="2021-09-13T09:12:00Z">
                  <w:rPr>
                    <w:rFonts w:ascii="仿宋" w:eastAsia="仿宋" w:hAnsi="仿宋" w:cs="宋体" w:hint="eastAsia"/>
                    <w:color w:val="auto"/>
                    <w:sz w:val="24"/>
                    <w:szCs w:val="24"/>
                  </w:rPr>
                </w:rPrChange>
              </w:rPr>
              <w:t>95</w:t>
            </w:r>
          </w:p>
        </w:tc>
        <w:tc>
          <w:tcPr>
            <w:tcW w:w="992" w:type="dxa"/>
            <w:tcBorders>
              <w:top w:val="nil"/>
              <w:left w:val="nil"/>
              <w:bottom w:val="single" w:sz="4" w:space="0" w:color="auto"/>
              <w:right w:val="single" w:sz="4" w:space="0" w:color="auto"/>
            </w:tcBorders>
            <w:vAlign w:val="center"/>
          </w:tcPr>
          <w:p w14:paraId="1160CF65" w14:textId="77777777" w:rsidR="00000000" w:rsidRDefault="00000000">
            <w:pPr>
              <w:spacing w:line="240" w:lineRule="auto"/>
              <w:rPr>
                <w:rFonts w:eastAsia="仿宋"/>
                <w:color w:val="auto"/>
                <w:sz w:val="24"/>
                <w:szCs w:val="24"/>
                <w:rPrChange w:id="3059" w:author="嗯哼" w:date="2021-09-13T09:12:00Z">
                  <w:rPr>
                    <w:rFonts w:ascii="仿宋" w:eastAsia="仿宋" w:hAnsi="仿宋" w:cs="宋体" w:hint="eastAsia"/>
                    <w:color w:val="auto"/>
                    <w:sz w:val="24"/>
                    <w:szCs w:val="24"/>
                  </w:rPr>
                </w:rPrChange>
              </w:rPr>
            </w:pPr>
            <w:r>
              <w:rPr>
                <w:rFonts w:eastAsia="仿宋"/>
                <w:color w:val="auto"/>
                <w:sz w:val="24"/>
                <w:szCs w:val="24"/>
                <w:rPrChange w:id="3060"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4A010BF0" w14:textId="77777777" w:rsidR="00000000" w:rsidRDefault="00000000">
            <w:pPr>
              <w:spacing w:line="240" w:lineRule="auto"/>
              <w:rPr>
                <w:rFonts w:eastAsia="仿宋"/>
                <w:color w:val="auto"/>
                <w:sz w:val="24"/>
                <w:szCs w:val="24"/>
                <w:rPrChange w:id="3061" w:author="嗯哼" w:date="2021-09-13T09:12:00Z">
                  <w:rPr>
                    <w:rFonts w:ascii="仿宋" w:eastAsia="仿宋" w:hAnsi="仿宋" w:cs="宋体" w:hint="eastAsia"/>
                    <w:color w:val="auto"/>
                    <w:sz w:val="24"/>
                    <w:szCs w:val="24"/>
                  </w:rPr>
                </w:rPrChange>
              </w:rPr>
            </w:pPr>
            <w:r>
              <w:rPr>
                <w:rFonts w:eastAsia="仿宋"/>
                <w:color w:val="auto"/>
                <w:sz w:val="24"/>
                <w:szCs w:val="24"/>
                <w:rPrChange w:id="3062" w:author="嗯哼" w:date="2021-09-13T09:12:00Z">
                  <w:rPr>
                    <w:rFonts w:ascii="仿宋" w:eastAsia="仿宋" w:hAnsi="仿宋" w:cs="宋体" w:hint="eastAsia"/>
                    <w:color w:val="auto"/>
                    <w:sz w:val="24"/>
                    <w:szCs w:val="24"/>
                  </w:rPr>
                </w:rPrChange>
              </w:rPr>
              <w:t xml:space="preserve">　</w:t>
            </w:r>
          </w:p>
        </w:tc>
      </w:tr>
      <w:tr w:rsidR="00000000" w14:paraId="23D498F2" w14:textId="77777777">
        <w:trPr>
          <w:trHeight w:val="276"/>
          <w:jc w:val="center"/>
        </w:trPr>
        <w:tc>
          <w:tcPr>
            <w:tcW w:w="9087" w:type="dxa"/>
            <w:gridSpan w:val="6"/>
            <w:tcBorders>
              <w:top w:val="single" w:sz="4" w:space="0" w:color="auto"/>
              <w:left w:val="single" w:sz="4" w:space="0" w:color="auto"/>
              <w:bottom w:val="single" w:sz="4" w:space="0" w:color="auto"/>
              <w:right w:val="single" w:sz="4" w:space="0" w:color="000000"/>
            </w:tcBorders>
            <w:vAlign w:val="center"/>
          </w:tcPr>
          <w:p w14:paraId="52ABCC97" w14:textId="77777777" w:rsidR="00000000" w:rsidRDefault="00000000">
            <w:pPr>
              <w:spacing w:line="240" w:lineRule="auto"/>
              <w:rPr>
                <w:rFonts w:eastAsia="仿宋"/>
                <w:color w:val="auto"/>
                <w:sz w:val="24"/>
                <w:szCs w:val="24"/>
                <w:rPrChange w:id="3063" w:author="嗯哼" w:date="2021-09-13T09:12:00Z">
                  <w:rPr>
                    <w:rFonts w:ascii="仿宋" w:eastAsia="仿宋" w:hAnsi="仿宋" w:cs="宋体" w:hint="eastAsia"/>
                    <w:color w:val="000099"/>
                    <w:sz w:val="24"/>
                    <w:szCs w:val="24"/>
                  </w:rPr>
                </w:rPrChange>
              </w:rPr>
            </w:pPr>
            <w:r>
              <w:rPr>
                <w:rFonts w:eastAsia="仿宋"/>
                <w:color w:val="auto"/>
                <w:sz w:val="24"/>
                <w:szCs w:val="24"/>
                <w:rPrChange w:id="3064" w:author="嗯哼" w:date="2021-09-13T09:12:00Z">
                  <w:rPr>
                    <w:rFonts w:ascii="仿宋" w:eastAsia="仿宋" w:hAnsi="仿宋" w:cs="宋体" w:hint="eastAsia"/>
                    <w:color w:val="000099"/>
                    <w:sz w:val="24"/>
                    <w:szCs w:val="24"/>
                  </w:rPr>
                </w:rPrChange>
              </w:rPr>
              <w:t>三、社会治理和公共服务相关指标</w:t>
            </w:r>
          </w:p>
        </w:tc>
      </w:tr>
      <w:tr w:rsidR="00000000" w14:paraId="0BB7BBB4" w14:textId="77777777">
        <w:trPr>
          <w:trHeight w:val="593"/>
          <w:jc w:val="center"/>
        </w:trPr>
        <w:tc>
          <w:tcPr>
            <w:tcW w:w="3417" w:type="dxa"/>
            <w:tcBorders>
              <w:top w:val="nil"/>
              <w:left w:val="single" w:sz="4" w:space="0" w:color="auto"/>
              <w:bottom w:val="single" w:sz="4" w:space="0" w:color="auto"/>
              <w:right w:val="single" w:sz="4" w:space="0" w:color="auto"/>
            </w:tcBorders>
            <w:vAlign w:val="center"/>
          </w:tcPr>
          <w:p w14:paraId="2DFC3875" w14:textId="77777777" w:rsidR="00000000" w:rsidRDefault="00000000">
            <w:pPr>
              <w:spacing w:line="240" w:lineRule="auto"/>
              <w:rPr>
                <w:rFonts w:eastAsia="仿宋"/>
                <w:color w:val="auto"/>
                <w:sz w:val="24"/>
                <w:szCs w:val="24"/>
                <w:rPrChange w:id="3065" w:author="嗯哼" w:date="2021-09-13T09:12:00Z">
                  <w:rPr>
                    <w:rFonts w:ascii="仿宋" w:eastAsia="仿宋" w:hAnsi="仿宋" w:cs="宋体" w:hint="eastAsia"/>
                    <w:color w:val="auto"/>
                    <w:sz w:val="24"/>
                    <w:szCs w:val="24"/>
                  </w:rPr>
                </w:rPrChange>
              </w:rPr>
            </w:pPr>
            <w:r>
              <w:rPr>
                <w:rFonts w:eastAsia="仿宋"/>
                <w:color w:val="auto"/>
                <w:sz w:val="24"/>
                <w:szCs w:val="24"/>
                <w:rPrChange w:id="3066" w:author="嗯哼" w:date="2021-09-13T09:12:00Z">
                  <w:rPr>
                    <w:rFonts w:ascii="仿宋" w:eastAsia="仿宋" w:hAnsi="仿宋" w:cs="宋体" w:hint="eastAsia"/>
                    <w:color w:val="auto"/>
                    <w:sz w:val="24"/>
                    <w:szCs w:val="24"/>
                  </w:rPr>
                </w:rPrChange>
              </w:rPr>
              <w:t>安康码全省申领率（</w:t>
            </w:r>
            <w:r>
              <w:rPr>
                <w:rFonts w:eastAsia="仿宋"/>
                <w:color w:val="auto"/>
                <w:sz w:val="24"/>
                <w:szCs w:val="24"/>
                <w:rPrChange w:id="3067" w:author="嗯哼" w:date="2021-09-13T09:12:00Z">
                  <w:rPr>
                    <w:rFonts w:ascii="仿宋" w:eastAsia="仿宋" w:hAnsi="仿宋" w:cs="宋体" w:hint="eastAsia"/>
                    <w:color w:val="auto"/>
                    <w:sz w:val="24"/>
                    <w:szCs w:val="24"/>
                  </w:rPr>
                </w:rPrChange>
              </w:rPr>
              <w:t>%</w:t>
            </w:r>
            <w:r>
              <w:rPr>
                <w:rFonts w:eastAsia="仿宋"/>
                <w:color w:val="auto"/>
                <w:sz w:val="24"/>
                <w:szCs w:val="24"/>
                <w:rPrChange w:id="3068"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400EB15A" w14:textId="77777777" w:rsidR="00000000" w:rsidRDefault="00000000">
            <w:pPr>
              <w:spacing w:line="240" w:lineRule="auto"/>
              <w:jc w:val="center"/>
              <w:rPr>
                <w:rFonts w:eastAsia="仿宋"/>
                <w:color w:val="auto"/>
                <w:sz w:val="24"/>
                <w:szCs w:val="24"/>
                <w:rPrChange w:id="3069" w:author="嗯哼" w:date="2021-09-13T09:12:00Z">
                  <w:rPr>
                    <w:rFonts w:ascii="仿宋" w:eastAsia="仿宋" w:hAnsi="仿宋" w:cs="宋体" w:hint="eastAsia"/>
                    <w:color w:val="auto"/>
                    <w:sz w:val="24"/>
                    <w:szCs w:val="24"/>
                  </w:rPr>
                </w:rPrChange>
              </w:rPr>
            </w:pPr>
          </w:p>
        </w:tc>
        <w:tc>
          <w:tcPr>
            <w:tcW w:w="1134" w:type="dxa"/>
            <w:tcBorders>
              <w:top w:val="nil"/>
              <w:left w:val="nil"/>
              <w:bottom w:val="single" w:sz="4" w:space="0" w:color="auto"/>
              <w:right w:val="single" w:sz="4" w:space="0" w:color="auto"/>
            </w:tcBorders>
            <w:vAlign w:val="center"/>
          </w:tcPr>
          <w:p w14:paraId="0EB6A32A" w14:textId="77777777" w:rsidR="00000000" w:rsidRDefault="00000000">
            <w:pPr>
              <w:spacing w:line="240" w:lineRule="auto"/>
              <w:jc w:val="center"/>
              <w:rPr>
                <w:rFonts w:eastAsia="仿宋"/>
                <w:color w:val="auto"/>
                <w:sz w:val="24"/>
                <w:szCs w:val="24"/>
                <w:rPrChange w:id="3070" w:author="嗯哼" w:date="2021-09-13T09:12:00Z">
                  <w:rPr>
                    <w:rFonts w:ascii="仿宋" w:eastAsia="仿宋" w:hAnsi="仿宋" w:cs="宋体" w:hint="eastAsia"/>
                    <w:color w:val="auto"/>
                    <w:sz w:val="24"/>
                    <w:szCs w:val="24"/>
                  </w:rPr>
                </w:rPrChange>
              </w:rPr>
            </w:pPr>
            <w:r>
              <w:rPr>
                <w:rFonts w:eastAsia="仿宋"/>
                <w:color w:val="auto"/>
                <w:sz w:val="24"/>
                <w:szCs w:val="24"/>
                <w:rPrChange w:id="3071" w:author="嗯哼" w:date="2021-09-13T09:12:00Z">
                  <w:rPr>
                    <w:rFonts w:ascii="仿宋" w:eastAsia="仿宋" w:hAnsi="仿宋" w:cs="宋体" w:hint="eastAsia"/>
                    <w:color w:val="auto"/>
                    <w:sz w:val="24"/>
                    <w:szCs w:val="24"/>
                  </w:rPr>
                </w:rPrChange>
              </w:rPr>
              <w:t>90</w:t>
            </w:r>
          </w:p>
        </w:tc>
        <w:tc>
          <w:tcPr>
            <w:tcW w:w="1276" w:type="dxa"/>
            <w:tcBorders>
              <w:top w:val="nil"/>
              <w:left w:val="nil"/>
              <w:bottom w:val="single" w:sz="4" w:space="0" w:color="auto"/>
              <w:right w:val="single" w:sz="4" w:space="0" w:color="auto"/>
            </w:tcBorders>
            <w:vAlign w:val="center"/>
          </w:tcPr>
          <w:p w14:paraId="0F9E3117" w14:textId="77777777" w:rsidR="00000000" w:rsidRDefault="00000000">
            <w:pPr>
              <w:spacing w:line="240" w:lineRule="auto"/>
              <w:jc w:val="center"/>
              <w:rPr>
                <w:rFonts w:eastAsia="仿宋"/>
                <w:color w:val="auto"/>
                <w:sz w:val="24"/>
                <w:szCs w:val="24"/>
                <w:rPrChange w:id="3072" w:author="嗯哼" w:date="2021-09-13T09:12:00Z">
                  <w:rPr>
                    <w:rFonts w:ascii="仿宋" w:eastAsia="仿宋" w:hAnsi="仿宋" w:cs="宋体" w:hint="eastAsia"/>
                    <w:color w:val="auto"/>
                    <w:sz w:val="24"/>
                    <w:szCs w:val="24"/>
                  </w:rPr>
                </w:rPrChange>
              </w:rPr>
            </w:pPr>
            <w:r>
              <w:rPr>
                <w:rFonts w:eastAsia="仿宋"/>
                <w:color w:val="auto"/>
                <w:sz w:val="24"/>
                <w:szCs w:val="24"/>
                <w:rPrChange w:id="3073" w:author="嗯哼" w:date="2021-09-13T09:12:00Z">
                  <w:rPr>
                    <w:rFonts w:ascii="仿宋" w:eastAsia="仿宋" w:hAnsi="仿宋" w:cs="宋体" w:hint="eastAsia"/>
                    <w:color w:val="auto"/>
                    <w:sz w:val="24"/>
                    <w:szCs w:val="24"/>
                  </w:rPr>
                </w:rPrChange>
              </w:rPr>
              <w:t>100</w:t>
            </w:r>
          </w:p>
        </w:tc>
        <w:tc>
          <w:tcPr>
            <w:tcW w:w="992" w:type="dxa"/>
            <w:tcBorders>
              <w:top w:val="nil"/>
              <w:left w:val="nil"/>
              <w:bottom w:val="single" w:sz="4" w:space="0" w:color="auto"/>
              <w:right w:val="single" w:sz="4" w:space="0" w:color="auto"/>
            </w:tcBorders>
            <w:vAlign w:val="center"/>
          </w:tcPr>
          <w:p w14:paraId="42CE06FD" w14:textId="77777777" w:rsidR="00000000" w:rsidRDefault="00000000">
            <w:pPr>
              <w:spacing w:line="240" w:lineRule="auto"/>
              <w:rPr>
                <w:rFonts w:eastAsia="仿宋"/>
                <w:color w:val="auto"/>
                <w:sz w:val="24"/>
                <w:szCs w:val="24"/>
                <w:rPrChange w:id="3074" w:author="嗯哼" w:date="2021-09-13T09:12:00Z">
                  <w:rPr>
                    <w:rFonts w:ascii="仿宋" w:eastAsia="仿宋" w:hAnsi="仿宋" w:cs="宋体" w:hint="eastAsia"/>
                    <w:color w:val="auto"/>
                    <w:sz w:val="24"/>
                    <w:szCs w:val="24"/>
                  </w:rPr>
                </w:rPrChange>
              </w:rPr>
            </w:pPr>
            <w:r>
              <w:rPr>
                <w:rFonts w:eastAsia="仿宋"/>
                <w:color w:val="auto"/>
                <w:sz w:val="24"/>
                <w:szCs w:val="24"/>
                <w:rPrChange w:id="3075"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74EEE442" w14:textId="77777777" w:rsidR="00000000" w:rsidRDefault="00000000">
            <w:pPr>
              <w:spacing w:line="240" w:lineRule="auto"/>
              <w:rPr>
                <w:rFonts w:eastAsia="仿宋"/>
                <w:color w:val="auto"/>
                <w:sz w:val="24"/>
                <w:szCs w:val="24"/>
                <w:rPrChange w:id="3076" w:author="嗯哼" w:date="2021-09-13T09:12:00Z">
                  <w:rPr>
                    <w:rFonts w:ascii="仿宋" w:eastAsia="仿宋" w:hAnsi="仿宋" w:cs="宋体" w:hint="eastAsia"/>
                    <w:color w:val="auto"/>
                    <w:sz w:val="24"/>
                    <w:szCs w:val="24"/>
                  </w:rPr>
                </w:rPrChange>
              </w:rPr>
            </w:pPr>
            <w:r>
              <w:rPr>
                <w:rFonts w:eastAsia="仿宋"/>
                <w:color w:val="auto"/>
                <w:sz w:val="24"/>
                <w:szCs w:val="24"/>
                <w:rPrChange w:id="3077" w:author="嗯哼" w:date="2021-09-13T09:12:00Z">
                  <w:rPr>
                    <w:rFonts w:ascii="仿宋" w:eastAsia="仿宋" w:hAnsi="仿宋" w:cs="宋体" w:hint="eastAsia"/>
                    <w:color w:val="auto"/>
                    <w:sz w:val="24"/>
                    <w:szCs w:val="24"/>
                  </w:rPr>
                </w:rPrChange>
              </w:rPr>
              <w:t xml:space="preserve">　</w:t>
            </w:r>
          </w:p>
        </w:tc>
      </w:tr>
      <w:tr w:rsidR="00000000" w14:paraId="34E2BAE0" w14:textId="77777777">
        <w:trPr>
          <w:trHeight w:val="552"/>
          <w:jc w:val="center"/>
        </w:trPr>
        <w:tc>
          <w:tcPr>
            <w:tcW w:w="3417" w:type="dxa"/>
            <w:tcBorders>
              <w:top w:val="nil"/>
              <w:left w:val="single" w:sz="4" w:space="0" w:color="auto"/>
              <w:bottom w:val="single" w:sz="4" w:space="0" w:color="auto"/>
              <w:right w:val="single" w:sz="4" w:space="0" w:color="auto"/>
            </w:tcBorders>
            <w:vAlign w:val="center"/>
          </w:tcPr>
          <w:p w14:paraId="22A8A875" w14:textId="77777777" w:rsidR="00000000" w:rsidRDefault="00000000">
            <w:pPr>
              <w:spacing w:line="240" w:lineRule="auto"/>
              <w:rPr>
                <w:rFonts w:eastAsia="仿宋"/>
                <w:color w:val="auto"/>
                <w:sz w:val="24"/>
                <w:szCs w:val="24"/>
                <w:rPrChange w:id="3078" w:author="嗯哼" w:date="2021-09-13T09:12:00Z">
                  <w:rPr>
                    <w:rFonts w:ascii="仿宋" w:eastAsia="仿宋" w:hAnsi="仿宋" w:cs="宋体" w:hint="eastAsia"/>
                    <w:color w:val="auto"/>
                    <w:sz w:val="24"/>
                    <w:szCs w:val="24"/>
                  </w:rPr>
                </w:rPrChange>
              </w:rPr>
            </w:pPr>
            <w:r>
              <w:rPr>
                <w:rFonts w:eastAsia="仿宋"/>
                <w:color w:val="auto"/>
                <w:sz w:val="24"/>
                <w:szCs w:val="24"/>
                <w:rPrChange w:id="3079" w:author="嗯哼" w:date="2021-09-13T09:12:00Z">
                  <w:rPr>
                    <w:rFonts w:ascii="仿宋" w:eastAsia="仿宋" w:hAnsi="仿宋" w:cs="宋体" w:hint="eastAsia"/>
                    <w:color w:val="auto"/>
                    <w:sz w:val="24"/>
                    <w:szCs w:val="24"/>
                  </w:rPr>
                </w:rPrChange>
              </w:rPr>
              <w:t>社保卡常住人口覆盖率（</w:t>
            </w:r>
            <w:r>
              <w:rPr>
                <w:rFonts w:eastAsia="仿宋"/>
                <w:color w:val="auto"/>
                <w:sz w:val="24"/>
                <w:szCs w:val="24"/>
                <w:rPrChange w:id="3080" w:author="嗯哼" w:date="2021-09-13T09:12:00Z">
                  <w:rPr>
                    <w:rFonts w:ascii="仿宋" w:eastAsia="仿宋" w:hAnsi="仿宋" w:cs="宋体" w:hint="eastAsia"/>
                    <w:color w:val="auto"/>
                    <w:sz w:val="24"/>
                    <w:szCs w:val="24"/>
                  </w:rPr>
                </w:rPrChange>
              </w:rPr>
              <w:t>%</w:t>
            </w:r>
            <w:r>
              <w:rPr>
                <w:rFonts w:eastAsia="仿宋"/>
                <w:color w:val="auto"/>
                <w:sz w:val="24"/>
                <w:szCs w:val="24"/>
                <w:rPrChange w:id="3081"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3B534F98" w14:textId="77777777" w:rsidR="00000000" w:rsidRDefault="00000000">
            <w:pPr>
              <w:spacing w:line="240" w:lineRule="auto"/>
              <w:jc w:val="center"/>
              <w:rPr>
                <w:rFonts w:eastAsia="仿宋"/>
                <w:color w:val="auto"/>
                <w:sz w:val="24"/>
                <w:szCs w:val="24"/>
                <w:rPrChange w:id="3082" w:author="嗯哼" w:date="2021-09-13T09:12:00Z">
                  <w:rPr>
                    <w:rFonts w:ascii="仿宋" w:eastAsia="仿宋" w:hAnsi="仿宋" w:cs="宋体" w:hint="eastAsia"/>
                    <w:color w:val="auto"/>
                    <w:sz w:val="24"/>
                    <w:szCs w:val="24"/>
                  </w:rPr>
                </w:rPrChange>
              </w:rPr>
            </w:pPr>
            <w:r>
              <w:rPr>
                <w:rFonts w:eastAsia="仿宋"/>
                <w:color w:val="auto"/>
                <w:sz w:val="24"/>
                <w:szCs w:val="24"/>
                <w:rPrChange w:id="3083" w:author="嗯哼" w:date="2021-09-13T09:12:00Z">
                  <w:rPr>
                    <w:rFonts w:ascii="仿宋" w:eastAsia="仿宋" w:hAnsi="仿宋" w:cs="宋体" w:hint="eastAsia"/>
                    <w:color w:val="auto"/>
                    <w:sz w:val="24"/>
                    <w:szCs w:val="24"/>
                  </w:rPr>
                </w:rPrChange>
              </w:rPr>
              <w:t>86.7</w:t>
            </w:r>
          </w:p>
        </w:tc>
        <w:tc>
          <w:tcPr>
            <w:tcW w:w="1134" w:type="dxa"/>
            <w:tcBorders>
              <w:top w:val="nil"/>
              <w:left w:val="nil"/>
              <w:bottom w:val="single" w:sz="4" w:space="0" w:color="auto"/>
              <w:right w:val="single" w:sz="4" w:space="0" w:color="auto"/>
            </w:tcBorders>
            <w:vAlign w:val="center"/>
          </w:tcPr>
          <w:p w14:paraId="062151D0" w14:textId="77777777" w:rsidR="00000000" w:rsidRDefault="00000000">
            <w:pPr>
              <w:spacing w:line="240" w:lineRule="auto"/>
              <w:jc w:val="center"/>
              <w:rPr>
                <w:rFonts w:eastAsia="仿宋"/>
                <w:color w:val="auto"/>
                <w:sz w:val="24"/>
                <w:szCs w:val="24"/>
                <w:rPrChange w:id="3084" w:author="嗯哼" w:date="2021-09-13T09:12:00Z">
                  <w:rPr>
                    <w:rFonts w:ascii="仿宋" w:eastAsia="仿宋" w:hAnsi="仿宋" w:cs="宋体" w:hint="eastAsia"/>
                    <w:color w:val="auto"/>
                    <w:sz w:val="24"/>
                    <w:szCs w:val="24"/>
                  </w:rPr>
                </w:rPrChange>
              </w:rPr>
            </w:pPr>
            <w:r>
              <w:rPr>
                <w:rFonts w:eastAsia="仿宋"/>
                <w:color w:val="auto"/>
                <w:sz w:val="24"/>
                <w:szCs w:val="24"/>
                <w:rPrChange w:id="3085" w:author="嗯哼" w:date="2021-09-13T09:12:00Z">
                  <w:rPr>
                    <w:rFonts w:ascii="仿宋" w:eastAsia="仿宋" w:hAnsi="仿宋" w:cs="宋体" w:hint="eastAsia"/>
                    <w:color w:val="auto"/>
                    <w:sz w:val="24"/>
                    <w:szCs w:val="24"/>
                  </w:rPr>
                </w:rPrChange>
              </w:rPr>
              <w:t>95</w:t>
            </w:r>
          </w:p>
        </w:tc>
        <w:tc>
          <w:tcPr>
            <w:tcW w:w="1276" w:type="dxa"/>
            <w:tcBorders>
              <w:top w:val="nil"/>
              <w:left w:val="nil"/>
              <w:bottom w:val="single" w:sz="4" w:space="0" w:color="auto"/>
              <w:right w:val="single" w:sz="4" w:space="0" w:color="auto"/>
            </w:tcBorders>
            <w:vAlign w:val="center"/>
          </w:tcPr>
          <w:p w14:paraId="474C5900" w14:textId="77777777" w:rsidR="00000000" w:rsidRDefault="00000000">
            <w:pPr>
              <w:spacing w:line="240" w:lineRule="auto"/>
              <w:jc w:val="center"/>
              <w:rPr>
                <w:rFonts w:eastAsia="仿宋"/>
                <w:color w:val="auto"/>
                <w:sz w:val="24"/>
                <w:szCs w:val="24"/>
                <w:rPrChange w:id="3086" w:author="嗯哼" w:date="2021-09-13T09:12:00Z">
                  <w:rPr>
                    <w:rFonts w:ascii="仿宋" w:eastAsia="仿宋" w:hAnsi="仿宋" w:cs="宋体" w:hint="eastAsia"/>
                    <w:color w:val="auto"/>
                    <w:sz w:val="24"/>
                    <w:szCs w:val="24"/>
                  </w:rPr>
                </w:rPrChange>
              </w:rPr>
            </w:pPr>
            <w:r>
              <w:rPr>
                <w:rFonts w:eastAsia="仿宋"/>
                <w:color w:val="auto"/>
                <w:sz w:val="24"/>
                <w:szCs w:val="24"/>
                <w:rPrChange w:id="3087" w:author="嗯哼" w:date="2021-09-13T09:12:00Z">
                  <w:rPr>
                    <w:rFonts w:ascii="仿宋" w:eastAsia="仿宋" w:hAnsi="仿宋" w:cs="宋体" w:hint="eastAsia"/>
                    <w:color w:val="auto"/>
                    <w:sz w:val="24"/>
                    <w:szCs w:val="24"/>
                  </w:rPr>
                </w:rPrChange>
              </w:rPr>
              <w:t>应发尽发</w:t>
            </w:r>
          </w:p>
        </w:tc>
        <w:tc>
          <w:tcPr>
            <w:tcW w:w="992" w:type="dxa"/>
            <w:tcBorders>
              <w:top w:val="nil"/>
              <w:left w:val="nil"/>
              <w:bottom w:val="single" w:sz="4" w:space="0" w:color="auto"/>
              <w:right w:val="single" w:sz="4" w:space="0" w:color="auto"/>
            </w:tcBorders>
            <w:vAlign w:val="center"/>
          </w:tcPr>
          <w:p w14:paraId="56FF36EE" w14:textId="77777777" w:rsidR="00000000" w:rsidRDefault="00000000">
            <w:pPr>
              <w:spacing w:line="240" w:lineRule="auto"/>
              <w:rPr>
                <w:rFonts w:eastAsia="仿宋"/>
                <w:color w:val="auto"/>
                <w:sz w:val="24"/>
                <w:szCs w:val="24"/>
                <w:rPrChange w:id="3088" w:author="嗯哼" w:date="2021-09-13T09:12:00Z">
                  <w:rPr>
                    <w:rFonts w:ascii="仿宋" w:eastAsia="仿宋" w:hAnsi="仿宋" w:cs="宋体" w:hint="eastAsia"/>
                    <w:color w:val="auto"/>
                    <w:sz w:val="24"/>
                    <w:szCs w:val="24"/>
                  </w:rPr>
                </w:rPrChange>
              </w:rPr>
            </w:pPr>
            <w:r>
              <w:rPr>
                <w:rFonts w:eastAsia="仿宋"/>
                <w:color w:val="auto"/>
                <w:sz w:val="24"/>
                <w:szCs w:val="24"/>
                <w:rPrChange w:id="3089"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17EB31D0" w14:textId="77777777" w:rsidR="00000000" w:rsidRDefault="00000000">
            <w:pPr>
              <w:spacing w:line="240" w:lineRule="auto"/>
              <w:rPr>
                <w:rFonts w:eastAsia="仿宋"/>
                <w:color w:val="auto"/>
                <w:sz w:val="24"/>
                <w:szCs w:val="24"/>
                <w:rPrChange w:id="3090" w:author="嗯哼" w:date="2021-09-13T09:12:00Z">
                  <w:rPr>
                    <w:rFonts w:ascii="仿宋" w:eastAsia="仿宋" w:hAnsi="仿宋" w:cs="宋体" w:hint="eastAsia"/>
                    <w:color w:val="auto"/>
                    <w:sz w:val="24"/>
                    <w:szCs w:val="24"/>
                  </w:rPr>
                </w:rPrChange>
              </w:rPr>
            </w:pPr>
            <w:r>
              <w:rPr>
                <w:rFonts w:eastAsia="仿宋"/>
                <w:color w:val="auto"/>
                <w:sz w:val="24"/>
                <w:szCs w:val="24"/>
                <w:rPrChange w:id="3091" w:author="嗯哼" w:date="2021-09-13T09:12:00Z">
                  <w:rPr>
                    <w:rFonts w:ascii="仿宋" w:eastAsia="仿宋" w:hAnsi="仿宋" w:cs="宋体" w:hint="eastAsia"/>
                    <w:color w:val="auto"/>
                    <w:sz w:val="24"/>
                    <w:szCs w:val="24"/>
                  </w:rPr>
                </w:rPrChange>
              </w:rPr>
              <w:t xml:space="preserve">　</w:t>
            </w:r>
          </w:p>
        </w:tc>
      </w:tr>
      <w:tr w:rsidR="00000000" w14:paraId="575FF65E" w14:textId="77777777">
        <w:trPr>
          <w:trHeight w:val="581"/>
          <w:jc w:val="center"/>
        </w:trPr>
        <w:tc>
          <w:tcPr>
            <w:tcW w:w="3417" w:type="dxa"/>
            <w:tcBorders>
              <w:top w:val="nil"/>
              <w:left w:val="single" w:sz="4" w:space="0" w:color="auto"/>
              <w:bottom w:val="single" w:sz="4" w:space="0" w:color="auto"/>
              <w:right w:val="single" w:sz="4" w:space="0" w:color="auto"/>
            </w:tcBorders>
            <w:vAlign w:val="center"/>
          </w:tcPr>
          <w:p w14:paraId="7927F3B2" w14:textId="77777777" w:rsidR="00000000" w:rsidRDefault="00000000">
            <w:pPr>
              <w:spacing w:line="240" w:lineRule="auto"/>
              <w:rPr>
                <w:rFonts w:eastAsia="仿宋"/>
                <w:color w:val="auto"/>
                <w:sz w:val="24"/>
                <w:szCs w:val="24"/>
                <w:rPrChange w:id="3092" w:author="嗯哼" w:date="2021-09-13T09:12:00Z">
                  <w:rPr>
                    <w:rFonts w:ascii="仿宋" w:eastAsia="仿宋" w:hAnsi="仿宋" w:cs="宋体" w:hint="eastAsia"/>
                    <w:color w:val="auto"/>
                    <w:sz w:val="24"/>
                    <w:szCs w:val="24"/>
                  </w:rPr>
                </w:rPrChange>
              </w:rPr>
            </w:pPr>
            <w:r>
              <w:rPr>
                <w:rFonts w:eastAsia="仿宋"/>
                <w:color w:val="auto"/>
                <w:sz w:val="24"/>
                <w:szCs w:val="24"/>
                <w:rPrChange w:id="3093" w:author="嗯哼" w:date="2021-09-13T09:12:00Z">
                  <w:rPr>
                    <w:rFonts w:ascii="仿宋" w:eastAsia="仿宋" w:hAnsi="仿宋" w:cs="宋体" w:hint="eastAsia"/>
                    <w:color w:val="auto"/>
                    <w:sz w:val="24"/>
                    <w:szCs w:val="24"/>
                  </w:rPr>
                </w:rPrChange>
              </w:rPr>
              <w:t>智慧景区达标率（</w:t>
            </w:r>
            <w:r>
              <w:rPr>
                <w:rFonts w:eastAsia="仿宋"/>
                <w:color w:val="auto"/>
                <w:sz w:val="24"/>
                <w:szCs w:val="24"/>
                <w:rPrChange w:id="3094" w:author="嗯哼" w:date="2021-09-13T09:12:00Z">
                  <w:rPr>
                    <w:rFonts w:ascii="仿宋" w:eastAsia="仿宋" w:hAnsi="仿宋" w:cs="宋体" w:hint="eastAsia"/>
                    <w:color w:val="auto"/>
                    <w:sz w:val="24"/>
                    <w:szCs w:val="24"/>
                  </w:rPr>
                </w:rPrChange>
              </w:rPr>
              <w:t>%</w:t>
            </w:r>
            <w:r>
              <w:rPr>
                <w:rFonts w:eastAsia="仿宋"/>
                <w:color w:val="auto"/>
                <w:sz w:val="24"/>
                <w:szCs w:val="24"/>
                <w:rPrChange w:id="3095"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0CBCE915" w14:textId="77777777" w:rsidR="00000000" w:rsidRDefault="00000000">
            <w:pPr>
              <w:spacing w:line="240" w:lineRule="auto"/>
              <w:jc w:val="center"/>
              <w:rPr>
                <w:rFonts w:eastAsia="仿宋"/>
                <w:color w:val="auto"/>
                <w:sz w:val="24"/>
                <w:szCs w:val="24"/>
                <w:rPrChange w:id="3096" w:author="嗯哼" w:date="2021-09-13T09:12:00Z">
                  <w:rPr>
                    <w:rFonts w:ascii="仿宋" w:eastAsia="仿宋" w:hAnsi="仿宋" w:cs="宋体" w:hint="eastAsia"/>
                    <w:color w:val="auto"/>
                    <w:sz w:val="24"/>
                    <w:szCs w:val="24"/>
                  </w:rPr>
                </w:rPrChange>
              </w:rPr>
            </w:pPr>
          </w:p>
        </w:tc>
        <w:tc>
          <w:tcPr>
            <w:tcW w:w="1134" w:type="dxa"/>
            <w:tcBorders>
              <w:top w:val="nil"/>
              <w:left w:val="nil"/>
              <w:bottom w:val="single" w:sz="4" w:space="0" w:color="auto"/>
              <w:right w:val="single" w:sz="4" w:space="0" w:color="auto"/>
            </w:tcBorders>
            <w:vAlign w:val="center"/>
          </w:tcPr>
          <w:p w14:paraId="46467005" w14:textId="77777777" w:rsidR="00000000" w:rsidRDefault="00000000">
            <w:pPr>
              <w:spacing w:line="240" w:lineRule="auto"/>
              <w:jc w:val="center"/>
              <w:rPr>
                <w:rFonts w:eastAsia="仿宋"/>
                <w:color w:val="auto"/>
                <w:sz w:val="24"/>
                <w:szCs w:val="24"/>
                <w:rPrChange w:id="3097" w:author="嗯哼" w:date="2021-09-13T09:12:00Z">
                  <w:rPr>
                    <w:rFonts w:ascii="仿宋" w:eastAsia="仿宋" w:hAnsi="仿宋" w:cs="宋体" w:hint="eastAsia"/>
                    <w:color w:val="auto"/>
                    <w:sz w:val="24"/>
                    <w:szCs w:val="24"/>
                  </w:rPr>
                </w:rPrChange>
              </w:rPr>
            </w:pPr>
            <w:r>
              <w:rPr>
                <w:rFonts w:eastAsia="仿宋"/>
                <w:color w:val="auto"/>
                <w:sz w:val="24"/>
                <w:szCs w:val="24"/>
                <w:rPrChange w:id="3098" w:author="嗯哼" w:date="2021-09-13T09:12:00Z">
                  <w:rPr>
                    <w:rFonts w:ascii="仿宋" w:eastAsia="仿宋" w:hAnsi="仿宋" w:cs="宋体" w:hint="eastAsia"/>
                    <w:color w:val="auto"/>
                    <w:sz w:val="24"/>
                    <w:szCs w:val="24"/>
                  </w:rPr>
                </w:rPrChange>
              </w:rPr>
              <w:t>70</w:t>
            </w:r>
          </w:p>
        </w:tc>
        <w:tc>
          <w:tcPr>
            <w:tcW w:w="1276" w:type="dxa"/>
            <w:tcBorders>
              <w:top w:val="nil"/>
              <w:left w:val="nil"/>
              <w:bottom w:val="single" w:sz="4" w:space="0" w:color="auto"/>
              <w:right w:val="single" w:sz="4" w:space="0" w:color="auto"/>
            </w:tcBorders>
            <w:vAlign w:val="center"/>
          </w:tcPr>
          <w:p w14:paraId="17443BCC" w14:textId="77777777" w:rsidR="00000000" w:rsidRDefault="00000000">
            <w:pPr>
              <w:spacing w:line="240" w:lineRule="auto"/>
              <w:jc w:val="center"/>
              <w:rPr>
                <w:rFonts w:eastAsia="仿宋"/>
                <w:color w:val="auto"/>
                <w:sz w:val="24"/>
                <w:szCs w:val="24"/>
                <w:rPrChange w:id="3099" w:author="嗯哼" w:date="2021-09-13T09:12:00Z">
                  <w:rPr>
                    <w:rFonts w:ascii="仿宋" w:eastAsia="仿宋" w:hAnsi="仿宋" w:cs="宋体" w:hint="eastAsia"/>
                    <w:color w:val="auto"/>
                    <w:sz w:val="24"/>
                    <w:szCs w:val="24"/>
                  </w:rPr>
                </w:rPrChange>
              </w:rPr>
            </w:pPr>
            <w:r>
              <w:rPr>
                <w:rFonts w:eastAsia="仿宋"/>
                <w:color w:val="auto"/>
                <w:sz w:val="24"/>
                <w:szCs w:val="24"/>
                <w:rPrChange w:id="3100" w:author="嗯哼" w:date="2021-09-13T09:12:00Z">
                  <w:rPr>
                    <w:rFonts w:ascii="仿宋" w:eastAsia="仿宋" w:hAnsi="仿宋" w:cs="宋体" w:hint="eastAsia"/>
                    <w:color w:val="auto"/>
                    <w:sz w:val="24"/>
                    <w:szCs w:val="24"/>
                  </w:rPr>
                </w:rPrChange>
              </w:rPr>
              <w:t>80</w:t>
            </w:r>
          </w:p>
        </w:tc>
        <w:tc>
          <w:tcPr>
            <w:tcW w:w="992" w:type="dxa"/>
            <w:tcBorders>
              <w:top w:val="nil"/>
              <w:left w:val="nil"/>
              <w:bottom w:val="single" w:sz="4" w:space="0" w:color="auto"/>
              <w:right w:val="single" w:sz="4" w:space="0" w:color="auto"/>
            </w:tcBorders>
            <w:vAlign w:val="center"/>
          </w:tcPr>
          <w:p w14:paraId="2FB6BBA1" w14:textId="77777777" w:rsidR="00000000" w:rsidRDefault="00000000">
            <w:pPr>
              <w:spacing w:line="240" w:lineRule="auto"/>
              <w:rPr>
                <w:rFonts w:eastAsia="仿宋"/>
                <w:color w:val="auto"/>
                <w:sz w:val="24"/>
                <w:szCs w:val="24"/>
                <w:rPrChange w:id="3101" w:author="嗯哼" w:date="2021-09-13T09:12:00Z">
                  <w:rPr>
                    <w:rFonts w:ascii="仿宋" w:eastAsia="仿宋" w:hAnsi="仿宋" w:cs="宋体" w:hint="eastAsia"/>
                    <w:color w:val="auto"/>
                    <w:sz w:val="24"/>
                    <w:szCs w:val="24"/>
                  </w:rPr>
                </w:rPrChange>
              </w:rPr>
            </w:pPr>
            <w:r>
              <w:rPr>
                <w:rFonts w:eastAsia="仿宋"/>
                <w:color w:val="auto"/>
                <w:sz w:val="24"/>
                <w:szCs w:val="24"/>
                <w:rPrChange w:id="3102"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1048E403" w14:textId="77777777" w:rsidR="00000000" w:rsidRDefault="00000000">
            <w:pPr>
              <w:spacing w:line="240" w:lineRule="auto"/>
              <w:rPr>
                <w:rFonts w:eastAsia="仿宋"/>
                <w:color w:val="auto"/>
                <w:sz w:val="24"/>
                <w:szCs w:val="24"/>
                <w:rPrChange w:id="3103" w:author="嗯哼" w:date="2021-09-13T09:12:00Z">
                  <w:rPr>
                    <w:rFonts w:ascii="仿宋" w:eastAsia="仿宋" w:hAnsi="仿宋" w:cs="宋体" w:hint="eastAsia"/>
                    <w:color w:val="auto"/>
                    <w:sz w:val="24"/>
                    <w:szCs w:val="24"/>
                  </w:rPr>
                </w:rPrChange>
              </w:rPr>
            </w:pPr>
            <w:r>
              <w:rPr>
                <w:rFonts w:eastAsia="仿宋"/>
                <w:color w:val="auto"/>
                <w:sz w:val="24"/>
                <w:szCs w:val="24"/>
                <w:rPrChange w:id="3104" w:author="嗯哼" w:date="2021-09-13T09:12:00Z">
                  <w:rPr>
                    <w:rFonts w:ascii="仿宋" w:eastAsia="仿宋" w:hAnsi="仿宋" w:cs="宋体" w:hint="eastAsia"/>
                    <w:color w:val="auto"/>
                    <w:sz w:val="24"/>
                    <w:szCs w:val="24"/>
                  </w:rPr>
                </w:rPrChange>
              </w:rPr>
              <w:t xml:space="preserve">　</w:t>
            </w:r>
          </w:p>
        </w:tc>
      </w:tr>
      <w:tr w:rsidR="00000000" w14:paraId="3934A69B" w14:textId="77777777">
        <w:trPr>
          <w:trHeight w:val="552"/>
          <w:jc w:val="center"/>
        </w:trPr>
        <w:tc>
          <w:tcPr>
            <w:tcW w:w="3417" w:type="dxa"/>
            <w:tcBorders>
              <w:top w:val="nil"/>
              <w:left w:val="single" w:sz="4" w:space="0" w:color="auto"/>
              <w:bottom w:val="single" w:sz="4" w:space="0" w:color="auto"/>
              <w:right w:val="single" w:sz="4" w:space="0" w:color="auto"/>
            </w:tcBorders>
            <w:vAlign w:val="center"/>
          </w:tcPr>
          <w:p w14:paraId="177B6598" w14:textId="77777777" w:rsidR="00000000" w:rsidRDefault="00000000">
            <w:pPr>
              <w:spacing w:line="240" w:lineRule="auto"/>
              <w:rPr>
                <w:rFonts w:eastAsia="仿宋"/>
                <w:color w:val="auto"/>
                <w:sz w:val="24"/>
                <w:szCs w:val="24"/>
                <w:rPrChange w:id="3105" w:author="嗯哼" w:date="2021-09-13T09:12:00Z">
                  <w:rPr>
                    <w:rFonts w:ascii="仿宋" w:eastAsia="仿宋" w:hAnsi="仿宋" w:cs="宋体" w:hint="eastAsia"/>
                    <w:color w:val="auto"/>
                    <w:sz w:val="24"/>
                    <w:szCs w:val="24"/>
                  </w:rPr>
                </w:rPrChange>
              </w:rPr>
            </w:pPr>
            <w:r>
              <w:rPr>
                <w:rFonts w:eastAsia="仿宋"/>
                <w:color w:val="auto"/>
                <w:sz w:val="24"/>
                <w:szCs w:val="24"/>
                <w:rPrChange w:id="3106" w:author="嗯哼" w:date="2021-09-13T09:12:00Z">
                  <w:rPr>
                    <w:rFonts w:ascii="仿宋" w:eastAsia="仿宋" w:hAnsi="仿宋" w:cs="宋体" w:hint="eastAsia"/>
                    <w:color w:val="auto"/>
                    <w:sz w:val="24"/>
                    <w:szCs w:val="24"/>
                  </w:rPr>
                </w:rPrChange>
              </w:rPr>
              <w:t>智慧学校（校园）建设覆盖率（</w:t>
            </w:r>
            <w:r>
              <w:rPr>
                <w:rFonts w:eastAsia="仿宋"/>
                <w:color w:val="auto"/>
                <w:sz w:val="24"/>
                <w:szCs w:val="24"/>
                <w:rPrChange w:id="3107" w:author="嗯哼" w:date="2021-09-13T09:12:00Z">
                  <w:rPr>
                    <w:rFonts w:ascii="仿宋" w:eastAsia="仿宋" w:hAnsi="仿宋" w:cs="宋体" w:hint="eastAsia"/>
                    <w:color w:val="auto"/>
                    <w:sz w:val="24"/>
                    <w:szCs w:val="24"/>
                  </w:rPr>
                </w:rPrChange>
              </w:rPr>
              <w:t>%</w:t>
            </w:r>
            <w:r>
              <w:rPr>
                <w:rFonts w:eastAsia="仿宋"/>
                <w:color w:val="auto"/>
                <w:sz w:val="24"/>
                <w:szCs w:val="24"/>
                <w:rPrChange w:id="3108"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73F52BD7" w14:textId="77777777" w:rsidR="00000000" w:rsidRDefault="00000000">
            <w:pPr>
              <w:spacing w:line="240" w:lineRule="auto"/>
              <w:jc w:val="center"/>
              <w:rPr>
                <w:rFonts w:eastAsia="仿宋"/>
                <w:color w:val="auto"/>
                <w:sz w:val="24"/>
                <w:szCs w:val="24"/>
                <w:rPrChange w:id="3109" w:author="嗯哼" w:date="2021-09-13T09:12:00Z">
                  <w:rPr>
                    <w:rFonts w:ascii="仿宋" w:eastAsia="仿宋" w:hAnsi="仿宋" w:cs="宋体" w:hint="eastAsia"/>
                    <w:color w:val="auto"/>
                    <w:sz w:val="24"/>
                    <w:szCs w:val="24"/>
                  </w:rPr>
                </w:rPrChange>
              </w:rPr>
            </w:pPr>
          </w:p>
        </w:tc>
        <w:tc>
          <w:tcPr>
            <w:tcW w:w="1134" w:type="dxa"/>
            <w:tcBorders>
              <w:top w:val="nil"/>
              <w:left w:val="nil"/>
              <w:bottom w:val="single" w:sz="4" w:space="0" w:color="auto"/>
              <w:right w:val="single" w:sz="4" w:space="0" w:color="auto"/>
            </w:tcBorders>
            <w:vAlign w:val="center"/>
          </w:tcPr>
          <w:p w14:paraId="1F9FDD14" w14:textId="77777777" w:rsidR="00000000" w:rsidRDefault="00000000">
            <w:pPr>
              <w:spacing w:line="240" w:lineRule="auto"/>
              <w:jc w:val="center"/>
              <w:rPr>
                <w:rFonts w:eastAsia="仿宋"/>
                <w:color w:val="auto"/>
                <w:sz w:val="24"/>
                <w:szCs w:val="24"/>
                <w:rPrChange w:id="3110" w:author="嗯哼" w:date="2021-09-13T09:12:00Z">
                  <w:rPr>
                    <w:rFonts w:ascii="仿宋" w:eastAsia="仿宋" w:hAnsi="仿宋" w:cs="宋体" w:hint="eastAsia"/>
                    <w:color w:val="auto"/>
                    <w:sz w:val="24"/>
                    <w:szCs w:val="24"/>
                  </w:rPr>
                </w:rPrChange>
              </w:rPr>
            </w:pPr>
            <w:r>
              <w:rPr>
                <w:rFonts w:eastAsia="仿宋"/>
                <w:color w:val="auto"/>
                <w:sz w:val="24"/>
                <w:szCs w:val="24"/>
                <w:rPrChange w:id="3111" w:author="嗯哼" w:date="2021-09-13T09:12:00Z">
                  <w:rPr>
                    <w:rFonts w:ascii="仿宋" w:eastAsia="仿宋" w:hAnsi="仿宋" w:cs="宋体" w:hint="eastAsia"/>
                    <w:color w:val="auto"/>
                    <w:sz w:val="24"/>
                    <w:szCs w:val="24"/>
                  </w:rPr>
                </w:rPrChange>
              </w:rPr>
              <w:t>80</w:t>
            </w:r>
          </w:p>
        </w:tc>
        <w:tc>
          <w:tcPr>
            <w:tcW w:w="1276" w:type="dxa"/>
            <w:tcBorders>
              <w:top w:val="nil"/>
              <w:left w:val="nil"/>
              <w:bottom w:val="single" w:sz="4" w:space="0" w:color="auto"/>
              <w:right w:val="single" w:sz="4" w:space="0" w:color="auto"/>
            </w:tcBorders>
            <w:vAlign w:val="center"/>
          </w:tcPr>
          <w:p w14:paraId="52F1196A" w14:textId="77777777" w:rsidR="00000000" w:rsidRDefault="00000000">
            <w:pPr>
              <w:spacing w:line="240" w:lineRule="auto"/>
              <w:jc w:val="center"/>
              <w:rPr>
                <w:rFonts w:eastAsia="仿宋"/>
                <w:color w:val="auto"/>
                <w:sz w:val="24"/>
                <w:szCs w:val="24"/>
                <w:rPrChange w:id="3112" w:author="嗯哼" w:date="2021-09-13T09:12:00Z">
                  <w:rPr>
                    <w:rFonts w:ascii="仿宋" w:eastAsia="仿宋" w:hAnsi="仿宋" w:cs="宋体" w:hint="eastAsia"/>
                    <w:color w:val="auto"/>
                    <w:sz w:val="24"/>
                    <w:szCs w:val="24"/>
                  </w:rPr>
                </w:rPrChange>
              </w:rPr>
            </w:pPr>
            <w:r>
              <w:rPr>
                <w:rFonts w:eastAsia="仿宋"/>
                <w:color w:val="auto"/>
                <w:sz w:val="24"/>
                <w:szCs w:val="24"/>
                <w:rPrChange w:id="3113" w:author="嗯哼" w:date="2021-09-13T09:12:00Z">
                  <w:rPr>
                    <w:rFonts w:ascii="仿宋" w:eastAsia="仿宋" w:hAnsi="仿宋" w:cs="宋体" w:hint="eastAsia"/>
                    <w:color w:val="auto"/>
                    <w:sz w:val="24"/>
                    <w:szCs w:val="24"/>
                  </w:rPr>
                </w:rPrChange>
              </w:rPr>
              <w:t>90</w:t>
            </w:r>
          </w:p>
        </w:tc>
        <w:tc>
          <w:tcPr>
            <w:tcW w:w="992" w:type="dxa"/>
            <w:tcBorders>
              <w:top w:val="nil"/>
              <w:left w:val="nil"/>
              <w:bottom w:val="single" w:sz="4" w:space="0" w:color="auto"/>
              <w:right w:val="single" w:sz="4" w:space="0" w:color="auto"/>
            </w:tcBorders>
            <w:vAlign w:val="center"/>
          </w:tcPr>
          <w:p w14:paraId="0668C67C" w14:textId="77777777" w:rsidR="00000000" w:rsidRDefault="00000000">
            <w:pPr>
              <w:spacing w:line="240" w:lineRule="auto"/>
              <w:rPr>
                <w:rFonts w:eastAsia="仿宋"/>
                <w:color w:val="auto"/>
                <w:sz w:val="24"/>
                <w:szCs w:val="24"/>
                <w:rPrChange w:id="3114" w:author="嗯哼" w:date="2021-09-13T09:12:00Z">
                  <w:rPr>
                    <w:rFonts w:ascii="仿宋" w:eastAsia="仿宋" w:hAnsi="仿宋" w:cs="宋体" w:hint="eastAsia"/>
                    <w:color w:val="auto"/>
                    <w:sz w:val="24"/>
                    <w:szCs w:val="24"/>
                  </w:rPr>
                </w:rPrChange>
              </w:rPr>
            </w:pPr>
            <w:r>
              <w:rPr>
                <w:rFonts w:eastAsia="仿宋"/>
                <w:color w:val="auto"/>
                <w:sz w:val="24"/>
                <w:szCs w:val="24"/>
                <w:rPrChange w:id="3115"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7C9347C1" w14:textId="77777777" w:rsidR="00000000" w:rsidRDefault="00000000">
            <w:pPr>
              <w:spacing w:line="240" w:lineRule="auto"/>
              <w:rPr>
                <w:rFonts w:eastAsia="仿宋"/>
                <w:color w:val="auto"/>
                <w:sz w:val="24"/>
                <w:szCs w:val="24"/>
                <w:rPrChange w:id="3116" w:author="嗯哼" w:date="2021-09-13T09:12:00Z">
                  <w:rPr>
                    <w:rFonts w:ascii="仿宋" w:eastAsia="仿宋" w:hAnsi="仿宋" w:cs="宋体" w:hint="eastAsia"/>
                    <w:color w:val="auto"/>
                    <w:sz w:val="24"/>
                    <w:szCs w:val="24"/>
                  </w:rPr>
                </w:rPrChange>
              </w:rPr>
            </w:pPr>
            <w:r>
              <w:rPr>
                <w:rFonts w:eastAsia="仿宋"/>
                <w:color w:val="auto"/>
                <w:sz w:val="24"/>
                <w:szCs w:val="24"/>
                <w:rPrChange w:id="3117" w:author="嗯哼" w:date="2021-09-13T09:12:00Z">
                  <w:rPr>
                    <w:rFonts w:ascii="仿宋" w:eastAsia="仿宋" w:hAnsi="仿宋" w:cs="宋体" w:hint="eastAsia"/>
                    <w:color w:val="auto"/>
                    <w:sz w:val="24"/>
                    <w:szCs w:val="24"/>
                  </w:rPr>
                </w:rPrChange>
              </w:rPr>
              <w:t xml:space="preserve">　</w:t>
            </w:r>
          </w:p>
        </w:tc>
      </w:tr>
      <w:tr w:rsidR="00000000" w14:paraId="11F9E467" w14:textId="77777777">
        <w:trPr>
          <w:trHeight w:val="552"/>
          <w:jc w:val="center"/>
        </w:trPr>
        <w:tc>
          <w:tcPr>
            <w:tcW w:w="3417" w:type="dxa"/>
            <w:tcBorders>
              <w:top w:val="nil"/>
              <w:left w:val="single" w:sz="4" w:space="0" w:color="auto"/>
              <w:bottom w:val="single" w:sz="4" w:space="0" w:color="auto"/>
              <w:right w:val="single" w:sz="4" w:space="0" w:color="auto"/>
            </w:tcBorders>
            <w:vAlign w:val="center"/>
          </w:tcPr>
          <w:p w14:paraId="33E86CF0" w14:textId="77777777" w:rsidR="00000000" w:rsidRDefault="00000000">
            <w:pPr>
              <w:spacing w:line="240" w:lineRule="auto"/>
              <w:rPr>
                <w:rFonts w:eastAsia="仿宋"/>
                <w:color w:val="auto"/>
                <w:sz w:val="24"/>
                <w:szCs w:val="24"/>
                <w:rPrChange w:id="3118" w:author="嗯哼" w:date="2021-09-13T09:12:00Z">
                  <w:rPr>
                    <w:rFonts w:ascii="仿宋" w:eastAsia="仿宋" w:hAnsi="仿宋" w:cs="宋体" w:hint="eastAsia"/>
                    <w:color w:val="auto"/>
                    <w:sz w:val="24"/>
                    <w:szCs w:val="24"/>
                  </w:rPr>
                </w:rPrChange>
              </w:rPr>
            </w:pPr>
            <w:r>
              <w:rPr>
                <w:rFonts w:eastAsia="仿宋"/>
                <w:color w:val="auto"/>
                <w:sz w:val="24"/>
                <w:szCs w:val="24"/>
                <w:rPrChange w:id="3119" w:author="嗯哼" w:date="2021-09-13T09:12:00Z">
                  <w:rPr>
                    <w:rFonts w:ascii="仿宋" w:eastAsia="仿宋" w:hAnsi="仿宋" w:cs="宋体" w:hint="eastAsia"/>
                    <w:color w:val="auto"/>
                    <w:sz w:val="24"/>
                    <w:szCs w:val="24"/>
                  </w:rPr>
                </w:rPrChange>
              </w:rPr>
              <w:t>重点污染源在线监测覆盖率（</w:t>
            </w:r>
            <w:r>
              <w:rPr>
                <w:rFonts w:eastAsia="仿宋"/>
                <w:color w:val="auto"/>
                <w:sz w:val="24"/>
                <w:szCs w:val="24"/>
                <w:rPrChange w:id="3120" w:author="嗯哼" w:date="2021-09-13T09:12:00Z">
                  <w:rPr>
                    <w:rFonts w:ascii="仿宋" w:eastAsia="仿宋" w:hAnsi="仿宋" w:cs="宋体" w:hint="eastAsia"/>
                    <w:color w:val="auto"/>
                    <w:sz w:val="24"/>
                    <w:szCs w:val="24"/>
                  </w:rPr>
                </w:rPrChange>
              </w:rPr>
              <w:t>%</w:t>
            </w:r>
            <w:r>
              <w:rPr>
                <w:rFonts w:eastAsia="仿宋"/>
                <w:color w:val="auto"/>
                <w:sz w:val="24"/>
                <w:szCs w:val="24"/>
                <w:rPrChange w:id="3121" w:author="嗯哼" w:date="2021-09-13T09:12:00Z">
                  <w:rPr>
                    <w:rFonts w:ascii="仿宋" w:eastAsia="仿宋" w:hAnsi="仿宋" w:cs="宋体" w:hint="eastAsia"/>
                    <w:color w:val="auto"/>
                    <w:sz w:val="24"/>
                    <w:szCs w:val="24"/>
                  </w:rPr>
                </w:rPrChange>
              </w:rPr>
              <w:t>）</w:t>
            </w:r>
          </w:p>
        </w:tc>
        <w:tc>
          <w:tcPr>
            <w:tcW w:w="1134" w:type="dxa"/>
            <w:tcBorders>
              <w:top w:val="nil"/>
              <w:left w:val="nil"/>
              <w:bottom w:val="single" w:sz="4" w:space="0" w:color="auto"/>
              <w:right w:val="single" w:sz="4" w:space="0" w:color="auto"/>
            </w:tcBorders>
            <w:vAlign w:val="center"/>
          </w:tcPr>
          <w:p w14:paraId="76A80ADA" w14:textId="77777777" w:rsidR="00000000" w:rsidRDefault="00000000">
            <w:pPr>
              <w:spacing w:line="240" w:lineRule="auto"/>
              <w:jc w:val="center"/>
              <w:rPr>
                <w:rFonts w:eastAsia="仿宋"/>
                <w:color w:val="auto"/>
                <w:sz w:val="24"/>
                <w:szCs w:val="24"/>
                <w:rPrChange w:id="3122" w:author="嗯哼" w:date="2021-09-13T09:12:00Z">
                  <w:rPr>
                    <w:rFonts w:ascii="仿宋" w:eastAsia="仿宋" w:hAnsi="仿宋" w:cs="宋体" w:hint="eastAsia"/>
                    <w:color w:val="auto"/>
                    <w:sz w:val="24"/>
                    <w:szCs w:val="24"/>
                  </w:rPr>
                </w:rPrChange>
              </w:rPr>
            </w:pPr>
          </w:p>
        </w:tc>
        <w:tc>
          <w:tcPr>
            <w:tcW w:w="1134" w:type="dxa"/>
            <w:tcBorders>
              <w:top w:val="nil"/>
              <w:left w:val="nil"/>
              <w:bottom w:val="single" w:sz="4" w:space="0" w:color="auto"/>
              <w:right w:val="single" w:sz="4" w:space="0" w:color="auto"/>
            </w:tcBorders>
            <w:vAlign w:val="center"/>
          </w:tcPr>
          <w:p w14:paraId="27B53AF8" w14:textId="77777777" w:rsidR="00000000" w:rsidRDefault="00000000">
            <w:pPr>
              <w:spacing w:line="240" w:lineRule="auto"/>
              <w:jc w:val="center"/>
              <w:rPr>
                <w:rFonts w:eastAsia="仿宋"/>
                <w:color w:val="auto"/>
                <w:sz w:val="24"/>
                <w:szCs w:val="24"/>
                <w:rPrChange w:id="3123" w:author="嗯哼" w:date="2021-09-13T09:12:00Z">
                  <w:rPr>
                    <w:rFonts w:ascii="仿宋" w:eastAsia="仿宋" w:hAnsi="仿宋" w:cs="宋体" w:hint="eastAsia"/>
                    <w:color w:val="auto"/>
                    <w:sz w:val="24"/>
                    <w:szCs w:val="24"/>
                  </w:rPr>
                </w:rPrChange>
              </w:rPr>
            </w:pPr>
            <w:r>
              <w:rPr>
                <w:rFonts w:eastAsia="仿宋"/>
                <w:color w:val="auto"/>
                <w:sz w:val="24"/>
                <w:szCs w:val="24"/>
                <w:rPrChange w:id="3124" w:author="嗯哼" w:date="2021-09-13T09:12:00Z">
                  <w:rPr>
                    <w:rFonts w:ascii="仿宋" w:eastAsia="仿宋" w:hAnsi="仿宋" w:cs="宋体" w:hint="eastAsia"/>
                    <w:color w:val="auto"/>
                    <w:sz w:val="24"/>
                    <w:szCs w:val="24"/>
                  </w:rPr>
                </w:rPrChange>
              </w:rPr>
              <w:t>90</w:t>
            </w:r>
          </w:p>
        </w:tc>
        <w:tc>
          <w:tcPr>
            <w:tcW w:w="1276" w:type="dxa"/>
            <w:tcBorders>
              <w:top w:val="nil"/>
              <w:left w:val="nil"/>
              <w:bottom w:val="single" w:sz="4" w:space="0" w:color="auto"/>
              <w:right w:val="single" w:sz="4" w:space="0" w:color="auto"/>
            </w:tcBorders>
            <w:vAlign w:val="center"/>
          </w:tcPr>
          <w:p w14:paraId="6EA3F39D" w14:textId="77777777" w:rsidR="00000000" w:rsidRDefault="00000000">
            <w:pPr>
              <w:spacing w:line="240" w:lineRule="auto"/>
              <w:jc w:val="center"/>
              <w:rPr>
                <w:rFonts w:eastAsia="仿宋"/>
                <w:color w:val="auto"/>
                <w:sz w:val="24"/>
                <w:szCs w:val="24"/>
                <w:rPrChange w:id="3125" w:author="嗯哼" w:date="2021-09-13T09:12:00Z">
                  <w:rPr>
                    <w:rFonts w:ascii="仿宋" w:eastAsia="仿宋" w:hAnsi="仿宋" w:cs="宋体" w:hint="eastAsia"/>
                    <w:color w:val="auto"/>
                    <w:sz w:val="24"/>
                    <w:szCs w:val="24"/>
                  </w:rPr>
                </w:rPrChange>
              </w:rPr>
            </w:pPr>
            <w:r>
              <w:rPr>
                <w:rFonts w:eastAsia="仿宋"/>
                <w:color w:val="auto"/>
                <w:sz w:val="24"/>
                <w:szCs w:val="24"/>
                <w:rPrChange w:id="3126" w:author="嗯哼" w:date="2021-09-13T09:12:00Z">
                  <w:rPr>
                    <w:rFonts w:ascii="仿宋" w:eastAsia="仿宋" w:hAnsi="仿宋" w:cs="宋体" w:hint="eastAsia"/>
                    <w:color w:val="auto"/>
                    <w:sz w:val="24"/>
                    <w:szCs w:val="24"/>
                  </w:rPr>
                </w:rPrChange>
              </w:rPr>
              <w:t>96</w:t>
            </w:r>
          </w:p>
        </w:tc>
        <w:tc>
          <w:tcPr>
            <w:tcW w:w="992" w:type="dxa"/>
            <w:tcBorders>
              <w:top w:val="nil"/>
              <w:left w:val="nil"/>
              <w:bottom w:val="single" w:sz="4" w:space="0" w:color="auto"/>
              <w:right w:val="single" w:sz="4" w:space="0" w:color="auto"/>
            </w:tcBorders>
            <w:vAlign w:val="center"/>
          </w:tcPr>
          <w:p w14:paraId="22C5BEBB" w14:textId="77777777" w:rsidR="00000000" w:rsidRDefault="00000000">
            <w:pPr>
              <w:spacing w:line="240" w:lineRule="auto"/>
              <w:rPr>
                <w:rFonts w:eastAsia="仿宋"/>
                <w:color w:val="auto"/>
                <w:sz w:val="24"/>
                <w:szCs w:val="24"/>
                <w:rPrChange w:id="3127" w:author="嗯哼" w:date="2021-09-13T09:12:00Z">
                  <w:rPr>
                    <w:rFonts w:ascii="仿宋" w:eastAsia="仿宋" w:hAnsi="仿宋" w:cs="宋体" w:hint="eastAsia"/>
                    <w:color w:val="auto"/>
                    <w:sz w:val="24"/>
                    <w:szCs w:val="24"/>
                  </w:rPr>
                </w:rPrChange>
              </w:rPr>
            </w:pPr>
            <w:r>
              <w:rPr>
                <w:rFonts w:eastAsia="仿宋"/>
                <w:color w:val="auto"/>
                <w:sz w:val="24"/>
                <w:szCs w:val="24"/>
                <w:rPrChange w:id="3128" w:author="嗯哼" w:date="2021-09-13T09:12:00Z">
                  <w:rPr>
                    <w:rFonts w:ascii="仿宋" w:eastAsia="仿宋" w:hAnsi="仿宋" w:cs="宋体" w:hint="eastAsia"/>
                    <w:color w:val="auto"/>
                    <w:sz w:val="24"/>
                    <w:szCs w:val="24"/>
                  </w:rPr>
                </w:rPrChange>
              </w:rPr>
              <w:t xml:space="preserve">　</w:t>
            </w:r>
          </w:p>
        </w:tc>
        <w:tc>
          <w:tcPr>
            <w:tcW w:w="1134" w:type="dxa"/>
            <w:tcBorders>
              <w:top w:val="nil"/>
              <w:left w:val="nil"/>
              <w:bottom w:val="single" w:sz="4" w:space="0" w:color="auto"/>
              <w:right w:val="single" w:sz="4" w:space="0" w:color="auto"/>
            </w:tcBorders>
            <w:vAlign w:val="center"/>
          </w:tcPr>
          <w:p w14:paraId="1732C69B" w14:textId="77777777" w:rsidR="00000000" w:rsidRDefault="00000000">
            <w:pPr>
              <w:spacing w:line="240" w:lineRule="auto"/>
              <w:rPr>
                <w:rFonts w:eastAsia="仿宋"/>
                <w:color w:val="auto"/>
                <w:sz w:val="24"/>
                <w:szCs w:val="24"/>
                <w:rPrChange w:id="3129" w:author="嗯哼" w:date="2021-09-13T09:12:00Z">
                  <w:rPr>
                    <w:rFonts w:ascii="仿宋" w:eastAsia="仿宋" w:hAnsi="仿宋" w:cs="宋体" w:hint="eastAsia"/>
                    <w:color w:val="auto"/>
                    <w:sz w:val="24"/>
                    <w:szCs w:val="24"/>
                  </w:rPr>
                </w:rPrChange>
              </w:rPr>
            </w:pPr>
            <w:r>
              <w:rPr>
                <w:rFonts w:eastAsia="仿宋"/>
                <w:color w:val="auto"/>
                <w:sz w:val="24"/>
                <w:szCs w:val="24"/>
                <w:rPrChange w:id="3130" w:author="嗯哼" w:date="2021-09-13T09:12:00Z">
                  <w:rPr>
                    <w:rFonts w:ascii="仿宋" w:eastAsia="仿宋" w:hAnsi="仿宋" w:cs="宋体" w:hint="eastAsia"/>
                    <w:color w:val="auto"/>
                    <w:sz w:val="24"/>
                    <w:szCs w:val="24"/>
                  </w:rPr>
                </w:rPrChange>
              </w:rPr>
              <w:t xml:space="preserve">　</w:t>
            </w:r>
          </w:p>
        </w:tc>
      </w:tr>
    </w:tbl>
    <w:p w14:paraId="3ABC10D2" w14:textId="77777777" w:rsidR="00000000" w:rsidRDefault="00000000">
      <w:pPr>
        <w:pStyle w:val="a0"/>
        <w:ind w:firstLine="480"/>
        <w:rPr>
          <w:color w:val="auto"/>
          <w:rPrChange w:id="3131" w:author="嗯哼" w:date="2021-09-13T09:12:00Z">
            <w:rPr>
              <w:rFonts w:hint="eastAsia"/>
              <w:color w:val="auto"/>
            </w:rPr>
          </w:rPrChange>
        </w:rPr>
        <w:sectPr w:rsidR="00000000">
          <w:footerReference w:type="default" r:id="rId15"/>
          <w:pgSz w:w="11906" w:h="16838"/>
          <w:pgMar w:top="2098" w:right="1531" w:bottom="1984" w:left="1531" w:header="851" w:footer="992" w:gutter="0"/>
          <w:pgNumType w:fmt="numberInDash"/>
          <w:cols w:space="720"/>
          <w:docGrid w:linePitch="312"/>
        </w:sectPr>
      </w:pPr>
    </w:p>
    <w:p w14:paraId="5BDE141D" w14:textId="77777777" w:rsidR="00000000" w:rsidRDefault="00000000">
      <w:pPr>
        <w:pStyle w:val="a0"/>
        <w:ind w:firstLineChars="0" w:firstLine="0"/>
        <w:rPr>
          <w:rFonts w:eastAsia="黑体"/>
          <w:color w:val="auto"/>
          <w:sz w:val="32"/>
          <w:szCs w:val="32"/>
          <w:rPrChange w:id="3132" w:author="嗯哼" w:date="2021-09-13T09:12:00Z">
            <w:rPr>
              <w:b w:val="0"/>
              <w:bCs w:val="0"/>
              <w:sz w:val="30"/>
              <w:szCs w:val="30"/>
            </w:rPr>
          </w:rPrChange>
        </w:rPr>
        <w:pPrChange w:id="3133" w:author="嗯哼" w:date="2021-08-27T10:35:00Z">
          <w:pPr>
            <w:pStyle w:val="1"/>
            <w:numPr>
              <w:numId w:val="0"/>
            </w:numPr>
            <w:spacing w:before="319" w:after="319"/>
            <w:ind w:firstLine="0"/>
          </w:pPr>
        </w:pPrChange>
      </w:pPr>
      <w:bookmarkStart w:id="3134" w:name="_Toc54164516"/>
      <w:bookmarkStart w:id="3135" w:name="_Toc78814168"/>
      <w:r>
        <w:rPr>
          <w:rFonts w:eastAsia="黑体"/>
          <w:color w:val="auto"/>
          <w:sz w:val="32"/>
          <w:szCs w:val="32"/>
          <w:rPrChange w:id="3136" w:author="嗯哼" w:date="2021-09-13T09:12:00Z">
            <w:rPr>
              <w:rFonts w:hint="eastAsia"/>
              <w:b w:val="0"/>
              <w:bCs w:val="0"/>
              <w:sz w:val="30"/>
              <w:szCs w:val="30"/>
            </w:rPr>
          </w:rPrChange>
        </w:rPr>
        <w:lastRenderedPageBreak/>
        <w:t>附件</w:t>
      </w:r>
      <w:r>
        <w:rPr>
          <w:rFonts w:eastAsia="黑体"/>
          <w:color w:val="auto"/>
          <w:sz w:val="32"/>
          <w:szCs w:val="32"/>
          <w:rPrChange w:id="3137" w:author="嗯哼" w:date="2021-09-13T09:12:00Z">
            <w:rPr>
              <w:rFonts w:hint="eastAsia"/>
              <w:b w:val="0"/>
              <w:bCs w:val="0"/>
              <w:sz w:val="30"/>
              <w:szCs w:val="30"/>
            </w:rPr>
          </w:rPrChange>
        </w:rPr>
        <w:t>2</w:t>
      </w:r>
      <w:bookmarkEnd w:id="3134"/>
      <w:del w:id="3138" w:author="嗯哼" w:date="2021-08-27T10:35:00Z">
        <w:r>
          <w:rPr>
            <w:rFonts w:eastAsia="黑体"/>
            <w:color w:val="auto"/>
            <w:sz w:val="32"/>
            <w:szCs w:val="32"/>
            <w:rPrChange w:id="3139" w:author="嗯哼" w:date="2021-09-13T09:12:00Z">
              <w:rPr>
                <w:rFonts w:hint="eastAsia"/>
                <w:b w:val="0"/>
                <w:bCs w:val="0"/>
                <w:sz w:val="30"/>
                <w:szCs w:val="30"/>
              </w:rPr>
            </w:rPrChange>
          </w:rPr>
          <w:delText>重点工作任务分解表（</w:delText>
        </w:r>
        <w:r>
          <w:rPr>
            <w:rFonts w:eastAsia="黑体"/>
            <w:color w:val="auto"/>
            <w:sz w:val="32"/>
            <w:szCs w:val="32"/>
            <w:rPrChange w:id="3140" w:author="嗯哼" w:date="2021-09-13T09:12:00Z">
              <w:rPr>
                <w:rFonts w:hint="eastAsia"/>
                <w:b w:val="0"/>
                <w:bCs w:val="0"/>
                <w:sz w:val="30"/>
                <w:szCs w:val="30"/>
              </w:rPr>
            </w:rPrChange>
          </w:rPr>
          <w:delText>202</w:delText>
        </w:r>
        <w:r>
          <w:rPr>
            <w:rFonts w:eastAsia="黑体"/>
            <w:color w:val="auto"/>
            <w:sz w:val="32"/>
            <w:szCs w:val="32"/>
            <w:rPrChange w:id="3141" w:author="嗯哼" w:date="2021-09-13T09:12:00Z">
              <w:rPr>
                <w:b w:val="0"/>
                <w:bCs w:val="0"/>
                <w:sz w:val="30"/>
                <w:szCs w:val="30"/>
              </w:rPr>
            </w:rPrChange>
          </w:rPr>
          <w:delText>1</w:delText>
        </w:r>
        <w:r>
          <w:rPr>
            <w:rFonts w:eastAsia="黑体"/>
            <w:color w:val="auto"/>
            <w:sz w:val="32"/>
            <w:szCs w:val="32"/>
            <w:rPrChange w:id="3142" w:author="嗯哼" w:date="2021-09-13T09:12:00Z">
              <w:rPr>
                <w:rFonts w:hint="eastAsia"/>
                <w:b w:val="0"/>
                <w:bCs w:val="0"/>
                <w:sz w:val="30"/>
                <w:szCs w:val="30"/>
              </w:rPr>
            </w:rPrChange>
          </w:rPr>
          <w:delText>—</w:delText>
        </w:r>
        <w:r>
          <w:rPr>
            <w:rFonts w:eastAsia="黑体"/>
            <w:color w:val="auto"/>
            <w:sz w:val="32"/>
            <w:szCs w:val="32"/>
            <w:rPrChange w:id="3143" w:author="嗯哼" w:date="2021-09-13T09:12:00Z">
              <w:rPr>
                <w:rFonts w:hint="eastAsia"/>
                <w:b w:val="0"/>
                <w:bCs w:val="0"/>
                <w:sz w:val="30"/>
                <w:szCs w:val="30"/>
              </w:rPr>
            </w:rPrChange>
          </w:rPr>
          <w:delText>202</w:delText>
        </w:r>
        <w:r>
          <w:rPr>
            <w:rFonts w:eastAsia="黑体"/>
            <w:color w:val="auto"/>
            <w:sz w:val="32"/>
            <w:szCs w:val="32"/>
            <w:rPrChange w:id="3144" w:author="嗯哼" w:date="2021-09-13T09:12:00Z">
              <w:rPr>
                <w:b w:val="0"/>
                <w:bCs w:val="0"/>
                <w:sz w:val="30"/>
                <w:szCs w:val="30"/>
              </w:rPr>
            </w:rPrChange>
          </w:rPr>
          <w:delText>5</w:delText>
        </w:r>
        <w:r>
          <w:rPr>
            <w:rFonts w:eastAsia="黑体"/>
            <w:color w:val="auto"/>
            <w:sz w:val="32"/>
            <w:szCs w:val="32"/>
            <w:rPrChange w:id="3145" w:author="嗯哼" w:date="2021-09-13T09:12:00Z">
              <w:rPr>
                <w:rFonts w:hint="eastAsia"/>
                <w:b w:val="0"/>
                <w:bCs w:val="0"/>
                <w:sz w:val="30"/>
                <w:szCs w:val="30"/>
              </w:rPr>
            </w:rPrChange>
          </w:rPr>
          <w:delText>年）</w:delText>
        </w:r>
      </w:del>
      <w:bookmarkEnd w:id="3135"/>
    </w:p>
    <w:p w14:paraId="71B695D7" w14:textId="77777777" w:rsidR="00000000" w:rsidRDefault="00000000">
      <w:pPr>
        <w:jc w:val="center"/>
        <w:rPr>
          <w:rFonts w:eastAsia="方正小标宋_GBK"/>
          <w:color w:val="auto"/>
          <w:sz w:val="44"/>
          <w:szCs w:val="44"/>
          <w:rPrChange w:id="3146" w:author="嗯哼" w:date="2021-09-13T09:12:00Z">
            <w:rPr>
              <w:rFonts w:eastAsia="黑体"/>
              <w:color w:val="auto"/>
              <w:sz w:val="28"/>
              <w:szCs w:val="28"/>
            </w:rPr>
          </w:rPrChange>
        </w:rPr>
      </w:pPr>
      <w:r>
        <w:rPr>
          <w:rFonts w:eastAsia="方正小标宋_GBK"/>
          <w:color w:val="auto"/>
          <w:sz w:val="44"/>
          <w:szCs w:val="44"/>
          <w:rPrChange w:id="3147" w:author="嗯哼" w:date="2021-09-13T09:12:00Z">
            <w:rPr>
              <w:rFonts w:eastAsia="黑体" w:hint="eastAsia"/>
              <w:color w:val="auto"/>
              <w:sz w:val="28"/>
              <w:szCs w:val="28"/>
            </w:rPr>
          </w:rPrChange>
        </w:rPr>
        <w:t>重点工作任务分解表（</w:t>
      </w:r>
      <w:r>
        <w:rPr>
          <w:rFonts w:eastAsia="方正小标宋_GBK"/>
          <w:color w:val="auto"/>
          <w:sz w:val="44"/>
          <w:szCs w:val="44"/>
          <w:rPrChange w:id="3148" w:author="嗯哼" w:date="2021-09-13T09:12:00Z">
            <w:rPr>
              <w:rFonts w:eastAsia="黑体" w:hint="eastAsia"/>
              <w:color w:val="auto"/>
              <w:sz w:val="28"/>
              <w:szCs w:val="28"/>
            </w:rPr>
          </w:rPrChange>
        </w:rPr>
        <w:t>20</w:t>
      </w:r>
      <w:r>
        <w:rPr>
          <w:rFonts w:eastAsia="方正小标宋_GBK"/>
          <w:color w:val="auto"/>
          <w:sz w:val="44"/>
          <w:szCs w:val="44"/>
          <w:rPrChange w:id="3149" w:author="嗯哼" w:date="2021-09-13T09:12:00Z">
            <w:rPr>
              <w:rFonts w:eastAsia="黑体"/>
              <w:color w:val="auto"/>
              <w:sz w:val="28"/>
              <w:szCs w:val="28"/>
            </w:rPr>
          </w:rPrChange>
        </w:rPr>
        <w:t>21</w:t>
      </w:r>
      <w:r>
        <w:rPr>
          <w:rFonts w:eastAsia="方正小标宋_GBK"/>
          <w:color w:val="auto"/>
          <w:sz w:val="44"/>
          <w:szCs w:val="44"/>
          <w:rPrChange w:id="3150" w:author="嗯哼" w:date="2021-09-13T09:12:00Z">
            <w:rPr>
              <w:rFonts w:eastAsia="黑体" w:hint="eastAsia"/>
              <w:color w:val="auto"/>
              <w:sz w:val="28"/>
              <w:szCs w:val="28"/>
            </w:rPr>
          </w:rPrChange>
        </w:rPr>
        <w:t>—</w:t>
      </w:r>
      <w:r>
        <w:rPr>
          <w:rFonts w:eastAsia="方正小标宋_GBK"/>
          <w:color w:val="auto"/>
          <w:sz w:val="44"/>
          <w:szCs w:val="44"/>
          <w:rPrChange w:id="3151" w:author="嗯哼" w:date="2021-09-13T09:12:00Z">
            <w:rPr>
              <w:rFonts w:eastAsia="黑体" w:hint="eastAsia"/>
              <w:color w:val="auto"/>
              <w:sz w:val="28"/>
              <w:szCs w:val="28"/>
            </w:rPr>
          </w:rPrChange>
        </w:rPr>
        <w:t>202</w:t>
      </w:r>
      <w:r>
        <w:rPr>
          <w:rFonts w:eastAsia="方正小标宋_GBK"/>
          <w:color w:val="auto"/>
          <w:sz w:val="44"/>
          <w:szCs w:val="44"/>
          <w:rPrChange w:id="3152" w:author="嗯哼" w:date="2021-09-13T09:12:00Z">
            <w:rPr>
              <w:rFonts w:eastAsia="黑体"/>
              <w:color w:val="auto"/>
              <w:sz w:val="28"/>
              <w:szCs w:val="28"/>
            </w:rPr>
          </w:rPrChange>
        </w:rPr>
        <w:t>5</w:t>
      </w:r>
      <w:r>
        <w:rPr>
          <w:rFonts w:eastAsia="方正小标宋_GBK"/>
          <w:color w:val="auto"/>
          <w:sz w:val="44"/>
          <w:szCs w:val="44"/>
          <w:rPrChange w:id="3153" w:author="嗯哼" w:date="2021-09-13T09:12:00Z">
            <w:rPr>
              <w:rFonts w:eastAsia="黑体" w:hint="eastAsia"/>
              <w:color w:val="auto"/>
              <w:sz w:val="28"/>
              <w:szCs w:val="28"/>
            </w:rPr>
          </w:rPrChange>
        </w:rPr>
        <w:t>年）</w:t>
      </w:r>
    </w:p>
    <w:tbl>
      <w:tblPr>
        <w:tblW w:w="14029" w:type="dxa"/>
        <w:tblInd w:w="113" w:type="dxa"/>
        <w:tblLook w:val="0000" w:firstRow="0" w:lastRow="0" w:firstColumn="0" w:lastColumn="0" w:noHBand="0" w:noVBand="0"/>
      </w:tblPr>
      <w:tblGrid>
        <w:gridCol w:w="1320"/>
        <w:gridCol w:w="802"/>
        <w:gridCol w:w="1842"/>
        <w:gridCol w:w="7016"/>
        <w:gridCol w:w="3049"/>
        <w:tblGridChange w:id="3154">
          <w:tblGrid>
            <w:gridCol w:w="113"/>
            <w:gridCol w:w="1207"/>
            <w:gridCol w:w="113"/>
            <w:gridCol w:w="689"/>
            <w:gridCol w:w="113"/>
            <w:gridCol w:w="1729"/>
            <w:gridCol w:w="113"/>
            <w:gridCol w:w="6903"/>
            <w:gridCol w:w="113"/>
            <w:gridCol w:w="2936"/>
            <w:gridCol w:w="113"/>
          </w:tblGrid>
        </w:tblGridChange>
      </w:tblGrid>
      <w:tr w:rsidR="00000000" w14:paraId="5E8C5B03" w14:textId="77777777">
        <w:trPr>
          <w:trHeight w:val="473"/>
          <w:tblHeader/>
        </w:trPr>
        <w:tc>
          <w:tcPr>
            <w:tcW w:w="1320" w:type="dxa"/>
            <w:tcBorders>
              <w:top w:val="single" w:sz="4" w:space="0" w:color="auto"/>
              <w:left w:val="single" w:sz="4" w:space="0" w:color="auto"/>
              <w:bottom w:val="single" w:sz="4" w:space="0" w:color="auto"/>
              <w:right w:val="single" w:sz="4" w:space="0" w:color="auto"/>
            </w:tcBorders>
            <w:vAlign w:val="center"/>
          </w:tcPr>
          <w:p w14:paraId="049F5C3C" w14:textId="77777777" w:rsidR="00000000" w:rsidRDefault="00000000">
            <w:pPr>
              <w:spacing w:line="360" w:lineRule="exact"/>
              <w:jc w:val="center"/>
              <w:rPr>
                <w:rFonts w:eastAsia="黑体"/>
                <w:color w:val="auto"/>
                <w:sz w:val="24"/>
                <w:szCs w:val="24"/>
                <w:rPrChange w:id="3155" w:author="嗯哼" w:date="2021-09-13T09:12:00Z">
                  <w:rPr>
                    <w:rFonts w:ascii="方正小标宋_GBK" w:eastAsia="方正小标宋_GBK" w:hAnsi="仿宋" w:cs="宋体" w:hint="eastAsia"/>
                    <w:color w:val="auto"/>
                    <w:sz w:val="24"/>
                    <w:szCs w:val="24"/>
                  </w:rPr>
                </w:rPrChange>
              </w:rPr>
              <w:pPrChange w:id="3156" w:author="嗯哼" w:date="2021-08-27T10:53:00Z">
                <w:pPr>
                  <w:spacing w:line="240" w:lineRule="auto"/>
                  <w:jc w:val="center"/>
                </w:pPr>
              </w:pPrChange>
            </w:pPr>
            <w:r>
              <w:rPr>
                <w:rFonts w:eastAsia="黑体"/>
                <w:color w:val="auto"/>
                <w:sz w:val="24"/>
                <w:szCs w:val="24"/>
                <w:rPrChange w:id="3157" w:author="嗯哼" w:date="2021-09-13T09:12:00Z">
                  <w:rPr>
                    <w:rFonts w:ascii="方正小标宋_GBK" w:eastAsia="方正小标宋_GBK" w:hAnsi="仿宋" w:cs="宋体" w:hint="eastAsia"/>
                    <w:color w:val="auto"/>
                    <w:sz w:val="24"/>
                    <w:szCs w:val="24"/>
                  </w:rPr>
                </w:rPrChange>
              </w:rPr>
              <w:t>主要任务</w:t>
            </w:r>
          </w:p>
        </w:tc>
        <w:tc>
          <w:tcPr>
            <w:tcW w:w="802" w:type="dxa"/>
            <w:tcBorders>
              <w:top w:val="single" w:sz="4" w:space="0" w:color="auto"/>
              <w:left w:val="single" w:sz="4" w:space="0" w:color="auto"/>
              <w:bottom w:val="single" w:sz="4" w:space="0" w:color="auto"/>
              <w:right w:val="single" w:sz="4" w:space="0" w:color="auto"/>
            </w:tcBorders>
            <w:vAlign w:val="center"/>
          </w:tcPr>
          <w:p w14:paraId="70A21879" w14:textId="77777777" w:rsidR="00000000" w:rsidRDefault="00000000">
            <w:pPr>
              <w:spacing w:line="360" w:lineRule="exact"/>
              <w:jc w:val="center"/>
              <w:rPr>
                <w:rFonts w:eastAsia="黑体"/>
                <w:color w:val="auto"/>
                <w:sz w:val="24"/>
                <w:szCs w:val="24"/>
                <w:rPrChange w:id="3158" w:author="嗯哼" w:date="2021-09-13T09:12:00Z">
                  <w:rPr>
                    <w:rFonts w:ascii="方正小标宋_GBK" w:eastAsia="方正小标宋_GBK" w:hAnsi="仿宋" w:cs="宋体" w:hint="eastAsia"/>
                    <w:color w:val="auto"/>
                    <w:sz w:val="24"/>
                    <w:szCs w:val="24"/>
                  </w:rPr>
                </w:rPrChange>
              </w:rPr>
              <w:pPrChange w:id="3159" w:author="嗯哼" w:date="2021-08-27T10:53:00Z">
                <w:pPr>
                  <w:spacing w:line="240" w:lineRule="auto"/>
                  <w:jc w:val="center"/>
                </w:pPr>
              </w:pPrChange>
            </w:pPr>
            <w:r>
              <w:rPr>
                <w:rFonts w:eastAsia="黑体"/>
                <w:color w:val="auto"/>
                <w:sz w:val="24"/>
                <w:szCs w:val="24"/>
                <w:rPrChange w:id="3160" w:author="嗯哼" w:date="2021-09-13T09:12:00Z">
                  <w:rPr>
                    <w:rFonts w:ascii="方正小标宋_GBK" w:eastAsia="方正小标宋_GBK" w:hAnsi="仿宋" w:cs="宋体" w:hint="eastAsia"/>
                    <w:color w:val="auto"/>
                    <w:sz w:val="24"/>
                    <w:szCs w:val="24"/>
                  </w:rPr>
                </w:rPrChange>
              </w:rPr>
              <w:t>序号</w:t>
            </w:r>
          </w:p>
        </w:tc>
        <w:tc>
          <w:tcPr>
            <w:tcW w:w="1842" w:type="dxa"/>
            <w:tcBorders>
              <w:top w:val="single" w:sz="4" w:space="0" w:color="auto"/>
              <w:left w:val="single" w:sz="4" w:space="0" w:color="auto"/>
              <w:bottom w:val="single" w:sz="4" w:space="0" w:color="auto"/>
              <w:right w:val="single" w:sz="4" w:space="0" w:color="auto"/>
            </w:tcBorders>
            <w:vAlign w:val="center"/>
          </w:tcPr>
          <w:p w14:paraId="1591E062" w14:textId="77777777" w:rsidR="00000000" w:rsidRDefault="00000000">
            <w:pPr>
              <w:spacing w:line="360" w:lineRule="exact"/>
              <w:jc w:val="center"/>
              <w:rPr>
                <w:rFonts w:eastAsia="黑体"/>
                <w:color w:val="auto"/>
                <w:sz w:val="24"/>
                <w:szCs w:val="24"/>
                <w:rPrChange w:id="3161" w:author="嗯哼" w:date="2021-09-13T09:12:00Z">
                  <w:rPr>
                    <w:rFonts w:ascii="方正小标宋_GBK" w:eastAsia="方正小标宋_GBK" w:hAnsi="仿宋" w:cs="宋体" w:hint="eastAsia"/>
                    <w:color w:val="auto"/>
                    <w:sz w:val="24"/>
                    <w:szCs w:val="24"/>
                  </w:rPr>
                </w:rPrChange>
              </w:rPr>
              <w:pPrChange w:id="3162" w:author="嗯哼" w:date="2021-08-27T10:53:00Z">
                <w:pPr>
                  <w:spacing w:line="240" w:lineRule="auto"/>
                  <w:jc w:val="center"/>
                </w:pPr>
              </w:pPrChange>
            </w:pPr>
            <w:r>
              <w:rPr>
                <w:rFonts w:eastAsia="黑体"/>
                <w:color w:val="auto"/>
                <w:sz w:val="24"/>
                <w:szCs w:val="24"/>
                <w:rPrChange w:id="3163" w:author="嗯哼" w:date="2021-09-13T09:12:00Z">
                  <w:rPr>
                    <w:rFonts w:ascii="方正小标宋_GBK" w:eastAsia="方正小标宋_GBK" w:hAnsi="仿宋" w:cs="宋体" w:hint="eastAsia"/>
                    <w:color w:val="auto"/>
                    <w:sz w:val="24"/>
                    <w:szCs w:val="24"/>
                  </w:rPr>
                </w:rPrChange>
              </w:rPr>
              <w:t>重点工作</w:t>
            </w:r>
          </w:p>
        </w:tc>
        <w:tc>
          <w:tcPr>
            <w:tcW w:w="7016" w:type="dxa"/>
            <w:tcBorders>
              <w:top w:val="single" w:sz="4" w:space="0" w:color="auto"/>
              <w:left w:val="nil"/>
              <w:bottom w:val="single" w:sz="4" w:space="0" w:color="auto"/>
              <w:right w:val="single" w:sz="4" w:space="0" w:color="auto"/>
            </w:tcBorders>
            <w:vAlign w:val="center"/>
          </w:tcPr>
          <w:p w14:paraId="1859BDFC" w14:textId="77777777" w:rsidR="00000000" w:rsidRDefault="00000000">
            <w:pPr>
              <w:spacing w:line="360" w:lineRule="exact"/>
              <w:jc w:val="center"/>
              <w:rPr>
                <w:rFonts w:eastAsia="黑体"/>
                <w:color w:val="auto"/>
                <w:sz w:val="24"/>
                <w:szCs w:val="24"/>
                <w:rPrChange w:id="3164" w:author="嗯哼" w:date="2021-09-13T09:12:00Z">
                  <w:rPr>
                    <w:rFonts w:ascii="方正小标宋_GBK" w:eastAsia="方正小标宋_GBK" w:hAnsi="仿宋" w:cs="宋体" w:hint="eastAsia"/>
                    <w:color w:val="auto"/>
                    <w:sz w:val="24"/>
                    <w:szCs w:val="24"/>
                  </w:rPr>
                </w:rPrChange>
              </w:rPr>
              <w:pPrChange w:id="3165" w:author="嗯哼" w:date="2021-08-27T10:53:00Z">
                <w:pPr>
                  <w:spacing w:line="240" w:lineRule="auto"/>
                  <w:jc w:val="center"/>
                </w:pPr>
              </w:pPrChange>
            </w:pPr>
            <w:r>
              <w:rPr>
                <w:rFonts w:eastAsia="黑体"/>
                <w:color w:val="auto"/>
                <w:sz w:val="24"/>
                <w:szCs w:val="24"/>
                <w:rPrChange w:id="3166" w:author="嗯哼" w:date="2021-09-13T09:12:00Z">
                  <w:rPr>
                    <w:rFonts w:ascii="方正小标宋_GBK" w:eastAsia="方正小标宋_GBK" w:hAnsi="仿宋" w:cs="宋体" w:hint="eastAsia"/>
                    <w:color w:val="auto"/>
                    <w:sz w:val="24"/>
                    <w:szCs w:val="24"/>
                  </w:rPr>
                </w:rPrChange>
              </w:rPr>
              <w:t>内容概述</w:t>
            </w:r>
          </w:p>
        </w:tc>
        <w:tc>
          <w:tcPr>
            <w:tcW w:w="3049" w:type="dxa"/>
            <w:tcBorders>
              <w:top w:val="single" w:sz="4" w:space="0" w:color="auto"/>
              <w:left w:val="nil"/>
              <w:bottom w:val="single" w:sz="4" w:space="0" w:color="auto"/>
              <w:right w:val="single" w:sz="4" w:space="0" w:color="auto"/>
            </w:tcBorders>
            <w:vAlign w:val="center"/>
          </w:tcPr>
          <w:p w14:paraId="45DA30BB" w14:textId="77777777" w:rsidR="00000000" w:rsidRDefault="00000000">
            <w:pPr>
              <w:spacing w:line="360" w:lineRule="exact"/>
              <w:jc w:val="center"/>
              <w:rPr>
                <w:rFonts w:eastAsia="黑体"/>
                <w:color w:val="auto"/>
                <w:sz w:val="24"/>
                <w:szCs w:val="24"/>
                <w:rPrChange w:id="3167" w:author="嗯哼" w:date="2021-09-13T09:12:00Z">
                  <w:rPr>
                    <w:rFonts w:ascii="方正小标宋_GBK" w:eastAsia="方正小标宋_GBK" w:hAnsi="仿宋" w:cs="宋体" w:hint="eastAsia"/>
                    <w:color w:val="auto"/>
                    <w:sz w:val="24"/>
                    <w:szCs w:val="24"/>
                  </w:rPr>
                </w:rPrChange>
              </w:rPr>
              <w:pPrChange w:id="3168" w:author="嗯哼" w:date="2021-08-27T10:53:00Z">
                <w:pPr>
                  <w:spacing w:line="240" w:lineRule="auto"/>
                  <w:jc w:val="center"/>
                </w:pPr>
              </w:pPrChange>
            </w:pPr>
            <w:r>
              <w:rPr>
                <w:rFonts w:eastAsia="黑体"/>
                <w:color w:val="auto"/>
                <w:sz w:val="24"/>
                <w:szCs w:val="24"/>
                <w:rPrChange w:id="3169" w:author="嗯哼" w:date="2021-09-13T09:12:00Z">
                  <w:rPr>
                    <w:rFonts w:ascii="方正小标宋_GBK" w:eastAsia="方正小标宋_GBK" w:hAnsi="仿宋" w:cs="宋体" w:hint="eastAsia"/>
                    <w:color w:val="auto"/>
                    <w:sz w:val="24"/>
                    <w:szCs w:val="24"/>
                  </w:rPr>
                </w:rPrChange>
              </w:rPr>
              <w:t>责任单位</w:t>
            </w:r>
          </w:p>
        </w:tc>
      </w:tr>
      <w:tr w:rsidR="00000000" w14:paraId="405E49C0" w14:textId="77777777">
        <w:tblPrEx>
          <w:tblW w:w="14029" w:type="dxa"/>
          <w:tblInd w:w="113" w:type="dxa"/>
          <w:tblLook w:val="0000" w:firstRow="0" w:lastRow="0" w:firstColumn="0" w:lastColumn="0" w:noHBand="0" w:noVBand="0"/>
          <w:tblPrExChange w:id="3170" w:author="嗯哼" w:date="2021-08-27T10:52:00Z">
            <w:tblPrEx>
              <w:tblW w:w="14029" w:type="dxa"/>
              <w:tblLook w:val="0000" w:firstRow="0" w:lastRow="0" w:firstColumn="0" w:lastColumn="0" w:noHBand="0" w:noVBand="0"/>
            </w:tblPrEx>
          </w:tblPrExChange>
        </w:tblPrEx>
        <w:trPr>
          <w:trHeight w:val="778"/>
          <w:trPrChange w:id="3171" w:author="嗯哼" w:date="2021-08-27T10:52:00Z">
            <w:trPr>
              <w:gridAfter w:val="0"/>
              <w:trHeight w:val="705"/>
            </w:trPr>
          </w:trPrChange>
        </w:trPr>
        <w:tc>
          <w:tcPr>
            <w:tcW w:w="1320" w:type="dxa"/>
            <w:vMerge w:val="restart"/>
            <w:tcBorders>
              <w:top w:val="single" w:sz="4" w:space="0" w:color="auto"/>
              <w:left w:val="single" w:sz="4" w:space="0" w:color="auto"/>
              <w:bottom w:val="single" w:sz="4" w:space="0" w:color="auto"/>
              <w:right w:val="single" w:sz="4" w:space="0" w:color="auto"/>
            </w:tcBorders>
            <w:vAlign w:val="center"/>
            <w:tcPrChange w:id="3172" w:author="嗯哼" w:date="2021-08-27T10:52:00Z">
              <w:tcPr>
                <w:tcW w:w="1320" w:type="dxa"/>
                <w:gridSpan w:val="2"/>
                <w:vMerge w:val="restart"/>
                <w:tcBorders>
                  <w:top w:val="single" w:sz="4" w:space="0" w:color="auto"/>
                  <w:left w:val="single" w:sz="4" w:space="0" w:color="auto"/>
                  <w:bottom w:val="single" w:sz="4" w:space="0" w:color="auto"/>
                  <w:right w:val="single" w:sz="4" w:space="0" w:color="auto"/>
                </w:tcBorders>
                <w:vAlign w:val="center"/>
              </w:tcPr>
            </w:tcPrChange>
          </w:tcPr>
          <w:p w14:paraId="498C5D34" w14:textId="77777777" w:rsidR="00000000" w:rsidRDefault="00000000">
            <w:pPr>
              <w:spacing w:line="360" w:lineRule="exact"/>
              <w:jc w:val="center"/>
              <w:rPr>
                <w:rFonts w:eastAsia="仿宋_GB2312"/>
                <w:color w:val="auto"/>
                <w:sz w:val="24"/>
                <w:szCs w:val="24"/>
                <w:rPrChange w:id="3173" w:author="嗯哼" w:date="2021-09-13T09:12:00Z">
                  <w:rPr>
                    <w:rFonts w:ascii="方正小标宋_GBK" w:eastAsia="方正小标宋_GBK" w:hAnsi="仿宋" w:cs="宋体" w:hint="eastAsia"/>
                    <w:color w:val="auto"/>
                    <w:sz w:val="24"/>
                    <w:szCs w:val="24"/>
                  </w:rPr>
                </w:rPrChange>
              </w:rPr>
              <w:pPrChange w:id="3174" w:author="嗯哼" w:date="2021-08-27T10:53:00Z">
                <w:pPr>
                  <w:spacing w:line="240" w:lineRule="auto"/>
                  <w:jc w:val="center"/>
                </w:pPr>
              </w:pPrChange>
            </w:pPr>
            <w:r>
              <w:rPr>
                <w:rFonts w:eastAsia="仿宋_GB2312"/>
                <w:color w:val="auto"/>
                <w:sz w:val="24"/>
                <w:szCs w:val="24"/>
                <w:rPrChange w:id="3175" w:author="嗯哼" w:date="2021-09-13T09:12:00Z">
                  <w:rPr>
                    <w:rFonts w:ascii="方正小标宋_GBK" w:eastAsia="方正小标宋_GBK" w:hAnsi="仿宋" w:cs="宋体" w:hint="eastAsia"/>
                    <w:color w:val="auto"/>
                    <w:sz w:val="24"/>
                    <w:szCs w:val="24"/>
                  </w:rPr>
                </w:rPrChange>
              </w:rPr>
              <w:t xml:space="preserve"> </w:t>
            </w:r>
            <w:r>
              <w:rPr>
                <w:rFonts w:eastAsia="仿宋_GB2312"/>
                <w:color w:val="auto"/>
                <w:sz w:val="24"/>
                <w:szCs w:val="24"/>
                <w:rPrChange w:id="3176" w:author="嗯哼" w:date="2021-09-13T09:12:00Z">
                  <w:rPr>
                    <w:rFonts w:ascii="方正小标宋_GBK" w:eastAsia="方正小标宋_GBK" w:hAnsi="仿宋" w:cs="宋体" w:hint="eastAsia"/>
                    <w:color w:val="auto"/>
                    <w:sz w:val="24"/>
                    <w:szCs w:val="24"/>
                  </w:rPr>
                </w:rPrChange>
              </w:rPr>
              <w:t>数字基础设施</w:t>
            </w:r>
          </w:p>
        </w:tc>
        <w:tc>
          <w:tcPr>
            <w:tcW w:w="802" w:type="dxa"/>
            <w:tcBorders>
              <w:top w:val="single" w:sz="4" w:space="0" w:color="auto"/>
              <w:left w:val="nil"/>
              <w:bottom w:val="single" w:sz="4" w:space="0" w:color="auto"/>
              <w:right w:val="single" w:sz="4" w:space="0" w:color="auto"/>
            </w:tcBorders>
            <w:vAlign w:val="center"/>
            <w:tcPrChange w:id="3177" w:author="嗯哼" w:date="2021-08-27T10:52:00Z">
              <w:tcPr>
                <w:tcW w:w="802" w:type="dxa"/>
                <w:gridSpan w:val="2"/>
                <w:tcBorders>
                  <w:top w:val="single" w:sz="4" w:space="0" w:color="auto"/>
                  <w:left w:val="nil"/>
                  <w:bottom w:val="single" w:sz="4" w:space="0" w:color="auto"/>
                  <w:right w:val="single" w:sz="4" w:space="0" w:color="auto"/>
                </w:tcBorders>
                <w:vAlign w:val="center"/>
              </w:tcPr>
            </w:tcPrChange>
          </w:tcPr>
          <w:p w14:paraId="28E068F0" w14:textId="77777777" w:rsidR="00000000" w:rsidRDefault="00000000">
            <w:pPr>
              <w:spacing w:line="360" w:lineRule="exact"/>
              <w:jc w:val="center"/>
              <w:rPr>
                <w:rFonts w:eastAsia="仿宋_GB2312"/>
                <w:color w:val="auto"/>
                <w:sz w:val="24"/>
                <w:szCs w:val="24"/>
                <w:rPrChange w:id="3178" w:author="嗯哼" w:date="2021-09-13T09:12:00Z">
                  <w:rPr>
                    <w:rFonts w:ascii="仿宋" w:eastAsia="仿宋" w:hAnsi="仿宋" w:hint="eastAsia"/>
                    <w:color w:val="auto"/>
                    <w:sz w:val="24"/>
                    <w:szCs w:val="24"/>
                  </w:rPr>
                </w:rPrChange>
              </w:rPr>
              <w:pPrChange w:id="3179" w:author="嗯哼" w:date="2021-08-27T10:53:00Z">
                <w:pPr>
                  <w:spacing w:line="240" w:lineRule="auto"/>
                  <w:jc w:val="center"/>
                </w:pPr>
              </w:pPrChange>
            </w:pPr>
            <w:r>
              <w:rPr>
                <w:rFonts w:eastAsia="仿宋_GB2312"/>
                <w:color w:val="auto"/>
                <w:sz w:val="24"/>
                <w:szCs w:val="24"/>
                <w:rPrChange w:id="3180" w:author="嗯哼" w:date="2021-09-13T09:12:00Z">
                  <w:rPr>
                    <w:rFonts w:ascii="仿宋" w:eastAsia="仿宋" w:hAnsi="仿宋"/>
                    <w:color w:val="auto"/>
                    <w:sz w:val="24"/>
                    <w:szCs w:val="24"/>
                  </w:rPr>
                </w:rPrChange>
              </w:rPr>
              <w:t>1</w:t>
            </w:r>
          </w:p>
        </w:tc>
        <w:tc>
          <w:tcPr>
            <w:tcW w:w="1842" w:type="dxa"/>
            <w:tcBorders>
              <w:top w:val="single" w:sz="4" w:space="0" w:color="auto"/>
              <w:left w:val="nil"/>
              <w:bottom w:val="single" w:sz="4" w:space="0" w:color="auto"/>
              <w:right w:val="single" w:sz="4" w:space="0" w:color="auto"/>
            </w:tcBorders>
            <w:vAlign w:val="center"/>
            <w:tcPrChange w:id="3181" w:author="嗯哼" w:date="2021-08-27T10:52:00Z">
              <w:tcPr>
                <w:tcW w:w="1842" w:type="dxa"/>
                <w:gridSpan w:val="2"/>
                <w:tcBorders>
                  <w:top w:val="single" w:sz="4" w:space="0" w:color="auto"/>
                  <w:left w:val="nil"/>
                  <w:bottom w:val="single" w:sz="4" w:space="0" w:color="auto"/>
                  <w:right w:val="single" w:sz="4" w:space="0" w:color="auto"/>
                </w:tcBorders>
                <w:vAlign w:val="center"/>
              </w:tcPr>
            </w:tcPrChange>
          </w:tcPr>
          <w:p w14:paraId="442678E2" w14:textId="77777777" w:rsidR="00000000" w:rsidRDefault="00000000">
            <w:pPr>
              <w:spacing w:line="360" w:lineRule="exact"/>
              <w:rPr>
                <w:rFonts w:eastAsia="仿宋_GB2312"/>
                <w:color w:val="auto"/>
                <w:sz w:val="24"/>
                <w:szCs w:val="24"/>
                <w:rPrChange w:id="3182" w:author="嗯哼" w:date="2021-09-13T09:12:00Z">
                  <w:rPr>
                    <w:rFonts w:ascii="仿宋" w:eastAsia="仿宋" w:hAnsi="仿宋" w:cs="宋体"/>
                    <w:color w:val="auto"/>
                    <w:sz w:val="24"/>
                    <w:szCs w:val="24"/>
                  </w:rPr>
                </w:rPrChange>
              </w:rPr>
              <w:pPrChange w:id="3183" w:author="嗯哼" w:date="2021-08-27T10:53:00Z">
                <w:pPr>
                  <w:spacing w:line="240" w:lineRule="auto"/>
                </w:pPr>
              </w:pPrChange>
            </w:pPr>
            <w:r>
              <w:rPr>
                <w:rFonts w:eastAsia="仿宋_GB2312"/>
                <w:color w:val="auto"/>
                <w:sz w:val="24"/>
                <w:szCs w:val="24"/>
                <w:rPrChange w:id="3184" w:author="嗯哼" w:date="2021-09-13T09:12:00Z">
                  <w:rPr>
                    <w:rFonts w:ascii="仿宋" w:eastAsia="仿宋" w:hAnsi="仿宋" w:cs="宋体" w:hint="eastAsia"/>
                    <w:color w:val="auto"/>
                    <w:sz w:val="24"/>
                    <w:szCs w:val="24"/>
                  </w:rPr>
                </w:rPrChange>
              </w:rPr>
              <w:t>新型基础网络建设</w:t>
            </w:r>
          </w:p>
        </w:tc>
        <w:tc>
          <w:tcPr>
            <w:tcW w:w="7016" w:type="dxa"/>
            <w:tcBorders>
              <w:top w:val="single" w:sz="4" w:space="0" w:color="auto"/>
              <w:left w:val="nil"/>
              <w:bottom w:val="single" w:sz="4" w:space="0" w:color="auto"/>
              <w:right w:val="single" w:sz="4" w:space="0" w:color="auto"/>
            </w:tcBorders>
            <w:vAlign w:val="center"/>
            <w:tcPrChange w:id="3185" w:author="嗯哼" w:date="2021-08-27T10:52:00Z">
              <w:tcPr>
                <w:tcW w:w="7016" w:type="dxa"/>
                <w:gridSpan w:val="2"/>
                <w:tcBorders>
                  <w:top w:val="single" w:sz="4" w:space="0" w:color="auto"/>
                  <w:left w:val="nil"/>
                  <w:bottom w:val="single" w:sz="4" w:space="0" w:color="auto"/>
                  <w:right w:val="single" w:sz="4" w:space="0" w:color="auto"/>
                </w:tcBorders>
                <w:vAlign w:val="center"/>
              </w:tcPr>
            </w:tcPrChange>
          </w:tcPr>
          <w:p w14:paraId="12F84AB3" w14:textId="77777777" w:rsidR="00000000" w:rsidRDefault="00000000">
            <w:pPr>
              <w:spacing w:line="360" w:lineRule="exact"/>
              <w:rPr>
                <w:rFonts w:eastAsia="仿宋_GB2312"/>
                <w:color w:val="auto"/>
                <w:sz w:val="24"/>
                <w:szCs w:val="24"/>
                <w:rPrChange w:id="3186" w:author="嗯哼" w:date="2021-09-13T09:12:00Z">
                  <w:rPr>
                    <w:rFonts w:ascii="仿宋" w:eastAsia="仿宋" w:hAnsi="仿宋" w:cs="宋体" w:hint="eastAsia"/>
                    <w:color w:val="auto"/>
                    <w:sz w:val="24"/>
                    <w:szCs w:val="24"/>
                  </w:rPr>
                </w:rPrChange>
              </w:rPr>
              <w:pPrChange w:id="3187" w:author="嗯哼" w:date="2021-08-27T10:53:00Z">
                <w:pPr>
                  <w:spacing w:line="240" w:lineRule="auto"/>
                </w:pPr>
              </w:pPrChange>
            </w:pPr>
            <w:r>
              <w:rPr>
                <w:rFonts w:eastAsia="仿宋_GB2312"/>
                <w:color w:val="auto"/>
                <w:sz w:val="24"/>
                <w:szCs w:val="24"/>
                <w:rPrChange w:id="3188" w:author="嗯哼" w:date="2021-09-13T09:12:00Z">
                  <w:rPr>
                    <w:rFonts w:ascii="仿宋" w:eastAsia="仿宋" w:hAnsi="仿宋" w:cs="宋体" w:hint="eastAsia"/>
                    <w:color w:val="auto"/>
                    <w:sz w:val="24"/>
                    <w:szCs w:val="24"/>
                  </w:rPr>
                </w:rPrChange>
              </w:rPr>
              <w:t>黄山市电子政务网络升级改造工程；</w:t>
            </w:r>
            <w:r>
              <w:rPr>
                <w:rFonts w:eastAsia="仿宋_GB2312"/>
                <w:color w:val="auto"/>
                <w:sz w:val="24"/>
                <w:szCs w:val="24"/>
                <w:rPrChange w:id="3189" w:author="嗯哼" w:date="2021-09-13T09:12:00Z">
                  <w:rPr>
                    <w:rFonts w:ascii="仿宋" w:eastAsia="仿宋" w:hAnsi="仿宋" w:cs="宋体" w:hint="eastAsia"/>
                    <w:color w:val="auto"/>
                    <w:sz w:val="24"/>
                    <w:szCs w:val="24"/>
                  </w:rPr>
                </w:rPrChange>
              </w:rPr>
              <w:t xml:space="preserve"> </w:t>
            </w:r>
            <w:r>
              <w:rPr>
                <w:rFonts w:eastAsia="仿宋_GB2312"/>
                <w:color w:val="auto"/>
                <w:sz w:val="24"/>
                <w:szCs w:val="24"/>
                <w:rPrChange w:id="3190" w:author="嗯哼" w:date="2021-09-13T09:12:00Z">
                  <w:rPr>
                    <w:rFonts w:ascii="仿宋" w:eastAsia="仿宋" w:hAnsi="仿宋" w:cs="宋体" w:hint="eastAsia"/>
                    <w:color w:val="auto"/>
                    <w:sz w:val="24"/>
                    <w:szCs w:val="24"/>
                  </w:rPr>
                </w:rPrChange>
              </w:rPr>
              <w:t>扩大</w:t>
            </w:r>
            <w:r>
              <w:rPr>
                <w:rFonts w:eastAsia="仿宋_GB2312"/>
                <w:color w:val="auto"/>
                <w:sz w:val="24"/>
                <w:szCs w:val="24"/>
                <w:rPrChange w:id="3191" w:author="嗯哼" w:date="2021-09-13T09:12:00Z">
                  <w:rPr>
                    <w:rFonts w:ascii="仿宋" w:eastAsia="仿宋" w:hAnsi="仿宋" w:cs="宋体" w:hint="eastAsia"/>
                    <w:color w:val="auto"/>
                    <w:sz w:val="24"/>
                    <w:szCs w:val="24"/>
                  </w:rPr>
                </w:rPrChange>
              </w:rPr>
              <w:t>5G</w:t>
            </w:r>
            <w:r>
              <w:rPr>
                <w:rFonts w:eastAsia="仿宋_GB2312"/>
                <w:color w:val="auto"/>
                <w:sz w:val="24"/>
                <w:szCs w:val="24"/>
                <w:rPrChange w:id="3192" w:author="嗯哼" w:date="2021-09-13T09:12:00Z">
                  <w:rPr>
                    <w:rFonts w:ascii="仿宋" w:eastAsia="仿宋" w:hAnsi="仿宋" w:cs="宋体" w:hint="eastAsia"/>
                    <w:color w:val="auto"/>
                    <w:sz w:val="24"/>
                    <w:szCs w:val="24"/>
                  </w:rPr>
                </w:rPrChange>
              </w:rPr>
              <w:t>网络覆盖范围和</w:t>
            </w:r>
            <w:r>
              <w:rPr>
                <w:rFonts w:eastAsia="仿宋_GB2312"/>
                <w:color w:val="auto"/>
                <w:sz w:val="24"/>
                <w:szCs w:val="24"/>
                <w:rPrChange w:id="3193" w:author="嗯哼" w:date="2021-09-13T09:12:00Z">
                  <w:rPr>
                    <w:rFonts w:ascii="仿宋" w:eastAsia="仿宋" w:hAnsi="仿宋" w:cs="宋体" w:hint="eastAsia"/>
                    <w:color w:val="auto"/>
                    <w:sz w:val="24"/>
                    <w:szCs w:val="24"/>
                  </w:rPr>
                </w:rPrChange>
              </w:rPr>
              <w:t>IPv6</w:t>
            </w:r>
            <w:r>
              <w:rPr>
                <w:rFonts w:eastAsia="仿宋_GB2312"/>
                <w:color w:val="auto"/>
                <w:sz w:val="24"/>
                <w:szCs w:val="24"/>
                <w:rPrChange w:id="3194" w:author="嗯哼" w:date="2021-09-13T09:12:00Z">
                  <w:rPr>
                    <w:rFonts w:ascii="仿宋" w:eastAsia="仿宋" w:hAnsi="仿宋" w:cs="宋体" w:hint="eastAsia"/>
                    <w:color w:val="auto"/>
                    <w:sz w:val="24"/>
                    <w:szCs w:val="24"/>
                  </w:rPr>
                </w:rPrChange>
              </w:rPr>
              <w:t xml:space="preserve">应用迁移。　　</w:t>
            </w:r>
          </w:p>
        </w:tc>
        <w:tc>
          <w:tcPr>
            <w:tcW w:w="3049" w:type="dxa"/>
            <w:tcBorders>
              <w:top w:val="single" w:sz="4" w:space="0" w:color="auto"/>
              <w:left w:val="nil"/>
              <w:bottom w:val="single" w:sz="4" w:space="0" w:color="auto"/>
              <w:right w:val="single" w:sz="4" w:space="0" w:color="auto"/>
            </w:tcBorders>
            <w:vAlign w:val="center"/>
            <w:tcPrChange w:id="3195" w:author="嗯哼" w:date="2021-08-27T10:52:00Z">
              <w:tcPr>
                <w:tcW w:w="3049" w:type="dxa"/>
                <w:gridSpan w:val="2"/>
                <w:tcBorders>
                  <w:top w:val="single" w:sz="4" w:space="0" w:color="auto"/>
                  <w:left w:val="nil"/>
                  <w:bottom w:val="single" w:sz="4" w:space="0" w:color="auto"/>
                  <w:right w:val="single" w:sz="4" w:space="0" w:color="auto"/>
                </w:tcBorders>
                <w:vAlign w:val="center"/>
              </w:tcPr>
            </w:tcPrChange>
          </w:tcPr>
          <w:p w14:paraId="5A566B46" w14:textId="77777777" w:rsidR="00000000" w:rsidRDefault="00000000">
            <w:pPr>
              <w:spacing w:line="360" w:lineRule="exact"/>
              <w:rPr>
                <w:rFonts w:eastAsia="仿宋_GB2312"/>
                <w:color w:val="auto"/>
                <w:rPrChange w:id="3196" w:author="嗯哼" w:date="2021-09-13T09:12:00Z">
                  <w:rPr>
                    <w:rFonts w:ascii="仿宋_GB2312" w:eastAsia="仿宋_GB2312" w:hAnsi="等线" w:cs="宋体" w:hint="eastAsia"/>
                    <w:color w:val="auto"/>
                  </w:rPr>
                </w:rPrChange>
              </w:rPr>
              <w:pPrChange w:id="3197" w:author="嗯哼" w:date="2021-08-27T10:53:00Z">
                <w:pPr>
                  <w:spacing w:line="240" w:lineRule="auto"/>
                </w:pPr>
              </w:pPrChange>
            </w:pPr>
            <w:r>
              <w:rPr>
                <w:rFonts w:eastAsia="仿宋_GB2312"/>
                <w:color w:val="auto"/>
                <w:sz w:val="24"/>
                <w:szCs w:val="24"/>
                <w:rPrChange w:id="3198" w:author="嗯哼" w:date="2021-09-13T09:12:00Z">
                  <w:rPr>
                    <w:rFonts w:ascii="仿宋" w:eastAsia="仿宋" w:hAnsi="仿宋" w:cs="宋体" w:hint="eastAsia"/>
                    <w:color w:val="auto"/>
                    <w:sz w:val="24"/>
                    <w:szCs w:val="24"/>
                  </w:rPr>
                </w:rPrChange>
              </w:rPr>
              <w:t>电信、移动、联通和铁塔黄山分公司</w:t>
            </w:r>
            <w:r>
              <w:rPr>
                <w:rFonts w:eastAsia="仿宋_GB2312"/>
                <w:color w:val="auto"/>
                <w:sz w:val="24"/>
                <w:szCs w:val="24"/>
              </w:rPr>
              <w:t>，</w:t>
            </w:r>
            <w:r>
              <w:rPr>
                <w:rFonts w:eastAsia="仿宋_GB2312"/>
                <w:color w:val="auto"/>
                <w:sz w:val="24"/>
                <w:szCs w:val="24"/>
                <w:rPrChange w:id="3199" w:author="嗯哼" w:date="2021-09-13T09:12:00Z">
                  <w:rPr>
                    <w:rFonts w:ascii="仿宋" w:eastAsia="仿宋" w:hAnsi="仿宋" w:cs="宋体" w:hint="eastAsia"/>
                    <w:color w:val="auto"/>
                    <w:sz w:val="24"/>
                    <w:szCs w:val="24"/>
                  </w:rPr>
                </w:rPrChange>
              </w:rPr>
              <w:t>市数据资源局</w:t>
            </w:r>
            <w:del w:id="3200" w:author="嗯哼" w:date="2021-08-27T10:51:00Z">
              <w:r>
                <w:rPr>
                  <w:rFonts w:eastAsia="仿宋_GB2312"/>
                  <w:color w:val="auto"/>
                  <w:sz w:val="24"/>
                  <w:szCs w:val="24"/>
                  <w:rPrChange w:id="3201" w:author="嗯哼" w:date="2021-09-13T09:12:00Z">
                    <w:rPr>
                      <w:rFonts w:ascii="仿宋" w:eastAsia="仿宋" w:hAnsi="仿宋" w:cs="宋体" w:hint="eastAsia"/>
                      <w:color w:val="auto"/>
                      <w:sz w:val="24"/>
                      <w:szCs w:val="24"/>
                    </w:rPr>
                  </w:rPrChange>
                </w:rPr>
                <w:delText>。</w:delText>
              </w:r>
            </w:del>
            <w:r>
              <w:rPr>
                <w:rFonts w:eastAsia="仿宋_GB2312"/>
                <w:color w:val="auto"/>
                <w:rPrChange w:id="3202" w:author="嗯哼" w:date="2021-09-13T09:12:00Z">
                  <w:rPr>
                    <w:rFonts w:ascii="仿宋_GB2312" w:eastAsia="仿宋_GB2312" w:hAnsi="等线" w:cs="宋体" w:hint="eastAsia"/>
                    <w:color w:val="auto"/>
                  </w:rPr>
                </w:rPrChange>
              </w:rPr>
              <w:t xml:space="preserve">　</w:t>
            </w:r>
          </w:p>
        </w:tc>
      </w:tr>
      <w:tr w:rsidR="00000000" w14:paraId="3356F459" w14:textId="77777777">
        <w:trPr>
          <w:trHeight w:val="600"/>
        </w:trPr>
        <w:tc>
          <w:tcPr>
            <w:tcW w:w="1320" w:type="dxa"/>
            <w:vMerge/>
            <w:tcBorders>
              <w:top w:val="single" w:sz="4" w:space="0" w:color="auto"/>
              <w:left w:val="single" w:sz="4" w:space="0" w:color="auto"/>
              <w:bottom w:val="single" w:sz="4" w:space="0" w:color="auto"/>
              <w:right w:val="single" w:sz="4" w:space="0" w:color="auto"/>
            </w:tcBorders>
            <w:vAlign w:val="center"/>
          </w:tcPr>
          <w:p w14:paraId="7C40251C" w14:textId="77777777" w:rsidR="00000000" w:rsidRDefault="00000000">
            <w:pPr>
              <w:spacing w:line="360" w:lineRule="exact"/>
              <w:rPr>
                <w:rFonts w:eastAsia="仿宋_GB2312"/>
                <w:color w:val="auto"/>
                <w:sz w:val="24"/>
                <w:szCs w:val="24"/>
                <w:rPrChange w:id="3203" w:author="嗯哼" w:date="2021-09-13T09:12:00Z">
                  <w:rPr>
                    <w:rFonts w:ascii="方正小标宋_GBK" w:eastAsia="方正小标宋_GBK" w:hAnsi="仿宋" w:cs="宋体" w:hint="eastAsia"/>
                    <w:color w:val="auto"/>
                    <w:sz w:val="24"/>
                    <w:szCs w:val="24"/>
                  </w:rPr>
                </w:rPrChange>
              </w:rPr>
              <w:pPrChange w:id="3204" w:author="嗯哼" w:date="2021-08-27T10:53:00Z">
                <w:pPr>
                  <w:spacing w:line="240" w:lineRule="auto"/>
                </w:pPr>
              </w:pPrChange>
            </w:pPr>
          </w:p>
        </w:tc>
        <w:tc>
          <w:tcPr>
            <w:tcW w:w="802" w:type="dxa"/>
            <w:tcBorders>
              <w:top w:val="single" w:sz="4" w:space="0" w:color="auto"/>
              <w:left w:val="nil"/>
              <w:bottom w:val="single" w:sz="4" w:space="0" w:color="auto"/>
              <w:right w:val="single" w:sz="4" w:space="0" w:color="auto"/>
            </w:tcBorders>
            <w:vAlign w:val="center"/>
          </w:tcPr>
          <w:p w14:paraId="43DCA59F" w14:textId="77777777" w:rsidR="00000000" w:rsidRDefault="00000000">
            <w:pPr>
              <w:spacing w:line="360" w:lineRule="exact"/>
              <w:jc w:val="center"/>
              <w:rPr>
                <w:rFonts w:eastAsia="仿宋_GB2312"/>
                <w:color w:val="auto"/>
                <w:sz w:val="24"/>
                <w:szCs w:val="24"/>
                <w:rPrChange w:id="3205" w:author="嗯哼" w:date="2021-09-13T09:12:00Z">
                  <w:rPr>
                    <w:rFonts w:ascii="仿宋" w:eastAsia="仿宋" w:hAnsi="仿宋" w:hint="eastAsia"/>
                    <w:color w:val="auto"/>
                    <w:sz w:val="24"/>
                    <w:szCs w:val="24"/>
                  </w:rPr>
                </w:rPrChange>
              </w:rPr>
              <w:pPrChange w:id="3206" w:author="嗯哼" w:date="2021-08-27T10:53:00Z">
                <w:pPr>
                  <w:spacing w:line="240" w:lineRule="auto"/>
                  <w:jc w:val="center"/>
                </w:pPr>
              </w:pPrChange>
            </w:pPr>
            <w:r>
              <w:rPr>
                <w:rFonts w:eastAsia="仿宋_GB2312"/>
                <w:color w:val="auto"/>
                <w:sz w:val="24"/>
                <w:szCs w:val="24"/>
                <w:rPrChange w:id="3207" w:author="嗯哼" w:date="2021-09-13T09:12:00Z">
                  <w:rPr>
                    <w:rFonts w:ascii="仿宋" w:eastAsia="仿宋" w:hAnsi="仿宋"/>
                    <w:color w:val="auto"/>
                    <w:sz w:val="24"/>
                    <w:szCs w:val="24"/>
                  </w:rPr>
                </w:rPrChange>
              </w:rPr>
              <w:t>2</w:t>
            </w:r>
          </w:p>
        </w:tc>
        <w:tc>
          <w:tcPr>
            <w:tcW w:w="1842" w:type="dxa"/>
            <w:tcBorders>
              <w:top w:val="single" w:sz="4" w:space="0" w:color="auto"/>
              <w:left w:val="nil"/>
              <w:bottom w:val="single" w:sz="4" w:space="0" w:color="auto"/>
              <w:right w:val="single" w:sz="4" w:space="0" w:color="auto"/>
            </w:tcBorders>
            <w:vAlign w:val="center"/>
          </w:tcPr>
          <w:p w14:paraId="02CAA7BF" w14:textId="77777777" w:rsidR="00000000" w:rsidRDefault="00000000">
            <w:pPr>
              <w:spacing w:line="360" w:lineRule="exact"/>
              <w:rPr>
                <w:rFonts w:eastAsia="仿宋_GB2312"/>
                <w:color w:val="auto"/>
                <w:sz w:val="24"/>
                <w:szCs w:val="24"/>
                <w:rPrChange w:id="3208" w:author="嗯哼" w:date="2021-09-13T09:12:00Z">
                  <w:rPr>
                    <w:rFonts w:ascii="仿宋" w:eastAsia="仿宋" w:hAnsi="仿宋" w:cs="宋体"/>
                    <w:color w:val="auto"/>
                    <w:sz w:val="24"/>
                    <w:szCs w:val="24"/>
                  </w:rPr>
                </w:rPrChange>
              </w:rPr>
              <w:pPrChange w:id="3209" w:author="嗯哼" w:date="2021-08-27T10:53:00Z">
                <w:pPr>
                  <w:spacing w:line="240" w:lineRule="auto"/>
                </w:pPr>
              </w:pPrChange>
            </w:pPr>
            <w:r>
              <w:rPr>
                <w:rFonts w:eastAsia="仿宋_GB2312"/>
                <w:color w:val="auto"/>
                <w:sz w:val="24"/>
                <w:szCs w:val="24"/>
                <w:rPrChange w:id="3210" w:author="嗯哼" w:date="2021-09-13T09:12:00Z">
                  <w:rPr>
                    <w:rFonts w:ascii="仿宋" w:eastAsia="仿宋" w:hAnsi="仿宋" w:cs="宋体" w:hint="eastAsia"/>
                    <w:color w:val="auto"/>
                    <w:sz w:val="24"/>
                    <w:szCs w:val="24"/>
                  </w:rPr>
                </w:rPrChange>
              </w:rPr>
              <w:t>新型计算资源（政务云）建设</w:t>
            </w:r>
          </w:p>
        </w:tc>
        <w:tc>
          <w:tcPr>
            <w:tcW w:w="7016" w:type="dxa"/>
            <w:tcBorders>
              <w:top w:val="single" w:sz="4" w:space="0" w:color="auto"/>
              <w:left w:val="nil"/>
              <w:bottom w:val="single" w:sz="4" w:space="0" w:color="auto"/>
              <w:right w:val="single" w:sz="4" w:space="0" w:color="auto"/>
            </w:tcBorders>
            <w:vAlign w:val="center"/>
          </w:tcPr>
          <w:p w14:paraId="3391FBD7" w14:textId="77777777" w:rsidR="00000000" w:rsidRDefault="00000000">
            <w:pPr>
              <w:spacing w:line="360" w:lineRule="exact"/>
              <w:rPr>
                <w:rFonts w:eastAsia="仿宋_GB2312"/>
                <w:color w:val="auto"/>
                <w:sz w:val="24"/>
                <w:szCs w:val="24"/>
                <w:rPrChange w:id="3211" w:author="嗯哼" w:date="2021-09-13T09:12:00Z">
                  <w:rPr>
                    <w:rFonts w:ascii="仿宋" w:eastAsia="仿宋" w:hAnsi="仿宋" w:cs="宋体" w:hint="eastAsia"/>
                    <w:color w:val="auto"/>
                    <w:sz w:val="24"/>
                    <w:szCs w:val="24"/>
                  </w:rPr>
                </w:rPrChange>
              </w:rPr>
              <w:pPrChange w:id="3212" w:author="嗯哼" w:date="2021-08-27T10:53:00Z">
                <w:pPr>
                  <w:spacing w:line="240" w:lineRule="auto"/>
                </w:pPr>
              </w:pPrChange>
            </w:pPr>
            <w:r>
              <w:rPr>
                <w:rFonts w:eastAsia="仿宋_GB2312"/>
                <w:color w:val="auto"/>
                <w:sz w:val="24"/>
                <w:szCs w:val="24"/>
                <w:rPrChange w:id="3213" w:author="嗯哼" w:date="2021-09-13T09:12:00Z">
                  <w:rPr>
                    <w:rFonts w:ascii="仿宋" w:eastAsia="仿宋" w:hAnsi="仿宋" w:cs="宋体" w:hint="eastAsia"/>
                    <w:color w:val="auto"/>
                    <w:sz w:val="24"/>
                    <w:szCs w:val="24"/>
                  </w:rPr>
                </w:rPrChange>
              </w:rPr>
              <w:t xml:space="preserve">云计算数据中心建设；推动各部门非涉密信息系统迁移上云。　</w:t>
            </w:r>
          </w:p>
        </w:tc>
        <w:tc>
          <w:tcPr>
            <w:tcW w:w="3049" w:type="dxa"/>
            <w:tcBorders>
              <w:top w:val="single" w:sz="4" w:space="0" w:color="auto"/>
              <w:left w:val="nil"/>
              <w:bottom w:val="single" w:sz="4" w:space="0" w:color="auto"/>
              <w:right w:val="single" w:sz="4" w:space="0" w:color="auto"/>
            </w:tcBorders>
            <w:vAlign w:val="center"/>
          </w:tcPr>
          <w:p w14:paraId="02773C75" w14:textId="77777777" w:rsidR="00000000" w:rsidRDefault="00000000">
            <w:pPr>
              <w:spacing w:line="360" w:lineRule="exact"/>
              <w:rPr>
                <w:rFonts w:eastAsia="仿宋_GB2312"/>
                <w:color w:val="auto"/>
                <w:rPrChange w:id="3214" w:author="嗯哼" w:date="2021-09-13T09:12:00Z">
                  <w:rPr>
                    <w:rFonts w:ascii="仿宋_GB2312" w:eastAsia="仿宋_GB2312" w:hAnsi="等线" w:cs="宋体" w:hint="eastAsia"/>
                    <w:color w:val="auto"/>
                  </w:rPr>
                </w:rPrChange>
              </w:rPr>
              <w:pPrChange w:id="3215" w:author="嗯哼" w:date="2021-08-27T10:53:00Z">
                <w:pPr>
                  <w:spacing w:line="240" w:lineRule="auto"/>
                </w:pPr>
              </w:pPrChange>
            </w:pPr>
            <w:r>
              <w:rPr>
                <w:rFonts w:eastAsia="仿宋_GB2312"/>
                <w:color w:val="auto"/>
                <w:sz w:val="24"/>
                <w:szCs w:val="24"/>
                <w:rPrChange w:id="3216" w:author="嗯哼" w:date="2021-09-13T09:12:00Z">
                  <w:rPr>
                    <w:rFonts w:ascii="仿宋" w:eastAsia="仿宋" w:hAnsi="仿宋" w:cs="宋体" w:hint="eastAsia"/>
                    <w:color w:val="auto"/>
                    <w:sz w:val="24"/>
                    <w:szCs w:val="24"/>
                  </w:rPr>
                </w:rPrChange>
              </w:rPr>
              <w:t>市数据资源局</w:t>
            </w:r>
            <w:r>
              <w:rPr>
                <w:rFonts w:eastAsia="仿宋_GB2312"/>
                <w:color w:val="auto"/>
                <w:sz w:val="24"/>
                <w:szCs w:val="24"/>
              </w:rPr>
              <w:t>，市直有关部门</w:t>
            </w:r>
          </w:p>
        </w:tc>
      </w:tr>
      <w:tr w:rsidR="00000000" w14:paraId="0ADB5D93" w14:textId="77777777">
        <w:trPr>
          <w:trHeight w:val="588"/>
        </w:trPr>
        <w:tc>
          <w:tcPr>
            <w:tcW w:w="1320" w:type="dxa"/>
            <w:vMerge/>
            <w:tcBorders>
              <w:top w:val="single" w:sz="4" w:space="0" w:color="auto"/>
              <w:left w:val="single" w:sz="4" w:space="0" w:color="auto"/>
              <w:bottom w:val="single" w:sz="4" w:space="0" w:color="auto"/>
              <w:right w:val="single" w:sz="4" w:space="0" w:color="auto"/>
            </w:tcBorders>
            <w:vAlign w:val="center"/>
          </w:tcPr>
          <w:p w14:paraId="29E8DBBE" w14:textId="77777777" w:rsidR="00000000" w:rsidRDefault="00000000">
            <w:pPr>
              <w:spacing w:line="360" w:lineRule="exact"/>
              <w:rPr>
                <w:rFonts w:eastAsia="仿宋_GB2312"/>
                <w:color w:val="auto"/>
                <w:sz w:val="24"/>
                <w:szCs w:val="24"/>
                <w:rPrChange w:id="3217" w:author="嗯哼" w:date="2021-09-13T09:12:00Z">
                  <w:rPr>
                    <w:rFonts w:ascii="方正小标宋_GBK" w:eastAsia="方正小标宋_GBK" w:hAnsi="仿宋" w:cs="宋体" w:hint="eastAsia"/>
                    <w:color w:val="auto"/>
                    <w:sz w:val="24"/>
                    <w:szCs w:val="24"/>
                  </w:rPr>
                </w:rPrChange>
              </w:rPr>
              <w:pPrChange w:id="3218" w:author="嗯哼" w:date="2021-08-27T10:53:00Z">
                <w:pPr>
                  <w:spacing w:line="240" w:lineRule="auto"/>
                </w:pPr>
              </w:pPrChange>
            </w:pPr>
          </w:p>
        </w:tc>
        <w:tc>
          <w:tcPr>
            <w:tcW w:w="802" w:type="dxa"/>
            <w:tcBorders>
              <w:top w:val="single" w:sz="4" w:space="0" w:color="auto"/>
              <w:left w:val="nil"/>
              <w:bottom w:val="single" w:sz="4" w:space="0" w:color="auto"/>
              <w:right w:val="single" w:sz="4" w:space="0" w:color="auto"/>
            </w:tcBorders>
            <w:vAlign w:val="center"/>
          </w:tcPr>
          <w:p w14:paraId="6542D798" w14:textId="77777777" w:rsidR="00000000" w:rsidRDefault="00000000">
            <w:pPr>
              <w:spacing w:line="360" w:lineRule="exact"/>
              <w:jc w:val="center"/>
              <w:rPr>
                <w:rFonts w:eastAsia="仿宋_GB2312"/>
                <w:color w:val="auto"/>
                <w:sz w:val="24"/>
                <w:szCs w:val="24"/>
                <w:rPrChange w:id="3219" w:author="嗯哼" w:date="2021-09-13T09:12:00Z">
                  <w:rPr>
                    <w:rFonts w:ascii="仿宋" w:eastAsia="仿宋" w:hAnsi="仿宋" w:hint="eastAsia"/>
                    <w:color w:val="auto"/>
                    <w:sz w:val="24"/>
                    <w:szCs w:val="24"/>
                  </w:rPr>
                </w:rPrChange>
              </w:rPr>
              <w:pPrChange w:id="3220" w:author="嗯哼" w:date="2021-08-27T10:53:00Z">
                <w:pPr>
                  <w:spacing w:line="240" w:lineRule="auto"/>
                  <w:jc w:val="center"/>
                </w:pPr>
              </w:pPrChange>
            </w:pPr>
            <w:r>
              <w:rPr>
                <w:rFonts w:eastAsia="仿宋_GB2312"/>
                <w:color w:val="auto"/>
                <w:sz w:val="24"/>
                <w:szCs w:val="24"/>
                <w:rPrChange w:id="3221" w:author="嗯哼" w:date="2021-09-13T09:12:00Z">
                  <w:rPr>
                    <w:rFonts w:ascii="仿宋" w:eastAsia="仿宋" w:hAnsi="仿宋"/>
                    <w:color w:val="auto"/>
                    <w:sz w:val="24"/>
                    <w:szCs w:val="24"/>
                  </w:rPr>
                </w:rPrChange>
              </w:rPr>
              <w:t>3</w:t>
            </w:r>
          </w:p>
        </w:tc>
        <w:tc>
          <w:tcPr>
            <w:tcW w:w="1842" w:type="dxa"/>
            <w:tcBorders>
              <w:top w:val="single" w:sz="4" w:space="0" w:color="auto"/>
              <w:left w:val="nil"/>
              <w:bottom w:val="single" w:sz="4" w:space="0" w:color="auto"/>
              <w:right w:val="single" w:sz="4" w:space="0" w:color="auto"/>
            </w:tcBorders>
            <w:vAlign w:val="center"/>
          </w:tcPr>
          <w:p w14:paraId="5055DEAD" w14:textId="77777777" w:rsidR="00000000" w:rsidRDefault="00000000">
            <w:pPr>
              <w:spacing w:line="360" w:lineRule="exact"/>
              <w:rPr>
                <w:rFonts w:eastAsia="仿宋_GB2312"/>
                <w:color w:val="auto"/>
                <w:sz w:val="24"/>
                <w:szCs w:val="24"/>
                <w:rPrChange w:id="3222" w:author="嗯哼" w:date="2021-09-13T09:12:00Z">
                  <w:rPr>
                    <w:rFonts w:ascii="仿宋" w:eastAsia="仿宋" w:hAnsi="仿宋" w:cs="宋体"/>
                    <w:color w:val="auto"/>
                    <w:sz w:val="24"/>
                    <w:szCs w:val="24"/>
                  </w:rPr>
                </w:rPrChange>
              </w:rPr>
              <w:pPrChange w:id="3223" w:author="嗯哼" w:date="2021-08-27T10:53:00Z">
                <w:pPr>
                  <w:spacing w:line="240" w:lineRule="auto"/>
                </w:pPr>
              </w:pPrChange>
            </w:pPr>
            <w:r>
              <w:rPr>
                <w:rFonts w:eastAsia="仿宋_GB2312"/>
                <w:color w:val="auto"/>
                <w:sz w:val="24"/>
                <w:szCs w:val="24"/>
                <w:rPrChange w:id="3224" w:author="嗯哼" w:date="2021-09-13T09:12:00Z">
                  <w:rPr>
                    <w:rFonts w:ascii="仿宋" w:eastAsia="仿宋" w:hAnsi="仿宋" w:cs="宋体" w:hint="eastAsia"/>
                    <w:color w:val="auto"/>
                    <w:sz w:val="24"/>
                    <w:szCs w:val="24"/>
                  </w:rPr>
                </w:rPrChange>
              </w:rPr>
              <w:t>全域智慧感知体系建设</w:t>
            </w:r>
          </w:p>
        </w:tc>
        <w:tc>
          <w:tcPr>
            <w:tcW w:w="7016" w:type="dxa"/>
            <w:tcBorders>
              <w:top w:val="single" w:sz="4" w:space="0" w:color="auto"/>
              <w:left w:val="nil"/>
              <w:bottom w:val="single" w:sz="4" w:space="0" w:color="auto"/>
              <w:right w:val="single" w:sz="4" w:space="0" w:color="auto"/>
            </w:tcBorders>
            <w:vAlign w:val="center"/>
          </w:tcPr>
          <w:p w14:paraId="094C6160" w14:textId="77777777" w:rsidR="00000000" w:rsidRDefault="00000000">
            <w:pPr>
              <w:spacing w:line="360" w:lineRule="exact"/>
              <w:rPr>
                <w:rFonts w:eastAsia="仿宋_GB2312"/>
                <w:color w:val="auto"/>
                <w:sz w:val="24"/>
                <w:szCs w:val="24"/>
                <w:rPrChange w:id="3225" w:author="嗯哼" w:date="2021-09-13T09:12:00Z">
                  <w:rPr>
                    <w:rFonts w:ascii="仿宋" w:eastAsia="仿宋" w:hAnsi="仿宋" w:cs="宋体" w:hint="eastAsia"/>
                    <w:color w:val="auto"/>
                    <w:sz w:val="24"/>
                    <w:szCs w:val="24"/>
                  </w:rPr>
                </w:rPrChange>
              </w:rPr>
              <w:pPrChange w:id="3226" w:author="嗯哼" w:date="2021-08-27T10:53:00Z">
                <w:pPr>
                  <w:spacing w:line="240" w:lineRule="auto"/>
                </w:pPr>
              </w:pPrChange>
            </w:pPr>
            <w:r>
              <w:rPr>
                <w:rFonts w:eastAsia="仿宋_GB2312"/>
                <w:color w:val="auto"/>
                <w:sz w:val="24"/>
                <w:szCs w:val="24"/>
                <w:rPrChange w:id="3227" w:author="嗯哼" w:date="2021-09-13T09:12:00Z">
                  <w:rPr>
                    <w:rFonts w:ascii="仿宋" w:eastAsia="仿宋" w:hAnsi="仿宋" w:cs="宋体" w:hint="eastAsia"/>
                    <w:color w:val="auto"/>
                    <w:sz w:val="24"/>
                    <w:szCs w:val="24"/>
                  </w:rPr>
                </w:rPrChange>
              </w:rPr>
              <w:t>强化黄山市地理时空信息平台建设；完善物联网发展规划布局；建设完善黄山市智慧感知平台。</w:t>
            </w:r>
          </w:p>
        </w:tc>
        <w:tc>
          <w:tcPr>
            <w:tcW w:w="3049" w:type="dxa"/>
            <w:tcBorders>
              <w:top w:val="single" w:sz="4" w:space="0" w:color="auto"/>
              <w:left w:val="nil"/>
              <w:bottom w:val="single" w:sz="4" w:space="0" w:color="auto"/>
              <w:right w:val="single" w:sz="4" w:space="0" w:color="auto"/>
            </w:tcBorders>
            <w:vAlign w:val="center"/>
          </w:tcPr>
          <w:p w14:paraId="52406123" w14:textId="77777777" w:rsidR="00000000" w:rsidRDefault="00000000">
            <w:pPr>
              <w:spacing w:line="360" w:lineRule="exact"/>
              <w:rPr>
                <w:rFonts w:eastAsia="仿宋_GB2312"/>
                <w:color w:val="auto"/>
                <w:rPrChange w:id="3228" w:author="嗯哼" w:date="2021-09-13T09:12:00Z">
                  <w:rPr>
                    <w:rFonts w:ascii="仿宋_GB2312" w:eastAsia="仿宋_GB2312" w:hAnsi="等线" w:cs="宋体" w:hint="eastAsia"/>
                    <w:color w:val="auto"/>
                  </w:rPr>
                </w:rPrChange>
              </w:rPr>
              <w:pPrChange w:id="3229" w:author="嗯哼" w:date="2021-08-27T10:53:00Z">
                <w:pPr>
                  <w:spacing w:line="240" w:lineRule="auto"/>
                </w:pPr>
              </w:pPrChange>
            </w:pPr>
            <w:r>
              <w:rPr>
                <w:rFonts w:eastAsia="仿宋_GB2312"/>
                <w:color w:val="auto"/>
                <w:sz w:val="24"/>
                <w:szCs w:val="24"/>
              </w:rPr>
              <w:t>市自然资源和规划局、市科技局、</w:t>
            </w:r>
            <w:r>
              <w:rPr>
                <w:rFonts w:eastAsia="仿宋_GB2312"/>
                <w:color w:val="auto"/>
                <w:sz w:val="24"/>
                <w:szCs w:val="24"/>
                <w:rPrChange w:id="3230" w:author="嗯哼" w:date="2021-09-13T09:12:00Z">
                  <w:rPr>
                    <w:rFonts w:ascii="仿宋" w:eastAsia="仿宋" w:hAnsi="仿宋" w:cs="宋体" w:hint="eastAsia"/>
                    <w:color w:val="auto"/>
                    <w:sz w:val="24"/>
                    <w:szCs w:val="24"/>
                  </w:rPr>
                </w:rPrChange>
              </w:rPr>
              <w:t>市数据资源局</w:t>
            </w:r>
            <w:r>
              <w:rPr>
                <w:rFonts w:eastAsia="仿宋_GB2312"/>
                <w:color w:val="auto"/>
                <w:sz w:val="24"/>
                <w:szCs w:val="24"/>
              </w:rPr>
              <w:t>、市住房城乡建设局</w:t>
            </w:r>
          </w:p>
        </w:tc>
      </w:tr>
      <w:tr w:rsidR="00000000" w14:paraId="6B7D5D66" w14:textId="77777777">
        <w:trPr>
          <w:trHeight w:val="612"/>
        </w:trPr>
        <w:tc>
          <w:tcPr>
            <w:tcW w:w="1320" w:type="dxa"/>
            <w:vMerge/>
            <w:tcBorders>
              <w:top w:val="single" w:sz="4" w:space="0" w:color="auto"/>
              <w:left w:val="single" w:sz="4" w:space="0" w:color="auto"/>
              <w:bottom w:val="single" w:sz="4" w:space="0" w:color="auto"/>
              <w:right w:val="single" w:sz="4" w:space="0" w:color="auto"/>
            </w:tcBorders>
            <w:vAlign w:val="center"/>
          </w:tcPr>
          <w:p w14:paraId="1CA18C6C" w14:textId="77777777" w:rsidR="00000000" w:rsidRDefault="00000000">
            <w:pPr>
              <w:spacing w:line="360" w:lineRule="exact"/>
              <w:rPr>
                <w:rFonts w:eastAsia="仿宋_GB2312"/>
                <w:color w:val="auto"/>
                <w:sz w:val="24"/>
                <w:szCs w:val="24"/>
                <w:rPrChange w:id="3231" w:author="嗯哼" w:date="2021-09-13T09:12:00Z">
                  <w:rPr>
                    <w:rFonts w:ascii="方正小标宋_GBK" w:eastAsia="方正小标宋_GBK" w:hAnsi="仿宋" w:cs="宋体" w:hint="eastAsia"/>
                    <w:color w:val="auto"/>
                    <w:sz w:val="24"/>
                    <w:szCs w:val="24"/>
                  </w:rPr>
                </w:rPrChange>
              </w:rPr>
              <w:pPrChange w:id="3232" w:author="嗯哼" w:date="2021-08-27T10:53:00Z">
                <w:pPr>
                  <w:spacing w:line="240" w:lineRule="auto"/>
                </w:pPr>
              </w:pPrChange>
            </w:pPr>
          </w:p>
        </w:tc>
        <w:tc>
          <w:tcPr>
            <w:tcW w:w="802" w:type="dxa"/>
            <w:tcBorders>
              <w:top w:val="single" w:sz="4" w:space="0" w:color="auto"/>
              <w:left w:val="nil"/>
              <w:bottom w:val="single" w:sz="4" w:space="0" w:color="auto"/>
              <w:right w:val="single" w:sz="4" w:space="0" w:color="auto"/>
            </w:tcBorders>
            <w:vAlign w:val="center"/>
          </w:tcPr>
          <w:p w14:paraId="7C94D1AA" w14:textId="77777777" w:rsidR="00000000" w:rsidRDefault="00000000">
            <w:pPr>
              <w:spacing w:line="360" w:lineRule="exact"/>
              <w:jc w:val="center"/>
              <w:rPr>
                <w:rFonts w:eastAsia="仿宋_GB2312"/>
                <w:color w:val="auto"/>
                <w:sz w:val="24"/>
                <w:szCs w:val="24"/>
                <w:rPrChange w:id="3233" w:author="嗯哼" w:date="2021-09-13T09:12:00Z">
                  <w:rPr>
                    <w:rFonts w:ascii="仿宋" w:eastAsia="仿宋" w:hAnsi="仿宋" w:hint="eastAsia"/>
                    <w:color w:val="auto"/>
                    <w:sz w:val="24"/>
                    <w:szCs w:val="24"/>
                  </w:rPr>
                </w:rPrChange>
              </w:rPr>
              <w:pPrChange w:id="3234" w:author="嗯哼" w:date="2021-08-27T10:53:00Z">
                <w:pPr>
                  <w:spacing w:line="240" w:lineRule="auto"/>
                  <w:jc w:val="center"/>
                </w:pPr>
              </w:pPrChange>
            </w:pPr>
            <w:r>
              <w:rPr>
                <w:rFonts w:eastAsia="仿宋_GB2312"/>
                <w:color w:val="auto"/>
                <w:sz w:val="24"/>
                <w:szCs w:val="24"/>
                <w:rPrChange w:id="3235" w:author="嗯哼" w:date="2021-09-13T09:12:00Z">
                  <w:rPr>
                    <w:rFonts w:ascii="仿宋" w:eastAsia="仿宋" w:hAnsi="仿宋"/>
                    <w:color w:val="auto"/>
                    <w:sz w:val="24"/>
                    <w:szCs w:val="24"/>
                  </w:rPr>
                </w:rPrChange>
              </w:rPr>
              <w:t>4</w:t>
            </w:r>
          </w:p>
        </w:tc>
        <w:tc>
          <w:tcPr>
            <w:tcW w:w="1842" w:type="dxa"/>
            <w:tcBorders>
              <w:top w:val="single" w:sz="4" w:space="0" w:color="auto"/>
              <w:left w:val="nil"/>
              <w:bottom w:val="single" w:sz="4" w:space="0" w:color="auto"/>
              <w:right w:val="single" w:sz="4" w:space="0" w:color="auto"/>
            </w:tcBorders>
            <w:vAlign w:val="center"/>
          </w:tcPr>
          <w:p w14:paraId="743C5D11" w14:textId="77777777" w:rsidR="00000000" w:rsidRDefault="00000000">
            <w:pPr>
              <w:spacing w:line="360" w:lineRule="exact"/>
              <w:rPr>
                <w:rFonts w:eastAsia="仿宋_GB2312"/>
                <w:color w:val="auto"/>
                <w:sz w:val="24"/>
                <w:szCs w:val="24"/>
                <w:rPrChange w:id="3236" w:author="嗯哼" w:date="2021-09-13T09:12:00Z">
                  <w:rPr>
                    <w:rFonts w:ascii="仿宋" w:eastAsia="仿宋" w:hAnsi="仿宋" w:cs="宋体"/>
                    <w:color w:val="auto"/>
                    <w:sz w:val="24"/>
                    <w:szCs w:val="24"/>
                  </w:rPr>
                </w:rPrChange>
              </w:rPr>
              <w:pPrChange w:id="3237" w:author="嗯哼" w:date="2021-08-27T10:53:00Z">
                <w:pPr>
                  <w:spacing w:line="240" w:lineRule="auto"/>
                </w:pPr>
              </w:pPrChange>
            </w:pPr>
            <w:r>
              <w:rPr>
                <w:rFonts w:eastAsia="仿宋_GB2312"/>
                <w:color w:val="auto"/>
                <w:sz w:val="24"/>
                <w:szCs w:val="24"/>
              </w:rPr>
              <w:t>江淮大数据中心</w:t>
            </w:r>
            <w:r>
              <w:rPr>
                <w:rFonts w:eastAsia="仿宋_GB2312"/>
                <w:color w:val="auto"/>
                <w:sz w:val="24"/>
                <w:szCs w:val="24"/>
                <w:rPrChange w:id="3238" w:author="嗯哼" w:date="2021-09-13T09:12:00Z">
                  <w:rPr>
                    <w:rFonts w:ascii="仿宋" w:eastAsia="仿宋" w:hAnsi="仿宋" w:cs="宋体" w:hint="eastAsia"/>
                    <w:color w:val="auto"/>
                    <w:sz w:val="24"/>
                    <w:szCs w:val="24"/>
                  </w:rPr>
                </w:rPrChange>
              </w:rPr>
              <w:t>黄山市子平台建设</w:t>
            </w:r>
          </w:p>
        </w:tc>
        <w:tc>
          <w:tcPr>
            <w:tcW w:w="7016" w:type="dxa"/>
            <w:tcBorders>
              <w:top w:val="single" w:sz="4" w:space="0" w:color="auto"/>
              <w:left w:val="nil"/>
              <w:bottom w:val="single" w:sz="4" w:space="0" w:color="auto"/>
              <w:right w:val="single" w:sz="4" w:space="0" w:color="auto"/>
            </w:tcBorders>
            <w:vAlign w:val="center"/>
          </w:tcPr>
          <w:p w14:paraId="4ACB4E2F" w14:textId="77777777" w:rsidR="00000000" w:rsidRDefault="00000000">
            <w:pPr>
              <w:spacing w:line="360" w:lineRule="exact"/>
              <w:rPr>
                <w:rFonts w:eastAsia="仿宋_GB2312"/>
                <w:color w:val="auto"/>
                <w:sz w:val="24"/>
                <w:szCs w:val="24"/>
                <w:rPrChange w:id="3239" w:author="嗯哼" w:date="2021-09-13T09:12:00Z">
                  <w:rPr>
                    <w:rFonts w:ascii="仿宋" w:eastAsia="仿宋" w:hAnsi="仿宋" w:cs="宋体" w:hint="eastAsia"/>
                    <w:color w:val="auto"/>
                    <w:sz w:val="24"/>
                    <w:szCs w:val="24"/>
                  </w:rPr>
                </w:rPrChange>
              </w:rPr>
              <w:pPrChange w:id="3240" w:author="嗯哼" w:date="2021-08-27T10:53:00Z">
                <w:pPr>
                  <w:spacing w:line="240" w:lineRule="auto"/>
                </w:pPr>
              </w:pPrChange>
            </w:pPr>
            <w:r>
              <w:rPr>
                <w:rFonts w:eastAsia="仿宋_GB2312"/>
                <w:color w:val="auto"/>
                <w:sz w:val="24"/>
                <w:szCs w:val="24"/>
                <w:rPrChange w:id="3241" w:author="嗯哼" w:date="2021-09-13T09:12:00Z">
                  <w:rPr>
                    <w:rFonts w:ascii="仿宋" w:eastAsia="仿宋" w:hAnsi="仿宋" w:cs="宋体" w:hint="eastAsia"/>
                    <w:color w:val="auto"/>
                    <w:sz w:val="24"/>
                    <w:szCs w:val="24"/>
                  </w:rPr>
                </w:rPrChange>
              </w:rPr>
              <w:t>建设完善数据资源体系；建设数据资源共享交换目录；建设黄山市子平台；构建黄山市数据资源湖。</w:t>
            </w:r>
          </w:p>
        </w:tc>
        <w:tc>
          <w:tcPr>
            <w:tcW w:w="3049" w:type="dxa"/>
            <w:tcBorders>
              <w:top w:val="single" w:sz="4" w:space="0" w:color="auto"/>
              <w:left w:val="nil"/>
              <w:bottom w:val="single" w:sz="4" w:space="0" w:color="auto"/>
              <w:right w:val="single" w:sz="4" w:space="0" w:color="auto"/>
            </w:tcBorders>
            <w:vAlign w:val="center"/>
          </w:tcPr>
          <w:p w14:paraId="74834866" w14:textId="77777777" w:rsidR="00000000" w:rsidRDefault="00000000">
            <w:pPr>
              <w:spacing w:line="360" w:lineRule="exact"/>
              <w:rPr>
                <w:rFonts w:eastAsia="仿宋_GB2312"/>
                <w:color w:val="auto"/>
                <w:rPrChange w:id="3242" w:author="嗯哼" w:date="2021-09-13T09:12:00Z">
                  <w:rPr>
                    <w:rFonts w:ascii="仿宋_GB2312" w:eastAsia="仿宋_GB2312" w:hAnsi="等线" w:cs="宋体" w:hint="eastAsia"/>
                    <w:color w:val="auto"/>
                  </w:rPr>
                </w:rPrChange>
              </w:rPr>
              <w:pPrChange w:id="3243" w:author="嗯哼" w:date="2021-08-27T10:53:00Z">
                <w:pPr>
                  <w:spacing w:line="240" w:lineRule="auto"/>
                </w:pPr>
              </w:pPrChange>
            </w:pPr>
            <w:r>
              <w:rPr>
                <w:rFonts w:eastAsia="仿宋_GB2312"/>
                <w:color w:val="auto"/>
                <w:sz w:val="24"/>
                <w:szCs w:val="24"/>
                <w:rPrChange w:id="3244" w:author="嗯哼" w:date="2021-09-13T09:12:00Z">
                  <w:rPr>
                    <w:rFonts w:ascii="仿宋" w:eastAsia="仿宋" w:hAnsi="仿宋" w:cs="宋体" w:hint="eastAsia"/>
                    <w:color w:val="auto"/>
                    <w:sz w:val="24"/>
                    <w:szCs w:val="24"/>
                  </w:rPr>
                </w:rPrChange>
              </w:rPr>
              <w:t>市数据资源局</w:t>
            </w:r>
          </w:p>
        </w:tc>
      </w:tr>
      <w:tr w:rsidR="00000000" w14:paraId="11E1FFE0" w14:textId="77777777">
        <w:trPr>
          <w:trHeight w:val="775"/>
        </w:trPr>
        <w:tc>
          <w:tcPr>
            <w:tcW w:w="1320" w:type="dxa"/>
            <w:vMerge w:val="restart"/>
            <w:tcBorders>
              <w:top w:val="single" w:sz="4" w:space="0" w:color="auto"/>
              <w:left w:val="single" w:sz="4" w:space="0" w:color="auto"/>
              <w:bottom w:val="single" w:sz="4" w:space="0" w:color="auto"/>
              <w:right w:val="single" w:sz="4" w:space="0" w:color="auto"/>
            </w:tcBorders>
            <w:vAlign w:val="center"/>
          </w:tcPr>
          <w:p w14:paraId="43750512" w14:textId="77777777" w:rsidR="00000000" w:rsidRDefault="00000000">
            <w:pPr>
              <w:spacing w:line="360" w:lineRule="exact"/>
              <w:jc w:val="center"/>
              <w:rPr>
                <w:rFonts w:eastAsia="仿宋_GB2312"/>
                <w:color w:val="auto"/>
                <w:sz w:val="24"/>
                <w:szCs w:val="24"/>
                <w:rPrChange w:id="3245" w:author="嗯哼" w:date="2021-09-13T09:12:00Z">
                  <w:rPr>
                    <w:rFonts w:ascii="方正小标宋_GBK" w:eastAsia="方正小标宋_GBK" w:hAnsi="仿宋" w:cs="宋体" w:hint="eastAsia"/>
                    <w:color w:val="auto"/>
                    <w:sz w:val="24"/>
                    <w:szCs w:val="24"/>
                  </w:rPr>
                </w:rPrChange>
              </w:rPr>
              <w:pPrChange w:id="3246" w:author="嗯哼" w:date="2021-08-27T10:53:00Z">
                <w:pPr>
                  <w:spacing w:line="240" w:lineRule="auto"/>
                  <w:jc w:val="center"/>
                </w:pPr>
              </w:pPrChange>
            </w:pPr>
            <w:r>
              <w:rPr>
                <w:rFonts w:eastAsia="仿宋_GB2312"/>
                <w:color w:val="auto"/>
                <w:sz w:val="24"/>
                <w:szCs w:val="24"/>
                <w:rPrChange w:id="3247" w:author="嗯哼" w:date="2021-09-13T09:12:00Z">
                  <w:rPr>
                    <w:rFonts w:ascii="方正小标宋_GBK" w:eastAsia="方正小标宋_GBK" w:hAnsi="仿宋" w:cs="宋体" w:hint="eastAsia"/>
                    <w:color w:val="auto"/>
                    <w:sz w:val="24"/>
                    <w:szCs w:val="24"/>
                  </w:rPr>
                </w:rPrChange>
              </w:rPr>
              <w:t>数据赋能平台</w:t>
            </w:r>
          </w:p>
        </w:tc>
        <w:tc>
          <w:tcPr>
            <w:tcW w:w="802" w:type="dxa"/>
            <w:tcBorders>
              <w:top w:val="single" w:sz="4" w:space="0" w:color="auto"/>
              <w:left w:val="single" w:sz="4" w:space="0" w:color="auto"/>
              <w:bottom w:val="single" w:sz="4" w:space="0" w:color="auto"/>
              <w:right w:val="single" w:sz="4" w:space="0" w:color="auto"/>
            </w:tcBorders>
            <w:vAlign w:val="center"/>
          </w:tcPr>
          <w:p w14:paraId="7B50567B" w14:textId="77777777" w:rsidR="00000000" w:rsidRDefault="00000000">
            <w:pPr>
              <w:spacing w:line="360" w:lineRule="exact"/>
              <w:jc w:val="center"/>
              <w:rPr>
                <w:rFonts w:eastAsia="仿宋_GB2312"/>
                <w:color w:val="auto"/>
                <w:sz w:val="24"/>
                <w:szCs w:val="24"/>
                <w:rPrChange w:id="3248" w:author="嗯哼" w:date="2021-09-13T09:12:00Z">
                  <w:rPr>
                    <w:rFonts w:ascii="仿宋" w:eastAsia="仿宋" w:hAnsi="仿宋" w:hint="eastAsia"/>
                    <w:color w:val="auto"/>
                    <w:sz w:val="24"/>
                    <w:szCs w:val="24"/>
                  </w:rPr>
                </w:rPrChange>
              </w:rPr>
              <w:pPrChange w:id="3249" w:author="嗯哼" w:date="2021-08-27T10:53:00Z">
                <w:pPr>
                  <w:spacing w:line="240" w:lineRule="auto"/>
                  <w:jc w:val="center"/>
                </w:pPr>
              </w:pPrChange>
            </w:pPr>
            <w:r>
              <w:rPr>
                <w:rFonts w:eastAsia="仿宋_GB2312"/>
                <w:color w:val="auto"/>
                <w:sz w:val="24"/>
                <w:szCs w:val="24"/>
                <w:rPrChange w:id="3250" w:author="嗯哼" w:date="2021-09-13T09:12:00Z">
                  <w:rPr>
                    <w:rFonts w:ascii="仿宋" w:eastAsia="仿宋" w:hAnsi="仿宋"/>
                    <w:color w:val="auto"/>
                    <w:sz w:val="24"/>
                    <w:szCs w:val="24"/>
                  </w:rPr>
                </w:rPrChange>
              </w:rPr>
              <w:t>5</w:t>
            </w:r>
          </w:p>
        </w:tc>
        <w:tc>
          <w:tcPr>
            <w:tcW w:w="1842" w:type="dxa"/>
            <w:tcBorders>
              <w:top w:val="single" w:sz="4" w:space="0" w:color="auto"/>
              <w:left w:val="single" w:sz="4" w:space="0" w:color="auto"/>
              <w:bottom w:val="single" w:sz="4" w:space="0" w:color="auto"/>
              <w:right w:val="single" w:sz="4" w:space="0" w:color="auto"/>
            </w:tcBorders>
            <w:vAlign w:val="center"/>
          </w:tcPr>
          <w:p w14:paraId="5412AFCF" w14:textId="77777777" w:rsidR="00000000" w:rsidRDefault="00000000">
            <w:pPr>
              <w:spacing w:line="360" w:lineRule="exact"/>
              <w:rPr>
                <w:rFonts w:eastAsia="仿宋_GB2312"/>
                <w:color w:val="auto"/>
                <w:sz w:val="24"/>
                <w:szCs w:val="24"/>
                <w:rPrChange w:id="3251" w:author="嗯哼" w:date="2021-09-13T09:12:00Z">
                  <w:rPr>
                    <w:rFonts w:ascii="仿宋" w:eastAsia="仿宋" w:hAnsi="仿宋" w:cs="宋体"/>
                    <w:color w:val="auto"/>
                    <w:sz w:val="24"/>
                    <w:szCs w:val="24"/>
                  </w:rPr>
                </w:rPrChange>
              </w:rPr>
              <w:pPrChange w:id="3252" w:author="嗯哼" w:date="2021-08-27T10:53:00Z">
                <w:pPr>
                  <w:spacing w:line="240" w:lineRule="auto"/>
                </w:pPr>
              </w:pPrChange>
            </w:pPr>
            <w:r>
              <w:rPr>
                <w:rFonts w:eastAsia="仿宋_GB2312"/>
                <w:color w:val="auto"/>
                <w:sz w:val="24"/>
                <w:szCs w:val="24"/>
                <w:rPrChange w:id="3253" w:author="嗯哼" w:date="2021-09-13T09:12:00Z">
                  <w:rPr>
                    <w:rFonts w:ascii="仿宋" w:eastAsia="仿宋" w:hAnsi="仿宋" w:cs="宋体" w:hint="eastAsia"/>
                    <w:color w:val="auto"/>
                    <w:sz w:val="24"/>
                    <w:szCs w:val="24"/>
                  </w:rPr>
                </w:rPrChange>
              </w:rPr>
              <w:t>建设数据服务中台</w:t>
            </w:r>
          </w:p>
        </w:tc>
        <w:tc>
          <w:tcPr>
            <w:tcW w:w="7016" w:type="dxa"/>
            <w:tcBorders>
              <w:top w:val="single" w:sz="4" w:space="0" w:color="auto"/>
              <w:left w:val="nil"/>
              <w:bottom w:val="single" w:sz="4" w:space="0" w:color="auto"/>
              <w:right w:val="single" w:sz="4" w:space="0" w:color="auto"/>
            </w:tcBorders>
            <w:vAlign w:val="center"/>
          </w:tcPr>
          <w:p w14:paraId="6BEF6D3E" w14:textId="77777777" w:rsidR="00000000" w:rsidRDefault="00000000">
            <w:pPr>
              <w:spacing w:line="360" w:lineRule="exact"/>
              <w:rPr>
                <w:rFonts w:eastAsia="仿宋_GB2312"/>
                <w:color w:val="auto"/>
                <w:sz w:val="24"/>
                <w:szCs w:val="24"/>
                <w:rPrChange w:id="3254" w:author="嗯哼" w:date="2021-09-13T09:12:00Z">
                  <w:rPr>
                    <w:rFonts w:ascii="仿宋" w:eastAsia="仿宋" w:hAnsi="仿宋" w:cs="宋体" w:hint="eastAsia"/>
                    <w:color w:val="auto"/>
                    <w:sz w:val="24"/>
                    <w:szCs w:val="24"/>
                  </w:rPr>
                </w:rPrChange>
              </w:rPr>
              <w:pPrChange w:id="3255" w:author="嗯哼" w:date="2021-08-27T10:53:00Z">
                <w:pPr>
                  <w:spacing w:line="240" w:lineRule="auto"/>
                </w:pPr>
              </w:pPrChange>
            </w:pPr>
            <w:r>
              <w:rPr>
                <w:rFonts w:eastAsia="仿宋_GB2312"/>
                <w:color w:val="auto"/>
                <w:sz w:val="24"/>
                <w:szCs w:val="24"/>
                <w:rPrChange w:id="3256" w:author="嗯哼" w:date="2021-09-13T09:12:00Z">
                  <w:rPr>
                    <w:rFonts w:ascii="仿宋" w:eastAsia="仿宋" w:hAnsi="仿宋" w:cs="宋体" w:hint="eastAsia"/>
                    <w:color w:val="0000CC"/>
                    <w:sz w:val="24"/>
                    <w:szCs w:val="24"/>
                  </w:rPr>
                </w:rPrChange>
              </w:rPr>
              <w:t>推进数据协同治理机制；建设大数据管理服务平台</w:t>
            </w:r>
            <w:r>
              <w:rPr>
                <w:rFonts w:eastAsia="仿宋_GB2312"/>
                <w:color w:val="auto"/>
                <w:sz w:val="24"/>
                <w:szCs w:val="24"/>
                <w:rPrChange w:id="3257" w:author="嗯哼" w:date="2021-09-13T09:12:00Z">
                  <w:rPr>
                    <w:rFonts w:ascii="仿宋" w:eastAsia="仿宋" w:hAnsi="仿宋" w:cs="宋体" w:hint="eastAsia"/>
                    <w:color w:val="auto"/>
                    <w:sz w:val="24"/>
                    <w:szCs w:val="24"/>
                  </w:rPr>
                </w:rPrChange>
              </w:rPr>
              <w:t>；推进公共数据资源开放利用。</w:t>
            </w:r>
          </w:p>
        </w:tc>
        <w:tc>
          <w:tcPr>
            <w:tcW w:w="3049" w:type="dxa"/>
            <w:tcBorders>
              <w:top w:val="single" w:sz="4" w:space="0" w:color="auto"/>
              <w:left w:val="single" w:sz="4" w:space="0" w:color="auto"/>
              <w:bottom w:val="single" w:sz="4" w:space="0" w:color="auto"/>
              <w:right w:val="single" w:sz="4" w:space="0" w:color="auto"/>
            </w:tcBorders>
            <w:vAlign w:val="center"/>
          </w:tcPr>
          <w:p w14:paraId="5B3EC395" w14:textId="77777777" w:rsidR="00000000" w:rsidRDefault="00000000">
            <w:pPr>
              <w:spacing w:line="360" w:lineRule="exact"/>
              <w:rPr>
                <w:rFonts w:eastAsia="仿宋_GB2312"/>
                <w:color w:val="auto"/>
                <w:rPrChange w:id="3258" w:author="嗯哼" w:date="2021-09-13T09:12:00Z">
                  <w:rPr>
                    <w:rFonts w:ascii="宋体" w:hAnsi="宋体" w:cs="宋体" w:hint="eastAsia"/>
                    <w:color w:val="auto"/>
                  </w:rPr>
                </w:rPrChange>
              </w:rPr>
              <w:pPrChange w:id="3259" w:author="嗯哼" w:date="2021-08-27T10:53:00Z">
                <w:pPr>
                  <w:spacing w:line="240" w:lineRule="auto"/>
                </w:pPr>
              </w:pPrChange>
            </w:pPr>
            <w:r>
              <w:rPr>
                <w:rFonts w:eastAsia="仿宋_GB2312"/>
                <w:color w:val="auto"/>
                <w:sz w:val="24"/>
                <w:szCs w:val="24"/>
                <w:rPrChange w:id="3260" w:author="嗯哼" w:date="2021-09-13T09:12:00Z">
                  <w:rPr>
                    <w:rFonts w:ascii="仿宋" w:eastAsia="仿宋" w:hAnsi="仿宋" w:cs="宋体" w:hint="eastAsia"/>
                    <w:color w:val="auto"/>
                    <w:sz w:val="24"/>
                    <w:szCs w:val="24"/>
                  </w:rPr>
                </w:rPrChange>
              </w:rPr>
              <w:t>市数据资源局</w:t>
            </w:r>
            <w:r>
              <w:rPr>
                <w:rFonts w:eastAsia="仿宋_GB2312"/>
                <w:color w:val="auto"/>
                <w:sz w:val="24"/>
                <w:szCs w:val="24"/>
              </w:rPr>
              <w:t>，市直有关部门</w:t>
            </w:r>
          </w:p>
        </w:tc>
      </w:tr>
      <w:tr w:rsidR="00000000" w14:paraId="146BE122" w14:textId="77777777">
        <w:trPr>
          <w:trHeight w:val="916"/>
        </w:trPr>
        <w:tc>
          <w:tcPr>
            <w:tcW w:w="1320" w:type="dxa"/>
            <w:vMerge/>
            <w:tcBorders>
              <w:top w:val="single" w:sz="4" w:space="0" w:color="auto"/>
              <w:left w:val="single" w:sz="4" w:space="0" w:color="auto"/>
              <w:bottom w:val="single" w:sz="4" w:space="0" w:color="auto"/>
              <w:right w:val="single" w:sz="4" w:space="0" w:color="auto"/>
            </w:tcBorders>
            <w:vAlign w:val="center"/>
          </w:tcPr>
          <w:p w14:paraId="2621F890" w14:textId="77777777" w:rsidR="00000000" w:rsidRDefault="00000000">
            <w:pPr>
              <w:spacing w:line="360" w:lineRule="exact"/>
              <w:rPr>
                <w:rFonts w:eastAsia="仿宋_GB2312"/>
                <w:color w:val="auto"/>
                <w:sz w:val="24"/>
                <w:szCs w:val="24"/>
                <w:rPrChange w:id="3261" w:author="嗯哼" w:date="2021-09-13T09:12:00Z">
                  <w:rPr>
                    <w:rFonts w:ascii="方正小标宋_GBK" w:eastAsia="方正小标宋_GBK" w:hAnsi="仿宋" w:cs="宋体" w:hint="eastAsia"/>
                    <w:color w:val="auto"/>
                    <w:sz w:val="24"/>
                    <w:szCs w:val="24"/>
                  </w:rPr>
                </w:rPrChange>
              </w:rPr>
              <w:pPrChange w:id="3262" w:author="嗯哼" w:date="2021-08-27T10:53:00Z">
                <w:pPr>
                  <w:spacing w:line="240" w:lineRule="auto"/>
                </w:pPr>
              </w:pPrChange>
            </w:pPr>
          </w:p>
        </w:tc>
        <w:tc>
          <w:tcPr>
            <w:tcW w:w="802" w:type="dxa"/>
            <w:tcBorders>
              <w:top w:val="single" w:sz="4" w:space="0" w:color="auto"/>
              <w:left w:val="nil"/>
              <w:bottom w:val="single" w:sz="4" w:space="0" w:color="auto"/>
              <w:right w:val="single" w:sz="4" w:space="0" w:color="auto"/>
            </w:tcBorders>
            <w:vAlign w:val="center"/>
          </w:tcPr>
          <w:p w14:paraId="00496B08" w14:textId="77777777" w:rsidR="00000000" w:rsidRDefault="00000000">
            <w:pPr>
              <w:spacing w:line="360" w:lineRule="exact"/>
              <w:jc w:val="center"/>
              <w:rPr>
                <w:rFonts w:eastAsia="仿宋_GB2312"/>
                <w:color w:val="auto"/>
                <w:sz w:val="24"/>
                <w:szCs w:val="24"/>
                <w:rPrChange w:id="3263" w:author="嗯哼" w:date="2021-09-13T09:12:00Z">
                  <w:rPr>
                    <w:rFonts w:ascii="仿宋" w:eastAsia="仿宋" w:hAnsi="仿宋" w:hint="eastAsia"/>
                    <w:color w:val="auto"/>
                    <w:sz w:val="24"/>
                    <w:szCs w:val="24"/>
                  </w:rPr>
                </w:rPrChange>
              </w:rPr>
              <w:pPrChange w:id="3264" w:author="嗯哼" w:date="2021-08-27T10:53:00Z">
                <w:pPr>
                  <w:spacing w:line="240" w:lineRule="auto"/>
                  <w:jc w:val="center"/>
                </w:pPr>
              </w:pPrChange>
            </w:pPr>
            <w:r>
              <w:rPr>
                <w:rFonts w:eastAsia="仿宋_GB2312"/>
                <w:color w:val="auto"/>
                <w:sz w:val="24"/>
                <w:szCs w:val="24"/>
                <w:rPrChange w:id="3265" w:author="嗯哼" w:date="2021-09-13T09:12:00Z">
                  <w:rPr>
                    <w:rFonts w:ascii="仿宋" w:eastAsia="仿宋" w:hAnsi="仿宋"/>
                    <w:color w:val="auto"/>
                    <w:sz w:val="24"/>
                    <w:szCs w:val="24"/>
                  </w:rPr>
                </w:rPrChange>
              </w:rPr>
              <w:t>6</w:t>
            </w:r>
          </w:p>
        </w:tc>
        <w:tc>
          <w:tcPr>
            <w:tcW w:w="1842" w:type="dxa"/>
            <w:tcBorders>
              <w:top w:val="single" w:sz="4" w:space="0" w:color="auto"/>
              <w:left w:val="nil"/>
              <w:bottom w:val="single" w:sz="4" w:space="0" w:color="auto"/>
              <w:right w:val="single" w:sz="4" w:space="0" w:color="auto"/>
            </w:tcBorders>
            <w:vAlign w:val="center"/>
          </w:tcPr>
          <w:p w14:paraId="1B9BC6A9" w14:textId="77777777" w:rsidR="00000000" w:rsidRDefault="00000000">
            <w:pPr>
              <w:spacing w:line="360" w:lineRule="exact"/>
              <w:rPr>
                <w:rFonts w:eastAsia="仿宋_GB2312"/>
                <w:color w:val="auto"/>
                <w:sz w:val="24"/>
                <w:szCs w:val="24"/>
                <w:rPrChange w:id="3266" w:author="嗯哼" w:date="2021-09-13T09:12:00Z">
                  <w:rPr>
                    <w:rFonts w:ascii="仿宋" w:eastAsia="仿宋" w:hAnsi="仿宋" w:cs="宋体"/>
                    <w:color w:val="auto"/>
                    <w:sz w:val="24"/>
                    <w:szCs w:val="24"/>
                  </w:rPr>
                </w:rPrChange>
              </w:rPr>
              <w:pPrChange w:id="3267" w:author="嗯哼" w:date="2021-08-27T10:53:00Z">
                <w:pPr>
                  <w:spacing w:line="240" w:lineRule="auto"/>
                </w:pPr>
              </w:pPrChange>
            </w:pPr>
            <w:r>
              <w:rPr>
                <w:rFonts w:eastAsia="仿宋_GB2312"/>
                <w:color w:val="auto"/>
                <w:sz w:val="24"/>
                <w:szCs w:val="24"/>
                <w:rPrChange w:id="3268" w:author="嗯哼" w:date="2021-09-13T09:12:00Z">
                  <w:rPr>
                    <w:rFonts w:ascii="仿宋" w:eastAsia="仿宋" w:hAnsi="仿宋" w:cs="宋体" w:hint="eastAsia"/>
                    <w:color w:val="auto"/>
                    <w:sz w:val="24"/>
                    <w:szCs w:val="24"/>
                  </w:rPr>
                </w:rPrChange>
              </w:rPr>
              <w:t>建设共性业务应用中台</w:t>
            </w:r>
          </w:p>
        </w:tc>
        <w:tc>
          <w:tcPr>
            <w:tcW w:w="7016" w:type="dxa"/>
            <w:tcBorders>
              <w:top w:val="single" w:sz="4" w:space="0" w:color="auto"/>
              <w:left w:val="nil"/>
              <w:bottom w:val="single" w:sz="4" w:space="0" w:color="auto"/>
              <w:right w:val="single" w:sz="4" w:space="0" w:color="auto"/>
            </w:tcBorders>
            <w:vAlign w:val="center"/>
          </w:tcPr>
          <w:p w14:paraId="4220F014" w14:textId="77777777" w:rsidR="00000000" w:rsidRDefault="00000000">
            <w:pPr>
              <w:spacing w:line="360" w:lineRule="exact"/>
              <w:rPr>
                <w:rFonts w:eastAsia="仿宋_GB2312"/>
                <w:color w:val="auto"/>
                <w:sz w:val="24"/>
                <w:szCs w:val="24"/>
                <w:rPrChange w:id="3269" w:author="嗯哼" w:date="2021-09-13T09:12:00Z">
                  <w:rPr>
                    <w:rFonts w:ascii="仿宋" w:eastAsia="仿宋" w:hAnsi="仿宋" w:cs="宋体" w:hint="eastAsia"/>
                    <w:color w:val="auto"/>
                    <w:sz w:val="24"/>
                    <w:szCs w:val="24"/>
                  </w:rPr>
                </w:rPrChange>
              </w:rPr>
              <w:pPrChange w:id="3270" w:author="嗯哼" w:date="2021-08-27T10:53:00Z">
                <w:pPr>
                  <w:spacing w:line="240" w:lineRule="auto"/>
                </w:pPr>
              </w:pPrChange>
            </w:pPr>
            <w:r>
              <w:rPr>
                <w:rFonts w:eastAsia="仿宋_GB2312"/>
                <w:color w:val="auto"/>
                <w:sz w:val="24"/>
                <w:szCs w:val="24"/>
                <w:rPrChange w:id="3271" w:author="嗯哼" w:date="2021-09-13T09:12:00Z">
                  <w:rPr>
                    <w:rFonts w:ascii="仿宋" w:eastAsia="仿宋" w:hAnsi="仿宋" w:cs="宋体" w:hint="eastAsia"/>
                    <w:color w:val="auto"/>
                    <w:sz w:val="24"/>
                    <w:szCs w:val="24"/>
                  </w:rPr>
                </w:rPrChange>
              </w:rPr>
              <w:t>推进可信电子证照库建设与创新应用；深化统一电子印章系统应用；加强统一公共支付平台应用；大力建设全渠道服务矩阵；加快建设政务知识共享平台；深化地理时空信息平台专题应用。</w:t>
            </w:r>
          </w:p>
        </w:tc>
        <w:tc>
          <w:tcPr>
            <w:tcW w:w="3049" w:type="dxa"/>
            <w:tcBorders>
              <w:top w:val="single" w:sz="4" w:space="0" w:color="auto"/>
              <w:left w:val="nil"/>
              <w:bottom w:val="single" w:sz="4" w:space="0" w:color="auto"/>
              <w:right w:val="single" w:sz="4" w:space="0" w:color="auto"/>
            </w:tcBorders>
            <w:vAlign w:val="center"/>
          </w:tcPr>
          <w:p w14:paraId="04A6F75A" w14:textId="77777777" w:rsidR="00000000" w:rsidRDefault="00000000">
            <w:pPr>
              <w:spacing w:line="360" w:lineRule="exact"/>
              <w:rPr>
                <w:rFonts w:eastAsia="仿宋_GB2312"/>
                <w:color w:val="auto"/>
                <w:rPrChange w:id="3272" w:author="嗯哼" w:date="2021-09-13T09:12:00Z">
                  <w:rPr>
                    <w:rFonts w:ascii="宋体" w:hAnsi="宋体" w:cs="宋体" w:hint="eastAsia"/>
                    <w:color w:val="auto"/>
                  </w:rPr>
                </w:rPrChange>
              </w:rPr>
              <w:pPrChange w:id="3273" w:author="嗯哼" w:date="2021-08-27T10:53:00Z">
                <w:pPr>
                  <w:spacing w:line="240" w:lineRule="auto"/>
                </w:pPr>
              </w:pPrChange>
            </w:pPr>
            <w:r>
              <w:rPr>
                <w:rFonts w:eastAsia="仿宋_GB2312"/>
                <w:color w:val="auto"/>
                <w:sz w:val="24"/>
                <w:szCs w:val="24"/>
                <w:rPrChange w:id="3274" w:author="嗯哼" w:date="2021-09-13T09:12:00Z">
                  <w:rPr>
                    <w:rFonts w:ascii="仿宋" w:eastAsia="仿宋" w:hAnsi="仿宋" w:cs="宋体" w:hint="eastAsia"/>
                    <w:color w:val="auto"/>
                    <w:sz w:val="24"/>
                    <w:szCs w:val="24"/>
                  </w:rPr>
                </w:rPrChange>
              </w:rPr>
              <w:t>市数据资源局、市自然资源和规划局、市市场监管局等</w:t>
            </w:r>
            <w:del w:id="3275" w:author="嗯哼" w:date="2021-08-27T10:51:00Z">
              <w:r>
                <w:rPr>
                  <w:rFonts w:eastAsia="仿宋_GB2312"/>
                  <w:color w:val="auto"/>
                  <w:sz w:val="24"/>
                  <w:szCs w:val="24"/>
                  <w:rPrChange w:id="3276" w:author="嗯哼" w:date="2021-09-13T09:12:00Z">
                    <w:rPr>
                      <w:rFonts w:ascii="仿宋" w:eastAsia="仿宋" w:hAnsi="仿宋" w:cs="宋体" w:hint="eastAsia"/>
                      <w:color w:val="auto"/>
                      <w:sz w:val="24"/>
                      <w:szCs w:val="24"/>
                    </w:rPr>
                  </w:rPrChange>
                </w:rPr>
                <w:delText>。</w:delText>
              </w:r>
              <w:r>
                <w:rPr>
                  <w:rFonts w:eastAsia="仿宋_GB2312"/>
                  <w:color w:val="auto"/>
                  <w:rPrChange w:id="3277" w:author="嗯哼" w:date="2021-09-13T09:12:00Z">
                    <w:rPr>
                      <w:rFonts w:ascii="宋体" w:hAnsi="宋体" w:cs="宋体" w:hint="eastAsia"/>
                      <w:color w:val="auto"/>
                    </w:rPr>
                  </w:rPrChange>
                </w:rPr>
                <w:delText xml:space="preserve">　</w:delText>
              </w:r>
            </w:del>
          </w:p>
        </w:tc>
      </w:tr>
      <w:tr w:rsidR="00000000" w14:paraId="2A702AD9" w14:textId="77777777">
        <w:trPr>
          <w:trHeight w:val="729"/>
        </w:trPr>
        <w:tc>
          <w:tcPr>
            <w:tcW w:w="1320" w:type="dxa"/>
            <w:vMerge/>
            <w:tcBorders>
              <w:top w:val="single" w:sz="4" w:space="0" w:color="auto"/>
              <w:left w:val="single" w:sz="4" w:space="0" w:color="auto"/>
              <w:bottom w:val="single" w:sz="4" w:space="0" w:color="auto"/>
              <w:right w:val="single" w:sz="4" w:space="0" w:color="auto"/>
            </w:tcBorders>
            <w:vAlign w:val="center"/>
          </w:tcPr>
          <w:p w14:paraId="09A899FD" w14:textId="77777777" w:rsidR="00000000" w:rsidRDefault="00000000">
            <w:pPr>
              <w:spacing w:line="360" w:lineRule="exact"/>
              <w:rPr>
                <w:rFonts w:eastAsia="仿宋_GB2312"/>
                <w:color w:val="auto"/>
                <w:sz w:val="24"/>
                <w:szCs w:val="24"/>
                <w:rPrChange w:id="3278" w:author="嗯哼" w:date="2021-09-13T09:12:00Z">
                  <w:rPr>
                    <w:rFonts w:ascii="方正小标宋_GBK" w:eastAsia="方正小标宋_GBK" w:hAnsi="仿宋" w:cs="宋体" w:hint="eastAsia"/>
                    <w:color w:val="auto"/>
                    <w:sz w:val="24"/>
                    <w:szCs w:val="24"/>
                  </w:rPr>
                </w:rPrChange>
              </w:rPr>
              <w:pPrChange w:id="3279" w:author="嗯哼" w:date="2021-08-27T10:53:00Z">
                <w:pPr>
                  <w:spacing w:line="240" w:lineRule="auto"/>
                </w:pPr>
              </w:pPrChange>
            </w:pPr>
          </w:p>
        </w:tc>
        <w:tc>
          <w:tcPr>
            <w:tcW w:w="802" w:type="dxa"/>
            <w:tcBorders>
              <w:top w:val="single" w:sz="4" w:space="0" w:color="auto"/>
              <w:left w:val="nil"/>
              <w:bottom w:val="single" w:sz="4" w:space="0" w:color="auto"/>
              <w:right w:val="single" w:sz="4" w:space="0" w:color="auto"/>
            </w:tcBorders>
            <w:vAlign w:val="center"/>
          </w:tcPr>
          <w:p w14:paraId="24284113" w14:textId="77777777" w:rsidR="00000000" w:rsidRDefault="00000000">
            <w:pPr>
              <w:spacing w:line="360" w:lineRule="exact"/>
              <w:jc w:val="center"/>
              <w:rPr>
                <w:rFonts w:eastAsia="仿宋_GB2312"/>
                <w:color w:val="auto"/>
                <w:sz w:val="24"/>
                <w:szCs w:val="24"/>
                <w:rPrChange w:id="3280" w:author="嗯哼" w:date="2021-09-13T09:12:00Z">
                  <w:rPr>
                    <w:rFonts w:ascii="仿宋" w:eastAsia="仿宋" w:hAnsi="仿宋" w:hint="eastAsia"/>
                    <w:color w:val="auto"/>
                    <w:sz w:val="24"/>
                    <w:szCs w:val="24"/>
                  </w:rPr>
                </w:rPrChange>
              </w:rPr>
              <w:pPrChange w:id="3281" w:author="嗯哼" w:date="2021-08-27T10:53:00Z">
                <w:pPr>
                  <w:spacing w:line="240" w:lineRule="auto"/>
                  <w:jc w:val="center"/>
                </w:pPr>
              </w:pPrChange>
            </w:pPr>
            <w:r>
              <w:rPr>
                <w:rFonts w:eastAsia="仿宋_GB2312"/>
                <w:color w:val="auto"/>
                <w:sz w:val="24"/>
                <w:szCs w:val="24"/>
                <w:rPrChange w:id="3282" w:author="嗯哼" w:date="2021-09-13T09:12:00Z">
                  <w:rPr>
                    <w:rFonts w:ascii="仿宋" w:eastAsia="仿宋" w:hAnsi="仿宋"/>
                    <w:color w:val="auto"/>
                    <w:sz w:val="24"/>
                    <w:szCs w:val="24"/>
                  </w:rPr>
                </w:rPrChange>
              </w:rPr>
              <w:t>7</w:t>
            </w:r>
          </w:p>
        </w:tc>
        <w:tc>
          <w:tcPr>
            <w:tcW w:w="1842" w:type="dxa"/>
            <w:tcBorders>
              <w:top w:val="single" w:sz="4" w:space="0" w:color="auto"/>
              <w:left w:val="nil"/>
              <w:bottom w:val="single" w:sz="4" w:space="0" w:color="auto"/>
              <w:right w:val="single" w:sz="4" w:space="0" w:color="auto"/>
            </w:tcBorders>
            <w:vAlign w:val="center"/>
          </w:tcPr>
          <w:p w14:paraId="3755384A" w14:textId="77777777" w:rsidR="00000000" w:rsidRDefault="00000000">
            <w:pPr>
              <w:spacing w:line="360" w:lineRule="exact"/>
              <w:rPr>
                <w:rFonts w:eastAsia="仿宋_GB2312"/>
                <w:color w:val="auto"/>
                <w:sz w:val="24"/>
                <w:szCs w:val="24"/>
                <w:rPrChange w:id="3283" w:author="嗯哼" w:date="2021-09-13T09:12:00Z">
                  <w:rPr>
                    <w:rFonts w:ascii="仿宋" w:eastAsia="仿宋" w:hAnsi="仿宋" w:cs="宋体"/>
                    <w:color w:val="auto"/>
                    <w:sz w:val="24"/>
                    <w:szCs w:val="24"/>
                  </w:rPr>
                </w:rPrChange>
              </w:rPr>
              <w:pPrChange w:id="3284" w:author="嗯哼" w:date="2021-08-27T10:53:00Z">
                <w:pPr>
                  <w:spacing w:line="240" w:lineRule="auto"/>
                </w:pPr>
              </w:pPrChange>
            </w:pPr>
            <w:r>
              <w:rPr>
                <w:rFonts w:eastAsia="仿宋_GB2312"/>
                <w:color w:val="auto"/>
                <w:sz w:val="24"/>
                <w:szCs w:val="24"/>
                <w:rPrChange w:id="3285" w:author="嗯哼" w:date="2021-09-13T09:12:00Z">
                  <w:rPr>
                    <w:rFonts w:ascii="仿宋" w:eastAsia="仿宋" w:hAnsi="仿宋" w:cs="宋体" w:hint="eastAsia"/>
                    <w:color w:val="auto"/>
                    <w:sz w:val="24"/>
                    <w:szCs w:val="24"/>
                  </w:rPr>
                </w:rPrChange>
              </w:rPr>
              <w:t>构建人工智能中台</w:t>
            </w:r>
          </w:p>
        </w:tc>
        <w:tc>
          <w:tcPr>
            <w:tcW w:w="7016" w:type="dxa"/>
            <w:tcBorders>
              <w:top w:val="single" w:sz="4" w:space="0" w:color="auto"/>
              <w:left w:val="nil"/>
              <w:bottom w:val="single" w:sz="4" w:space="0" w:color="auto"/>
              <w:right w:val="single" w:sz="4" w:space="0" w:color="auto"/>
            </w:tcBorders>
            <w:vAlign w:val="center"/>
          </w:tcPr>
          <w:p w14:paraId="5B5D462C" w14:textId="77777777" w:rsidR="00000000" w:rsidRDefault="00000000">
            <w:pPr>
              <w:spacing w:line="360" w:lineRule="exact"/>
              <w:rPr>
                <w:rFonts w:eastAsia="仿宋_GB2312"/>
                <w:color w:val="auto"/>
                <w:sz w:val="24"/>
                <w:szCs w:val="24"/>
                <w:rPrChange w:id="3286" w:author="嗯哼" w:date="2021-09-13T09:12:00Z">
                  <w:rPr>
                    <w:rFonts w:ascii="仿宋" w:eastAsia="仿宋" w:hAnsi="仿宋" w:cs="宋体" w:hint="eastAsia"/>
                    <w:color w:val="auto"/>
                    <w:sz w:val="24"/>
                    <w:szCs w:val="24"/>
                  </w:rPr>
                </w:rPrChange>
              </w:rPr>
              <w:pPrChange w:id="3287" w:author="嗯哼" w:date="2021-08-27T10:53:00Z">
                <w:pPr>
                  <w:spacing w:line="240" w:lineRule="auto"/>
                </w:pPr>
              </w:pPrChange>
            </w:pPr>
            <w:r>
              <w:rPr>
                <w:rFonts w:eastAsia="仿宋_GB2312"/>
                <w:color w:val="auto"/>
                <w:sz w:val="24"/>
                <w:szCs w:val="24"/>
                <w:rPrChange w:id="3288" w:author="嗯哼" w:date="2021-09-13T09:12:00Z">
                  <w:rPr>
                    <w:rFonts w:ascii="仿宋" w:eastAsia="仿宋" w:hAnsi="仿宋" w:cs="宋体" w:hint="eastAsia"/>
                    <w:color w:val="auto"/>
                    <w:sz w:val="24"/>
                    <w:szCs w:val="24"/>
                  </w:rPr>
                </w:rPrChange>
              </w:rPr>
              <w:t>建设人工智能平台；建设数字能力统筹平台。</w:t>
            </w:r>
          </w:p>
        </w:tc>
        <w:tc>
          <w:tcPr>
            <w:tcW w:w="3049" w:type="dxa"/>
            <w:tcBorders>
              <w:top w:val="single" w:sz="4" w:space="0" w:color="auto"/>
              <w:left w:val="nil"/>
              <w:bottom w:val="single" w:sz="4" w:space="0" w:color="auto"/>
              <w:right w:val="single" w:sz="4" w:space="0" w:color="auto"/>
            </w:tcBorders>
            <w:vAlign w:val="center"/>
          </w:tcPr>
          <w:p w14:paraId="2459F747" w14:textId="77777777" w:rsidR="00000000" w:rsidRDefault="00000000">
            <w:pPr>
              <w:spacing w:line="360" w:lineRule="exact"/>
              <w:rPr>
                <w:rFonts w:eastAsia="仿宋_GB2312"/>
                <w:color w:val="auto"/>
                <w:rPrChange w:id="3289" w:author="嗯哼" w:date="2021-09-13T09:12:00Z">
                  <w:rPr>
                    <w:rFonts w:ascii="仿宋_GB2312" w:eastAsia="仿宋_GB2312" w:hAnsi="等线" w:cs="宋体" w:hint="eastAsia"/>
                    <w:color w:val="auto"/>
                  </w:rPr>
                </w:rPrChange>
              </w:rPr>
              <w:pPrChange w:id="3290" w:author="嗯哼" w:date="2021-08-27T10:53:00Z">
                <w:pPr>
                  <w:spacing w:line="240" w:lineRule="auto"/>
                </w:pPr>
              </w:pPrChange>
            </w:pPr>
            <w:r>
              <w:rPr>
                <w:rFonts w:eastAsia="仿宋_GB2312"/>
                <w:color w:val="auto"/>
                <w:sz w:val="24"/>
                <w:szCs w:val="24"/>
                <w:rPrChange w:id="3291" w:author="嗯哼" w:date="2021-09-13T09:12:00Z">
                  <w:rPr>
                    <w:rFonts w:ascii="仿宋" w:eastAsia="仿宋" w:hAnsi="仿宋" w:cs="宋体" w:hint="eastAsia"/>
                    <w:color w:val="auto"/>
                    <w:sz w:val="24"/>
                    <w:szCs w:val="24"/>
                  </w:rPr>
                </w:rPrChange>
              </w:rPr>
              <w:t>市数据资源局</w:t>
            </w:r>
          </w:p>
        </w:tc>
      </w:tr>
      <w:tr w:rsidR="00000000" w14:paraId="465A86D8" w14:textId="77777777">
        <w:trPr>
          <w:trHeight w:val="765"/>
        </w:trPr>
        <w:tc>
          <w:tcPr>
            <w:tcW w:w="1320" w:type="dxa"/>
            <w:vMerge w:val="restart"/>
            <w:tcBorders>
              <w:top w:val="single" w:sz="4" w:space="0" w:color="auto"/>
              <w:left w:val="single" w:sz="4" w:space="0" w:color="auto"/>
              <w:bottom w:val="single" w:sz="4" w:space="0" w:color="auto"/>
              <w:right w:val="single" w:sz="4" w:space="0" w:color="auto"/>
            </w:tcBorders>
            <w:vAlign w:val="center"/>
          </w:tcPr>
          <w:p w14:paraId="2C288852" w14:textId="77777777" w:rsidR="00000000" w:rsidRDefault="00000000">
            <w:pPr>
              <w:spacing w:line="360" w:lineRule="exact"/>
              <w:jc w:val="center"/>
              <w:rPr>
                <w:rFonts w:eastAsia="仿宋_GB2312"/>
                <w:color w:val="auto"/>
                <w:sz w:val="24"/>
                <w:szCs w:val="24"/>
                <w:rPrChange w:id="3292" w:author="嗯哼" w:date="2021-09-13T09:12:00Z">
                  <w:rPr>
                    <w:rFonts w:ascii="方正小标宋_GBK" w:eastAsia="方正小标宋_GBK" w:hAnsi="仿宋" w:cs="宋体"/>
                    <w:color w:val="auto"/>
                    <w:sz w:val="24"/>
                    <w:szCs w:val="24"/>
                  </w:rPr>
                </w:rPrChange>
              </w:rPr>
              <w:pPrChange w:id="3293" w:author="嗯哼" w:date="2021-08-27T10:53:00Z">
                <w:pPr>
                  <w:spacing w:line="240" w:lineRule="auto"/>
                  <w:jc w:val="center"/>
                </w:pPr>
              </w:pPrChange>
            </w:pPr>
            <w:r>
              <w:rPr>
                <w:rFonts w:eastAsia="仿宋_GB2312"/>
                <w:color w:val="auto"/>
                <w:sz w:val="24"/>
                <w:szCs w:val="24"/>
                <w:rPrChange w:id="3294" w:author="嗯哼" w:date="2021-09-13T09:12:00Z">
                  <w:rPr>
                    <w:rFonts w:ascii="方正小标宋_GBK" w:eastAsia="方正小标宋_GBK" w:hAnsi="仿宋" w:cs="宋体" w:hint="eastAsia"/>
                    <w:color w:val="auto"/>
                    <w:sz w:val="24"/>
                    <w:szCs w:val="24"/>
                  </w:rPr>
                </w:rPrChange>
              </w:rPr>
              <w:t>政务业务数字化应用</w:t>
            </w:r>
          </w:p>
          <w:p w14:paraId="2A028230" w14:textId="77777777" w:rsidR="00000000" w:rsidRDefault="00000000">
            <w:pPr>
              <w:spacing w:line="360" w:lineRule="exact"/>
              <w:jc w:val="center"/>
              <w:rPr>
                <w:rFonts w:eastAsia="仿宋_GB2312"/>
                <w:color w:val="auto"/>
                <w:sz w:val="24"/>
                <w:szCs w:val="24"/>
                <w:rPrChange w:id="3295" w:author="嗯哼" w:date="2021-09-13T09:12:00Z">
                  <w:rPr>
                    <w:rFonts w:ascii="方正小标宋_GBK" w:eastAsia="方正小标宋_GBK" w:hAnsi="仿宋" w:cs="宋体" w:hint="eastAsia"/>
                    <w:color w:val="auto"/>
                    <w:sz w:val="24"/>
                    <w:szCs w:val="24"/>
                  </w:rPr>
                </w:rPrChange>
              </w:rPr>
              <w:pPrChange w:id="3296"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3D494175" w14:textId="77777777" w:rsidR="00000000" w:rsidRDefault="00000000">
            <w:pPr>
              <w:spacing w:line="360" w:lineRule="exact"/>
              <w:jc w:val="center"/>
              <w:rPr>
                <w:rFonts w:eastAsia="仿宋_GB2312"/>
                <w:color w:val="auto"/>
                <w:sz w:val="24"/>
                <w:szCs w:val="24"/>
                <w:rPrChange w:id="3297" w:author="嗯哼" w:date="2021-09-13T09:12:00Z">
                  <w:rPr>
                    <w:rFonts w:ascii="仿宋" w:eastAsia="仿宋" w:hAnsi="仿宋" w:hint="eastAsia"/>
                    <w:color w:val="auto"/>
                    <w:sz w:val="24"/>
                    <w:szCs w:val="24"/>
                  </w:rPr>
                </w:rPrChange>
              </w:rPr>
              <w:pPrChange w:id="3298" w:author="嗯哼" w:date="2021-08-27T10:53:00Z">
                <w:pPr>
                  <w:spacing w:line="240" w:lineRule="auto"/>
                  <w:jc w:val="center"/>
                </w:pPr>
              </w:pPrChange>
            </w:pPr>
            <w:r>
              <w:rPr>
                <w:rFonts w:eastAsia="仿宋_GB2312"/>
                <w:color w:val="auto"/>
                <w:sz w:val="24"/>
                <w:szCs w:val="24"/>
                <w:rPrChange w:id="3299" w:author="嗯哼" w:date="2021-09-13T09:12:00Z">
                  <w:rPr>
                    <w:rFonts w:ascii="仿宋" w:eastAsia="仿宋" w:hAnsi="仿宋"/>
                    <w:color w:val="auto"/>
                    <w:sz w:val="24"/>
                    <w:szCs w:val="24"/>
                  </w:rPr>
                </w:rPrChange>
              </w:rPr>
              <w:t>8</w:t>
            </w:r>
          </w:p>
        </w:tc>
        <w:tc>
          <w:tcPr>
            <w:tcW w:w="1842" w:type="dxa"/>
            <w:vMerge w:val="restart"/>
            <w:tcBorders>
              <w:top w:val="single" w:sz="4" w:space="0" w:color="auto"/>
              <w:left w:val="nil"/>
              <w:bottom w:val="single" w:sz="4" w:space="0" w:color="auto"/>
              <w:right w:val="single" w:sz="4" w:space="0" w:color="auto"/>
            </w:tcBorders>
            <w:vAlign w:val="center"/>
          </w:tcPr>
          <w:p w14:paraId="3E60ED10" w14:textId="77777777" w:rsidR="00000000" w:rsidRDefault="00000000">
            <w:pPr>
              <w:spacing w:line="360" w:lineRule="exact"/>
              <w:rPr>
                <w:rFonts w:eastAsia="仿宋_GB2312"/>
                <w:color w:val="auto"/>
                <w:sz w:val="24"/>
                <w:szCs w:val="24"/>
                <w:rPrChange w:id="3300" w:author="嗯哼" w:date="2021-09-13T09:12:00Z">
                  <w:rPr>
                    <w:rFonts w:ascii="仿宋" w:eastAsia="仿宋" w:hAnsi="仿宋" w:cs="宋体"/>
                    <w:color w:val="auto"/>
                    <w:sz w:val="24"/>
                    <w:szCs w:val="24"/>
                  </w:rPr>
                </w:rPrChange>
              </w:rPr>
              <w:pPrChange w:id="3301" w:author="嗯哼" w:date="2021-08-27T10:53:00Z">
                <w:pPr>
                  <w:spacing w:line="240" w:lineRule="auto"/>
                </w:pPr>
              </w:pPrChange>
            </w:pPr>
            <w:r>
              <w:rPr>
                <w:rFonts w:eastAsia="仿宋_GB2312"/>
                <w:color w:val="auto"/>
                <w:sz w:val="24"/>
                <w:szCs w:val="24"/>
                <w:rPrChange w:id="3302" w:author="嗯哼" w:date="2021-09-13T09:12:00Z">
                  <w:rPr>
                    <w:rFonts w:ascii="仿宋" w:eastAsia="仿宋" w:hAnsi="仿宋" w:cs="宋体" w:hint="eastAsia"/>
                    <w:color w:val="auto"/>
                    <w:sz w:val="24"/>
                    <w:szCs w:val="24"/>
                  </w:rPr>
                </w:rPrChange>
              </w:rPr>
              <w:t>推进经济调节数字化应用</w:t>
            </w:r>
          </w:p>
        </w:tc>
        <w:tc>
          <w:tcPr>
            <w:tcW w:w="7016" w:type="dxa"/>
            <w:tcBorders>
              <w:top w:val="single" w:sz="4" w:space="0" w:color="auto"/>
              <w:left w:val="nil"/>
              <w:bottom w:val="single" w:sz="4" w:space="0" w:color="auto"/>
              <w:right w:val="single" w:sz="4" w:space="0" w:color="auto"/>
            </w:tcBorders>
            <w:vAlign w:val="center"/>
          </w:tcPr>
          <w:p w14:paraId="27734433" w14:textId="77777777" w:rsidR="00000000" w:rsidRDefault="00000000">
            <w:pPr>
              <w:spacing w:line="360" w:lineRule="exact"/>
              <w:rPr>
                <w:rFonts w:eastAsia="仿宋_GB2312"/>
                <w:color w:val="auto"/>
                <w:sz w:val="24"/>
                <w:szCs w:val="24"/>
                <w:rPrChange w:id="3303" w:author="嗯哼" w:date="2021-09-13T09:12:00Z">
                  <w:rPr>
                    <w:rFonts w:ascii="仿宋" w:eastAsia="仿宋" w:hAnsi="仿宋" w:cs="宋体" w:hint="eastAsia"/>
                    <w:color w:val="auto"/>
                    <w:sz w:val="24"/>
                    <w:szCs w:val="24"/>
                  </w:rPr>
                </w:rPrChange>
              </w:rPr>
              <w:pPrChange w:id="3304" w:author="嗯哼" w:date="2021-08-27T10:53:00Z">
                <w:pPr>
                  <w:spacing w:line="240" w:lineRule="auto"/>
                </w:pPr>
              </w:pPrChange>
            </w:pPr>
            <w:r>
              <w:rPr>
                <w:rFonts w:eastAsia="仿宋_GB2312"/>
                <w:color w:val="auto"/>
                <w:sz w:val="24"/>
                <w:szCs w:val="24"/>
                <w:rPrChange w:id="3305" w:author="嗯哼" w:date="2021-09-13T09:12:00Z">
                  <w:rPr>
                    <w:rFonts w:ascii="仿宋" w:eastAsia="仿宋" w:hAnsi="仿宋" w:cs="宋体" w:hint="eastAsia"/>
                    <w:color w:val="auto"/>
                    <w:sz w:val="24"/>
                    <w:szCs w:val="24"/>
                  </w:rPr>
                </w:rPrChange>
              </w:rPr>
              <w:t>建设经济运行监测分析数字化系统；建设经济运行监测预警数字化系统。</w:t>
            </w:r>
          </w:p>
        </w:tc>
        <w:tc>
          <w:tcPr>
            <w:tcW w:w="3049" w:type="dxa"/>
            <w:tcBorders>
              <w:top w:val="single" w:sz="4" w:space="0" w:color="auto"/>
              <w:left w:val="nil"/>
              <w:bottom w:val="single" w:sz="4" w:space="0" w:color="auto"/>
              <w:right w:val="single" w:sz="4" w:space="0" w:color="auto"/>
            </w:tcBorders>
            <w:vAlign w:val="center"/>
          </w:tcPr>
          <w:p w14:paraId="0C0C13A6" w14:textId="77777777" w:rsidR="00000000" w:rsidRDefault="00000000">
            <w:pPr>
              <w:spacing w:line="360" w:lineRule="exact"/>
              <w:rPr>
                <w:rFonts w:eastAsia="仿宋_GB2312"/>
                <w:color w:val="auto"/>
                <w:sz w:val="24"/>
                <w:szCs w:val="24"/>
                <w:rPrChange w:id="3306" w:author="嗯哼" w:date="2021-09-13T09:12:00Z">
                  <w:rPr>
                    <w:rFonts w:ascii="仿宋" w:eastAsia="仿宋" w:hAnsi="仿宋" w:cs="宋体" w:hint="eastAsia"/>
                    <w:color w:val="auto"/>
                    <w:sz w:val="24"/>
                    <w:szCs w:val="24"/>
                  </w:rPr>
                </w:rPrChange>
              </w:rPr>
              <w:pPrChange w:id="3307" w:author="嗯哼" w:date="2021-08-27T10:53:00Z">
                <w:pPr>
                  <w:spacing w:line="240" w:lineRule="auto"/>
                </w:pPr>
              </w:pPrChange>
            </w:pPr>
            <w:r>
              <w:rPr>
                <w:rFonts w:eastAsia="仿宋_GB2312"/>
                <w:color w:val="auto"/>
                <w:sz w:val="24"/>
                <w:szCs w:val="24"/>
                <w:rPrChange w:id="3308" w:author="嗯哼" w:date="2021-09-13T09:12:00Z">
                  <w:rPr>
                    <w:rFonts w:ascii="仿宋" w:eastAsia="仿宋" w:hAnsi="仿宋" w:cs="宋体" w:hint="eastAsia"/>
                    <w:color w:val="auto"/>
                    <w:sz w:val="24"/>
                    <w:szCs w:val="24"/>
                  </w:rPr>
                </w:rPrChange>
              </w:rPr>
              <w:t>市统计局、市数据资源局</w:t>
            </w:r>
            <w:r>
              <w:rPr>
                <w:rFonts w:eastAsia="仿宋_GB2312"/>
                <w:color w:val="auto"/>
                <w:sz w:val="24"/>
                <w:szCs w:val="24"/>
              </w:rPr>
              <w:t>，市直有关</w:t>
            </w:r>
            <w:r>
              <w:rPr>
                <w:rFonts w:eastAsia="仿宋_GB2312"/>
                <w:color w:val="auto"/>
                <w:sz w:val="24"/>
                <w:szCs w:val="24"/>
                <w:rPrChange w:id="3309" w:author="嗯哼" w:date="2021-09-13T09:12:00Z">
                  <w:rPr>
                    <w:rFonts w:ascii="仿宋" w:eastAsia="仿宋" w:hAnsi="仿宋" w:cs="宋体" w:hint="eastAsia"/>
                    <w:color w:val="auto"/>
                    <w:sz w:val="24"/>
                    <w:szCs w:val="24"/>
                  </w:rPr>
                </w:rPrChange>
              </w:rPr>
              <w:t>部门</w:t>
            </w:r>
          </w:p>
        </w:tc>
      </w:tr>
      <w:tr w:rsidR="00000000" w14:paraId="20605EA6" w14:textId="77777777">
        <w:trPr>
          <w:trHeight w:val="1178"/>
        </w:trPr>
        <w:tc>
          <w:tcPr>
            <w:tcW w:w="1320" w:type="dxa"/>
            <w:vMerge/>
            <w:tcBorders>
              <w:top w:val="single" w:sz="4" w:space="0" w:color="auto"/>
              <w:left w:val="single" w:sz="4" w:space="0" w:color="auto"/>
              <w:bottom w:val="single" w:sz="4" w:space="0" w:color="auto"/>
              <w:right w:val="single" w:sz="4" w:space="0" w:color="auto"/>
            </w:tcBorders>
            <w:vAlign w:val="center"/>
          </w:tcPr>
          <w:p w14:paraId="19F3E782" w14:textId="77777777" w:rsidR="00000000" w:rsidRDefault="00000000">
            <w:pPr>
              <w:spacing w:line="360" w:lineRule="exact"/>
              <w:jc w:val="center"/>
              <w:rPr>
                <w:rFonts w:eastAsia="仿宋_GB2312"/>
                <w:color w:val="auto"/>
                <w:sz w:val="24"/>
                <w:szCs w:val="24"/>
                <w:rPrChange w:id="3310" w:author="嗯哼" w:date="2021-09-13T09:12:00Z">
                  <w:rPr>
                    <w:rFonts w:ascii="方正小标宋_GBK" w:eastAsia="方正小标宋_GBK" w:hAnsi="仿宋" w:cs="宋体" w:hint="eastAsia"/>
                    <w:color w:val="auto"/>
                    <w:sz w:val="24"/>
                    <w:szCs w:val="24"/>
                  </w:rPr>
                </w:rPrChange>
              </w:rPr>
              <w:pPrChange w:id="3311"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3D05344D" w14:textId="77777777" w:rsidR="00000000" w:rsidRDefault="00000000">
            <w:pPr>
              <w:spacing w:line="360" w:lineRule="exact"/>
              <w:jc w:val="center"/>
              <w:rPr>
                <w:rFonts w:eastAsia="仿宋_GB2312"/>
                <w:color w:val="auto"/>
                <w:sz w:val="24"/>
                <w:szCs w:val="24"/>
                <w:rPrChange w:id="3312" w:author="嗯哼" w:date="2021-09-13T09:12:00Z">
                  <w:rPr>
                    <w:rFonts w:ascii="仿宋" w:eastAsia="仿宋" w:hAnsi="仿宋"/>
                    <w:color w:val="auto"/>
                    <w:sz w:val="24"/>
                    <w:szCs w:val="24"/>
                  </w:rPr>
                </w:rPrChange>
              </w:rPr>
              <w:pPrChange w:id="3313" w:author="嗯哼" w:date="2021-08-27T10:53:00Z">
                <w:pPr>
                  <w:spacing w:line="240" w:lineRule="auto"/>
                  <w:jc w:val="center"/>
                </w:pPr>
              </w:pPrChange>
            </w:pPr>
            <w:r>
              <w:rPr>
                <w:rFonts w:eastAsia="仿宋_GB2312"/>
                <w:color w:val="auto"/>
                <w:sz w:val="24"/>
                <w:szCs w:val="24"/>
                <w:rPrChange w:id="3314" w:author="嗯哼" w:date="2021-09-13T09:12:00Z">
                  <w:rPr>
                    <w:rFonts w:ascii="仿宋" w:eastAsia="仿宋" w:hAnsi="仿宋" w:hint="eastAsia"/>
                    <w:color w:val="auto"/>
                    <w:sz w:val="24"/>
                    <w:szCs w:val="24"/>
                  </w:rPr>
                </w:rPrChange>
              </w:rPr>
              <w:t>9</w:t>
            </w:r>
          </w:p>
        </w:tc>
        <w:tc>
          <w:tcPr>
            <w:tcW w:w="1842" w:type="dxa"/>
            <w:vMerge/>
            <w:tcBorders>
              <w:top w:val="single" w:sz="4" w:space="0" w:color="auto"/>
              <w:left w:val="nil"/>
              <w:bottom w:val="single" w:sz="4" w:space="0" w:color="auto"/>
              <w:right w:val="single" w:sz="4" w:space="0" w:color="auto"/>
            </w:tcBorders>
            <w:vAlign w:val="center"/>
          </w:tcPr>
          <w:p w14:paraId="0BB45228" w14:textId="77777777" w:rsidR="00000000" w:rsidRDefault="00000000">
            <w:pPr>
              <w:spacing w:line="360" w:lineRule="exact"/>
              <w:rPr>
                <w:rFonts w:eastAsia="仿宋_GB2312"/>
                <w:color w:val="auto"/>
                <w:sz w:val="24"/>
                <w:szCs w:val="24"/>
                <w:rPrChange w:id="3315" w:author="嗯哼" w:date="2021-09-13T09:12:00Z">
                  <w:rPr>
                    <w:rFonts w:ascii="仿宋" w:eastAsia="仿宋" w:hAnsi="仿宋" w:cs="宋体" w:hint="eastAsia"/>
                    <w:color w:val="auto"/>
                    <w:sz w:val="24"/>
                    <w:szCs w:val="24"/>
                  </w:rPr>
                </w:rPrChange>
              </w:rPr>
              <w:pPrChange w:id="3316" w:author="嗯哼" w:date="2021-08-27T10:53:00Z">
                <w:pPr>
                  <w:spacing w:line="240" w:lineRule="auto"/>
                </w:pPr>
              </w:pPrChange>
            </w:pPr>
          </w:p>
        </w:tc>
        <w:tc>
          <w:tcPr>
            <w:tcW w:w="7016" w:type="dxa"/>
            <w:tcBorders>
              <w:top w:val="single" w:sz="4" w:space="0" w:color="auto"/>
              <w:left w:val="nil"/>
              <w:bottom w:val="single" w:sz="4" w:space="0" w:color="auto"/>
              <w:right w:val="single" w:sz="4" w:space="0" w:color="auto"/>
            </w:tcBorders>
            <w:vAlign w:val="center"/>
          </w:tcPr>
          <w:p w14:paraId="1FC07664" w14:textId="77777777" w:rsidR="00000000" w:rsidRDefault="00000000">
            <w:pPr>
              <w:spacing w:line="360" w:lineRule="exact"/>
              <w:rPr>
                <w:rFonts w:eastAsia="仿宋_GB2312"/>
                <w:color w:val="auto"/>
                <w:sz w:val="24"/>
                <w:szCs w:val="24"/>
                <w:rPrChange w:id="3317" w:author="嗯哼" w:date="2021-09-13T09:12:00Z">
                  <w:rPr>
                    <w:rFonts w:ascii="仿宋" w:eastAsia="仿宋" w:hAnsi="仿宋" w:cs="宋体" w:hint="eastAsia"/>
                    <w:color w:val="auto"/>
                    <w:sz w:val="24"/>
                    <w:szCs w:val="24"/>
                  </w:rPr>
                </w:rPrChange>
              </w:rPr>
              <w:pPrChange w:id="3318" w:author="嗯哼" w:date="2021-08-27T10:53:00Z">
                <w:pPr>
                  <w:spacing w:line="240" w:lineRule="auto"/>
                </w:pPr>
              </w:pPrChange>
            </w:pPr>
            <w:r>
              <w:rPr>
                <w:rFonts w:eastAsia="仿宋_GB2312"/>
                <w:color w:val="auto"/>
                <w:sz w:val="24"/>
                <w:szCs w:val="24"/>
                <w:rPrChange w:id="3319" w:author="嗯哼" w:date="2021-09-13T09:12:00Z">
                  <w:rPr>
                    <w:rFonts w:ascii="仿宋" w:eastAsia="仿宋" w:hAnsi="仿宋" w:cs="宋体" w:hint="eastAsia"/>
                    <w:color w:val="auto"/>
                    <w:sz w:val="24"/>
                    <w:szCs w:val="24"/>
                  </w:rPr>
                </w:rPrChange>
              </w:rPr>
              <w:t>建设科技创新服务平台；</w:t>
            </w:r>
            <w:r>
              <w:rPr>
                <w:rFonts w:eastAsia="仿宋_GB2312"/>
                <w:color w:val="auto"/>
                <w:sz w:val="24"/>
                <w:szCs w:val="24"/>
                <w:rPrChange w:id="3320" w:author="嗯哼" w:date="2021-09-13T09:12:00Z">
                  <w:rPr>
                    <w:rFonts w:ascii="仿宋" w:eastAsia="仿宋" w:hAnsi="仿宋" w:cs="宋体"/>
                    <w:color w:val="auto"/>
                    <w:sz w:val="24"/>
                    <w:szCs w:val="24"/>
                  </w:rPr>
                </w:rPrChange>
              </w:rPr>
              <w:t>公共资源交易全过程电子化</w:t>
            </w:r>
            <w:r>
              <w:rPr>
                <w:rFonts w:eastAsia="仿宋_GB2312"/>
                <w:color w:val="auto"/>
                <w:sz w:val="24"/>
                <w:szCs w:val="24"/>
                <w:rPrChange w:id="3321" w:author="嗯哼" w:date="2021-09-13T09:12:00Z">
                  <w:rPr>
                    <w:rFonts w:ascii="仿宋" w:eastAsia="仿宋" w:hAnsi="仿宋" w:cs="宋体" w:hint="eastAsia"/>
                    <w:color w:val="auto"/>
                    <w:sz w:val="24"/>
                    <w:szCs w:val="24"/>
                  </w:rPr>
                </w:rPrChange>
              </w:rPr>
              <w:t>；</w:t>
            </w:r>
            <w:r>
              <w:rPr>
                <w:rFonts w:eastAsia="仿宋_GB2312"/>
                <w:color w:val="auto"/>
                <w:sz w:val="24"/>
                <w:szCs w:val="24"/>
                <w:rPrChange w:id="3322" w:author="嗯哼" w:date="2021-09-13T09:12:00Z">
                  <w:rPr>
                    <w:rFonts w:ascii="仿宋" w:eastAsia="仿宋" w:hAnsi="仿宋" w:cs="宋体"/>
                    <w:color w:val="auto"/>
                    <w:sz w:val="24"/>
                    <w:szCs w:val="24"/>
                  </w:rPr>
                </w:rPrChange>
              </w:rPr>
              <w:t>建设自然资源空间基础信息平台</w:t>
            </w:r>
            <w:r>
              <w:rPr>
                <w:rFonts w:eastAsia="仿宋_GB2312"/>
                <w:color w:val="auto"/>
                <w:sz w:val="24"/>
                <w:szCs w:val="24"/>
                <w:rPrChange w:id="3323" w:author="嗯哼" w:date="2021-09-13T09:12:00Z">
                  <w:rPr>
                    <w:rFonts w:ascii="仿宋" w:eastAsia="仿宋" w:hAnsi="仿宋" w:cs="宋体" w:hint="eastAsia"/>
                    <w:color w:val="auto"/>
                    <w:sz w:val="24"/>
                    <w:szCs w:val="24"/>
                  </w:rPr>
                </w:rPrChange>
              </w:rPr>
              <w:t>；建设预算一体化平台；建设林业资源管理系统；建设黄山专属</w:t>
            </w:r>
            <w:r>
              <w:rPr>
                <w:rFonts w:eastAsia="仿宋_GB2312"/>
                <w:color w:val="auto"/>
                <w:sz w:val="24"/>
                <w:szCs w:val="24"/>
                <w:rPrChange w:id="3324" w:author="嗯哼" w:date="2021-09-13T09:12:00Z">
                  <w:rPr>
                    <w:rFonts w:ascii="仿宋" w:eastAsia="仿宋" w:hAnsi="仿宋" w:cs="宋体" w:hint="eastAsia"/>
                    <w:color w:val="auto"/>
                    <w:sz w:val="24"/>
                    <w:szCs w:val="24"/>
                  </w:rPr>
                </w:rPrChange>
              </w:rPr>
              <w:t>“</w:t>
            </w:r>
            <w:r>
              <w:rPr>
                <w:rFonts w:eastAsia="仿宋_GB2312"/>
                <w:color w:val="auto"/>
                <w:sz w:val="24"/>
                <w:szCs w:val="24"/>
                <w:rPrChange w:id="3325" w:author="嗯哼" w:date="2021-09-13T09:12:00Z">
                  <w:rPr>
                    <w:rFonts w:ascii="仿宋" w:eastAsia="仿宋" w:hAnsi="仿宋" w:cs="宋体" w:hint="eastAsia"/>
                    <w:color w:val="auto"/>
                    <w:sz w:val="24"/>
                    <w:szCs w:val="24"/>
                  </w:rPr>
                </w:rPrChange>
              </w:rPr>
              <w:t>两库一平台</w:t>
            </w:r>
            <w:r>
              <w:rPr>
                <w:rFonts w:eastAsia="仿宋_GB2312"/>
                <w:color w:val="auto"/>
                <w:sz w:val="24"/>
                <w:szCs w:val="24"/>
                <w:rPrChange w:id="3326" w:author="嗯哼" w:date="2021-09-13T09:12:00Z">
                  <w:rPr>
                    <w:rFonts w:ascii="仿宋" w:eastAsia="仿宋" w:hAnsi="仿宋" w:cs="宋体" w:hint="eastAsia"/>
                    <w:color w:val="auto"/>
                    <w:sz w:val="24"/>
                    <w:szCs w:val="24"/>
                  </w:rPr>
                </w:rPrChange>
              </w:rPr>
              <w:t>”</w:t>
            </w:r>
            <w:r>
              <w:rPr>
                <w:rFonts w:eastAsia="仿宋_GB2312"/>
                <w:color w:val="auto"/>
                <w:sz w:val="24"/>
                <w:szCs w:val="24"/>
                <w:rPrChange w:id="3327" w:author="嗯哼" w:date="2021-09-13T09:12:00Z">
                  <w:rPr>
                    <w:rFonts w:ascii="仿宋" w:eastAsia="仿宋" w:hAnsi="仿宋" w:cs="宋体" w:hint="eastAsia"/>
                    <w:color w:val="auto"/>
                    <w:sz w:val="24"/>
                    <w:szCs w:val="24"/>
                  </w:rPr>
                </w:rPrChange>
              </w:rPr>
              <w:t>。</w:t>
            </w:r>
          </w:p>
        </w:tc>
        <w:tc>
          <w:tcPr>
            <w:tcW w:w="3049" w:type="dxa"/>
            <w:tcBorders>
              <w:top w:val="single" w:sz="4" w:space="0" w:color="auto"/>
              <w:left w:val="nil"/>
              <w:bottom w:val="single" w:sz="4" w:space="0" w:color="auto"/>
              <w:right w:val="single" w:sz="4" w:space="0" w:color="auto"/>
            </w:tcBorders>
            <w:vAlign w:val="center"/>
          </w:tcPr>
          <w:p w14:paraId="358A9419" w14:textId="77777777" w:rsidR="00000000" w:rsidRDefault="00000000">
            <w:pPr>
              <w:spacing w:line="360" w:lineRule="exact"/>
              <w:rPr>
                <w:rFonts w:eastAsia="仿宋_GB2312"/>
                <w:color w:val="auto"/>
                <w:sz w:val="24"/>
                <w:szCs w:val="24"/>
                <w:rPrChange w:id="3328" w:author="嗯哼" w:date="2021-09-13T09:12:00Z">
                  <w:rPr>
                    <w:rFonts w:ascii="仿宋" w:eastAsia="仿宋" w:hAnsi="仿宋" w:cs="宋体" w:hint="eastAsia"/>
                    <w:color w:val="auto"/>
                    <w:sz w:val="24"/>
                    <w:szCs w:val="24"/>
                  </w:rPr>
                </w:rPrChange>
              </w:rPr>
              <w:pPrChange w:id="3329" w:author="嗯哼" w:date="2021-08-27T10:53:00Z">
                <w:pPr>
                  <w:spacing w:line="240" w:lineRule="auto"/>
                </w:pPr>
              </w:pPrChange>
            </w:pPr>
            <w:r>
              <w:rPr>
                <w:rFonts w:eastAsia="仿宋_GB2312"/>
                <w:color w:val="auto"/>
                <w:sz w:val="24"/>
                <w:szCs w:val="24"/>
                <w:rPrChange w:id="3330" w:author="嗯哼" w:date="2021-09-13T09:12:00Z">
                  <w:rPr>
                    <w:rFonts w:ascii="仿宋" w:eastAsia="仿宋" w:hAnsi="仿宋" w:cs="宋体" w:hint="eastAsia"/>
                    <w:color w:val="auto"/>
                    <w:sz w:val="24"/>
                    <w:szCs w:val="24"/>
                  </w:rPr>
                </w:rPrChange>
              </w:rPr>
              <w:t>市科技局、市发展改革委、市自然资源和规划局、市财政局、</w:t>
            </w:r>
            <w:r>
              <w:rPr>
                <w:rFonts w:eastAsia="仿宋_GB2312"/>
                <w:color w:val="auto"/>
                <w:sz w:val="24"/>
                <w:szCs w:val="24"/>
              </w:rPr>
              <w:t>市林业局、市地方金融监管局、</w:t>
            </w:r>
            <w:r>
              <w:rPr>
                <w:rFonts w:eastAsia="仿宋_GB2312"/>
                <w:color w:val="auto"/>
                <w:sz w:val="24"/>
                <w:szCs w:val="24"/>
                <w:rPrChange w:id="3331" w:author="嗯哼" w:date="2021-09-13T09:12:00Z">
                  <w:rPr>
                    <w:rFonts w:ascii="仿宋" w:eastAsia="仿宋" w:hAnsi="仿宋" w:cs="宋体" w:hint="eastAsia"/>
                    <w:color w:val="auto"/>
                    <w:sz w:val="24"/>
                    <w:szCs w:val="24"/>
                  </w:rPr>
                </w:rPrChange>
              </w:rPr>
              <w:t>市农业农村局</w:t>
            </w:r>
            <w:del w:id="3332" w:author="嗯哼" w:date="2021-08-27T10:51:00Z">
              <w:r>
                <w:rPr>
                  <w:rFonts w:eastAsia="仿宋_GB2312"/>
                  <w:color w:val="auto"/>
                  <w:sz w:val="24"/>
                  <w:szCs w:val="24"/>
                  <w:rPrChange w:id="3333" w:author="嗯哼" w:date="2021-09-13T09:12:00Z">
                    <w:rPr>
                      <w:rFonts w:ascii="仿宋" w:eastAsia="仿宋" w:hAnsi="仿宋" w:cs="宋体" w:hint="eastAsia"/>
                      <w:color w:val="auto"/>
                      <w:sz w:val="24"/>
                      <w:szCs w:val="24"/>
                    </w:rPr>
                  </w:rPrChange>
                </w:rPr>
                <w:delText>。</w:delText>
              </w:r>
            </w:del>
          </w:p>
        </w:tc>
      </w:tr>
      <w:tr w:rsidR="00000000" w14:paraId="06351ED9" w14:textId="77777777">
        <w:trPr>
          <w:trHeight w:val="786"/>
        </w:trPr>
        <w:tc>
          <w:tcPr>
            <w:tcW w:w="1320" w:type="dxa"/>
            <w:vMerge/>
            <w:tcBorders>
              <w:top w:val="single" w:sz="4" w:space="0" w:color="auto"/>
              <w:left w:val="single" w:sz="4" w:space="0" w:color="auto"/>
              <w:bottom w:val="single" w:sz="4" w:space="0" w:color="auto"/>
              <w:right w:val="single" w:sz="4" w:space="0" w:color="auto"/>
            </w:tcBorders>
            <w:vAlign w:val="center"/>
          </w:tcPr>
          <w:p w14:paraId="2C1BB86F" w14:textId="77777777" w:rsidR="00000000" w:rsidRDefault="00000000">
            <w:pPr>
              <w:spacing w:line="360" w:lineRule="exact"/>
              <w:jc w:val="center"/>
              <w:rPr>
                <w:rFonts w:eastAsia="仿宋_GB2312"/>
                <w:color w:val="auto"/>
                <w:sz w:val="24"/>
                <w:szCs w:val="24"/>
                <w:rPrChange w:id="3334" w:author="嗯哼" w:date="2021-09-13T09:12:00Z">
                  <w:rPr>
                    <w:rFonts w:ascii="方正小标宋_GBK" w:eastAsia="方正小标宋_GBK" w:hAnsi="仿宋" w:cs="宋体" w:hint="eastAsia"/>
                    <w:color w:val="auto"/>
                    <w:sz w:val="24"/>
                    <w:szCs w:val="24"/>
                  </w:rPr>
                </w:rPrChange>
              </w:rPr>
              <w:pPrChange w:id="3335"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3E7F41A8" w14:textId="77777777" w:rsidR="00000000" w:rsidRDefault="00000000">
            <w:pPr>
              <w:spacing w:line="360" w:lineRule="exact"/>
              <w:jc w:val="center"/>
              <w:rPr>
                <w:rFonts w:eastAsia="仿宋_GB2312"/>
                <w:color w:val="auto"/>
                <w:sz w:val="24"/>
                <w:szCs w:val="24"/>
                <w:rPrChange w:id="3336" w:author="嗯哼" w:date="2021-09-13T09:12:00Z">
                  <w:rPr>
                    <w:rFonts w:ascii="仿宋" w:eastAsia="仿宋" w:hAnsi="仿宋" w:hint="eastAsia"/>
                    <w:color w:val="auto"/>
                    <w:sz w:val="24"/>
                    <w:szCs w:val="24"/>
                  </w:rPr>
                </w:rPrChange>
              </w:rPr>
              <w:pPrChange w:id="3337" w:author="嗯哼" w:date="2021-08-27T10:53:00Z">
                <w:pPr>
                  <w:spacing w:line="240" w:lineRule="auto"/>
                  <w:jc w:val="center"/>
                </w:pPr>
              </w:pPrChange>
            </w:pPr>
            <w:r>
              <w:rPr>
                <w:rFonts w:eastAsia="仿宋_GB2312"/>
                <w:color w:val="auto"/>
                <w:sz w:val="24"/>
                <w:szCs w:val="24"/>
                <w:rPrChange w:id="3338" w:author="嗯哼" w:date="2021-09-13T09:12:00Z">
                  <w:rPr>
                    <w:rFonts w:ascii="仿宋" w:eastAsia="仿宋" w:hAnsi="仿宋"/>
                    <w:color w:val="auto"/>
                    <w:sz w:val="24"/>
                    <w:szCs w:val="24"/>
                  </w:rPr>
                </w:rPrChange>
              </w:rPr>
              <w:t>10</w:t>
            </w:r>
          </w:p>
        </w:tc>
        <w:tc>
          <w:tcPr>
            <w:tcW w:w="1842" w:type="dxa"/>
            <w:vMerge w:val="restart"/>
            <w:tcBorders>
              <w:top w:val="single" w:sz="4" w:space="0" w:color="auto"/>
              <w:left w:val="nil"/>
              <w:bottom w:val="single" w:sz="4" w:space="0" w:color="auto"/>
              <w:right w:val="single" w:sz="4" w:space="0" w:color="auto"/>
            </w:tcBorders>
            <w:vAlign w:val="center"/>
          </w:tcPr>
          <w:p w14:paraId="3306A0E0" w14:textId="77777777" w:rsidR="00000000" w:rsidRDefault="00000000">
            <w:pPr>
              <w:spacing w:line="360" w:lineRule="exact"/>
              <w:rPr>
                <w:rFonts w:eastAsia="仿宋_GB2312"/>
                <w:color w:val="auto"/>
                <w:sz w:val="24"/>
                <w:szCs w:val="24"/>
                <w:rPrChange w:id="3339" w:author="嗯哼" w:date="2021-09-13T09:12:00Z">
                  <w:rPr>
                    <w:rFonts w:ascii="仿宋" w:eastAsia="仿宋" w:hAnsi="仿宋" w:cs="宋体"/>
                    <w:color w:val="auto"/>
                    <w:sz w:val="24"/>
                    <w:szCs w:val="24"/>
                  </w:rPr>
                </w:rPrChange>
              </w:rPr>
              <w:pPrChange w:id="3340" w:author="嗯哼" w:date="2021-08-27T10:53:00Z">
                <w:pPr>
                  <w:spacing w:line="240" w:lineRule="auto"/>
                </w:pPr>
              </w:pPrChange>
            </w:pPr>
            <w:r>
              <w:rPr>
                <w:rFonts w:eastAsia="仿宋_GB2312"/>
                <w:color w:val="auto"/>
                <w:sz w:val="24"/>
                <w:szCs w:val="24"/>
                <w:rPrChange w:id="3341" w:author="嗯哼" w:date="2021-09-13T09:12:00Z">
                  <w:rPr>
                    <w:rFonts w:ascii="仿宋" w:eastAsia="仿宋" w:hAnsi="仿宋" w:cs="宋体" w:hint="eastAsia"/>
                    <w:color w:val="auto"/>
                    <w:sz w:val="24"/>
                    <w:szCs w:val="24"/>
                  </w:rPr>
                </w:rPrChange>
              </w:rPr>
              <w:t>推进市场监管数字化应用</w:t>
            </w:r>
          </w:p>
        </w:tc>
        <w:tc>
          <w:tcPr>
            <w:tcW w:w="7016" w:type="dxa"/>
            <w:tcBorders>
              <w:top w:val="single" w:sz="4" w:space="0" w:color="auto"/>
              <w:left w:val="nil"/>
              <w:bottom w:val="single" w:sz="4" w:space="0" w:color="auto"/>
              <w:right w:val="single" w:sz="4" w:space="0" w:color="auto"/>
            </w:tcBorders>
            <w:vAlign w:val="center"/>
          </w:tcPr>
          <w:p w14:paraId="205678DC" w14:textId="77777777" w:rsidR="00000000" w:rsidRDefault="00000000">
            <w:pPr>
              <w:spacing w:line="360" w:lineRule="exact"/>
              <w:rPr>
                <w:rFonts w:eastAsia="仿宋_GB2312"/>
                <w:color w:val="auto"/>
                <w:sz w:val="24"/>
                <w:szCs w:val="24"/>
                <w:rPrChange w:id="3342" w:author="嗯哼" w:date="2021-09-13T09:12:00Z">
                  <w:rPr>
                    <w:rFonts w:ascii="仿宋" w:eastAsia="仿宋" w:hAnsi="仿宋" w:cs="宋体" w:hint="eastAsia"/>
                    <w:color w:val="auto"/>
                    <w:sz w:val="24"/>
                    <w:szCs w:val="24"/>
                  </w:rPr>
                </w:rPrChange>
              </w:rPr>
              <w:pPrChange w:id="3343" w:author="嗯哼" w:date="2021-08-27T10:53:00Z">
                <w:pPr>
                  <w:spacing w:line="240" w:lineRule="auto"/>
                </w:pPr>
              </w:pPrChange>
            </w:pPr>
            <w:r>
              <w:rPr>
                <w:rFonts w:eastAsia="仿宋_GB2312"/>
                <w:color w:val="auto"/>
                <w:sz w:val="24"/>
                <w:szCs w:val="24"/>
                <w:rPrChange w:id="3344" w:author="嗯哼" w:date="2021-09-13T09:12:00Z">
                  <w:rPr>
                    <w:rFonts w:ascii="仿宋" w:eastAsia="仿宋" w:hAnsi="仿宋" w:cs="宋体" w:hint="eastAsia"/>
                    <w:color w:val="auto"/>
                    <w:sz w:val="24"/>
                    <w:szCs w:val="24"/>
                  </w:rPr>
                </w:rPrChange>
              </w:rPr>
              <w:t>打造</w:t>
            </w:r>
            <w:r>
              <w:rPr>
                <w:rFonts w:eastAsia="仿宋_GB2312"/>
                <w:color w:val="auto"/>
                <w:sz w:val="24"/>
                <w:szCs w:val="24"/>
                <w:rPrChange w:id="3345" w:author="嗯哼" w:date="2021-09-13T09:12:00Z">
                  <w:rPr>
                    <w:rFonts w:ascii="仿宋" w:eastAsia="仿宋" w:hAnsi="仿宋" w:cs="宋体" w:hint="eastAsia"/>
                    <w:color w:val="auto"/>
                    <w:sz w:val="24"/>
                    <w:szCs w:val="24"/>
                  </w:rPr>
                </w:rPrChange>
              </w:rPr>
              <w:t>“</w:t>
            </w:r>
            <w:r>
              <w:rPr>
                <w:rFonts w:eastAsia="仿宋_GB2312"/>
                <w:color w:val="auto"/>
                <w:sz w:val="24"/>
                <w:szCs w:val="24"/>
                <w:rPrChange w:id="3346" w:author="嗯哼" w:date="2021-09-13T09:12:00Z">
                  <w:rPr>
                    <w:rFonts w:ascii="仿宋" w:eastAsia="仿宋" w:hAnsi="仿宋" w:cs="宋体" w:hint="eastAsia"/>
                    <w:color w:val="auto"/>
                    <w:sz w:val="24"/>
                    <w:szCs w:val="24"/>
                  </w:rPr>
                </w:rPrChange>
              </w:rPr>
              <w:t>互联网</w:t>
            </w:r>
            <w:r>
              <w:rPr>
                <w:rFonts w:eastAsia="仿宋_GB2312"/>
                <w:color w:val="auto"/>
                <w:sz w:val="24"/>
                <w:szCs w:val="24"/>
                <w:rPrChange w:id="3347" w:author="嗯哼" w:date="2021-09-13T09:12:00Z">
                  <w:rPr>
                    <w:rFonts w:ascii="仿宋" w:eastAsia="仿宋" w:hAnsi="仿宋" w:cs="宋体" w:hint="eastAsia"/>
                    <w:color w:val="auto"/>
                    <w:sz w:val="24"/>
                    <w:szCs w:val="24"/>
                  </w:rPr>
                </w:rPrChange>
              </w:rPr>
              <w:t>+</w:t>
            </w:r>
            <w:r>
              <w:rPr>
                <w:rFonts w:eastAsia="仿宋_GB2312"/>
                <w:color w:val="auto"/>
                <w:sz w:val="24"/>
                <w:szCs w:val="24"/>
                <w:rPrChange w:id="3348" w:author="嗯哼" w:date="2021-09-13T09:12:00Z">
                  <w:rPr>
                    <w:rFonts w:ascii="仿宋" w:eastAsia="仿宋" w:hAnsi="仿宋" w:cs="宋体" w:hint="eastAsia"/>
                    <w:color w:val="auto"/>
                    <w:sz w:val="24"/>
                    <w:szCs w:val="24"/>
                  </w:rPr>
                </w:rPrChange>
              </w:rPr>
              <w:t>监管</w:t>
            </w:r>
            <w:r>
              <w:rPr>
                <w:rFonts w:eastAsia="仿宋_GB2312"/>
                <w:color w:val="auto"/>
                <w:sz w:val="24"/>
                <w:szCs w:val="24"/>
                <w:rPrChange w:id="3349" w:author="嗯哼" w:date="2021-09-13T09:12:00Z">
                  <w:rPr>
                    <w:rFonts w:ascii="仿宋" w:eastAsia="仿宋" w:hAnsi="仿宋" w:cs="宋体" w:hint="eastAsia"/>
                    <w:color w:val="auto"/>
                    <w:sz w:val="24"/>
                    <w:szCs w:val="24"/>
                  </w:rPr>
                </w:rPrChange>
              </w:rPr>
              <w:t>”</w:t>
            </w:r>
            <w:r>
              <w:rPr>
                <w:rFonts w:eastAsia="仿宋_GB2312"/>
                <w:color w:val="auto"/>
                <w:sz w:val="24"/>
                <w:szCs w:val="24"/>
                <w:rPrChange w:id="3350" w:author="嗯哼" w:date="2021-09-13T09:12:00Z">
                  <w:rPr>
                    <w:rFonts w:ascii="仿宋" w:eastAsia="仿宋" w:hAnsi="仿宋" w:cs="宋体" w:hint="eastAsia"/>
                    <w:color w:val="auto"/>
                    <w:sz w:val="24"/>
                    <w:szCs w:val="24"/>
                  </w:rPr>
                </w:rPrChange>
              </w:rPr>
              <w:t>体系，</w:t>
            </w:r>
            <w:r>
              <w:rPr>
                <w:rFonts w:eastAsia="仿宋_GB2312"/>
                <w:color w:val="auto"/>
                <w:sz w:val="24"/>
                <w:szCs w:val="24"/>
                <w:rPrChange w:id="3351" w:author="嗯哼" w:date="2021-09-13T09:12:00Z">
                  <w:rPr>
                    <w:rFonts w:ascii="仿宋" w:eastAsia="仿宋" w:hAnsi="仿宋" w:cs="宋体"/>
                    <w:color w:val="auto"/>
                    <w:sz w:val="24"/>
                    <w:szCs w:val="24"/>
                  </w:rPr>
                </w:rPrChange>
              </w:rPr>
              <w:t>建设</w:t>
            </w:r>
            <w:r>
              <w:rPr>
                <w:rFonts w:eastAsia="仿宋_GB2312"/>
                <w:color w:val="auto"/>
                <w:sz w:val="24"/>
                <w:szCs w:val="24"/>
                <w:rPrChange w:id="3352" w:author="嗯哼" w:date="2021-09-13T09:12:00Z">
                  <w:rPr>
                    <w:rFonts w:ascii="仿宋" w:eastAsia="仿宋" w:hAnsi="仿宋" w:cs="宋体" w:hint="eastAsia"/>
                    <w:color w:val="auto"/>
                    <w:sz w:val="24"/>
                    <w:szCs w:val="24"/>
                  </w:rPr>
                </w:rPrChange>
              </w:rPr>
              <w:t>移动</w:t>
            </w:r>
            <w:r>
              <w:rPr>
                <w:rFonts w:eastAsia="仿宋_GB2312"/>
                <w:color w:val="auto"/>
                <w:sz w:val="24"/>
                <w:szCs w:val="24"/>
                <w:rPrChange w:id="3353" w:author="嗯哼" w:date="2021-09-13T09:12:00Z">
                  <w:rPr>
                    <w:rFonts w:ascii="仿宋" w:eastAsia="仿宋" w:hAnsi="仿宋" w:cs="宋体"/>
                    <w:color w:val="auto"/>
                    <w:sz w:val="24"/>
                    <w:szCs w:val="24"/>
                  </w:rPr>
                </w:rPrChange>
              </w:rPr>
              <w:t>行政执法监管系统</w:t>
            </w:r>
            <w:r>
              <w:rPr>
                <w:rFonts w:eastAsia="仿宋_GB2312"/>
                <w:color w:val="auto"/>
                <w:sz w:val="24"/>
                <w:szCs w:val="24"/>
                <w:rPrChange w:id="3354" w:author="嗯哼" w:date="2021-09-13T09:12:00Z">
                  <w:rPr>
                    <w:rFonts w:ascii="仿宋" w:eastAsia="仿宋" w:hAnsi="仿宋" w:cs="宋体" w:hint="eastAsia"/>
                    <w:color w:val="auto"/>
                    <w:sz w:val="24"/>
                    <w:szCs w:val="24"/>
                  </w:rPr>
                </w:rPrChange>
              </w:rPr>
              <w:t>；</w:t>
            </w:r>
            <w:r>
              <w:rPr>
                <w:rFonts w:eastAsia="仿宋_GB2312"/>
                <w:color w:val="auto"/>
                <w:sz w:val="24"/>
                <w:szCs w:val="24"/>
                <w:rPrChange w:id="3355" w:author="嗯哼" w:date="2021-09-13T09:12:00Z">
                  <w:rPr>
                    <w:rFonts w:ascii="仿宋" w:eastAsia="仿宋" w:hAnsi="仿宋" w:cs="宋体"/>
                    <w:color w:val="auto"/>
                    <w:sz w:val="24"/>
                    <w:szCs w:val="24"/>
                  </w:rPr>
                </w:rPrChange>
              </w:rPr>
              <w:t>构建重点行业重点物品数字化监管体系</w:t>
            </w:r>
            <w:r>
              <w:rPr>
                <w:rFonts w:eastAsia="仿宋_GB2312"/>
                <w:color w:val="auto"/>
                <w:sz w:val="24"/>
                <w:szCs w:val="24"/>
                <w:rPrChange w:id="3356" w:author="嗯哼" w:date="2021-09-13T09:12:00Z">
                  <w:rPr>
                    <w:rFonts w:ascii="仿宋" w:eastAsia="仿宋" w:hAnsi="仿宋" w:cs="宋体" w:hint="eastAsia"/>
                    <w:color w:val="auto"/>
                    <w:sz w:val="24"/>
                    <w:szCs w:val="24"/>
                  </w:rPr>
                </w:rPrChange>
              </w:rPr>
              <w:t>。</w:t>
            </w:r>
          </w:p>
        </w:tc>
        <w:tc>
          <w:tcPr>
            <w:tcW w:w="3049" w:type="dxa"/>
            <w:tcBorders>
              <w:top w:val="single" w:sz="4" w:space="0" w:color="auto"/>
              <w:left w:val="nil"/>
              <w:bottom w:val="single" w:sz="4" w:space="0" w:color="auto"/>
              <w:right w:val="single" w:sz="4" w:space="0" w:color="auto"/>
            </w:tcBorders>
            <w:vAlign w:val="center"/>
          </w:tcPr>
          <w:p w14:paraId="30674E57" w14:textId="77777777" w:rsidR="00000000" w:rsidRDefault="00000000">
            <w:pPr>
              <w:spacing w:line="360" w:lineRule="exact"/>
              <w:rPr>
                <w:rFonts w:eastAsia="仿宋_GB2312"/>
                <w:color w:val="auto"/>
                <w:sz w:val="24"/>
                <w:szCs w:val="24"/>
                <w:rPrChange w:id="3357" w:author="嗯哼" w:date="2021-09-13T09:12:00Z">
                  <w:rPr>
                    <w:rFonts w:ascii="仿宋" w:eastAsia="仿宋" w:hAnsi="仿宋" w:cs="宋体" w:hint="eastAsia"/>
                    <w:color w:val="auto"/>
                    <w:sz w:val="24"/>
                    <w:szCs w:val="24"/>
                  </w:rPr>
                </w:rPrChange>
              </w:rPr>
              <w:pPrChange w:id="3358" w:author="嗯哼" w:date="2021-08-27T10:53:00Z">
                <w:pPr>
                  <w:spacing w:line="240" w:lineRule="auto"/>
                </w:pPr>
              </w:pPrChange>
            </w:pPr>
            <w:r>
              <w:rPr>
                <w:rFonts w:eastAsia="仿宋_GB2312"/>
                <w:color w:val="auto"/>
                <w:sz w:val="24"/>
                <w:szCs w:val="24"/>
                <w:rPrChange w:id="3359" w:author="嗯哼" w:date="2021-09-13T09:12:00Z">
                  <w:rPr>
                    <w:rFonts w:ascii="仿宋" w:eastAsia="仿宋" w:hAnsi="仿宋" w:cs="宋体" w:hint="eastAsia"/>
                    <w:color w:val="auto"/>
                    <w:sz w:val="24"/>
                    <w:szCs w:val="24"/>
                  </w:rPr>
                </w:rPrChange>
              </w:rPr>
              <w:t>市市场监管局、</w:t>
            </w:r>
            <w:r>
              <w:rPr>
                <w:rFonts w:eastAsia="仿宋_GB2312"/>
                <w:color w:val="auto"/>
                <w:sz w:val="24"/>
                <w:szCs w:val="24"/>
              </w:rPr>
              <w:t>市数据资源局、</w:t>
            </w:r>
            <w:r>
              <w:rPr>
                <w:rFonts w:eastAsia="仿宋_GB2312"/>
                <w:color w:val="auto"/>
                <w:sz w:val="24"/>
                <w:szCs w:val="24"/>
                <w:rPrChange w:id="3360" w:author="嗯哼" w:date="2021-09-13T09:12:00Z">
                  <w:rPr>
                    <w:rFonts w:ascii="仿宋" w:eastAsia="仿宋" w:hAnsi="仿宋" w:cs="宋体" w:hint="eastAsia"/>
                    <w:color w:val="auto"/>
                    <w:sz w:val="24"/>
                    <w:szCs w:val="24"/>
                  </w:rPr>
                </w:rPrChange>
              </w:rPr>
              <w:t>市商务局</w:t>
            </w:r>
          </w:p>
        </w:tc>
      </w:tr>
      <w:tr w:rsidR="00000000" w14:paraId="0825CD8D" w14:textId="77777777">
        <w:trPr>
          <w:trHeight w:val="785"/>
        </w:trPr>
        <w:tc>
          <w:tcPr>
            <w:tcW w:w="1320" w:type="dxa"/>
            <w:vMerge/>
            <w:tcBorders>
              <w:top w:val="single" w:sz="4" w:space="0" w:color="auto"/>
              <w:left w:val="single" w:sz="4" w:space="0" w:color="auto"/>
              <w:bottom w:val="single" w:sz="4" w:space="0" w:color="auto"/>
              <w:right w:val="single" w:sz="4" w:space="0" w:color="auto"/>
            </w:tcBorders>
            <w:vAlign w:val="center"/>
          </w:tcPr>
          <w:p w14:paraId="3EED29FF" w14:textId="77777777" w:rsidR="00000000" w:rsidRDefault="00000000">
            <w:pPr>
              <w:spacing w:line="360" w:lineRule="exact"/>
              <w:jc w:val="center"/>
              <w:rPr>
                <w:rFonts w:eastAsia="仿宋_GB2312"/>
                <w:color w:val="auto"/>
                <w:sz w:val="24"/>
                <w:szCs w:val="24"/>
                <w:rPrChange w:id="3361" w:author="嗯哼" w:date="2021-09-13T09:12:00Z">
                  <w:rPr>
                    <w:rFonts w:ascii="方正小标宋_GBK" w:eastAsia="方正小标宋_GBK" w:hAnsi="仿宋" w:cs="宋体" w:hint="eastAsia"/>
                    <w:color w:val="auto"/>
                    <w:sz w:val="24"/>
                    <w:szCs w:val="24"/>
                  </w:rPr>
                </w:rPrChange>
              </w:rPr>
              <w:pPrChange w:id="3362"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2B70FA33" w14:textId="77777777" w:rsidR="00000000" w:rsidRDefault="00000000">
            <w:pPr>
              <w:spacing w:line="360" w:lineRule="exact"/>
              <w:jc w:val="center"/>
              <w:rPr>
                <w:rFonts w:eastAsia="仿宋_GB2312"/>
                <w:color w:val="auto"/>
                <w:sz w:val="24"/>
                <w:szCs w:val="24"/>
                <w:rPrChange w:id="3363" w:author="嗯哼" w:date="2021-09-13T09:12:00Z">
                  <w:rPr>
                    <w:rFonts w:ascii="仿宋" w:eastAsia="仿宋" w:hAnsi="仿宋"/>
                    <w:color w:val="auto"/>
                    <w:sz w:val="24"/>
                    <w:szCs w:val="24"/>
                  </w:rPr>
                </w:rPrChange>
              </w:rPr>
              <w:pPrChange w:id="3364" w:author="嗯哼" w:date="2021-08-27T10:53:00Z">
                <w:pPr>
                  <w:spacing w:line="240" w:lineRule="auto"/>
                  <w:jc w:val="center"/>
                </w:pPr>
              </w:pPrChange>
            </w:pPr>
            <w:r>
              <w:rPr>
                <w:rFonts w:eastAsia="仿宋_GB2312"/>
                <w:color w:val="auto"/>
                <w:sz w:val="24"/>
                <w:szCs w:val="24"/>
                <w:rPrChange w:id="3365" w:author="嗯哼" w:date="2021-09-13T09:12:00Z">
                  <w:rPr>
                    <w:rFonts w:ascii="仿宋" w:eastAsia="仿宋" w:hAnsi="仿宋" w:hint="eastAsia"/>
                    <w:color w:val="auto"/>
                    <w:sz w:val="24"/>
                    <w:szCs w:val="24"/>
                  </w:rPr>
                </w:rPrChange>
              </w:rPr>
              <w:t>11</w:t>
            </w:r>
          </w:p>
        </w:tc>
        <w:tc>
          <w:tcPr>
            <w:tcW w:w="1842" w:type="dxa"/>
            <w:vMerge/>
            <w:tcBorders>
              <w:top w:val="single" w:sz="4" w:space="0" w:color="auto"/>
              <w:left w:val="nil"/>
              <w:bottom w:val="single" w:sz="4" w:space="0" w:color="auto"/>
              <w:right w:val="single" w:sz="4" w:space="0" w:color="auto"/>
            </w:tcBorders>
            <w:vAlign w:val="center"/>
          </w:tcPr>
          <w:p w14:paraId="283B32D9" w14:textId="77777777" w:rsidR="00000000" w:rsidRDefault="00000000">
            <w:pPr>
              <w:spacing w:line="360" w:lineRule="exact"/>
              <w:rPr>
                <w:rFonts w:eastAsia="仿宋_GB2312"/>
                <w:color w:val="auto"/>
                <w:sz w:val="24"/>
                <w:szCs w:val="24"/>
                <w:rPrChange w:id="3366" w:author="嗯哼" w:date="2021-09-13T09:12:00Z">
                  <w:rPr>
                    <w:rFonts w:ascii="仿宋" w:eastAsia="仿宋" w:hAnsi="仿宋" w:cs="宋体" w:hint="eastAsia"/>
                    <w:color w:val="auto"/>
                    <w:sz w:val="24"/>
                    <w:szCs w:val="24"/>
                  </w:rPr>
                </w:rPrChange>
              </w:rPr>
              <w:pPrChange w:id="3367" w:author="嗯哼" w:date="2021-08-27T10:53:00Z">
                <w:pPr>
                  <w:spacing w:line="240" w:lineRule="auto"/>
                </w:pPr>
              </w:pPrChange>
            </w:pPr>
          </w:p>
        </w:tc>
        <w:tc>
          <w:tcPr>
            <w:tcW w:w="7016" w:type="dxa"/>
            <w:tcBorders>
              <w:top w:val="single" w:sz="4" w:space="0" w:color="auto"/>
              <w:left w:val="nil"/>
              <w:bottom w:val="single" w:sz="4" w:space="0" w:color="auto"/>
              <w:right w:val="single" w:sz="4" w:space="0" w:color="auto"/>
            </w:tcBorders>
            <w:vAlign w:val="center"/>
          </w:tcPr>
          <w:p w14:paraId="021A6AC7" w14:textId="77777777" w:rsidR="00000000" w:rsidRDefault="00000000">
            <w:pPr>
              <w:spacing w:line="360" w:lineRule="exact"/>
              <w:rPr>
                <w:rFonts w:eastAsia="仿宋_GB2312"/>
                <w:color w:val="auto"/>
                <w:sz w:val="24"/>
                <w:szCs w:val="24"/>
                <w:rPrChange w:id="3368" w:author="嗯哼" w:date="2021-09-13T09:12:00Z">
                  <w:rPr>
                    <w:rFonts w:ascii="仿宋" w:eastAsia="仿宋" w:hAnsi="仿宋" w:cs="宋体" w:hint="eastAsia"/>
                    <w:color w:val="auto"/>
                    <w:sz w:val="24"/>
                    <w:szCs w:val="24"/>
                  </w:rPr>
                </w:rPrChange>
              </w:rPr>
              <w:pPrChange w:id="3369" w:author="嗯哼" w:date="2021-08-27T10:53:00Z">
                <w:pPr>
                  <w:spacing w:line="240" w:lineRule="auto"/>
                </w:pPr>
              </w:pPrChange>
            </w:pPr>
            <w:r>
              <w:rPr>
                <w:rFonts w:eastAsia="仿宋_GB2312"/>
                <w:color w:val="auto"/>
                <w:sz w:val="24"/>
                <w:szCs w:val="24"/>
                <w:rPrChange w:id="3370" w:author="嗯哼" w:date="2021-09-13T09:12:00Z">
                  <w:rPr>
                    <w:rFonts w:ascii="仿宋" w:eastAsia="仿宋" w:hAnsi="仿宋" w:cs="宋体" w:hint="eastAsia"/>
                    <w:color w:val="auto"/>
                    <w:sz w:val="24"/>
                    <w:szCs w:val="24"/>
                  </w:rPr>
                </w:rPrChange>
              </w:rPr>
              <w:t>构建全市监管信用体系，</w:t>
            </w:r>
            <w:r>
              <w:rPr>
                <w:rFonts w:eastAsia="仿宋_GB2312"/>
                <w:color w:val="auto"/>
                <w:sz w:val="24"/>
                <w:szCs w:val="24"/>
                <w:rPrChange w:id="3371" w:author="嗯哼" w:date="2021-09-13T09:12:00Z">
                  <w:rPr>
                    <w:rFonts w:ascii="仿宋" w:eastAsia="仿宋" w:hAnsi="仿宋" w:cs="宋体"/>
                    <w:color w:val="auto"/>
                    <w:sz w:val="24"/>
                    <w:szCs w:val="24"/>
                  </w:rPr>
                </w:rPrChange>
              </w:rPr>
              <w:t>升级</w:t>
            </w:r>
            <w:r>
              <w:rPr>
                <w:rFonts w:eastAsia="仿宋_GB2312"/>
                <w:color w:val="auto"/>
                <w:sz w:val="24"/>
                <w:szCs w:val="24"/>
                <w:rPrChange w:id="3372" w:author="嗯哼" w:date="2021-09-13T09:12:00Z">
                  <w:rPr>
                    <w:rFonts w:ascii="仿宋" w:eastAsia="仿宋" w:hAnsi="仿宋" w:cs="宋体" w:hint="eastAsia"/>
                    <w:color w:val="auto"/>
                    <w:sz w:val="24"/>
                    <w:szCs w:val="24"/>
                  </w:rPr>
                </w:rPrChange>
              </w:rPr>
              <w:t>市级</w:t>
            </w:r>
            <w:r>
              <w:rPr>
                <w:rFonts w:eastAsia="仿宋_GB2312"/>
                <w:color w:val="auto"/>
                <w:sz w:val="24"/>
                <w:szCs w:val="24"/>
                <w:rPrChange w:id="3373" w:author="嗯哼" w:date="2021-09-13T09:12:00Z">
                  <w:rPr>
                    <w:rFonts w:ascii="仿宋" w:eastAsia="仿宋" w:hAnsi="仿宋" w:cs="宋体"/>
                    <w:color w:val="auto"/>
                    <w:sz w:val="24"/>
                    <w:szCs w:val="24"/>
                  </w:rPr>
                </w:rPrChange>
              </w:rPr>
              <w:t>公共信用信息平台</w:t>
            </w:r>
            <w:r>
              <w:rPr>
                <w:rFonts w:eastAsia="仿宋_GB2312"/>
                <w:color w:val="auto"/>
                <w:sz w:val="24"/>
                <w:szCs w:val="24"/>
                <w:rPrChange w:id="3374" w:author="嗯哼" w:date="2021-09-13T09:12:00Z">
                  <w:rPr>
                    <w:rFonts w:ascii="仿宋" w:eastAsia="仿宋" w:hAnsi="仿宋" w:cs="宋体" w:hint="eastAsia"/>
                    <w:color w:val="auto"/>
                    <w:sz w:val="24"/>
                    <w:szCs w:val="24"/>
                  </w:rPr>
                </w:rPrChange>
              </w:rPr>
              <w:t>；</w:t>
            </w:r>
            <w:r>
              <w:rPr>
                <w:rFonts w:eastAsia="仿宋_GB2312"/>
                <w:color w:val="auto"/>
                <w:sz w:val="24"/>
                <w:szCs w:val="24"/>
                <w:rPrChange w:id="3375" w:author="嗯哼" w:date="2021-09-13T09:12:00Z">
                  <w:rPr>
                    <w:rFonts w:ascii="仿宋" w:eastAsia="仿宋" w:hAnsi="仿宋" w:cs="宋体"/>
                    <w:color w:val="auto"/>
                    <w:sz w:val="24"/>
                    <w:szCs w:val="24"/>
                  </w:rPr>
                </w:rPrChange>
              </w:rPr>
              <w:t>构建信用监管体系</w:t>
            </w:r>
            <w:r>
              <w:rPr>
                <w:rFonts w:eastAsia="仿宋_GB2312"/>
                <w:color w:val="auto"/>
                <w:sz w:val="24"/>
                <w:szCs w:val="24"/>
                <w:rPrChange w:id="3376" w:author="嗯哼" w:date="2021-09-13T09:12:00Z">
                  <w:rPr>
                    <w:rFonts w:ascii="仿宋" w:eastAsia="仿宋" w:hAnsi="仿宋" w:cs="宋体" w:hint="eastAsia"/>
                    <w:color w:val="auto"/>
                    <w:sz w:val="24"/>
                    <w:szCs w:val="24"/>
                  </w:rPr>
                </w:rPrChange>
              </w:rPr>
              <w:t>。</w:t>
            </w:r>
          </w:p>
        </w:tc>
        <w:tc>
          <w:tcPr>
            <w:tcW w:w="3049" w:type="dxa"/>
            <w:tcBorders>
              <w:top w:val="single" w:sz="4" w:space="0" w:color="auto"/>
              <w:left w:val="nil"/>
              <w:bottom w:val="single" w:sz="4" w:space="0" w:color="auto"/>
              <w:right w:val="single" w:sz="4" w:space="0" w:color="auto"/>
            </w:tcBorders>
            <w:vAlign w:val="center"/>
          </w:tcPr>
          <w:p w14:paraId="4A7F13C2" w14:textId="77777777" w:rsidR="00000000" w:rsidRDefault="00000000">
            <w:pPr>
              <w:spacing w:line="360" w:lineRule="exact"/>
              <w:rPr>
                <w:rFonts w:eastAsia="仿宋_GB2312"/>
                <w:color w:val="auto"/>
                <w:sz w:val="24"/>
                <w:szCs w:val="24"/>
                <w:rPrChange w:id="3377" w:author="嗯哼" w:date="2021-09-13T09:12:00Z">
                  <w:rPr>
                    <w:rFonts w:ascii="仿宋" w:eastAsia="仿宋" w:hAnsi="仿宋" w:cs="宋体" w:hint="eastAsia"/>
                    <w:color w:val="auto"/>
                    <w:sz w:val="24"/>
                    <w:szCs w:val="24"/>
                  </w:rPr>
                </w:rPrChange>
              </w:rPr>
              <w:pPrChange w:id="3378" w:author="嗯哼" w:date="2021-08-27T10:53:00Z">
                <w:pPr>
                  <w:spacing w:line="240" w:lineRule="auto"/>
                </w:pPr>
              </w:pPrChange>
            </w:pPr>
            <w:r>
              <w:rPr>
                <w:rFonts w:eastAsia="仿宋_GB2312"/>
                <w:color w:val="auto"/>
                <w:sz w:val="24"/>
                <w:szCs w:val="24"/>
                <w:rPrChange w:id="3379" w:author="嗯哼" w:date="2021-09-13T09:12:00Z">
                  <w:rPr>
                    <w:rFonts w:ascii="仿宋" w:eastAsia="仿宋" w:hAnsi="仿宋" w:cs="宋体" w:hint="eastAsia"/>
                    <w:color w:val="auto"/>
                    <w:sz w:val="24"/>
                    <w:szCs w:val="24"/>
                  </w:rPr>
                </w:rPrChange>
              </w:rPr>
              <w:t>市发展改革委、市市场监管局</w:t>
            </w:r>
            <w:r>
              <w:rPr>
                <w:rFonts w:eastAsia="仿宋_GB2312"/>
                <w:color w:val="auto"/>
                <w:sz w:val="24"/>
                <w:szCs w:val="24"/>
              </w:rPr>
              <w:t>等</w:t>
            </w:r>
            <w:del w:id="3380" w:author="嗯哼" w:date="2021-08-27T10:51:00Z">
              <w:r>
                <w:rPr>
                  <w:rFonts w:eastAsia="仿宋_GB2312"/>
                  <w:color w:val="auto"/>
                  <w:sz w:val="24"/>
                  <w:szCs w:val="24"/>
                  <w:rPrChange w:id="3381" w:author="嗯哼" w:date="2021-09-13T09:12:00Z">
                    <w:rPr>
                      <w:rFonts w:ascii="仿宋" w:eastAsia="仿宋" w:hAnsi="仿宋" w:cs="宋体" w:hint="eastAsia"/>
                      <w:color w:val="auto"/>
                      <w:sz w:val="24"/>
                      <w:szCs w:val="24"/>
                    </w:rPr>
                  </w:rPrChange>
                </w:rPr>
                <w:delText>。</w:delText>
              </w:r>
            </w:del>
          </w:p>
        </w:tc>
      </w:tr>
      <w:tr w:rsidR="00000000" w14:paraId="55AFEB8A" w14:textId="77777777">
        <w:trPr>
          <w:trHeight w:val="369"/>
        </w:trPr>
        <w:tc>
          <w:tcPr>
            <w:tcW w:w="1320" w:type="dxa"/>
            <w:vMerge/>
            <w:tcBorders>
              <w:top w:val="single" w:sz="4" w:space="0" w:color="auto"/>
              <w:left w:val="single" w:sz="4" w:space="0" w:color="auto"/>
              <w:bottom w:val="single" w:sz="4" w:space="0" w:color="auto"/>
              <w:right w:val="single" w:sz="4" w:space="0" w:color="auto"/>
            </w:tcBorders>
            <w:vAlign w:val="center"/>
          </w:tcPr>
          <w:p w14:paraId="2D4B5D0F" w14:textId="77777777" w:rsidR="00000000" w:rsidRDefault="00000000">
            <w:pPr>
              <w:spacing w:line="360" w:lineRule="exact"/>
              <w:jc w:val="center"/>
              <w:rPr>
                <w:rFonts w:eastAsia="仿宋_GB2312"/>
                <w:color w:val="auto"/>
                <w:sz w:val="24"/>
                <w:szCs w:val="24"/>
                <w:rPrChange w:id="3382" w:author="嗯哼" w:date="2021-09-13T09:12:00Z">
                  <w:rPr>
                    <w:rFonts w:ascii="方正小标宋_GBK" w:eastAsia="方正小标宋_GBK" w:hAnsi="仿宋" w:cs="宋体" w:hint="eastAsia"/>
                    <w:color w:val="auto"/>
                    <w:sz w:val="24"/>
                    <w:szCs w:val="24"/>
                  </w:rPr>
                </w:rPrChange>
              </w:rPr>
              <w:pPrChange w:id="3383"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3F3DE330" w14:textId="77777777" w:rsidR="00000000" w:rsidRDefault="00000000">
            <w:pPr>
              <w:spacing w:line="360" w:lineRule="exact"/>
              <w:jc w:val="center"/>
              <w:rPr>
                <w:rFonts w:eastAsia="仿宋_GB2312"/>
                <w:color w:val="auto"/>
                <w:sz w:val="24"/>
                <w:szCs w:val="24"/>
                <w:rPrChange w:id="3384" w:author="嗯哼" w:date="2021-09-13T09:12:00Z">
                  <w:rPr>
                    <w:rFonts w:ascii="仿宋" w:eastAsia="仿宋" w:hAnsi="仿宋" w:hint="eastAsia"/>
                    <w:color w:val="auto"/>
                    <w:sz w:val="24"/>
                    <w:szCs w:val="24"/>
                  </w:rPr>
                </w:rPrChange>
              </w:rPr>
              <w:pPrChange w:id="3385" w:author="嗯哼" w:date="2021-08-27T10:53:00Z">
                <w:pPr>
                  <w:spacing w:line="240" w:lineRule="auto"/>
                  <w:jc w:val="center"/>
                </w:pPr>
              </w:pPrChange>
            </w:pPr>
            <w:r>
              <w:rPr>
                <w:rFonts w:eastAsia="仿宋_GB2312"/>
                <w:color w:val="auto"/>
                <w:sz w:val="24"/>
                <w:szCs w:val="24"/>
                <w:rPrChange w:id="3386" w:author="嗯哼" w:date="2021-09-13T09:12:00Z">
                  <w:rPr>
                    <w:rFonts w:ascii="仿宋" w:eastAsia="仿宋" w:hAnsi="仿宋"/>
                    <w:color w:val="auto"/>
                    <w:sz w:val="24"/>
                    <w:szCs w:val="24"/>
                  </w:rPr>
                </w:rPrChange>
              </w:rPr>
              <w:t>12</w:t>
            </w:r>
          </w:p>
        </w:tc>
        <w:tc>
          <w:tcPr>
            <w:tcW w:w="1842" w:type="dxa"/>
            <w:vMerge w:val="restart"/>
            <w:tcBorders>
              <w:top w:val="single" w:sz="4" w:space="0" w:color="auto"/>
              <w:left w:val="nil"/>
              <w:bottom w:val="single" w:sz="4" w:space="0" w:color="auto"/>
              <w:right w:val="single" w:sz="4" w:space="0" w:color="auto"/>
            </w:tcBorders>
            <w:vAlign w:val="center"/>
          </w:tcPr>
          <w:p w14:paraId="44418101" w14:textId="77777777" w:rsidR="00000000" w:rsidRDefault="00000000">
            <w:pPr>
              <w:spacing w:line="360" w:lineRule="exact"/>
              <w:rPr>
                <w:rFonts w:eastAsia="仿宋_GB2312"/>
                <w:color w:val="auto"/>
                <w:sz w:val="24"/>
                <w:szCs w:val="24"/>
                <w:rPrChange w:id="3387" w:author="嗯哼" w:date="2021-09-13T09:12:00Z">
                  <w:rPr>
                    <w:rFonts w:ascii="仿宋" w:eastAsia="仿宋" w:hAnsi="仿宋" w:cs="宋体"/>
                    <w:color w:val="auto"/>
                    <w:sz w:val="24"/>
                    <w:szCs w:val="24"/>
                  </w:rPr>
                </w:rPrChange>
              </w:rPr>
              <w:pPrChange w:id="3388" w:author="嗯哼" w:date="2021-08-27T10:53:00Z">
                <w:pPr>
                  <w:spacing w:line="240" w:lineRule="auto"/>
                </w:pPr>
              </w:pPrChange>
            </w:pPr>
            <w:r>
              <w:rPr>
                <w:rFonts w:eastAsia="仿宋_GB2312"/>
                <w:color w:val="auto"/>
                <w:sz w:val="24"/>
                <w:szCs w:val="24"/>
                <w:rPrChange w:id="3389" w:author="嗯哼" w:date="2021-09-13T09:12:00Z">
                  <w:rPr>
                    <w:rFonts w:ascii="仿宋" w:eastAsia="仿宋" w:hAnsi="仿宋" w:cs="宋体" w:hint="eastAsia"/>
                    <w:color w:val="auto"/>
                    <w:sz w:val="24"/>
                    <w:szCs w:val="24"/>
                  </w:rPr>
                </w:rPrChange>
              </w:rPr>
              <w:t>推进公共服务数字化应用</w:t>
            </w:r>
          </w:p>
        </w:tc>
        <w:tc>
          <w:tcPr>
            <w:tcW w:w="7016" w:type="dxa"/>
            <w:tcBorders>
              <w:top w:val="single" w:sz="4" w:space="0" w:color="auto"/>
              <w:left w:val="nil"/>
              <w:bottom w:val="single" w:sz="4" w:space="0" w:color="auto"/>
              <w:right w:val="single" w:sz="4" w:space="0" w:color="auto"/>
            </w:tcBorders>
            <w:vAlign w:val="center"/>
          </w:tcPr>
          <w:p w14:paraId="1FFED1AA" w14:textId="77777777" w:rsidR="00000000" w:rsidRDefault="00000000">
            <w:pPr>
              <w:spacing w:line="360" w:lineRule="exact"/>
              <w:rPr>
                <w:rFonts w:eastAsia="仿宋_GB2312"/>
                <w:color w:val="auto"/>
                <w:sz w:val="24"/>
                <w:szCs w:val="24"/>
                <w:rPrChange w:id="3390" w:author="嗯哼" w:date="2021-09-13T09:12:00Z">
                  <w:rPr>
                    <w:rFonts w:ascii="仿宋" w:eastAsia="仿宋" w:hAnsi="仿宋" w:cs="宋体" w:hint="eastAsia"/>
                    <w:color w:val="auto"/>
                    <w:sz w:val="24"/>
                    <w:szCs w:val="24"/>
                  </w:rPr>
                </w:rPrChange>
              </w:rPr>
              <w:pPrChange w:id="3391" w:author="嗯哼" w:date="2021-08-27T10:53:00Z">
                <w:pPr>
                  <w:spacing w:line="240" w:lineRule="auto"/>
                </w:pPr>
              </w:pPrChange>
            </w:pPr>
            <w:r>
              <w:rPr>
                <w:rFonts w:eastAsia="仿宋_GB2312"/>
                <w:color w:val="auto"/>
                <w:sz w:val="24"/>
                <w:szCs w:val="24"/>
                <w:rPrChange w:id="3392" w:author="嗯哼" w:date="2021-09-13T09:12:00Z">
                  <w:rPr>
                    <w:rFonts w:ascii="仿宋" w:eastAsia="仿宋" w:hAnsi="仿宋" w:cs="宋体"/>
                    <w:color w:val="auto"/>
                    <w:sz w:val="24"/>
                    <w:szCs w:val="24"/>
                  </w:rPr>
                </w:rPrChange>
              </w:rPr>
              <w:t>深化</w:t>
            </w:r>
            <w:r>
              <w:rPr>
                <w:rFonts w:eastAsia="仿宋_GB2312"/>
                <w:color w:val="auto"/>
                <w:sz w:val="24"/>
                <w:szCs w:val="24"/>
                <w:rPrChange w:id="3393" w:author="嗯哼" w:date="2021-09-13T09:12:00Z">
                  <w:rPr>
                    <w:rFonts w:ascii="仿宋" w:eastAsia="仿宋" w:hAnsi="仿宋" w:cs="宋体"/>
                    <w:color w:val="auto"/>
                    <w:sz w:val="24"/>
                    <w:szCs w:val="24"/>
                  </w:rPr>
                </w:rPrChange>
              </w:rPr>
              <w:t>“</w:t>
            </w:r>
            <w:r>
              <w:rPr>
                <w:rFonts w:eastAsia="仿宋_GB2312"/>
                <w:color w:val="auto"/>
                <w:sz w:val="24"/>
                <w:szCs w:val="24"/>
                <w:rPrChange w:id="3394" w:author="嗯哼" w:date="2021-09-13T09:12:00Z">
                  <w:rPr>
                    <w:rFonts w:ascii="仿宋" w:eastAsia="仿宋" w:hAnsi="仿宋" w:cs="宋体"/>
                    <w:color w:val="auto"/>
                    <w:sz w:val="24"/>
                    <w:szCs w:val="24"/>
                  </w:rPr>
                </w:rPrChange>
              </w:rPr>
              <w:t>互联网</w:t>
            </w:r>
            <w:r>
              <w:rPr>
                <w:rFonts w:eastAsia="仿宋_GB2312"/>
                <w:color w:val="auto"/>
                <w:sz w:val="24"/>
                <w:szCs w:val="24"/>
                <w:rPrChange w:id="3395" w:author="嗯哼" w:date="2021-09-13T09:12:00Z">
                  <w:rPr>
                    <w:rFonts w:ascii="仿宋" w:eastAsia="仿宋" w:hAnsi="仿宋" w:cs="宋体"/>
                    <w:color w:val="auto"/>
                    <w:sz w:val="24"/>
                    <w:szCs w:val="24"/>
                  </w:rPr>
                </w:rPrChange>
              </w:rPr>
              <w:t>+</w:t>
            </w:r>
            <w:r>
              <w:rPr>
                <w:rFonts w:eastAsia="仿宋_GB2312"/>
                <w:color w:val="auto"/>
                <w:sz w:val="24"/>
                <w:szCs w:val="24"/>
                <w:rPrChange w:id="3396" w:author="嗯哼" w:date="2021-09-13T09:12:00Z">
                  <w:rPr>
                    <w:rFonts w:ascii="仿宋" w:eastAsia="仿宋" w:hAnsi="仿宋" w:cs="宋体"/>
                    <w:color w:val="auto"/>
                    <w:sz w:val="24"/>
                    <w:szCs w:val="24"/>
                  </w:rPr>
                </w:rPrChange>
              </w:rPr>
              <w:t>政务服务</w:t>
            </w:r>
            <w:r>
              <w:rPr>
                <w:rFonts w:eastAsia="仿宋_GB2312"/>
                <w:color w:val="auto"/>
                <w:sz w:val="24"/>
                <w:szCs w:val="24"/>
                <w:rPrChange w:id="3397" w:author="嗯哼" w:date="2021-09-13T09:12:00Z">
                  <w:rPr>
                    <w:rFonts w:ascii="仿宋" w:eastAsia="仿宋" w:hAnsi="仿宋" w:cs="宋体"/>
                    <w:color w:val="auto"/>
                    <w:sz w:val="24"/>
                    <w:szCs w:val="24"/>
                  </w:rPr>
                </w:rPrChange>
              </w:rPr>
              <w:t>”</w:t>
            </w:r>
            <w:r>
              <w:rPr>
                <w:rFonts w:eastAsia="仿宋_GB2312"/>
                <w:color w:val="auto"/>
                <w:sz w:val="24"/>
                <w:szCs w:val="24"/>
                <w:rPrChange w:id="3398" w:author="嗯哼" w:date="2021-09-13T09:12:00Z">
                  <w:rPr>
                    <w:rFonts w:ascii="仿宋" w:eastAsia="仿宋" w:hAnsi="仿宋" w:cs="宋体"/>
                    <w:color w:val="auto"/>
                    <w:sz w:val="24"/>
                    <w:szCs w:val="24"/>
                  </w:rPr>
                </w:rPrChange>
              </w:rPr>
              <w:t>应用</w:t>
            </w:r>
            <w:r>
              <w:rPr>
                <w:rFonts w:eastAsia="仿宋_GB2312"/>
                <w:color w:val="auto"/>
                <w:sz w:val="24"/>
                <w:szCs w:val="24"/>
                <w:rPrChange w:id="3399" w:author="嗯哼" w:date="2021-09-13T09:12:00Z">
                  <w:rPr>
                    <w:rFonts w:ascii="仿宋" w:eastAsia="仿宋" w:hAnsi="仿宋" w:cs="宋体" w:hint="eastAsia"/>
                    <w:color w:val="auto"/>
                    <w:sz w:val="24"/>
                    <w:szCs w:val="24"/>
                  </w:rPr>
                </w:rPrChange>
              </w:rPr>
              <w:t>，升级改造网上办事大厅；建设智能审批业务系统；</w:t>
            </w:r>
            <w:r>
              <w:rPr>
                <w:rFonts w:eastAsia="仿宋_GB2312"/>
                <w:color w:val="auto"/>
                <w:sz w:val="24"/>
                <w:szCs w:val="24"/>
                <w:rPrChange w:id="3400" w:author="嗯哼" w:date="2021-09-13T09:12:00Z">
                  <w:rPr>
                    <w:rFonts w:ascii="仿宋" w:eastAsia="仿宋" w:hAnsi="仿宋" w:cs="宋体"/>
                    <w:color w:val="auto"/>
                    <w:sz w:val="24"/>
                    <w:szCs w:val="24"/>
                  </w:rPr>
                </w:rPrChange>
              </w:rPr>
              <w:t>推进</w:t>
            </w:r>
            <w:r>
              <w:rPr>
                <w:rFonts w:eastAsia="仿宋_GB2312"/>
                <w:color w:val="auto"/>
                <w:sz w:val="24"/>
                <w:szCs w:val="24"/>
                <w:rPrChange w:id="3401" w:author="嗯哼" w:date="2021-09-13T09:12:00Z">
                  <w:rPr>
                    <w:rFonts w:ascii="仿宋" w:eastAsia="仿宋" w:hAnsi="仿宋" w:cs="宋体" w:hint="eastAsia"/>
                    <w:color w:val="auto"/>
                    <w:sz w:val="24"/>
                    <w:szCs w:val="24"/>
                  </w:rPr>
                </w:rPrChange>
              </w:rPr>
              <w:t>政务服务事项规范化；构建完善四级政务服务体系；优化营商环境行动；建设</w:t>
            </w:r>
            <w:r>
              <w:rPr>
                <w:rFonts w:eastAsia="仿宋_GB2312"/>
                <w:color w:val="auto"/>
                <w:sz w:val="24"/>
                <w:szCs w:val="24"/>
                <w:rPrChange w:id="3402" w:author="嗯哼" w:date="2021-09-13T09:12:00Z">
                  <w:rPr>
                    <w:rFonts w:ascii="仿宋" w:eastAsia="仿宋" w:hAnsi="仿宋" w:cs="宋体" w:hint="eastAsia"/>
                    <w:color w:val="auto"/>
                    <w:sz w:val="24"/>
                    <w:szCs w:val="24"/>
                  </w:rPr>
                </w:rPrChange>
              </w:rPr>
              <w:t>“</w:t>
            </w:r>
            <w:r>
              <w:rPr>
                <w:rFonts w:eastAsia="仿宋_GB2312"/>
                <w:color w:val="auto"/>
                <w:sz w:val="24"/>
                <w:szCs w:val="24"/>
                <w:rPrChange w:id="3403" w:author="嗯哼" w:date="2021-09-13T09:12:00Z">
                  <w:rPr>
                    <w:rFonts w:ascii="仿宋" w:eastAsia="仿宋" w:hAnsi="仿宋" w:cs="宋体" w:hint="eastAsia"/>
                    <w:color w:val="auto"/>
                    <w:sz w:val="24"/>
                    <w:szCs w:val="24"/>
                  </w:rPr>
                </w:rPrChange>
              </w:rPr>
              <w:t>互联网</w:t>
            </w:r>
            <w:r>
              <w:rPr>
                <w:rFonts w:eastAsia="仿宋_GB2312"/>
                <w:color w:val="auto"/>
                <w:sz w:val="24"/>
                <w:szCs w:val="24"/>
                <w:rPrChange w:id="3404" w:author="嗯哼" w:date="2021-09-13T09:12:00Z">
                  <w:rPr>
                    <w:rFonts w:ascii="仿宋" w:eastAsia="仿宋" w:hAnsi="仿宋" w:cs="宋体" w:hint="eastAsia"/>
                    <w:color w:val="auto"/>
                    <w:sz w:val="24"/>
                    <w:szCs w:val="24"/>
                  </w:rPr>
                </w:rPrChange>
              </w:rPr>
              <w:t>+</w:t>
            </w:r>
            <w:r>
              <w:rPr>
                <w:rFonts w:eastAsia="仿宋_GB2312"/>
                <w:color w:val="auto"/>
                <w:sz w:val="24"/>
                <w:szCs w:val="24"/>
                <w:rPrChange w:id="3405" w:author="嗯哼" w:date="2021-09-13T09:12:00Z">
                  <w:rPr>
                    <w:rFonts w:ascii="仿宋" w:eastAsia="仿宋" w:hAnsi="仿宋" w:cs="宋体" w:hint="eastAsia"/>
                    <w:color w:val="auto"/>
                    <w:sz w:val="24"/>
                    <w:szCs w:val="24"/>
                  </w:rPr>
                </w:rPrChange>
              </w:rPr>
              <w:t>不动产</w:t>
            </w:r>
            <w:r>
              <w:rPr>
                <w:rFonts w:eastAsia="仿宋_GB2312"/>
                <w:color w:val="auto"/>
                <w:sz w:val="24"/>
                <w:szCs w:val="24"/>
                <w:rPrChange w:id="3406" w:author="嗯哼" w:date="2021-09-13T09:12:00Z">
                  <w:rPr>
                    <w:rFonts w:ascii="仿宋" w:eastAsia="仿宋" w:hAnsi="仿宋" w:cs="宋体" w:hint="eastAsia"/>
                    <w:color w:val="auto"/>
                    <w:sz w:val="24"/>
                    <w:szCs w:val="24"/>
                  </w:rPr>
                </w:rPrChange>
              </w:rPr>
              <w:t>”</w:t>
            </w:r>
            <w:r>
              <w:rPr>
                <w:rFonts w:eastAsia="仿宋_GB2312"/>
                <w:color w:val="auto"/>
                <w:sz w:val="24"/>
                <w:szCs w:val="24"/>
                <w:rPrChange w:id="3407" w:author="嗯哼" w:date="2021-09-13T09:12:00Z">
                  <w:rPr>
                    <w:rFonts w:ascii="仿宋" w:eastAsia="仿宋" w:hAnsi="仿宋" w:cs="宋体" w:hint="eastAsia"/>
                    <w:color w:val="auto"/>
                    <w:sz w:val="24"/>
                    <w:szCs w:val="24"/>
                  </w:rPr>
                </w:rPrChange>
              </w:rPr>
              <w:t>登记平台；升级</w:t>
            </w:r>
            <w:r>
              <w:rPr>
                <w:rFonts w:eastAsia="仿宋_GB2312"/>
                <w:color w:val="auto"/>
                <w:sz w:val="24"/>
                <w:szCs w:val="24"/>
                <w:rPrChange w:id="3408" w:author="嗯哼" w:date="2021-09-13T09:12:00Z">
                  <w:rPr>
                    <w:rFonts w:ascii="仿宋" w:eastAsia="仿宋" w:hAnsi="仿宋" w:cs="宋体" w:hint="eastAsia"/>
                    <w:color w:val="auto"/>
                    <w:sz w:val="24"/>
                    <w:szCs w:val="24"/>
                  </w:rPr>
                </w:rPrChange>
              </w:rPr>
              <w:t>“</w:t>
            </w:r>
            <w:r>
              <w:rPr>
                <w:rFonts w:eastAsia="仿宋_GB2312"/>
                <w:color w:val="auto"/>
                <w:sz w:val="24"/>
                <w:szCs w:val="24"/>
                <w:rPrChange w:id="3409" w:author="嗯哼" w:date="2021-09-13T09:12:00Z">
                  <w:rPr>
                    <w:rFonts w:ascii="仿宋" w:eastAsia="仿宋" w:hAnsi="仿宋" w:cs="宋体" w:hint="eastAsia"/>
                    <w:color w:val="auto"/>
                    <w:sz w:val="24"/>
                    <w:szCs w:val="24"/>
                  </w:rPr>
                </w:rPrChange>
              </w:rPr>
              <w:t>安康码</w:t>
            </w:r>
            <w:r>
              <w:rPr>
                <w:rFonts w:eastAsia="仿宋_GB2312"/>
                <w:color w:val="auto"/>
                <w:sz w:val="24"/>
                <w:szCs w:val="24"/>
                <w:rPrChange w:id="3410" w:author="嗯哼" w:date="2021-09-13T09:12:00Z">
                  <w:rPr>
                    <w:rFonts w:ascii="仿宋" w:eastAsia="仿宋" w:hAnsi="仿宋" w:cs="宋体" w:hint="eastAsia"/>
                    <w:color w:val="auto"/>
                    <w:sz w:val="24"/>
                    <w:szCs w:val="24"/>
                  </w:rPr>
                </w:rPrChange>
              </w:rPr>
              <w:t>”</w:t>
            </w:r>
            <w:r>
              <w:rPr>
                <w:rFonts w:eastAsia="仿宋_GB2312"/>
                <w:color w:val="auto"/>
                <w:sz w:val="24"/>
                <w:szCs w:val="24"/>
                <w:rPrChange w:id="3411" w:author="嗯哼" w:date="2021-09-13T09:12:00Z">
                  <w:rPr>
                    <w:rFonts w:ascii="仿宋" w:eastAsia="仿宋" w:hAnsi="仿宋" w:cs="宋体" w:hint="eastAsia"/>
                    <w:color w:val="auto"/>
                    <w:sz w:val="24"/>
                    <w:szCs w:val="24"/>
                  </w:rPr>
                </w:rPrChange>
              </w:rPr>
              <w:t>应用服务体系。</w:t>
            </w:r>
          </w:p>
        </w:tc>
        <w:tc>
          <w:tcPr>
            <w:tcW w:w="3049" w:type="dxa"/>
            <w:tcBorders>
              <w:top w:val="single" w:sz="4" w:space="0" w:color="auto"/>
              <w:left w:val="nil"/>
              <w:bottom w:val="single" w:sz="4" w:space="0" w:color="auto"/>
              <w:right w:val="single" w:sz="4" w:space="0" w:color="auto"/>
            </w:tcBorders>
            <w:vAlign w:val="center"/>
          </w:tcPr>
          <w:p w14:paraId="0DBE397B" w14:textId="77777777" w:rsidR="00000000" w:rsidRDefault="00000000">
            <w:pPr>
              <w:spacing w:line="360" w:lineRule="exact"/>
              <w:rPr>
                <w:rFonts w:eastAsia="仿宋_GB2312"/>
                <w:color w:val="auto"/>
                <w:sz w:val="24"/>
                <w:szCs w:val="24"/>
                <w:rPrChange w:id="3412" w:author="嗯哼" w:date="2021-09-13T09:12:00Z">
                  <w:rPr>
                    <w:rFonts w:ascii="仿宋" w:eastAsia="仿宋" w:hAnsi="仿宋" w:cs="宋体" w:hint="eastAsia"/>
                    <w:color w:val="auto"/>
                    <w:sz w:val="24"/>
                    <w:szCs w:val="24"/>
                  </w:rPr>
                </w:rPrChange>
              </w:rPr>
              <w:pPrChange w:id="3413" w:author="嗯哼" w:date="2021-08-27T10:53:00Z">
                <w:pPr>
                  <w:spacing w:line="240" w:lineRule="auto"/>
                </w:pPr>
              </w:pPrChange>
            </w:pPr>
            <w:r>
              <w:rPr>
                <w:rFonts w:eastAsia="仿宋_GB2312"/>
                <w:color w:val="auto"/>
                <w:sz w:val="24"/>
                <w:szCs w:val="24"/>
                <w:rPrChange w:id="3414" w:author="嗯哼" w:date="2021-09-13T09:12:00Z">
                  <w:rPr>
                    <w:rFonts w:ascii="仿宋" w:eastAsia="仿宋" w:hAnsi="仿宋" w:cs="宋体" w:hint="eastAsia"/>
                    <w:color w:val="auto"/>
                    <w:sz w:val="24"/>
                    <w:szCs w:val="24"/>
                  </w:rPr>
                </w:rPrChange>
              </w:rPr>
              <w:t>市数据资源局</w:t>
            </w:r>
            <w:r>
              <w:rPr>
                <w:rFonts w:eastAsia="仿宋_GB2312"/>
                <w:color w:val="auto"/>
                <w:sz w:val="24"/>
                <w:szCs w:val="24"/>
              </w:rPr>
              <w:t>，市直有关部门</w:t>
            </w:r>
          </w:p>
        </w:tc>
      </w:tr>
      <w:tr w:rsidR="00000000" w14:paraId="23298544" w14:textId="77777777">
        <w:trPr>
          <w:trHeight w:val="366"/>
        </w:trPr>
        <w:tc>
          <w:tcPr>
            <w:tcW w:w="1320" w:type="dxa"/>
            <w:vMerge/>
            <w:tcBorders>
              <w:top w:val="single" w:sz="4" w:space="0" w:color="auto"/>
              <w:left w:val="single" w:sz="4" w:space="0" w:color="auto"/>
              <w:bottom w:val="single" w:sz="4" w:space="0" w:color="auto"/>
              <w:right w:val="single" w:sz="4" w:space="0" w:color="auto"/>
            </w:tcBorders>
            <w:vAlign w:val="center"/>
          </w:tcPr>
          <w:p w14:paraId="58EBEE63" w14:textId="77777777" w:rsidR="00000000" w:rsidRDefault="00000000">
            <w:pPr>
              <w:spacing w:line="360" w:lineRule="exact"/>
              <w:jc w:val="center"/>
              <w:rPr>
                <w:rFonts w:eastAsia="仿宋_GB2312"/>
                <w:color w:val="auto"/>
                <w:sz w:val="24"/>
                <w:szCs w:val="24"/>
                <w:rPrChange w:id="3415" w:author="嗯哼" w:date="2021-09-13T09:12:00Z">
                  <w:rPr>
                    <w:rFonts w:ascii="方正小标宋_GBK" w:eastAsia="方正小标宋_GBK" w:hAnsi="仿宋" w:cs="宋体" w:hint="eastAsia"/>
                    <w:color w:val="auto"/>
                    <w:sz w:val="24"/>
                    <w:szCs w:val="24"/>
                  </w:rPr>
                </w:rPrChange>
              </w:rPr>
              <w:pPrChange w:id="3416"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6E254353" w14:textId="77777777" w:rsidR="00000000" w:rsidRDefault="00000000">
            <w:pPr>
              <w:spacing w:line="360" w:lineRule="exact"/>
              <w:jc w:val="center"/>
              <w:rPr>
                <w:rFonts w:eastAsia="仿宋_GB2312"/>
                <w:color w:val="auto"/>
                <w:sz w:val="24"/>
                <w:szCs w:val="24"/>
                <w:rPrChange w:id="3417" w:author="嗯哼" w:date="2021-09-13T09:12:00Z">
                  <w:rPr>
                    <w:rFonts w:ascii="仿宋" w:eastAsia="仿宋" w:hAnsi="仿宋"/>
                    <w:color w:val="auto"/>
                    <w:sz w:val="24"/>
                    <w:szCs w:val="24"/>
                  </w:rPr>
                </w:rPrChange>
              </w:rPr>
              <w:pPrChange w:id="3418" w:author="嗯哼" w:date="2021-08-27T10:53:00Z">
                <w:pPr>
                  <w:spacing w:line="240" w:lineRule="auto"/>
                  <w:jc w:val="center"/>
                </w:pPr>
              </w:pPrChange>
            </w:pPr>
            <w:r>
              <w:rPr>
                <w:rFonts w:eastAsia="仿宋_GB2312"/>
                <w:color w:val="auto"/>
                <w:sz w:val="24"/>
                <w:szCs w:val="24"/>
                <w:rPrChange w:id="3419" w:author="嗯哼" w:date="2021-09-13T09:12:00Z">
                  <w:rPr>
                    <w:rFonts w:ascii="仿宋" w:eastAsia="仿宋" w:hAnsi="仿宋" w:hint="eastAsia"/>
                    <w:color w:val="auto"/>
                    <w:sz w:val="24"/>
                    <w:szCs w:val="24"/>
                  </w:rPr>
                </w:rPrChange>
              </w:rPr>
              <w:t>13</w:t>
            </w:r>
          </w:p>
        </w:tc>
        <w:tc>
          <w:tcPr>
            <w:tcW w:w="1842" w:type="dxa"/>
            <w:vMerge/>
            <w:tcBorders>
              <w:top w:val="single" w:sz="4" w:space="0" w:color="auto"/>
              <w:left w:val="nil"/>
              <w:bottom w:val="single" w:sz="4" w:space="0" w:color="auto"/>
              <w:right w:val="single" w:sz="4" w:space="0" w:color="auto"/>
            </w:tcBorders>
            <w:vAlign w:val="center"/>
          </w:tcPr>
          <w:p w14:paraId="2694AE8E" w14:textId="77777777" w:rsidR="00000000" w:rsidRDefault="00000000">
            <w:pPr>
              <w:spacing w:line="360" w:lineRule="exact"/>
              <w:rPr>
                <w:rFonts w:eastAsia="仿宋_GB2312"/>
                <w:color w:val="auto"/>
                <w:sz w:val="24"/>
                <w:szCs w:val="24"/>
                <w:rPrChange w:id="3420" w:author="嗯哼" w:date="2021-09-13T09:12:00Z">
                  <w:rPr>
                    <w:rFonts w:ascii="仿宋" w:eastAsia="仿宋" w:hAnsi="仿宋" w:cs="宋体" w:hint="eastAsia"/>
                    <w:color w:val="auto"/>
                    <w:sz w:val="24"/>
                    <w:szCs w:val="24"/>
                  </w:rPr>
                </w:rPrChange>
              </w:rPr>
              <w:pPrChange w:id="3421" w:author="嗯哼" w:date="2021-08-27T10:53:00Z">
                <w:pPr>
                  <w:spacing w:line="240" w:lineRule="auto"/>
                </w:pPr>
              </w:pPrChange>
            </w:pPr>
          </w:p>
        </w:tc>
        <w:tc>
          <w:tcPr>
            <w:tcW w:w="7016" w:type="dxa"/>
            <w:tcBorders>
              <w:top w:val="single" w:sz="4" w:space="0" w:color="auto"/>
              <w:left w:val="nil"/>
              <w:bottom w:val="single" w:sz="4" w:space="0" w:color="auto"/>
              <w:right w:val="single" w:sz="4" w:space="0" w:color="auto"/>
            </w:tcBorders>
            <w:vAlign w:val="center"/>
          </w:tcPr>
          <w:p w14:paraId="30F94A8A" w14:textId="77777777" w:rsidR="00000000" w:rsidRDefault="00000000">
            <w:pPr>
              <w:spacing w:line="360" w:lineRule="exact"/>
              <w:rPr>
                <w:rFonts w:eastAsia="仿宋_GB2312"/>
                <w:color w:val="auto"/>
                <w:sz w:val="24"/>
                <w:szCs w:val="24"/>
                <w:rPrChange w:id="3422" w:author="嗯哼" w:date="2021-09-13T09:12:00Z">
                  <w:rPr>
                    <w:rFonts w:ascii="仿宋" w:eastAsia="仿宋" w:hAnsi="仿宋" w:cs="宋体" w:hint="eastAsia"/>
                    <w:color w:val="auto"/>
                    <w:sz w:val="24"/>
                    <w:szCs w:val="24"/>
                  </w:rPr>
                </w:rPrChange>
              </w:rPr>
              <w:pPrChange w:id="3423" w:author="嗯哼" w:date="2021-08-27T10:53:00Z">
                <w:pPr>
                  <w:spacing w:line="240" w:lineRule="auto"/>
                </w:pPr>
              </w:pPrChange>
            </w:pPr>
            <w:r>
              <w:rPr>
                <w:rFonts w:eastAsia="仿宋_GB2312"/>
                <w:color w:val="auto"/>
                <w:sz w:val="24"/>
                <w:szCs w:val="24"/>
                <w:rPrChange w:id="3424" w:author="嗯哼" w:date="2021-09-13T09:12:00Z">
                  <w:rPr>
                    <w:rFonts w:ascii="仿宋" w:eastAsia="仿宋" w:hAnsi="仿宋" w:cs="宋体" w:hint="eastAsia"/>
                    <w:color w:val="auto"/>
                    <w:sz w:val="24"/>
                    <w:szCs w:val="24"/>
                  </w:rPr>
                </w:rPrChange>
              </w:rPr>
              <w:t>完善全民健康信息平台建设，开发应用全民健康信息化便民项目。</w:t>
            </w:r>
          </w:p>
        </w:tc>
        <w:tc>
          <w:tcPr>
            <w:tcW w:w="3049" w:type="dxa"/>
            <w:tcBorders>
              <w:top w:val="single" w:sz="4" w:space="0" w:color="auto"/>
              <w:left w:val="nil"/>
              <w:bottom w:val="single" w:sz="4" w:space="0" w:color="auto"/>
              <w:right w:val="single" w:sz="4" w:space="0" w:color="auto"/>
            </w:tcBorders>
            <w:vAlign w:val="center"/>
          </w:tcPr>
          <w:p w14:paraId="66AD5883" w14:textId="77777777" w:rsidR="00000000" w:rsidRDefault="00000000">
            <w:pPr>
              <w:spacing w:line="360" w:lineRule="exact"/>
              <w:rPr>
                <w:rFonts w:eastAsia="仿宋_GB2312"/>
                <w:color w:val="auto"/>
                <w:sz w:val="24"/>
                <w:szCs w:val="24"/>
                <w:rPrChange w:id="3425" w:author="嗯哼" w:date="2021-09-13T09:12:00Z">
                  <w:rPr>
                    <w:rFonts w:ascii="仿宋" w:eastAsia="仿宋" w:hAnsi="仿宋" w:cs="宋体" w:hint="eastAsia"/>
                    <w:color w:val="auto"/>
                    <w:sz w:val="24"/>
                    <w:szCs w:val="24"/>
                  </w:rPr>
                </w:rPrChange>
              </w:rPr>
              <w:pPrChange w:id="3426" w:author="嗯哼" w:date="2021-08-27T10:53:00Z">
                <w:pPr>
                  <w:spacing w:line="240" w:lineRule="auto"/>
                </w:pPr>
              </w:pPrChange>
            </w:pPr>
            <w:r>
              <w:rPr>
                <w:rFonts w:eastAsia="仿宋_GB2312"/>
                <w:color w:val="auto"/>
                <w:sz w:val="24"/>
                <w:szCs w:val="24"/>
                <w:rPrChange w:id="3427" w:author="嗯哼" w:date="2021-09-13T09:12:00Z">
                  <w:rPr>
                    <w:rFonts w:ascii="仿宋" w:eastAsia="仿宋" w:hAnsi="仿宋" w:cs="宋体" w:hint="eastAsia"/>
                    <w:color w:val="auto"/>
                    <w:sz w:val="24"/>
                    <w:szCs w:val="24"/>
                  </w:rPr>
                </w:rPrChange>
              </w:rPr>
              <w:t>市卫生健康委</w:t>
            </w:r>
          </w:p>
        </w:tc>
      </w:tr>
      <w:tr w:rsidR="00000000" w14:paraId="561952BF" w14:textId="77777777">
        <w:trPr>
          <w:trHeight w:val="366"/>
        </w:trPr>
        <w:tc>
          <w:tcPr>
            <w:tcW w:w="1320" w:type="dxa"/>
            <w:vMerge/>
            <w:tcBorders>
              <w:top w:val="single" w:sz="4" w:space="0" w:color="auto"/>
              <w:left w:val="single" w:sz="4" w:space="0" w:color="auto"/>
              <w:bottom w:val="single" w:sz="4" w:space="0" w:color="auto"/>
              <w:right w:val="single" w:sz="4" w:space="0" w:color="auto"/>
            </w:tcBorders>
            <w:vAlign w:val="center"/>
          </w:tcPr>
          <w:p w14:paraId="0AEA35DB" w14:textId="77777777" w:rsidR="00000000" w:rsidRDefault="00000000">
            <w:pPr>
              <w:spacing w:line="360" w:lineRule="exact"/>
              <w:jc w:val="center"/>
              <w:rPr>
                <w:rFonts w:eastAsia="仿宋_GB2312"/>
                <w:color w:val="auto"/>
                <w:sz w:val="24"/>
                <w:szCs w:val="24"/>
                <w:rPrChange w:id="3428" w:author="嗯哼" w:date="2021-09-13T09:12:00Z">
                  <w:rPr>
                    <w:rFonts w:ascii="方正小标宋_GBK" w:eastAsia="方正小标宋_GBK" w:hAnsi="仿宋" w:cs="宋体" w:hint="eastAsia"/>
                    <w:color w:val="auto"/>
                    <w:sz w:val="24"/>
                    <w:szCs w:val="24"/>
                  </w:rPr>
                </w:rPrChange>
              </w:rPr>
              <w:pPrChange w:id="3429"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5620D638" w14:textId="77777777" w:rsidR="00000000" w:rsidRDefault="00000000">
            <w:pPr>
              <w:spacing w:line="360" w:lineRule="exact"/>
              <w:jc w:val="center"/>
              <w:rPr>
                <w:rFonts w:eastAsia="仿宋_GB2312"/>
                <w:color w:val="auto"/>
                <w:sz w:val="24"/>
                <w:szCs w:val="24"/>
                <w:rPrChange w:id="3430" w:author="嗯哼" w:date="2021-09-13T09:12:00Z">
                  <w:rPr>
                    <w:rFonts w:ascii="仿宋" w:eastAsia="仿宋" w:hAnsi="仿宋"/>
                    <w:color w:val="auto"/>
                    <w:sz w:val="24"/>
                    <w:szCs w:val="24"/>
                  </w:rPr>
                </w:rPrChange>
              </w:rPr>
              <w:pPrChange w:id="3431" w:author="嗯哼" w:date="2021-08-27T10:53:00Z">
                <w:pPr>
                  <w:spacing w:line="240" w:lineRule="auto"/>
                  <w:jc w:val="center"/>
                </w:pPr>
              </w:pPrChange>
            </w:pPr>
            <w:r>
              <w:rPr>
                <w:rFonts w:eastAsia="仿宋_GB2312"/>
                <w:color w:val="auto"/>
                <w:sz w:val="24"/>
                <w:szCs w:val="24"/>
                <w:rPrChange w:id="3432" w:author="嗯哼" w:date="2021-09-13T09:12:00Z">
                  <w:rPr>
                    <w:rFonts w:ascii="仿宋" w:eastAsia="仿宋" w:hAnsi="仿宋" w:hint="eastAsia"/>
                    <w:color w:val="auto"/>
                    <w:sz w:val="24"/>
                    <w:szCs w:val="24"/>
                  </w:rPr>
                </w:rPrChange>
              </w:rPr>
              <w:t>14</w:t>
            </w:r>
          </w:p>
        </w:tc>
        <w:tc>
          <w:tcPr>
            <w:tcW w:w="1842" w:type="dxa"/>
            <w:vMerge/>
            <w:tcBorders>
              <w:top w:val="single" w:sz="4" w:space="0" w:color="auto"/>
              <w:left w:val="nil"/>
              <w:bottom w:val="single" w:sz="4" w:space="0" w:color="auto"/>
              <w:right w:val="single" w:sz="4" w:space="0" w:color="auto"/>
            </w:tcBorders>
            <w:vAlign w:val="center"/>
          </w:tcPr>
          <w:p w14:paraId="44C6FD02" w14:textId="77777777" w:rsidR="00000000" w:rsidRDefault="00000000">
            <w:pPr>
              <w:spacing w:line="360" w:lineRule="exact"/>
              <w:rPr>
                <w:rFonts w:eastAsia="仿宋_GB2312"/>
                <w:color w:val="auto"/>
                <w:sz w:val="24"/>
                <w:szCs w:val="24"/>
                <w:rPrChange w:id="3433" w:author="嗯哼" w:date="2021-09-13T09:12:00Z">
                  <w:rPr>
                    <w:rFonts w:ascii="仿宋" w:eastAsia="仿宋" w:hAnsi="仿宋" w:cs="宋体" w:hint="eastAsia"/>
                    <w:color w:val="auto"/>
                    <w:sz w:val="24"/>
                    <w:szCs w:val="24"/>
                  </w:rPr>
                </w:rPrChange>
              </w:rPr>
              <w:pPrChange w:id="3434" w:author="嗯哼" w:date="2021-08-27T10:53:00Z">
                <w:pPr>
                  <w:spacing w:line="240" w:lineRule="auto"/>
                </w:pPr>
              </w:pPrChange>
            </w:pPr>
          </w:p>
        </w:tc>
        <w:tc>
          <w:tcPr>
            <w:tcW w:w="7016" w:type="dxa"/>
            <w:tcBorders>
              <w:top w:val="single" w:sz="4" w:space="0" w:color="auto"/>
              <w:left w:val="nil"/>
              <w:bottom w:val="single" w:sz="4" w:space="0" w:color="auto"/>
              <w:right w:val="single" w:sz="4" w:space="0" w:color="auto"/>
            </w:tcBorders>
            <w:vAlign w:val="center"/>
          </w:tcPr>
          <w:p w14:paraId="20E50753" w14:textId="77777777" w:rsidR="00000000" w:rsidRDefault="00000000">
            <w:pPr>
              <w:spacing w:line="360" w:lineRule="exact"/>
              <w:rPr>
                <w:rFonts w:eastAsia="仿宋_GB2312"/>
                <w:color w:val="auto"/>
                <w:sz w:val="24"/>
                <w:szCs w:val="24"/>
                <w:rPrChange w:id="3435" w:author="嗯哼" w:date="2021-09-13T09:12:00Z">
                  <w:rPr>
                    <w:rFonts w:ascii="仿宋" w:eastAsia="仿宋" w:hAnsi="仿宋" w:cs="宋体" w:hint="eastAsia"/>
                    <w:color w:val="auto"/>
                    <w:sz w:val="24"/>
                    <w:szCs w:val="24"/>
                  </w:rPr>
                </w:rPrChange>
              </w:rPr>
              <w:pPrChange w:id="3436" w:author="嗯哼" w:date="2021-08-27T10:53:00Z">
                <w:pPr>
                  <w:spacing w:line="240" w:lineRule="auto"/>
                </w:pPr>
              </w:pPrChange>
            </w:pPr>
            <w:r>
              <w:rPr>
                <w:rFonts w:eastAsia="仿宋_GB2312"/>
                <w:color w:val="auto"/>
                <w:sz w:val="24"/>
                <w:szCs w:val="24"/>
                <w:rPrChange w:id="3437" w:author="嗯哼" w:date="2021-09-13T09:12:00Z">
                  <w:rPr>
                    <w:rFonts w:ascii="仿宋" w:eastAsia="仿宋" w:hAnsi="仿宋" w:cs="宋体" w:hint="eastAsia"/>
                    <w:color w:val="auto"/>
                    <w:sz w:val="24"/>
                    <w:szCs w:val="24"/>
                  </w:rPr>
                </w:rPrChange>
              </w:rPr>
              <w:t>建设完善智慧体育平台</w:t>
            </w:r>
          </w:p>
        </w:tc>
        <w:tc>
          <w:tcPr>
            <w:tcW w:w="3049" w:type="dxa"/>
            <w:tcBorders>
              <w:top w:val="single" w:sz="4" w:space="0" w:color="auto"/>
              <w:left w:val="nil"/>
              <w:bottom w:val="single" w:sz="4" w:space="0" w:color="auto"/>
              <w:right w:val="single" w:sz="4" w:space="0" w:color="auto"/>
            </w:tcBorders>
            <w:vAlign w:val="center"/>
          </w:tcPr>
          <w:p w14:paraId="0D56CD94" w14:textId="77777777" w:rsidR="00000000" w:rsidRDefault="00000000">
            <w:pPr>
              <w:spacing w:line="360" w:lineRule="exact"/>
              <w:rPr>
                <w:rFonts w:eastAsia="仿宋_GB2312"/>
                <w:color w:val="auto"/>
                <w:sz w:val="24"/>
                <w:szCs w:val="24"/>
                <w:rPrChange w:id="3438" w:author="嗯哼" w:date="2021-09-13T09:12:00Z">
                  <w:rPr>
                    <w:rFonts w:ascii="仿宋" w:eastAsia="仿宋" w:hAnsi="仿宋" w:cs="宋体" w:hint="eastAsia"/>
                    <w:color w:val="auto"/>
                    <w:sz w:val="24"/>
                    <w:szCs w:val="24"/>
                  </w:rPr>
                </w:rPrChange>
              </w:rPr>
              <w:pPrChange w:id="3439" w:author="嗯哼" w:date="2021-08-27T10:53:00Z">
                <w:pPr>
                  <w:spacing w:line="240" w:lineRule="auto"/>
                </w:pPr>
              </w:pPrChange>
            </w:pPr>
            <w:r>
              <w:rPr>
                <w:rFonts w:eastAsia="仿宋_GB2312"/>
                <w:color w:val="auto"/>
                <w:sz w:val="24"/>
                <w:szCs w:val="24"/>
                <w:rPrChange w:id="3440" w:author="嗯哼" w:date="2021-09-13T09:12:00Z">
                  <w:rPr>
                    <w:rFonts w:ascii="仿宋" w:eastAsia="仿宋" w:hAnsi="仿宋" w:cs="宋体" w:hint="eastAsia"/>
                    <w:color w:val="auto"/>
                    <w:sz w:val="24"/>
                    <w:szCs w:val="24"/>
                  </w:rPr>
                </w:rPrChange>
              </w:rPr>
              <w:t>市体育局</w:t>
            </w:r>
          </w:p>
        </w:tc>
      </w:tr>
      <w:tr w:rsidR="00000000" w14:paraId="63BA28DA" w14:textId="77777777">
        <w:trPr>
          <w:trHeight w:val="366"/>
        </w:trPr>
        <w:tc>
          <w:tcPr>
            <w:tcW w:w="1320" w:type="dxa"/>
            <w:vMerge/>
            <w:tcBorders>
              <w:top w:val="single" w:sz="4" w:space="0" w:color="auto"/>
              <w:left w:val="single" w:sz="4" w:space="0" w:color="auto"/>
              <w:bottom w:val="single" w:sz="4" w:space="0" w:color="auto"/>
              <w:right w:val="single" w:sz="4" w:space="0" w:color="auto"/>
            </w:tcBorders>
            <w:vAlign w:val="center"/>
          </w:tcPr>
          <w:p w14:paraId="24885B21" w14:textId="77777777" w:rsidR="00000000" w:rsidRDefault="00000000">
            <w:pPr>
              <w:spacing w:line="360" w:lineRule="exact"/>
              <w:jc w:val="center"/>
              <w:rPr>
                <w:rFonts w:eastAsia="仿宋_GB2312"/>
                <w:color w:val="auto"/>
                <w:sz w:val="24"/>
                <w:szCs w:val="24"/>
                <w:rPrChange w:id="3441" w:author="嗯哼" w:date="2021-09-13T09:12:00Z">
                  <w:rPr>
                    <w:rFonts w:ascii="方正小标宋_GBK" w:eastAsia="方正小标宋_GBK" w:hAnsi="仿宋" w:cs="宋体" w:hint="eastAsia"/>
                    <w:color w:val="auto"/>
                    <w:sz w:val="24"/>
                    <w:szCs w:val="24"/>
                  </w:rPr>
                </w:rPrChange>
              </w:rPr>
              <w:pPrChange w:id="3442"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1E1CD07D" w14:textId="77777777" w:rsidR="00000000" w:rsidRDefault="00000000">
            <w:pPr>
              <w:spacing w:line="360" w:lineRule="exact"/>
              <w:jc w:val="center"/>
              <w:rPr>
                <w:rFonts w:eastAsia="仿宋_GB2312"/>
                <w:color w:val="auto"/>
                <w:sz w:val="24"/>
                <w:szCs w:val="24"/>
                <w:rPrChange w:id="3443" w:author="嗯哼" w:date="2021-09-13T09:12:00Z">
                  <w:rPr>
                    <w:rFonts w:ascii="仿宋" w:eastAsia="仿宋" w:hAnsi="仿宋"/>
                    <w:color w:val="auto"/>
                    <w:sz w:val="24"/>
                    <w:szCs w:val="24"/>
                  </w:rPr>
                </w:rPrChange>
              </w:rPr>
              <w:pPrChange w:id="3444" w:author="嗯哼" w:date="2021-08-27T10:53:00Z">
                <w:pPr>
                  <w:spacing w:line="240" w:lineRule="auto"/>
                  <w:jc w:val="center"/>
                </w:pPr>
              </w:pPrChange>
            </w:pPr>
            <w:r>
              <w:rPr>
                <w:rFonts w:eastAsia="仿宋_GB2312"/>
                <w:color w:val="auto"/>
                <w:sz w:val="24"/>
                <w:szCs w:val="24"/>
                <w:rPrChange w:id="3445" w:author="嗯哼" w:date="2021-09-13T09:12:00Z">
                  <w:rPr>
                    <w:rFonts w:ascii="仿宋" w:eastAsia="仿宋" w:hAnsi="仿宋" w:hint="eastAsia"/>
                    <w:color w:val="auto"/>
                    <w:sz w:val="24"/>
                    <w:szCs w:val="24"/>
                  </w:rPr>
                </w:rPrChange>
              </w:rPr>
              <w:t>15</w:t>
            </w:r>
          </w:p>
        </w:tc>
        <w:tc>
          <w:tcPr>
            <w:tcW w:w="1842" w:type="dxa"/>
            <w:vMerge/>
            <w:tcBorders>
              <w:top w:val="single" w:sz="4" w:space="0" w:color="auto"/>
              <w:left w:val="nil"/>
              <w:bottom w:val="single" w:sz="4" w:space="0" w:color="auto"/>
              <w:right w:val="single" w:sz="4" w:space="0" w:color="auto"/>
            </w:tcBorders>
            <w:vAlign w:val="center"/>
          </w:tcPr>
          <w:p w14:paraId="52771A89" w14:textId="77777777" w:rsidR="00000000" w:rsidRDefault="00000000">
            <w:pPr>
              <w:spacing w:line="360" w:lineRule="exact"/>
              <w:rPr>
                <w:rFonts w:eastAsia="仿宋_GB2312"/>
                <w:color w:val="auto"/>
                <w:sz w:val="24"/>
                <w:szCs w:val="24"/>
                <w:rPrChange w:id="3446" w:author="嗯哼" w:date="2021-09-13T09:12:00Z">
                  <w:rPr>
                    <w:rFonts w:ascii="仿宋" w:eastAsia="仿宋" w:hAnsi="仿宋" w:cs="宋体" w:hint="eastAsia"/>
                    <w:color w:val="auto"/>
                    <w:sz w:val="24"/>
                    <w:szCs w:val="24"/>
                  </w:rPr>
                </w:rPrChange>
              </w:rPr>
              <w:pPrChange w:id="3447" w:author="嗯哼" w:date="2021-08-27T10:53:00Z">
                <w:pPr>
                  <w:spacing w:line="240" w:lineRule="auto"/>
                </w:pPr>
              </w:pPrChange>
            </w:pPr>
          </w:p>
        </w:tc>
        <w:tc>
          <w:tcPr>
            <w:tcW w:w="7016" w:type="dxa"/>
            <w:tcBorders>
              <w:top w:val="single" w:sz="4" w:space="0" w:color="auto"/>
              <w:left w:val="nil"/>
              <w:bottom w:val="single" w:sz="4" w:space="0" w:color="auto"/>
              <w:right w:val="single" w:sz="4" w:space="0" w:color="auto"/>
            </w:tcBorders>
            <w:vAlign w:val="center"/>
          </w:tcPr>
          <w:p w14:paraId="3E41CC6A" w14:textId="77777777" w:rsidR="00000000" w:rsidRDefault="00000000">
            <w:pPr>
              <w:spacing w:line="360" w:lineRule="exact"/>
              <w:rPr>
                <w:rFonts w:eastAsia="仿宋_GB2312"/>
                <w:color w:val="auto"/>
                <w:sz w:val="24"/>
                <w:szCs w:val="24"/>
                <w:rPrChange w:id="3448" w:author="嗯哼" w:date="2021-09-13T09:12:00Z">
                  <w:rPr>
                    <w:rFonts w:ascii="仿宋" w:eastAsia="仿宋" w:hAnsi="仿宋" w:cs="宋体" w:hint="eastAsia"/>
                    <w:color w:val="auto"/>
                    <w:sz w:val="24"/>
                    <w:szCs w:val="24"/>
                  </w:rPr>
                </w:rPrChange>
              </w:rPr>
              <w:pPrChange w:id="3449" w:author="嗯哼" w:date="2021-08-27T10:53:00Z">
                <w:pPr>
                  <w:spacing w:line="240" w:lineRule="auto"/>
                </w:pPr>
              </w:pPrChange>
            </w:pPr>
            <w:r>
              <w:rPr>
                <w:rFonts w:eastAsia="仿宋_GB2312"/>
                <w:color w:val="auto"/>
                <w:sz w:val="24"/>
                <w:szCs w:val="24"/>
                <w:rPrChange w:id="3450" w:author="嗯哼" w:date="2021-09-13T09:12:00Z">
                  <w:rPr>
                    <w:rFonts w:ascii="仿宋" w:eastAsia="仿宋" w:hAnsi="仿宋" w:cs="宋体" w:hint="eastAsia"/>
                    <w:color w:val="auto"/>
                    <w:sz w:val="24"/>
                    <w:szCs w:val="24"/>
                  </w:rPr>
                </w:rPrChange>
              </w:rPr>
              <w:t>构建智慧养老服务体系，升级民政养老服务系统；建设智慧养老三级中心。</w:t>
            </w:r>
          </w:p>
        </w:tc>
        <w:tc>
          <w:tcPr>
            <w:tcW w:w="3049" w:type="dxa"/>
            <w:tcBorders>
              <w:top w:val="single" w:sz="4" w:space="0" w:color="auto"/>
              <w:left w:val="nil"/>
              <w:bottom w:val="single" w:sz="4" w:space="0" w:color="auto"/>
              <w:right w:val="single" w:sz="4" w:space="0" w:color="auto"/>
            </w:tcBorders>
            <w:vAlign w:val="center"/>
          </w:tcPr>
          <w:p w14:paraId="7D4BE5C1" w14:textId="77777777" w:rsidR="00000000" w:rsidRDefault="00000000">
            <w:pPr>
              <w:spacing w:line="360" w:lineRule="exact"/>
              <w:rPr>
                <w:rFonts w:eastAsia="仿宋_GB2312"/>
                <w:color w:val="auto"/>
                <w:sz w:val="24"/>
                <w:szCs w:val="24"/>
                <w:rPrChange w:id="3451" w:author="嗯哼" w:date="2021-09-13T09:12:00Z">
                  <w:rPr>
                    <w:rFonts w:ascii="仿宋" w:eastAsia="仿宋" w:hAnsi="仿宋" w:cs="宋体" w:hint="eastAsia"/>
                    <w:color w:val="auto"/>
                    <w:sz w:val="24"/>
                    <w:szCs w:val="24"/>
                  </w:rPr>
                </w:rPrChange>
              </w:rPr>
              <w:pPrChange w:id="3452" w:author="嗯哼" w:date="2021-08-27T10:53:00Z">
                <w:pPr>
                  <w:spacing w:line="240" w:lineRule="auto"/>
                </w:pPr>
              </w:pPrChange>
            </w:pPr>
            <w:r>
              <w:rPr>
                <w:rFonts w:eastAsia="仿宋_GB2312"/>
                <w:color w:val="auto"/>
                <w:sz w:val="24"/>
                <w:szCs w:val="24"/>
                <w:rPrChange w:id="3453" w:author="嗯哼" w:date="2021-09-13T09:12:00Z">
                  <w:rPr>
                    <w:rFonts w:ascii="仿宋" w:eastAsia="仿宋" w:hAnsi="仿宋" w:cs="宋体" w:hint="eastAsia"/>
                    <w:color w:val="auto"/>
                    <w:sz w:val="24"/>
                    <w:szCs w:val="24"/>
                  </w:rPr>
                </w:rPrChange>
              </w:rPr>
              <w:t>市民政局</w:t>
            </w:r>
          </w:p>
        </w:tc>
      </w:tr>
      <w:tr w:rsidR="00000000" w14:paraId="3AC88FD9" w14:textId="77777777">
        <w:trPr>
          <w:trHeight w:val="366"/>
        </w:trPr>
        <w:tc>
          <w:tcPr>
            <w:tcW w:w="1320" w:type="dxa"/>
            <w:vMerge/>
            <w:tcBorders>
              <w:top w:val="single" w:sz="4" w:space="0" w:color="auto"/>
              <w:left w:val="single" w:sz="4" w:space="0" w:color="auto"/>
              <w:bottom w:val="single" w:sz="4" w:space="0" w:color="auto"/>
              <w:right w:val="single" w:sz="4" w:space="0" w:color="auto"/>
            </w:tcBorders>
            <w:vAlign w:val="center"/>
          </w:tcPr>
          <w:p w14:paraId="77BE2A41" w14:textId="77777777" w:rsidR="00000000" w:rsidRDefault="00000000">
            <w:pPr>
              <w:spacing w:line="360" w:lineRule="exact"/>
              <w:jc w:val="center"/>
              <w:rPr>
                <w:rFonts w:eastAsia="仿宋_GB2312"/>
                <w:color w:val="auto"/>
                <w:sz w:val="24"/>
                <w:szCs w:val="24"/>
                <w:rPrChange w:id="3454" w:author="嗯哼" w:date="2021-09-13T09:12:00Z">
                  <w:rPr>
                    <w:rFonts w:ascii="方正小标宋_GBK" w:eastAsia="方正小标宋_GBK" w:hAnsi="仿宋" w:cs="宋体" w:hint="eastAsia"/>
                    <w:color w:val="auto"/>
                    <w:sz w:val="24"/>
                    <w:szCs w:val="24"/>
                  </w:rPr>
                </w:rPrChange>
              </w:rPr>
              <w:pPrChange w:id="3455"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5567F181" w14:textId="77777777" w:rsidR="00000000" w:rsidRDefault="00000000">
            <w:pPr>
              <w:spacing w:line="360" w:lineRule="exact"/>
              <w:jc w:val="center"/>
              <w:rPr>
                <w:rFonts w:eastAsia="仿宋_GB2312"/>
                <w:color w:val="auto"/>
                <w:sz w:val="24"/>
                <w:szCs w:val="24"/>
                <w:rPrChange w:id="3456" w:author="嗯哼" w:date="2021-09-13T09:12:00Z">
                  <w:rPr>
                    <w:rFonts w:ascii="仿宋" w:eastAsia="仿宋" w:hAnsi="仿宋"/>
                    <w:color w:val="auto"/>
                    <w:sz w:val="24"/>
                    <w:szCs w:val="24"/>
                  </w:rPr>
                </w:rPrChange>
              </w:rPr>
              <w:pPrChange w:id="3457" w:author="嗯哼" w:date="2021-08-27T10:53:00Z">
                <w:pPr>
                  <w:spacing w:line="240" w:lineRule="auto"/>
                  <w:jc w:val="center"/>
                </w:pPr>
              </w:pPrChange>
            </w:pPr>
            <w:r>
              <w:rPr>
                <w:rFonts w:eastAsia="仿宋_GB2312"/>
                <w:color w:val="auto"/>
                <w:sz w:val="24"/>
                <w:szCs w:val="24"/>
                <w:rPrChange w:id="3458" w:author="嗯哼" w:date="2021-09-13T09:12:00Z">
                  <w:rPr>
                    <w:rFonts w:ascii="仿宋" w:eastAsia="仿宋" w:hAnsi="仿宋" w:hint="eastAsia"/>
                    <w:color w:val="auto"/>
                    <w:sz w:val="24"/>
                    <w:szCs w:val="24"/>
                  </w:rPr>
                </w:rPrChange>
              </w:rPr>
              <w:t>16</w:t>
            </w:r>
          </w:p>
        </w:tc>
        <w:tc>
          <w:tcPr>
            <w:tcW w:w="1842" w:type="dxa"/>
            <w:vMerge/>
            <w:tcBorders>
              <w:top w:val="single" w:sz="4" w:space="0" w:color="auto"/>
              <w:left w:val="nil"/>
              <w:bottom w:val="single" w:sz="4" w:space="0" w:color="auto"/>
              <w:right w:val="single" w:sz="4" w:space="0" w:color="auto"/>
            </w:tcBorders>
            <w:vAlign w:val="center"/>
          </w:tcPr>
          <w:p w14:paraId="0FA8BF4D" w14:textId="77777777" w:rsidR="00000000" w:rsidRDefault="00000000">
            <w:pPr>
              <w:spacing w:line="360" w:lineRule="exact"/>
              <w:rPr>
                <w:rFonts w:eastAsia="仿宋_GB2312"/>
                <w:color w:val="auto"/>
                <w:sz w:val="24"/>
                <w:szCs w:val="24"/>
                <w:rPrChange w:id="3459" w:author="嗯哼" w:date="2021-09-13T09:12:00Z">
                  <w:rPr>
                    <w:rFonts w:ascii="仿宋" w:eastAsia="仿宋" w:hAnsi="仿宋" w:cs="宋体" w:hint="eastAsia"/>
                    <w:color w:val="auto"/>
                    <w:sz w:val="24"/>
                    <w:szCs w:val="24"/>
                  </w:rPr>
                </w:rPrChange>
              </w:rPr>
              <w:pPrChange w:id="3460" w:author="嗯哼" w:date="2021-08-27T10:53:00Z">
                <w:pPr>
                  <w:spacing w:line="240" w:lineRule="auto"/>
                </w:pPr>
              </w:pPrChange>
            </w:pPr>
          </w:p>
        </w:tc>
        <w:tc>
          <w:tcPr>
            <w:tcW w:w="7016" w:type="dxa"/>
            <w:tcBorders>
              <w:top w:val="single" w:sz="4" w:space="0" w:color="auto"/>
              <w:left w:val="nil"/>
              <w:bottom w:val="single" w:sz="4" w:space="0" w:color="auto"/>
              <w:right w:val="single" w:sz="4" w:space="0" w:color="auto"/>
            </w:tcBorders>
            <w:vAlign w:val="center"/>
          </w:tcPr>
          <w:p w14:paraId="57BFB3DB" w14:textId="77777777" w:rsidR="00000000" w:rsidRDefault="00000000">
            <w:pPr>
              <w:spacing w:line="360" w:lineRule="exact"/>
              <w:rPr>
                <w:rFonts w:eastAsia="仿宋_GB2312"/>
                <w:color w:val="auto"/>
                <w:sz w:val="24"/>
                <w:szCs w:val="24"/>
                <w:rPrChange w:id="3461" w:author="嗯哼" w:date="2021-09-13T09:12:00Z">
                  <w:rPr>
                    <w:rFonts w:ascii="仿宋" w:eastAsia="仿宋" w:hAnsi="仿宋" w:cs="宋体" w:hint="eastAsia"/>
                    <w:color w:val="auto"/>
                    <w:sz w:val="24"/>
                    <w:szCs w:val="24"/>
                  </w:rPr>
                </w:rPrChange>
              </w:rPr>
              <w:pPrChange w:id="3462" w:author="嗯哼" w:date="2021-08-27T10:53:00Z">
                <w:pPr>
                  <w:spacing w:line="240" w:lineRule="auto"/>
                </w:pPr>
              </w:pPrChange>
            </w:pPr>
            <w:r>
              <w:rPr>
                <w:rFonts w:eastAsia="仿宋_GB2312"/>
                <w:color w:val="auto"/>
                <w:sz w:val="24"/>
                <w:szCs w:val="24"/>
                <w:rPrChange w:id="3463" w:author="嗯哼" w:date="2021-09-13T09:12:00Z">
                  <w:rPr>
                    <w:rFonts w:ascii="仿宋" w:eastAsia="仿宋" w:hAnsi="仿宋" w:cs="宋体" w:hint="eastAsia"/>
                    <w:color w:val="auto"/>
                    <w:sz w:val="24"/>
                    <w:szCs w:val="24"/>
                  </w:rPr>
                </w:rPrChange>
              </w:rPr>
              <w:t>促进文化旅游繁荣发展，优化</w:t>
            </w:r>
            <w:r>
              <w:rPr>
                <w:rFonts w:eastAsia="仿宋_GB2312"/>
                <w:color w:val="auto"/>
                <w:sz w:val="24"/>
                <w:szCs w:val="24"/>
                <w:rPrChange w:id="3464" w:author="嗯哼" w:date="2021-09-13T09:12:00Z">
                  <w:rPr>
                    <w:rFonts w:ascii="仿宋" w:eastAsia="仿宋" w:hAnsi="仿宋" w:cs="宋体" w:hint="eastAsia"/>
                    <w:color w:val="auto"/>
                    <w:sz w:val="24"/>
                    <w:szCs w:val="24"/>
                  </w:rPr>
                </w:rPrChange>
              </w:rPr>
              <w:t>“</w:t>
            </w:r>
            <w:r>
              <w:rPr>
                <w:rFonts w:eastAsia="仿宋_GB2312"/>
                <w:color w:val="auto"/>
                <w:sz w:val="24"/>
                <w:szCs w:val="24"/>
                <w:rPrChange w:id="3465" w:author="嗯哼" w:date="2021-09-13T09:12:00Z">
                  <w:rPr>
                    <w:rFonts w:ascii="仿宋" w:eastAsia="仿宋" w:hAnsi="仿宋" w:cs="宋体" w:hint="eastAsia"/>
                    <w:color w:val="auto"/>
                    <w:sz w:val="24"/>
                    <w:szCs w:val="24"/>
                  </w:rPr>
                </w:rPrChange>
              </w:rPr>
              <w:t>智慧文旅</w:t>
            </w:r>
            <w:r>
              <w:rPr>
                <w:rFonts w:eastAsia="仿宋_GB2312"/>
                <w:color w:val="auto"/>
                <w:sz w:val="24"/>
                <w:szCs w:val="24"/>
                <w:rPrChange w:id="3466" w:author="嗯哼" w:date="2021-09-13T09:12:00Z">
                  <w:rPr>
                    <w:rFonts w:ascii="仿宋" w:eastAsia="仿宋" w:hAnsi="仿宋" w:cs="宋体" w:hint="eastAsia"/>
                    <w:color w:val="auto"/>
                    <w:sz w:val="24"/>
                    <w:szCs w:val="24"/>
                  </w:rPr>
                </w:rPrChange>
              </w:rPr>
              <w:t>”</w:t>
            </w:r>
            <w:r>
              <w:rPr>
                <w:rFonts w:eastAsia="仿宋_GB2312"/>
                <w:color w:val="auto"/>
                <w:sz w:val="24"/>
                <w:szCs w:val="24"/>
                <w:rPrChange w:id="3467" w:author="嗯哼" w:date="2021-09-13T09:12:00Z">
                  <w:rPr>
                    <w:rFonts w:ascii="仿宋" w:eastAsia="仿宋" w:hAnsi="仿宋" w:cs="宋体" w:hint="eastAsia"/>
                    <w:color w:val="auto"/>
                    <w:sz w:val="24"/>
                    <w:szCs w:val="24"/>
                  </w:rPr>
                </w:rPrChange>
              </w:rPr>
              <w:t>应用场景，</w:t>
            </w:r>
            <w:r>
              <w:rPr>
                <w:rFonts w:eastAsia="仿宋_GB2312"/>
                <w:color w:val="auto"/>
                <w:sz w:val="24"/>
                <w:szCs w:val="24"/>
                <w:rPrChange w:id="3468" w:author="嗯哼" w:date="2021-09-13T09:12:00Z">
                  <w:rPr>
                    <w:rFonts w:ascii="仿宋" w:eastAsia="仿宋" w:hAnsi="仿宋" w:cs="宋体"/>
                    <w:color w:val="auto"/>
                    <w:sz w:val="24"/>
                    <w:szCs w:val="24"/>
                  </w:rPr>
                </w:rPrChange>
              </w:rPr>
              <w:t>建设交通</w:t>
            </w:r>
            <w:r>
              <w:rPr>
                <w:rFonts w:eastAsia="仿宋_GB2312"/>
                <w:color w:val="auto"/>
                <w:sz w:val="24"/>
                <w:szCs w:val="24"/>
                <w:rPrChange w:id="3469" w:author="嗯哼" w:date="2021-09-13T09:12:00Z">
                  <w:rPr>
                    <w:rFonts w:ascii="仿宋" w:eastAsia="仿宋" w:hAnsi="仿宋" w:cs="宋体" w:hint="eastAsia"/>
                    <w:color w:val="auto"/>
                    <w:sz w:val="24"/>
                    <w:szCs w:val="24"/>
                  </w:rPr>
                </w:rPrChange>
              </w:rPr>
              <w:t>旅游</w:t>
            </w:r>
            <w:r>
              <w:rPr>
                <w:rFonts w:eastAsia="仿宋_GB2312"/>
                <w:color w:val="auto"/>
                <w:sz w:val="24"/>
                <w:szCs w:val="24"/>
                <w:rPrChange w:id="3470" w:author="嗯哼" w:date="2021-09-13T09:12:00Z">
                  <w:rPr>
                    <w:rFonts w:ascii="仿宋" w:eastAsia="仿宋" w:hAnsi="仿宋" w:cs="宋体"/>
                    <w:color w:val="auto"/>
                    <w:sz w:val="24"/>
                    <w:szCs w:val="24"/>
                  </w:rPr>
                </w:rPrChange>
              </w:rPr>
              <w:t>出行服务平台</w:t>
            </w:r>
            <w:r>
              <w:rPr>
                <w:rFonts w:eastAsia="仿宋_GB2312"/>
                <w:color w:val="auto"/>
                <w:sz w:val="24"/>
                <w:szCs w:val="24"/>
                <w:rPrChange w:id="3471" w:author="嗯哼" w:date="2021-09-13T09:12:00Z">
                  <w:rPr>
                    <w:rFonts w:ascii="仿宋" w:eastAsia="仿宋" w:hAnsi="仿宋" w:cs="宋体" w:hint="eastAsia"/>
                    <w:color w:val="auto"/>
                    <w:sz w:val="24"/>
                    <w:szCs w:val="24"/>
                  </w:rPr>
                </w:rPrChange>
              </w:rPr>
              <w:t>。</w:t>
            </w:r>
          </w:p>
        </w:tc>
        <w:tc>
          <w:tcPr>
            <w:tcW w:w="3049" w:type="dxa"/>
            <w:tcBorders>
              <w:top w:val="single" w:sz="4" w:space="0" w:color="auto"/>
              <w:left w:val="nil"/>
              <w:bottom w:val="single" w:sz="4" w:space="0" w:color="auto"/>
              <w:right w:val="single" w:sz="4" w:space="0" w:color="auto"/>
            </w:tcBorders>
            <w:vAlign w:val="center"/>
          </w:tcPr>
          <w:p w14:paraId="7063ABF3" w14:textId="77777777" w:rsidR="00000000" w:rsidRDefault="00000000">
            <w:pPr>
              <w:spacing w:line="360" w:lineRule="exact"/>
              <w:rPr>
                <w:rFonts w:eastAsia="仿宋_GB2312"/>
                <w:color w:val="auto"/>
                <w:sz w:val="24"/>
                <w:szCs w:val="24"/>
                <w:rPrChange w:id="3472" w:author="嗯哼" w:date="2021-09-13T09:12:00Z">
                  <w:rPr>
                    <w:rFonts w:ascii="仿宋" w:eastAsia="仿宋" w:hAnsi="仿宋" w:cs="宋体" w:hint="eastAsia"/>
                    <w:color w:val="auto"/>
                    <w:sz w:val="24"/>
                    <w:szCs w:val="24"/>
                  </w:rPr>
                </w:rPrChange>
              </w:rPr>
              <w:pPrChange w:id="3473" w:author="嗯哼" w:date="2021-08-27T10:53:00Z">
                <w:pPr>
                  <w:spacing w:line="240" w:lineRule="auto"/>
                </w:pPr>
              </w:pPrChange>
            </w:pPr>
            <w:r>
              <w:rPr>
                <w:rFonts w:eastAsia="仿宋_GB2312"/>
                <w:color w:val="auto"/>
                <w:sz w:val="24"/>
                <w:szCs w:val="24"/>
                <w:rPrChange w:id="3474" w:author="嗯哼" w:date="2021-09-13T09:12:00Z">
                  <w:rPr>
                    <w:rFonts w:ascii="仿宋" w:eastAsia="仿宋" w:hAnsi="仿宋" w:cs="宋体" w:hint="eastAsia"/>
                    <w:color w:val="auto"/>
                    <w:sz w:val="24"/>
                    <w:szCs w:val="24"/>
                  </w:rPr>
                </w:rPrChange>
              </w:rPr>
              <w:t>市文化和旅游局、</w:t>
            </w:r>
            <w:r>
              <w:rPr>
                <w:rFonts w:eastAsia="仿宋_GB2312"/>
                <w:color w:val="auto"/>
                <w:sz w:val="24"/>
                <w:szCs w:val="24"/>
              </w:rPr>
              <w:t>市数据资源局</w:t>
            </w:r>
            <w:del w:id="3475" w:author="嗯哼" w:date="2021-08-27T10:51:00Z">
              <w:r>
                <w:rPr>
                  <w:rFonts w:eastAsia="仿宋_GB2312"/>
                  <w:color w:val="auto"/>
                  <w:sz w:val="24"/>
                  <w:szCs w:val="24"/>
                  <w:rPrChange w:id="3476" w:author="嗯哼" w:date="2021-09-13T09:12:00Z">
                    <w:rPr>
                      <w:rFonts w:ascii="仿宋" w:eastAsia="仿宋" w:hAnsi="仿宋" w:cs="宋体" w:hint="eastAsia"/>
                      <w:color w:val="auto"/>
                      <w:sz w:val="24"/>
                      <w:szCs w:val="24"/>
                    </w:rPr>
                  </w:rPrChange>
                </w:rPr>
                <w:delText>。</w:delText>
              </w:r>
            </w:del>
          </w:p>
        </w:tc>
      </w:tr>
      <w:tr w:rsidR="00000000" w14:paraId="27E73276" w14:textId="77777777">
        <w:trPr>
          <w:trHeight w:val="385"/>
        </w:trPr>
        <w:tc>
          <w:tcPr>
            <w:tcW w:w="1320" w:type="dxa"/>
            <w:vMerge/>
            <w:tcBorders>
              <w:top w:val="single" w:sz="4" w:space="0" w:color="auto"/>
              <w:left w:val="single" w:sz="4" w:space="0" w:color="auto"/>
              <w:bottom w:val="single" w:sz="4" w:space="0" w:color="auto"/>
              <w:right w:val="single" w:sz="4" w:space="0" w:color="auto"/>
            </w:tcBorders>
            <w:vAlign w:val="center"/>
          </w:tcPr>
          <w:p w14:paraId="3B435A5D" w14:textId="77777777" w:rsidR="00000000" w:rsidRDefault="00000000">
            <w:pPr>
              <w:spacing w:line="360" w:lineRule="exact"/>
              <w:jc w:val="center"/>
              <w:rPr>
                <w:rFonts w:eastAsia="仿宋_GB2312"/>
                <w:color w:val="auto"/>
                <w:sz w:val="24"/>
                <w:szCs w:val="24"/>
                <w:rPrChange w:id="3477" w:author="嗯哼" w:date="2021-09-13T09:12:00Z">
                  <w:rPr>
                    <w:rFonts w:ascii="方正小标宋_GBK" w:eastAsia="方正小标宋_GBK" w:hAnsi="仿宋" w:cs="宋体" w:hint="eastAsia"/>
                    <w:color w:val="auto"/>
                    <w:sz w:val="24"/>
                    <w:szCs w:val="24"/>
                  </w:rPr>
                </w:rPrChange>
              </w:rPr>
              <w:pPrChange w:id="3478"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21EE7628" w14:textId="77777777" w:rsidR="00000000" w:rsidRDefault="00000000">
            <w:pPr>
              <w:spacing w:line="360" w:lineRule="exact"/>
              <w:jc w:val="center"/>
              <w:rPr>
                <w:rFonts w:eastAsia="仿宋_GB2312"/>
                <w:color w:val="auto"/>
                <w:sz w:val="24"/>
                <w:szCs w:val="24"/>
                <w:rPrChange w:id="3479" w:author="嗯哼" w:date="2021-09-13T09:12:00Z">
                  <w:rPr>
                    <w:rFonts w:ascii="仿宋" w:eastAsia="仿宋" w:hAnsi="仿宋" w:hint="eastAsia"/>
                    <w:color w:val="auto"/>
                    <w:sz w:val="24"/>
                    <w:szCs w:val="24"/>
                  </w:rPr>
                </w:rPrChange>
              </w:rPr>
              <w:pPrChange w:id="3480" w:author="嗯哼" w:date="2021-08-27T10:53:00Z">
                <w:pPr>
                  <w:spacing w:line="240" w:lineRule="auto"/>
                  <w:jc w:val="center"/>
                </w:pPr>
              </w:pPrChange>
            </w:pPr>
            <w:r>
              <w:rPr>
                <w:rFonts w:eastAsia="仿宋_GB2312"/>
                <w:color w:val="auto"/>
                <w:sz w:val="24"/>
                <w:szCs w:val="24"/>
                <w:rPrChange w:id="3481" w:author="嗯哼" w:date="2021-09-13T09:12:00Z">
                  <w:rPr>
                    <w:rFonts w:ascii="仿宋" w:eastAsia="仿宋" w:hAnsi="仿宋"/>
                    <w:color w:val="auto"/>
                    <w:sz w:val="24"/>
                    <w:szCs w:val="24"/>
                  </w:rPr>
                </w:rPrChange>
              </w:rPr>
              <w:t>17</w:t>
            </w:r>
          </w:p>
        </w:tc>
        <w:tc>
          <w:tcPr>
            <w:tcW w:w="1842" w:type="dxa"/>
            <w:vMerge w:val="restart"/>
            <w:tcBorders>
              <w:top w:val="single" w:sz="4" w:space="0" w:color="auto"/>
              <w:left w:val="nil"/>
              <w:bottom w:val="single" w:sz="4" w:space="0" w:color="auto"/>
              <w:right w:val="single" w:sz="4" w:space="0" w:color="auto"/>
            </w:tcBorders>
            <w:vAlign w:val="center"/>
          </w:tcPr>
          <w:p w14:paraId="5437A43D" w14:textId="77777777" w:rsidR="00000000" w:rsidRDefault="00000000">
            <w:pPr>
              <w:spacing w:line="360" w:lineRule="exact"/>
              <w:rPr>
                <w:rFonts w:eastAsia="仿宋_GB2312"/>
                <w:color w:val="auto"/>
                <w:sz w:val="24"/>
                <w:szCs w:val="24"/>
                <w:rPrChange w:id="3482" w:author="嗯哼" w:date="2021-09-13T09:12:00Z">
                  <w:rPr>
                    <w:rFonts w:ascii="仿宋" w:eastAsia="仿宋" w:hAnsi="仿宋" w:cs="宋体"/>
                    <w:color w:val="auto"/>
                    <w:sz w:val="24"/>
                    <w:szCs w:val="24"/>
                  </w:rPr>
                </w:rPrChange>
              </w:rPr>
              <w:pPrChange w:id="3483" w:author="嗯哼" w:date="2021-08-27T10:53:00Z">
                <w:pPr>
                  <w:spacing w:line="240" w:lineRule="auto"/>
                </w:pPr>
              </w:pPrChange>
            </w:pPr>
            <w:r>
              <w:rPr>
                <w:rFonts w:eastAsia="仿宋_GB2312"/>
                <w:color w:val="auto"/>
                <w:sz w:val="24"/>
                <w:szCs w:val="24"/>
                <w:rPrChange w:id="3484" w:author="嗯哼" w:date="2021-09-13T09:12:00Z">
                  <w:rPr>
                    <w:rFonts w:ascii="仿宋" w:eastAsia="仿宋" w:hAnsi="仿宋" w:cs="宋体" w:hint="eastAsia"/>
                    <w:color w:val="auto"/>
                    <w:sz w:val="24"/>
                    <w:szCs w:val="24"/>
                  </w:rPr>
                </w:rPrChange>
              </w:rPr>
              <w:t>推进社会治理数字化应用</w:t>
            </w:r>
          </w:p>
        </w:tc>
        <w:tc>
          <w:tcPr>
            <w:tcW w:w="7016" w:type="dxa"/>
            <w:tcBorders>
              <w:top w:val="single" w:sz="4" w:space="0" w:color="auto"/>
              <w:left w:val="nil"/>
              <w:bottom w:val="single" w:sz="4" w:space="0" w:color="auto"/>
              <w:right w:val="single" w:sz="4" w:space="0" w:color="auto"/>
            </w:tcBorders>
            <w:vAlign w:val="center"/>
          </w:tcPr>
          <w:p w14:paraId="75A48B7A" w14:textId="77777777" w:rsidR="00000000" w:rsidRDefault="00000000">
            <w:pPr>
              <w:spacing w:line="360" w:lineRule="exact"/>
              <w:rPr>
                <w:rFonts w:eastAsia="仿宋_GB2312"/>
                <w:color w:val="auto"/>
                <w:sz w:val="24"/>
                <w:szCs w:val="24"/>
                <w:rPrChange w:id="3485" w:author="嗯哼" w:date="2021-09-13T09:12:00Z">
                  <w:rPr>
                    <w:rFonts w:ascii="仿宋" w:eastAsia="仿宋" w:hAnsi="仿宋" w:cs="宋体" w:hint="eastAsia"/>
                    <w:color w:val="auto"/>
                    <w:sz w:val="24"/>
                    <w:szCs w:val="24"/>
                  </w:rPr>
                </w:rPrChange>
              </w:rPr>
              <w:pPrChange w:id="3486" w:author="嗯哼" w:date="2021-08-27T10:53:00Z">
                <w:pPr>
                  <w:spacing w:line="240" w:lineRule="auto"/>
                </w:pPr>
              </w:pPrChange>
            </w:pPr>
            <w:r>
              <w:rPr>
                <w:rFonts w:eastAsia="仿宋_GB2312"/>
                <w:color w:val="auto"/>
                <w:sz w:val="24"/>
                <w:szCs w:val="24"/>
                <w:rPrChange w:id="3487" w:author="嗯哼" w:date="2021-09-13T09:12:00Z">
                  <w:rPr>
                    <w:rFonts w:ascii="仿宋" w:eastAsia="仿宋" w:hAnsi="仿宋" w:cs="宋体" w:hint="eastAsia"/>
                    <w:color w:val="auto"/>
                    <w:sz w:val="24"/>
                    <w:szCs w:val="24"/>
                  </w:rPr>
                </w:rPrChange>
              </w:rPr>
              <w:t>提高</w:t>
            </w:r>
            <w:r>
              <w:rPr>
                <w:rFonts w:eastAsia="仿宋_GB2312"/>
                <w:color w:val="auto"/>
                <w:sz w:val="24"/>
                <w:szCs w:val="24"/>
                <w:rPrChange w:id="3488" w:author="嗯哼" w:date="2021-09-13T09:12:00Z">
                  <w:rPr>
                    <w:rFonts w:ascii="仿宋" w:eastAsia="仿宋" w:hAnsi="仿宋" w:cs="宋体" w:hint="eastAsia"/>
                    <w:color w:val="auto"/>
                    <w:sz w:val="24"/>
                    <w:szCs w:val="24"/>
                  </w:rPr>
                </w:rPrChange>
              </w:rPr>
              <w:t>“</w:t>
            </w:r>
            <w:r>
              <w:rPr>
                <w:rFonts w:eastAsia="仿宋_GB2312"/>
                <w:color w:val="auto"/>
                <w:sz w:val="24"/>
                <w:szCs w:val="24"/>
                <w:rPrChange w:id="3489" w:author="嗯哼" w:date="2021-09-13T09:12:00Z">
                  <w:rPr>
                    <w:rFonts w:ascii="仿宋" w:eastAsia="仿宋" w:hAnsi="仿宋" w:cs="宋体" w:hint="eastAsia"/>
                    <w:color w:val="auto"/>
                    <w:sz w:val="24"/>
                    <w:szCs w:val="24"/>
                  </w:rPr>
                </w:rPrChange>
              </w:rPr>
              <w:t>互联网</w:t>
            </w:r>
            <w:r>
              <w:rPr>
                <w:rFonts w:eastAsia="仿宋_GB2312"/>
                <w:color w:val="auto"/>
                <w:sz w:val="24"/>
                <w:szCs w:val="24"/>
                <w:rPrChange w:id="3490" w:author="嗯哼" w:date="2021-09-13T09:12:00Z">
                  <w:rPr>
                    <w:rFonts w:ascii="仿宋" w:eastAsia="仿宋" w:hAnsi="仿宋" w:cs="宋体" w:hint="eastAsia"/>
                    <w:color w:val="auto"/>
                    <w:sz w:val="24"/>
                    <w:szCs w:val="24"/>
                  </w:rPr>
                </w:rPrChange>
              </w:rPr>
              <w:t>+</w:t>
            </w:r>
            <w:r>
              <w:rPr>
                <w:rFonts w:eastAsia="仿宋_GB2312"/>
                <w:color w:val="auto"/>
                <w:sz w:val="24"/>
                <w:szCs w:val="24"/>
                <w:rPrChange w:id="3491" w:author="嗯哼" w:date="2021-09-13T09:12:00Z">
                  <w:rPr>
                    <w:rFonts w:ascii="仿宋" w:eastAsia="仿宋" w:hAnsi="仿宋" w:cs="宋体" w:hint="eastAsia"/>
                    <w:color w:val="auto"/>
                    <w:sz w:val="24"/>
                    <w:szCs w:val="24"/>
                  </w:rPr>
                </w:rPrChange>
              </w:rPr>
              <w:t>城市管理</w:t>
            </w:r>
            <w:r>
              <w:rPr>
                <w:rFonts w:eastAsia="仿宋_GB2312"/>
                <w:color w:val="auto"/>
                <w:sz w:val="24"/>
                <w:szCs w:val="24"/>
                <w:rPrChange w:id="3492" w:author="嗯哼" w:date="2021-09-13T09:12:00Z">
                  <w:rPr>
                    <w:rFonts w:ascii="仿宋" w:eastAsia="仿宋" w:hAnsi="仿宋" w:cs="宋体" w:hint="eastAsia"/>
                    <w:color w:val="auto"/>
                    <w:sz w:val="24"/>
                    <w:szCs w:val="24"/>
                  </w:rPr>
                </w:rPrChange>
              </w:rPr>
              <w:t>”</w:t>
            </w:r>
            <w:r>
              <w:rPr>
                <w:rFonts w:eastAsia="仿宋_GB2312"/>
                <w:color w:val="auto"/>
                <w:sz w:val="24"/>
                <w:szCs w:val="24"/>
                <w:rPrChange w:id="3493" w:author="嗯哼" w:date="2021-09-13T09:12:00Z">
                  <w:rPr>
                    <w:rFonts w:ascii="仿宋" w:eastAsia="仿宋" w:hAnsi="仿宋" w:cs="宋体" w:hint="eastAsia"/>
                    <w:color w:val="auto"/>
                    <w:sz w:val="24"/>
                    <w:szCs w:val="24"/>
                  </w:rPr>
                </w:rPrChange>
              </w:rPr>
              <w:t>能力，建设城市运行综合管理平台，构建城市大脑指挥调度中心。</w:t>
            </w:r>
          </w:p>
        </w:tc>
        <w:tc>
          <w:tcPr>
            <w:tcW w:w="3049" w:type="dxa"/>
            <w:tcBorders>
              <w:top w:val="single" w:sz="4" w:space="0" w:color="auto"/>
              <w:left w:val="nil"/>
              <w:bottom w:val="single" w:sz="4" w:space="0" w:color="auto"/>
              <w:right w:val="single" w:sz="4" w:space="0" w:color="auto"/>
            </w:tcBorders>
            <w:vAlign w:val="center"/>
          </w:tcPr>
          <w:p w14:paraId="4487C6EC" w14:textId="77777777" w:rsidR="00000000" w:rsidRDefault="00000000">
            <w:pPr>
              <w:spacing w:line="360" w:lineRule="exact"/>
              <w:rPr>
                <w:rFonts w:eastAsia="仿宋_GB2312"/>
                <w:color w:val="auto"/>
                <w:sz w:val="24"/>
                <w:szCs w:val="24"/>
                <w:rPrChange w:id="3494" w:author="嗯哼" w:date="2021-09-13T09:12:00Z">
                  <w:rPr>
                    <w:rFonts w:ascii="仿宋" w:eastAsia="仿宋" w:hAnsi="仿宋" w:cs="宋体" w:hint="eastAsia"/>
                    <w:color w:val="auto"/>
                    <w:sz w:val="24"/>
                    <w:szCs w:val="24"/>
                  </w:rPr>
                </w:rPrChange>
              </w:rPr>
              <w:pPrChange w:id="3495" w:author="嗯哼" w:date="2021-08-27T10:53:00Z">
                <w:pPr>
                  <w:spacing w:line="240" w:lineRule="auto"/>
                </w:pPr>
              </w:pPrChange>
            </w:pPr>
            <w:r>
              <w:rPr>
                <w:rFonts w:eastAsia="仿宋_GB2312"/>
                <w:color w:val="auto"/>
                <w:sz w:val="24"/>
                <w:szCs w:val="24"/>
                <w:rPrChange w:id="3496" w:author="嗯哼" w:date="2021-09-13T09:12:00Z">
                  <w:rPr>
                    <w:rFonts w:ascii="仿宋" w:eastAsia="仿宋" w:hAnsi="仿宋" w:cs="宋体" w:hint="eastAsia"/>
                    <w:color w:val="auto"/>
                    <w:sz w:val="24"/>
                    <w:szCs w:val="24"/>
                  </w:rPr>
                </w:rPrChange>
              </w:rPr>
              <w:t>市数据资源局、市政府</w:t>
            </w:r>
            <w:r>
              <w:rPr>
                <w:rFonts w:eastAsia="仿宋_GB2312"/>
                <w:color w:val="auto"/>
                <w:sz w:val="24"/>
                <w:szCs w:val="24"/>
              </w:rPr>
              <w:t>办公室</w:t>
            </w:r>
          </w:p>
        </w:tc>
      </w:tr>
      <w:tr w:rsidR="00000000" w14:paraId="3E898E72" w14:textId="77777777">
        <w:trPr>
          <w:trHeight w:val="381"/>
        </w:trPr>
        <w:tc>
          <w:tcPr>
            <w:tcW w:w="1320" w:type="dxa"/>
            <w:vMerge/>
            <w:tcBorders>
              <w:top w:val="single" w:sz="4" w:space="0" w:color="auto"/>
              <w:left w:val="single" w:sz="4" w:space="0" w:color="auto"/>
              <w:bottom w:val="single" w:sz="4" w:space="0" w:color="auto"/>
              <w:right w:val="single" w:sz="4" w:space="0" w:color="auto"/>
            </w:tcBorders>
            <w:vAlign w:val="center"/>
          </w:tcPr>
          <w:p w14:paraId="6B87B3D4" w14:textId="77777777" w:rsidR="00000000" w:rsidRDefault="00000000">
            <w:pPr>
              <w:spacing w:line="360" w:lineRule="exact"/>
              <w:jc w:val="center"/>
              <w:rPr>
                <w:rFonts w:eastAsia="仿宋_GB2312"/>
                <w:color w:val="auto"/>
                <w:sz w:val="24"/>
                <w:szCs w:val="24"/>
                <w:rPrChange w:id="3497" w:author="嗯哼" w:date="2021-09-13T09:12:00Z">
                  <w:rPr>
                    <w:rFonts w:ascii="方正小标宋_GBK" w:eastAsia="方正小标宋_GBK" w:hAnsi="仿宋" w:cs="宋体" w:hint="eastAsia"/>
                    <w:color w:val="auto"/>
                    <w:sz w:val="24"/>
                    <w:szCs w:val="24"/>
                  </w:rPr>
                </w:rPrChange>
              </w:rPr>
              <w:pPrChange w:id="3498"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500AB97C" w14:textId="77777777" w:rsidR="00000000" w:rsidRDefault="00000000">
            <w:pPr>
              <w:spacing w:line="360" w:lineRule="exact"/>
              <w:jc w:val="center"/>
              <w:rPr>
                <w:rFonts w:eastAsia="仿宋_GB2312"/>
                <w:color w:val="auto"/>
                <w:sz w:val="24"/>
                <w:szCs w:val="24"/>
                <w:rPrChange w:id="3499" w:author="嗯哼" w:date="2021-09-13T09:12:00Z">
                  <w:rPr>
                    <w:rFonts w:ascii="仿宋" w:eastAsia="仿宋" w:hAnsi="仿宋"/>
                    <w:color w:val="auto"/>
                    <w:sz w:val="24"/>
                    <w:szCs w:val="24"/>
                  </w:rPr>
                </w:rPrChange>
              </w:rPr>
              <w:pPrChange w:id="3500" w:author="嗯哼" w:date="2021-08-27T10:53:00Z">
                <w:pPr>
                  <w:spacing w:line="240" w:lineRule="auto"/>
                  <w:jc w:val="center"/>
                </w:pPr>
              </w:pPrChange>
            </w:pPr>
            <w:r>
              <w:rPr>
                <w:rFonts w:eastAsia="仿宋_GB2312"/>
                <w:color w:val="auto"/>
                <w:sz w:val="24"/>
                <w:szCs w:val="24"/>
                <w:rPrChange w:id="3501" w:author="嗯哼" w:date="2021-09-13T09:12:00Z">
                  <w:rPr>
                    <w:rFonts w:ascii="仿宋" w:eastAsia="仿宋" w:hAnsi="仿宋" w:hint="eastAsia"/>
                    <w:color w:val="auto"/>
                    <w:sz w:val="24"/>
                    <w:szCs w:val="24"/>
                  </w:rPr>
                </w:rPrChange>
              </w:rPr>
              <w:t>18</w:t>
            </w:r>
          </w:p>
        </w:tc>
        <w:tc>
          <w:tcPr>
            <w:tcW w:w="1842" w:type="dxa"/>
            <w:vMerge/>
            <w:tcBorders>
              <w:top w:val="single" w:sz="4" w:space="0" w:color="auto"/>
              <w:left w:val="nil"/>
              <w:bottom w:val="single" w:sz="4" w:space="0" w:color="auto"/>
              <w:right w:val="single" w:sz="4" w:space="0" w:color="auto"/>
            </w:tcBorders>
            <w:vAlign w:val="center"/>
          </w:tcPr>
          <w:p w14:paraId="467AB26C" w14:textId="77777777" w:rsidR="00000000" w:rsidRDefault="00000000">
            <w:pPr>
              <w:spacing w:line="360" w:lineRule="exact"/>
              <w:rPr>
                <w:rFonts w:eastAsia="仿宋_GB2312"/>
                <w:color w:val="auto"/>
                <w:sz w:val="24"/>
                <w:szCs w:val="24"/>
                <w:rPrChange w:id="3502" w:author="嗯哼" w:date="2021-09-13T09:12:00Z">
                  <w:rPr>
                    <w:rFonts w:ascii="仿宋" w:eastAsia="仿宋" w:hAnsi="仿宋" w:cs="宋体" w:hint="eastAsia"/>
                    <w:color w:val="auto"/>
                    <w:sz w:val="24"/>
                    <w:szCs w:val="24"/>
                  </w:rPr>
                </w:rPrChange>
              </w:rPr>
              <w:pPrChange w:id="3503" w:author="嗯哼" w:date="2021-08-27T10:53:00Z">
                <w:pPr>
                  <w:spacing w:line="240" w:lineRule="auto"/>
                </w:pPr>
              </w:pPrChange>
            </w:pPr>
          </w:p>
        </w:tc>
        <w:tc>
          <w:tcPr>
            <w:tcW w:w="7016" w:type="dxa"/>
            <w:tcBorders>
              <w:top w:val="single" w:sz="4" w:space="0" w:color="auto"/>
              <w:left w:val="nil"/>
              <w:bottom w:val="single" w:sz="4" w:space="0" w:color="auto"/>
              <w:right w:val="single" w:sz="4" w:space="0" w:color="auto"/>
            </w:tcBorders>
            <w:vAlign w:val="center"/>
          </w:tcPr>
          <w:p w14:paraId="6C1BB40C" w14:textId="77777777" w:rsidR="00000000" w:rsidRDefault="00000000">
            <w:pPr>
              <w:spacing w:line="360" w:lineRule="exact"/>
              <w:rPr>
                <w:rFonts w:eastAsia="仿宋_GB2312"/>
                <w:color w:val="auto"/>
                <w:sz w:val="24"/>
                <w:szCs w:val="24"/>
                <w:rPrChange w:id="3504" w:author="嗯哼" w:date="2021-09-13T09:12:00Z">
                  <w:rPr>
                    <w:rFonts w:ascii="仿宋" w:eastAsia="仿宋" w:hAnsi="仿宋" w:cs="宋体" w:hint="eastAsia"/>
                    <w:color w:val="auto"/>
                    <w:sz w:val="24"/>
                    <w:szCs w:val="24"/>
                  </w:rPr>
                </w:rPrChange>
              </w:rPr>
              <w:pPrChange w:id="3505" w:author="嗯哼" w:date="2021-08-27T10:53:00Z">
                <w:pPr>
                  <w:spacing w:line="240" w:lineRule="auto"/>
                </w:pPr>
              </w:pPrChange>
            </w:pPr>
            <w:r>
              <w:rPr>
                <w:rFonts w:eastAsia="仿宋_GB2312"/>
                <w:color w:val="auto"/>
                <w:sz w:val="24"/>
                <w:szCs w:val="24"/>
                <w:rPrChange w:id="3506" w:author="嗯哼" w:date="2021-09-13T09:12:00Z">
                  <w:rPr>
                    <w:rFonts w:ascii="仿宋" w:eastAsia="仿宋" w:hAnsi="仿宋" w:cs="宋体" w:hint="eastAsia"/>
                    <w:color w:val="auto"/>
                    <w:sz w:val="24"/>
                    <w:szCs w:val="24"/>
                  </w:rPr>
                </w:rPrChange>
              </w:rPr>
              <w:t>推进平安黄山建设，开发</w:t>
            </w:r>
            <w:r>
              <w:rPr>
                <w:rFonts w:eastAsia="仿宋_GB2312"/>
                <w:color w:val="auto"/>
                <w:sz w:val="24"/>
                <w:szCs w:val="24"/>
                <w:rPrChange w:id="3507" w:author="嗯哼" w:date="2021-09-13T09:12:00Z">
                  <w:rPr>
                    <w:rFonts w:ascii="仿宋" w:eastAsia="仿宋" w:hAnsi="仿宋" w:cs="宋体" w:hint="eastAsia"/>
                    <w:color w:val="auto"/>
                    <w:sz w:val="24"/>
                    <w:szCs w:val="24"/>
                  </w:rPr>
                </w:rPrChange>
              </w:rPr>
              <w:t>“</w:t>
            </w:r>
            <w:r>
              <w:rPr>
                <w:rFonts w:eastAsia="仿宋_GB2312"/>
                <w:color w:val="auto"/>
                <w:sz w:val="24"/>
                <w:szCs w:val="24"/>
                <w:rPrChange w:id="3508" w:author="嗯哼" w:date="2021-09-13T09:12:00Z">
                  <w:rPr>
                    <w:rFonts w:ascii="仿宋" w:eastAsia="仿宋" w:hAnsi="仿宋" w:cs="宋体" w:hint="eastAsia"/>
                    <w:color w:val="auto"/>
                    <w:sz w:val="24"/>
                    <w:szCs w:val="24"/>
                  </w:rPr>
                </w:rPrChange>
              </w:rPr>
              <w:t>雪亮工程</w:t>
            </w:r>
            <w:r>
              <w:rPr>
                <w:rFonts w:eastAsia="仿宋_GB2312"/>
                <w:color w:val="auto"/>
                <w:sz w:val="24"/>
                <w:szCs w:val="24"/>
                <w:rPrChange w:id="3509" w:author="嗯哼" w:date="2021-09-13T09:12:00Z">
                  <w:rPr>
                    <w:rFonts w:ascii="仿宋" w:eastAsia="仿宋" w:hAnsi="仿宋" w:cs="宋体" w:hint="eastAsia"/>
                    <w:color w:val="auto"/>
                    <w:sz w:val="24"/>
                    <w:szCs w:val="24"/>
                  </w:rPr>
                </w:rPrChange>
              </w:rPr>
              <w:t>”</w:t>
            </w:r>
            <w:r>
              <w:rPr>
                <w:rFonts w:eastAsia="仿宋_GB2312"/>
                <w:color w:val="auto"/>
                <w:sz w:val="24"/>
                <w:szCs w:val="24"/>
                <w:rPrChange w:id="3510" w:author="嗯哼" w:date="2021-09-13T09:12:00Z">
                  <w:rPr>
                    <w:rFonts w:ascii="仿宋" w:eastAsia="仿宋" w:hAnsi="仿宋" w:cs="宋体" w:hint="eastAsia"/>
                    <w:color w:val="auto"/>
                    <w:sz w:val="24"/>
                    <w:szCs w:val="24"/>
                  </w:rPr>
                </w:rPrChange>
              </w:rPr>
              <w:t>二期项目，建设公安一体化通信指挥系统，建设智慧安防小区，</w:t>
            </w:r>
          </w:p>
        </w:tc>
        <w:tc>
          <w:tcPr>
            <w:tcW w:w="3049" w:type="dxa"/>
            <w:tcBorders>
              <w:top w:val="single" w:sz="4" w:space="0" w:color="auto"/>
              <w:left w:val="nil"/>
              <w:bottom w:val="single" w:sz="4" w:space="0" w:color="auto"/>
              <w:right w:val="single" w:sz="4" w:space="0" w:color="auto"/>
            </w:tcBorders>
            <w:vAlign w:val="center"/>
          </w:tcPr>
          <w:p w14:paraId="7DD70FE4" w14:textId="77777777" w:rsidR="00000000" w:rsidRDefault="00000000">
            <w:pPr>
              <w:spacing w:line="360" w:lineRule="exact"/>
              <w:rPr>
                <w:rFonts w:eastAsia="仿宋_GB2312"/>
                <w:color w:val="auto"/>
                <w:sz w:val="24"/>
                <w:szCs w:val="24"/>
                <w:rPrChange w:id="3511" w:author="嗯哼" w:date="2021-09-13T09:12:00Z">
                  <w:rPr>
                    <w:rFonts w:ascii="仿宋" w:eastAsia="仿宋" w:hAnsi="仿宋" w:cs="宋体" w:hint="eastAsia"/>
                    <w:color w:val="auto"/>
                    <w:sz w:val="24"/>
                    <w:szCs w:val="24"/>
                  </w:rPr>
                </w:rPrChange>
              </w:rPr>
              <w:pPrChange w:id="3512" w:author="嗯哼" w:date="2021-08-27T10:53:00Z">
                <w:pPr>
                  <w:spacing w:line="240" w:lineRule="auto"/>
                </w:pPr>
              </w:pPrChange>
            </w:pPr>
            <w:r>
              <w:rPr>
                <w:rFonts w:eastAsia="仿宋_GB2312"/>
                <w:color w:val="auto"/>
                <w:sz w:val="24"/>
                <w:szCs w:val="24"/>
              </w:rPr>
              <w:t>市委政法委、</w:t>
            </w:r>
            <w:r>
              <w:rPr>
                <w:rFonts w:eastAsia="仿宋_GB2312"/>
                <w:color w:val="auto"/>
                <w:sz w:val="24"/>
                <w:szCs w:val="24"/>
                <w:rPrChange w:id="3513" w:author="嗯哼" w:date="2021-09-13T09:12:00Z">
                  <w:rPr>
                    <w:rFonts w:ascii="仿宋" w:eastAsia="仿宋" w:hAnsi="仿宋" w:cs="宋体" w:hint="eastAsia"/>
                    <w:color w:val="auto"/>
                    <w:sz w:val="24"/>
                    <w:szCs w:val="24"/>
                  </w:rPr>
                </w:rPrChange>
              </w:rPr>
              <w:t>市公安局</w:t>
            </w:r>
          </w:p>
        </w:tc>
      </w:tr>
      <w:tr w:rsidR="00000000" w14:paraId="5B8400F9" w14:textId="77777777">
        <w:trPr>
          <w:trHeight w:val="381"/>
        </w:trPr>
        <w:tc>
          <w:tcPr>
            <w:tcW w:w="1320" w:type="dxa"/>
            <w:vMerge/>
            <w:tcBorders>
              <w:top w:val="single" w:sz="4" w:space="0" w:color="auto"/>
              <w:left w:val="single" w:sz="4" w:space="0" w:color="auto"/>
              <w:bottom w:val="single" w:sz="4" w:space="0" w:color="auto"/>
              <w:right w:val="single" w:sz="4" w:space="0" w:color="auto"/>
            </w:tcBorders>
            <w:vAlign w:val="center"/>
          </w:tcPr>
          <w:p w14:paraId="3E2A858E" w14:textId="77777777" w:rsidR="00000000" w:rsidRDefault="00000000">
            <w:pPr>
              <w:spacing w:line="360" w:lineRule="exact"/>
              <w:jc w:val="center"/>
              <w:rPr>
                <w:rFonts w:eastAsia="仿宋_GB2312"/>
                <w:color w:val="auto"/>
                <w:sz w:val="24"/>
                <w:szCs w:val="24"/>
                <w:rPrChange w:id="3514" w:author="嗯哼" w:date="2021-09-13T09:12:00Z">
                  <w:rPr>
                    <w:rFonts w:ascii="方正小标宋_GBK" w:eastAsia="方正小标宋_GBK" w:hAnsi="仿宋" w:cs="宋体" w:hint="eastAsia"/>
                    <w:color w:val="auto"/>
                    <w:sz w:val="24"/>
                    <w:szCs w:val="24"/>
                  </w:rPr>
                </w:rPrChange>
              </w:rPr>
              <w:pPrChange w:id="3515"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00525FC6" w14:textId="77777777" w:rsidR="00000000" w:rsidRDefault="00000000">
            <w:pPr>
              <w:spacing w:line="360" w:lineRule="exact"/>
              <w:jc w:val="center"/>
              <w:rPr>
                <w:rFonts w:eastAsia="仿宋_GB2312"/>
                <w:color w:val="auto"/>
                <w:sz w:val="24"/>
                <w:szCs w:val="24"/>
                <w:rPrChange w:id="3516" w:author="嗯哼" w:date="2021-09-13T09:12:00Z">
                  <w:rPr>
                    <w:rFonts w:ascii="仿宋" w:eastAsia="仿宋" w:hAnsi="仿宋"/>
                    <w:color w:val="auto"/>
                    <w:sz w:val="24"/>
                    <w:szCs w:val="24"/>
                  </w:rPr>
                </w:rPrChange>
              </w:rPr>
              <w:pPrChange w:id="3517" w:author="嗯哼" w:date="2021-08-27T10:53:00Z">
                <w:pPr>
                  <w:spacing w:line="240" w:lineRule="auto"/>
                  <w:jc w:val="center"/>
                </w:pPr>
              </w:pPrChange>
            </w:pPr>
            <w:r>
              <w:rPr>
                <w:rFonts w:eastAsia="仿宋_GB2312"/>
                <w:color w:val="auto"/>
                <w:sz w:val="24"/>
                <w:szCs w:val="24"/>
                <w:rPrChange w:id="3518" w:author="嗯哼" w:date="2021-09-13T09:12:00Z">
                  <w:rPr>
                    <w:rFonts w:ascii="仿宋" w:eastAsia="仿宋" w:hAnsi="仿宋" w:hint="eastAsia"/>
                    <w:color w:val="auto"/>
                    <w:sz w:val="24"/>
                    <w:szCs w:val="24"/>
                  </w:rPr>
                </w:rPrChange>
              </w:rPr>
              <w:t>19</w:t>
            </w:r>
          </w:p>
        </w:tc>
        <w:tc>
          <w:tcPr>
            <w:tcW w:w="1842" w:type="dxa"/>
            <w:vMerge/>
            <w:tcBorders>
              <w:top w:val="single" w:sz="4" w:space="0" w:color="auto"/>
              <w:left w:val="nil"/>
              <w:bottom w:val="single" w:sz="4" w:space="0" w:color="auto"/>
              <w:right w:val="single" w:sz="4" w:space="0" w:color="auto"/>
            </w:tcBorders>
            <w:vAlign w:val="center"/>
          </w:tcPr>
          <w:p w14:paraId="7330D178" w14:textId="77777777" w:rsidR="00000000" w:rsidRDefault="00000000">
            <w:pPr>
              <w:spacing w:line="360" w:lineRule="exact"/>
              <w:rPr>
                <w:rFonts w:eastAsia="仿宋_GB2312"/>
                <w:color w:val="auto"/>
                <w:sz w:val="24"/>
                <w:szCs w:val="24"/>
                <w:rPrChange w:id="3519" w:author="嗯哼" w:date="2021-09-13T09:12:00Z">
                  <w:rPr>
                    <w:rFonts w:ascii="仿宋" w:eastAsia="仿宋" w:hAnsi="仿宋" w:cs="宋体" w:hint="eastAsia"/>
                    <w:color w:val="auto"/>
                    <w:sz w:val="24"/>
                    <w:szCs w:val="24"/>
                  </w:rPr>
                </w:rPrChange>
              </w:rPr>
              <w:pPrChange w:id="3520" w:author="嗯哼" w:date="2021-08-27T10:53:00Z">
                <w:pPr>
                  <w:spacing w:line="240" w:lineRule="auto"/>
                </w:pPr>
              </w:pPrChange>
            </w:pPr>
          </w:p>
        </w:tc>
        <w:tc>
          <w:tcPr>
            <w:tcW w:w="7016" w:type="dxa"/>
            <w:tcBorders>
              <w:top w:val="single" w:sz="4" w:space="0" w:color="auto"/>
              <w:left w:val="nil"/>
              <w:bottom w:val="single" w:sz="4" w:space="0" w:color="auto"/>
              <w:right w:val="single" w:sz="4" w:space="0" w:color="auto"/>
            </w:tcBorders>
            <w:vAlign w:val="center"/>
          </w:tcPr>
          <w:p w14:paraId="32E0DEAF" w14:textId="77777777" w:rsidR="00000000" w:rsidRDefault="00000000">
            <w:pPr>
              <w:spacing w:line="360" w:lineRule="exact"/>
              <w:rPr>
                <w:rFonts w:eastAsia="仿宋_GB2312"/>
                <w:color w:val="auto"/>
                <w:sz w:val="24"/>
                <w:szCs w:val="24"/>
                <w:rPrChange w:id="3521" w:author="嗯哼" w:date="2021-09-13T09:12:00Z">
                  <w:rPr>
                    <w:rFonts w:ascii="仿宋" w:eastAsia="仿宋" w:hAnsi="仿宋" w:cs="宋体" w:hint="eastAsia"/>
                    <w:color w:val="auto"/>
                    <w:sz w:val="24"/>
                    <w:szCs w:val="24"/>
                  </w:rPr>
                </w:rPrChange>
              </w:rPr>
              <w:pPrChange w:id="3522" w:author="嗯哼" w:date="2021-08-27T10:53:00Z">
                <w:pPr>
                  <w:spacing w:line="240" w:lineRule="auto"/>
                </w:pPr>
              </w:pPrChange>
            </w:pPr>
            <w:r>
              <w:rPr>
                <w:rFonts w:eastAsia="仿宋_GB2312"/>
                <w:color w:val="auto"/>
                <w:sz w:val="24"/>
                <w:szCs w:val="24"/>
                <w:rPrChange w:id="3523" w:author="嗯哼" w:date="2021-09-13T09:12:00Z">
                  <w:rPr>
                    <w:rFonts w:ascii="仿宋" w:eastAsia="仿宋" w:hAnsi="仿宋" w:cs="宋体" w:hint="eastAsia"/>
                    <w:color w:val="auto"/>
                    <w:sz w:val="24"/>
                    <w:szCs w:val="24"/>
                  </w:rPr>
                </w:rPrChange>
              </w:rPr>
              <w:t>深化</w:t>
            </w:r>
            <w:r>
              <w:rPr>
                <w:rFonts w:eastAsia="仿宋_GB2312"/>
                <w:color w:val="auto"/>
                <w:sz w:val="24"/>
                <w:szCs w:val="24"/>
                <w:rPrChange w:id="3524" w:author="嗯哼" w:date="2021-09-13T09:12:00Z">
                  <w:rPr>
                    <w:rFonts w:ascii="仿宋" w:eastAsia="仿宋" w:hAnsi="仿宋" w:cs="宋体" w:hint="eastAsia"/>
                    <w:color w:val="auto"/>
                    <w:sz w:val="24"/>
                    <w:szCs w:val="24"/>
                  </w:rPr>
                </w:rPrChange>
              </w:rPr>
              <w:t>“</w:t>
            </w:r>
            <w:r>
              <w:rPr>
                <w:rFonts w:eastAsia="仿宋_GB2312"/>
                <w:color w:val="auto"/>
                <w:sz w:val="24"/>
                <w:szCs w:val="24"/>
                <w:rPrChange w:id="3525" w:author="嗯哼" w:date="2021-09-13T09:12:00Z">
                  <w:rPr>
                    <w:rFonts w:ascii="仿宋" w:eastAsia="仿宋" w:hAnsi="仿宋" w:cs="宋体" w:hint="eastAsia"/>
                    <w:color w:val="auto"/>
                    <w:sz w:val="24"/>
                    <w:szCs w:val="24"/>
                  </w:rPr>
                </w:rPrChange>
              </w:rPr>
              <w:t>互联网</w:t>
            </w:r>
            <w:r>
              <w:rPr>
                <w:rFonts w:eastAsia="仿宋_GB2312"/>
                <w:color w:val="auto"/>
                <w:sz w:val="24"/>
                <w:szCs w:val="24"/>
                <w:rPrChange w:id="3526" w:author="嗯哼" w:date="2021-09-13T09:12:00Z">
                  <w:rPr>
                    <w:rFonts w:ascii="仿宋" w:eastAsia="仿宋" w:hAnsi="仿宋" w:cs="宋体" w:hint="eastAsia"/>
                    <w:color w:val="auto"/>
                    <w:sz w:val="24"/>
                    <w:szCs w:val="24"/>
                  </w:rPr>
                </w:rPrChange>
              </w:rPr>
              <w:t>+</w:t>
            </w:r>
            <w:r>
              <w:rPr>
                <w:rFonts w:eastAsia="仿宋_GB2312"/>
                <w:color w:val="auto"/>
                <w:sz w:val="24"/>
                <w:szCs w:val="24"/>
                <w:rPrChange w:id="3527" w:author="嗯哼" w:date="2021-09-13T09:12:00Z">
                  <w:rPr>
                    <w:rFonts w:ascii="仿宋" w:eastAsia="仿宋" w:hAnsi="仿宋" w:cs="宋体" w:hint="eastAsia"/>
                    <w:color w:val="auto"/>
                    <w:sz w:val="24"/>
                    <w:szCs w:val="24"/>
                  </w:rPr>
                </w:rPrChange>
              </w:rPr>
              <w:t>基层治理</w:t>
            </w:r>
            <w:r>
              <w:rPr>
                <w:rFonts w:eastAsia="仿宋_GB2312"/>
                <w:color w:val="auto"/>
                <w:sz w:val="24"/>
                <w:szCs w:val="24"/>
                <w:rPrChange w:id="3528" w:author="嗯哼" w:date="2021-09-13T09:12:00Z">
                  <w:rPr>
                    <w:rFonts w:ascii="仿宋" w:eastAsia="仿宋" w:hAnsi="仿宋" w:cs="宋体" w:hint="eastAsia"/>
                    <w:color w:val="auto"/>
                    <w:sz w:val="24"/>
                    <w:szCs w:val="24"/>
                  </w:rPr>
                </w:rPrChange>
              </w:rPr>
              <w:t>”</w:t>
            </w:r>
            <w:r>
              <w:rPr>
                <w:rFonts w:eastAsia="仿宋_GB2312"/>
                <w:color w:val="auto"/>
                <w:sz w:val="24"/>
                <w:szCs w:val="24"/>
                <w:rPrChange w:id="3529" w:author="嗯哼" w:date="2021-09-13T09:12:00Z">
                  <w:rPr>
                    <w:rFonts w:ascii="仿宋" w:eastAsia="仿宋" w:hAnsi="仿宋" w:cs="宋体" w:hint="eastAsia"/>
                    <w:color w:val="auto"/>
                    <w:sz w:val="24"/>
                    <w:szCs w:val="24"/>
                  </w:rPr>
                </w:rPrChange>
              </w:rPr>
              <w:t>应用，</w:t>
            </w:r>
            <w:r>
              <w:rPr>
                <w:rFonts w:eastAsia="仿宋_GB2312"/>
                <w:color w:val="auto"/>
                <w:sz w:val="24"/>
                <w:szCs w:val="24"/>
                <w:rPrChange w:id="3530" w:author="嗯哼" w:date="2021-09-13T09:12:00Z">
                  <w:rPr>
                    <w:rFonts w:ascii="仿宋" w:eastAsia="仿宋" w:hAnsi="仿宋" w:cs="宋体"/>
                    <w:color w:val="auto"/>
                    <w:sz w:val="24"/>
                    <w:szCs w:val="24"/>
                  </w:rPr>
                </w:rPrChange>
              </w:rPr>
              <w:t>建设</w:t>
            </w:r>
            <w:r>
              <w:rPr>
                <w:rFonts w:eastAsia="仿宋_GB2312"/>
                <w:color w:val="auto"/>
                <w:sz w:val="24"/>
                <w:szCs w:val="24"/>
                <w:rPrChange w:id="3531" w:author="嗯哼" w:date="2021-09-13T09:12:00Z">
                  <w:rPr>
                    <w:rFonts w:ascii="仿宋" w:eastAsia="仿宋" w:hAnsi="仿宋" w:cs="宋体" w:hint="eastAsia"/>
                    <w:color w:val="auto"/>
                    <w:sz w:val="24"/>
                    <w:szCs w:val="24"/>
                  </w:rPr>
                </w:rPrChange>
              </w:rPr>
              <w:t>基层基础信息共享</w:t>
            </w:r>
            <w:r>
              <w:rPr>
                <w:rFonts w:eastAsia="仿宋_GB2312"/>
                <w:color w:val="auto"/>
                <w:sz w:val="24"/>
                <w:szCs w:val="24"/>
                <w:rPrChange w:id="3532" w:author="嗯哼" w:date="2021-09-13T09:12:00Z">
                  <w:rPr>
                    <w:rFonts w:ascii="仿宋" w:eastAsia="仿宋" w:hAnsi="仿宋" w:cs="宋体"/>
                    <w:color w:val="auto"/>
                    <w:sz w:val="24"/>
                    <w:szCs w:val="24"/>
                  </w:rPr>
                </w:rPrChange>
              </w:rPr>
              <w:t>平台</w:t>
            </w:r>
            <w:r>
              <w:rPr>
                <w:rFonts w:eastAsia="仿宋_GB2312"/>
                <w:color w:val="auto"/>
                <w:sz w:val="24"/>
                <w:szCs w:val="24"/>
                <w:rPrChange w:id="3533" w:author="嗯哼" w:date="2021-09-13T09:12:00Z">
                  <w:rPr>
                    <w:rFonts w:ascii="仿宋" w:eastAsia="仿宋" w:hAnsi="仿宋" w:cs="宋体" w:hint="eastAsia"/>
                    <w:color w:val="auto"/>
                    <w:sz w:val="24"/>
                    <w:szCs w:val="24"/>
                  </w:rPr>
                </w:rPrChange>
              </w:rPr>
              <w:t>。</w:t>
            </w:r>
          </w:p>
        </w:tc>
        <w:tc>
          <w:tcPr>
            <w:tcW w:w="3049" w:type="dxa"/>
            <w:tcBorders>
              <w:top w:val="single" w:sz="4" w:space="0" w:color="auto"/>
              <w:left w:val="nil"/>
              <w:bottom w:val="single" w:sz="4" w:space="0" w:color="auto"/>
              <w:right w:val="single" w:sz="4" w:space="0" w:color="auto"/>
            </w:tcBorders>
            <w:vAlign w:val="center"/>
          </w:tcPr>
          <w:p w14:paraId="77CBABA0" w14:textId="77777777" w:rsidR="00000000" w:rsidRDefault="00000000">
            <w:pPr>
              <w:spacing w:line="360" w:lineRule="exact"/>
              <w:rPr>
                <w:rFonts w:eastAsia="仿宋_GB2312"/>
                <w:color w:val="auto"/>
                <w:sz w:val="24"/>
                <w:szCs w:val="24"/>
                <w:rPrChange w:id="3534" w:author="嗯哼" w:date="2021-09-13T09:12:00Z">
                  <w:rPr>
                    <w:rFonts w:ascii="仿宋" w:eastAsia="仿宋" w:hAnsi="仿宋" w:cs="宋体" w:hint="eastAsia"/>
                    <w:color w:val="auto"/>
                    <w:sz w:val="24"/>
                    <w:szCs w:val="24"/>
                  </w:rPr>
                </w:rPrChange>
              </w:rPr>
              <w:pPrChange w:id="3535" w:author="嗯哼" w:date="2021-08-27T10:53:00Z">
                <w:pPr>
                  <w:spacing w:line="240" w:lineRule="auto"/>
                </w:pPr>
              </w:pPrChange>
            </w:pPr>
            <w:r>
              <w:rPr>
                <w:rFonts w:eastAsia="仿宋_GB2312"/>
                <w:color w:val="auto"/>
                <w:sz w:val="24"/>
                <w:szCs w:val="24"/>
                <w:rPrChange w:id="3536" w:author="嗯哼" w:date="2021-09-13T09:12:00Z">
                  <w:rPr>
                    <w:rFonts w:ascii="仿宋" w:eastAsia="仿宋" w:hAnsi="仿宋" w:cs="宋体" w:hint="eastAsia"/>
                    <w:color w:val="auto"/>
                    <w:sz w:val="24"/>
                    <w:szCs w:val="24"/>
                  </w:rPr>
                </w:rPrChange>
              </w:rPr>
              <w:t>市委政法委、市数据资源局</w:t>
            </w:r>
            <w:del w:id="3537" w:author="嗯哼" w:date="2021-08-27T10:51:00Z">
              <w:r>
                <w:rPr>
                  <w:rFonts w:eastAsia="仿宋_GB2312"/>
                  <w:color w:val="auto"/>
                  <w:sz w:val="24"/>
                  <w:szCs w:val="24"/>
                  <w:rPrChange w:id="3538" w:author="嗯哼" w:date="2021-09-13T09:12:00Z">
                    <w:rPr>
                      <w:rFonts w:ascii="仿宋" w:eastAsia="仿宋" w:hAnsi="仿宋" w:cs="宋体" w:hint="eastAsia"/>
                      <w:color w:val="auto"/>
                      <w:sz w:val="24"/>
                      <w:szCs w:val="24"/>
                    </w:rPr>
                  </w:rPrChange>
                </w:rPr>
                <w:delText>。</w:delText>
              </w:r>
            </w:del>
          </w:p>
        </w:tc>
      </w:tr>
      <w:tr w:rsidR="00000000" w14:paraId="5EFEF578" w14:textId="77777777">
        <w:trPr>
          <w:trHeight w:val="381"/>
        </w:trPr>
        <w:tc>
          <w:tcPr>
            <w:tcW w:w="1320" w:type="dxa"/>
            <w:vMerge/>
            <w:tcBorders>
              <w:top w:val="single" w:sz="4" w:space="0" w:color="auto"/>
              <w:left w:val="single" w:sz="4" w:space="0" w:color="auto"/>
              <w:bottom w:val="single" w:sz="4" w:space="0" w:color="auto"/>
              <w:right w:val="single" w:sz="4" w:space="0" w:color="auto"/>
            </w:tcBorders>
            <w:vAlign w:val="center"/>
          </w:tcPr>
          <w:p w14:paraId="7226475E" w14:textId="77777777" w:rsidR="00000000" w:rsidRDefault="00000000">
            <w:pPr>
              <w:spacing w:line="360" w:lineRule="exact"/>
              <w:jc w:val="center"/>
              <w:rPr>
                <w:rFonts w:eastAsia="仿宋_GB2312"/>
                <w:color w:val="auto"/>
                <w:sz w:val="24"/>
                <w:szCs w:val="24"/>
                <w:rPrChange w:id="3539" w:author="嗯哼" w:date="2021-09-13T09:12:00Z">
                  <w:rPr>
                    <w:rFonts w:ascii="方正小标宋_GBK" w:eastAsia="方正小标宋_GBK" w:hAnsi="仿宋" w:cs="宋体" w:hint="eastAsia"/>
                    <w:color w:val="auto"/>
                    <w:sz w:val="24"/>
                    <w:szCs w:val="24"/>
                  </w:rPr>
                </w:rPrChange>
              </w:rPr>
              <w:pPrChange w:id="3540"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418CC51A" w14:textId="77777777" w:rsidR="00000000" w:rsidRDefault="00000000">
            <w:pPr>
              <w:spacing w:line="360" w:lineRule="exact"/>
              <w:jc w:val="center"/>
              <w:rPr>
                <w:rFonts w:eastAsia="仿宋_GB2312"/>
                <w:color w:val="auto"/>
                <w:sz w:val="24"/>
                <w:szCs w:val="24"/>
                <w:rPrChange w:id="3541" w:author="嗯哼" w:date="2021-09-13T09:12:00Z">
                  <w:rPr>
                    <w:rFonts w:ascii="仿宋" w:eastAsia="仿宋" w:hAnsi="仿宋"/>
                    <w:color w:val="auto"/>
                    <w:sz w:val="24"/>
                    <w:szCs w:val="24"/>
                  </w:rPr>
                </w:rPrChange>
              </w:rPr>
              <w:pPrChange w:id="3542" w:author="嗯哼" w:date="2021-08-27T10:53:00Z">
                <w:pPr>
                  <w:spacing w:line="240" w:lineRule="auto"/>
                  <w:jc w:val="center"/>
                </w:pPr>
              </w:pPrChange>
            </w:pPr>
            <w:r>
              <w:rPr>
                <w:rFonts w:eastAsia="仿宋_GB2312"/>
                <w:color w:val="auto"/>
                <w:sz w:val="24"/>
                <w:szCs w:val="24"/>
                <w:rPrChange w:id="3543" w:author="嗯哼" w:date="2021-09-13T09:12:00Z">
                  <w:rPr>
                    <w:rFonts w:ascii="仿宋" w:eastAsia="仿宋" w:hAnsi="仿宋" w:hint="eastAsia"/>
                    <w:color w:val="auto"/>
                    <w:sz w:val="24"/>
                    <w:szCs w:val="24"/>
                  </w:rPr>
                </w:rPrChange>
              </w:rPr>
              <w:t>20</w:t>
            </w:r>
          </w:p>
        </w:tc>
        <w:tc>
          <w:tcPr>
            <w:tcW w:w="1842" w:type="dxa"/>
            <w:vMerge/>
            <w:tcBorders>
              <w:top w:val="single" w:sz="4" w:space="0" w:color="auto"/>
              <w:left w:val="nil"/>
              <w:bottom w:val="single" w:sz="4" w:space="0" w:color="auto"/>
              <w:right w:val="single" w:sz="4" w:space="0" w:color="auto"/>
            </w:tcBorders>
            <w:vAlign w:val="center"/>
          </w:tcPr>
          <w:p w14:paraId="50725C46" w14:textId="77777777" w:rsidR="00000000" w:rsidRDefault="00000000">
            <w:pPr>
              <w:spacing w:line="360" w:lineRule="exact"/>
              <w:rPr>
                <w:rFonts w:eastAsia="仿宋_GB2312"/>
                <w:color w:val="auto"/>
                <w:sz w:val="24"/>
                <w:szCs w:val="24"/>
                <w:rPrChange w:id="3544" w:author="嗯哼" w:date="2021-09-13T09:12:00Z">
                  <w:rPr>
                    <w:rFonts w:ascii="仿宋" w:eastAsia="仿宋" w:hAnsi="仿宋" w:cs="宋体" w:hint="eastAsia"/>
                    <w:color w:val="auto"/>
                    <w:sz w:val="24"/>
                    <w:szCs w:val="24"/>
                  </w:rPr>
                </w:rPrChange>
              </w:rPr>
              <w:pPrChange w:id="3545" w:author="嗯哼" w:date="2021-08-27T10:53:00Z">
                <w:pPr>
                  <w:spacing w:line="240" w:lineRule="auto"/>
                </w:pPr>
              </w:pPrChange>
            </w:pPr>
          </w:p>
        </w:tc>
        <w:tc>
          <w:tcPr>
            <w:tcW w:w="7016" w:type="dxa"/>
            <w:tcBorders>
              <w:top w:val="single" w:sz="4" w:space="0" w:color="auto"/>
              <w:left w:val="nil"/>
              <w:bottom w:val="single" w:sz="4" w:space="0" w:color="auto"/>
              <w:right w:val="single" w:sz="4" w:space="0" w:color="auto"/>
            </w:tcBorders>
            <w:vAlign w:val="center"/>
          </w:tcPr>
          <w:p w14:paraId="4E4ABD80" w14:textId="77777777" w:rsidR="00000000" w:rsidRDefault="00000000">
            <w:pPr>
              <w:spacing w:line="360" w:lineRule="exact"/>
              <w:rPr>
                <w:rFonts w:eastAsia="仿宋_GB2312"/>
                <w:color w:val="auto"/>
                <w:sz w:val="24"/>
                <w:szCs w:val="24"/>
                <w:rPrChange w:id="3546" w:author="嗯哼" w:date="2021-09-13T09:12:00Z">
                  <w:rPr>
                    <w:rFonts w:ascii="仿宋" w:eastAsia="仿宋" w:hAnsi="仿宋" w:cs="宋体" w:hint="eastAsia"/>
                    <w:color w:val="auto"/>
                    <w:sz w:val="24"/>
                    <w:szCs w:val="24"/>
                  </w:rPr>
                </w:rPrChange>
              </w:rPr>
              <w:pPrChange w:id="3547" w:author="嗯哼" w:date="2021-08-27T10:53:00Z">
                <w:pPr>
                  <w:spacing w:line="240" w:lineRule="auto"/>
                </w:pPr>
              </w:pPrChange>
            </w:pPr>
            <w:r>
              <w:rPr>
                <w:rFonts w:eastAsia="仿宋_GB2312"/>
                <w:color w:val="auto"/>
                <w:sz w:val="24"/>
                <w:szCs w:val="24"/>
                <w:rPrChange w:id="3548" w:author="嗯哼" w:date="2021-09-13T09:12:00Z">
                  <w:rPr>
                    <w:rFonts w:ascii="仿宋" w:eastAsia="仿宋" w:hAnsi="仿宋" w:cs="宋体" w:hint="eastAsia"/>
                    <w:color w:val="auto"/>
                    <w:sz w:val="24"/>
                    <w:szCs w:val="24"/>
                  </w:rPr>
                </w:rPrChange>
              </w:rPr>
              <w:t>构建智慧应急管理体系，建设智慧应急管理平台，部署森林火灾领域应急系统。</w:t>
            </w:r>
          </w:p>
        </w:tc>
        <w:tc>
          <w:tcPr>
            <w:tcW w:w="3049" w:type="dxa"/>
            <w:tcBorders>
              <w:top w:val="single" w:sz="4" w:space="0" w:color="auto"/>
              <w:left w:val="nil"/>
              <w:bottom w:val="single" w:sz="4" w:space="0" w:color="auto"/>
              <w:right w:val="single" w:sz="4" w:space="0" w:color="auto"/>
            </w:tcBorders>
            <w:vAlign w:val="center"/>
          </w:tcPr>
          <w:p w14:paraId="2454A9B3" w14:textId="77777777" w:rsidR="00000000" w:rsidRDefault="00000000">
            <w:pPr>
              <w:spacing w:line="360" w:lineRule="exact"/>
              <w:rPr>
                <w:rFonts w:eastAsia="仿宋_GB2312"/>
                <w:color w:val="auto"/>
                <w:sz w:val="24"/>
                <w:szCs w:val="24"/>
                <w:rPrChange w:id="3549" w:author="嗯哼" w:date="2021-09-13T09:12:00Z">
                  <w:rPr>
                    <w:rFonts w:ascii="仿宋" w:eastAsia="仿宋" w:hAnsi="仿宋" w:cs="宋体" w:hint="eastAsia"/>
                    <w:color w:val="auto"/>
                    <w:sz w:val="24"/>
                    <w:szCs w:val="24"/>
                  </w:rPr>
                </w:rPrChange>
              </w:rPr>
              <w:pPrChange w:id="3550" w:author="嗯哼" w:date="2021-08-27T10:53:00Z">
                <w:pPr>
                  <w:spacing w:line="240" w:lineRule="auto"/>
                </w:pPr>
              </w:pPrChange>
            </w:pPr>
            <w:r>
              <w:rPr>
                <w:rFonts w:eastAsia="仿宋_GB2312"/>
                <w:color w:val="auto"/>
                <w:sz w:val="24"/>
                <w:szCs w:val="24"/>
                <w:rPrChange w:id="3551" w:author="嗯哼" w:date="2021-09-13T09:12:00Z">
                  <w:rPr>
                    <w:rFonts w:ascii="仿宋" w:eastAsia="仿宋" w:hAnsi="仿宋" w:cs="宋体" w:hint="eastAsia"/>
                    <w:color w:val="auto"/>
                    <w:sz w:val="24"/>
                    <w:szCs w:val="24"/>
                  </w:rPr>
                </w:rPrChange>
              </w:rPr>
              <w:t>市应急局</w:t>
            </w:r>
            <w:r>
              <w:rPr>
                <w:rFonts w:eastAsia="仿宋_GB2312"/>
                <w:color w:val="auto"/>
                <w:sz w:val="24"/>
                <w:szCs w:val="24"/>
              </w:rPr>
              <w:t>，</w:t>
            </w:r>
            <w:r>
              <w:rPr>
                <w:rFonts w:eastAsia="仿宋_GB2312"/>
                <w:color w:val="auto"/>
                <w:sz w:val="24"/>
                <w:szCs w:val="24"/>
                <w:rPrChange w:id="3552" w:author="嗯哼" w:date="2021-09-13T09:12:00Z">
                  <w:rPr>
                    <w:rFonts w:ascii="仿宋" w:eastAsia="仿宋" w:hAnsi="仿宋" w:cs="宋体" w:hint="eastAsia"/>
                    <w:color w:val="auto"/>
                    <w:sz w:val="24"/>
                    <w:szCs w:val="24"/>
                  </w:rPr>
                </w:rPrChange>
              </w:rPr>
              <w:t>市直有关部门</w:t>
            </w:r>
            <w:del w:id="3553" w:author="嗯哼" w:date="2021-08-27T10:51:00Z">
              <w:r>
                <w:rPr>
                  <w:rFonts w:eastAsia="仿宋_GB2312"/>
                  <w:color w:val="auto"/>
                  <w:sz w:val="24"/>
                  <w:szCs w:val="24"/>
                  <w:rPrChange w:id="3554" w:author="嗯哼" w:date="2021-09-13T09:12:00Z">
                    <w:rPr>
                      <w:rFonts w:ascii="仿宋" w:eastAsia="仿宋" w:hAnsi="仿宋" w:cs="宋体" w:hint="eastAsia"/>
                      <w:color w:val="auto"/>
                      <w:sz w:val="24"/>
                      <w:szCs w:val="24"/>
                    </w:rPr>
                  </w:rPrChange>
                </w:rPr>
                <w:delText>。</w:delText>
              </w:r>
            </w:del>
          </w:p>
        </w:tc>
      </w:tr>
      <w:tr w:rsidR="00000000" w14:paraId="30764CDE" w14:textId="77777777">
        <w:trPr>
          <w:trHeight w:val="381"/>
        </w:trPr>
        <w:tc>
          <w:tcPr>
            <w:tcW w:w="1320" w:type="dxa"/>
            <w:vMerge/>
            <w:tcBorders>
              <w:top w:val="single" w:sz="4" w:space="0" w:color="auto"/>
              <w:left w:val="single" w:sz="4" w:space="0" w:color="auto"/>
              <w:bottom w:val="single" w:sz="4" w:space="0" w:color="auto"/>
              <w:right w:val="single" w:sz="4" w:space="0" w:color="auto"/>
            </w:tcBorders>
            <w:vAlign w:val="center"/>
          </w:tcPr>
          <w:p w14:paraId="761BD455" w14:textId="77777777" w:rsidR="00000000" w:rsidRDefault="00000000">
            <w:pPr>
              <w:spacing w:line="360" w:lineRule="exact"/>
              <w:jc w:val="center"/>
              <w:rPr>
                <w:rFonts w:eastAsia="仿宋_GB2312"/>
                <w:color w:val="auto"/>
                <w:sz w:val="24"/>
                <w:szCs w:val="24"/>
                <w:rPrChange w:id="3555" w:author="嗯哼" w:date="2021-09-13T09:12:00Z">
                  <w:rPr>
                    <w:rFonts w:ascii="方正小标宋_GBK" w:eastAsia="方正小标宋_GBK" w:hAnsi="仿宋" w:cs="宋体" w:hint="eastAsia"/>
                    <w:color w:val="auto"/>
                    <w:sz w:val="24"/>
                    <w:szCs w:val="24"/>
                  </w:rPr>
                </w:rPrChange>
              </w:rPr>
              <w:pPrChange w:id="3556"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24ADB59F" w14:textId="77777777" w:rsidR="00000000" w:rsidRDefault="00000000">
            <w:pPr>
              <w:spacing w:line="360" w:lineRule="exact"/>
              <w:jc w:val="center"/>
              <w:rPr>
                <w:rFonts w:eastAsia="仿宋_GB2312"/>
                <w:color w:val="auto"/>
                <w:sz w:val="24"/>
                <w:szCs w:val="24"/>
                <w:rPrChange w:id="3557" w:author="嗯哼" w:date="2021-09-13T09:12:00Z">
                  <w:rPr>
                    <w:rFonts w:ascii="仿宋" w:eastAsia="仿宋" w:hAnsi="仿宋"/>
                    <w:color w:val="auto"/>
                    <w:sz w:val="24"/>
                    <w:szCs w:val="24"/>
                  </w:rPr>
                </w:rPrChange>
              </w:rPr>
              <w:pPrChange w:id="3558" w:author="嗯哼" w:date="2021-08-27T10:53:00Z">
                <w:pPr>
                  <w:spacing w:line="240" w:lineRule="auto"/>
                  <w:jc w:val="center"/>
                </w:pPr>
              </w:pPrChange>
            </w:pPr>
            <w:r>
              <w:rPr>
                <w:rFonts w:eastAsia="仿宋_GB2312"/>
                <w:color w:val="auto"/>
                <w:sz w:val="24"/>
                <w:szCs w:val="24"/>
                <w:rPrChange w:id="3559" w:author="嗯哼" w:date="2021-09-13T09:12:00Z">
                  <w:rPr>
                    <w:rFonts w:ascii="仿宋" w:eastAsia="仿宋" w:hAnsi="仿宋" w:hint="eastAsia"/>
                    <w:color w:val="auto"/>
                    <w:sz w:val="24"/>
                    <w:szCs w:val="24"/>
                  </w:rPr>
                </w:rPrChange>
              </w:rPr>
              <w:t>21</w:t>
            </w:r>
          </w:p>
        </w:tc>
        <w:tc>
          <w:tcPr>
            <w:tcW w:w="1842" w:type="dxa"/>
            <w:vMerge/>
            <w:tcBorders>
              <w:top w:val="single" w:sz="4" w:space="0" w:color="auto"/>
              <w:left w:val="nil"/>
              <w:bottom w:val="single" w:sz="4" w:space="0" w:color="auto"/>
              <w:right w:val="single" w:sz="4" w:space="0" w:color="auto"/>
            </w:tcBorders>
            <w:vAlign w:val="center"/>
          </w:tcPr>
          <w:p w14:paraId="371D483D" w14:textId="77777777" w:rsidR="00000000" w:rsidRDefault="00000000">
            <w:pPr>
              <w:spacing w:line="360" w:lineRule="exact"/>
              <w:rPr>
                <w:rFonts w:eastAsia="仿宋_GB2312"/>
                <w:color w:val="auto"/>
                <w:sz w:val="24"/>
                <w:szCs w:val="24"/>
                <w:rPrChange w:id="3560" w:author="嗯哼" w:date="2021-09-13T09:12:00Z">
                  <w:rPr>
                    <w:rFonts w:ascii="仿宋" w:eastAsia="仿宋" w:hAnsi="仿宋" w:cs="宋体" w:hint="eastAsia"/>
                    <w:color w:val="auto"/>
                    <w:sz w:val="24"/>
                    <w:szCs w:val="24"/>
                  </w:rPr>
                </w:rPrChange>
              </w:rPr>
              <w:pPrChange w:id="3561" w:author="嗯哼" w:date="2021-08-27T10:53:00Z">
                <w:pPr>
                  <w:spacing w:line="240" w:lineRule="auto"/>
                </w:pPr>
              </w:pPrChange>
            </w:pPr>
          </w:p>
        </w:tc>
        <w:tc>
          <w:tcPr>
            <w:tcW w:w="7016" w:type="dxa"/>
            <w:tcBorders>
              <w:top w:val="single" w:sz="4" w:space="0" w:color="auto"/>
              <w:left w:val="nil"/>
              <w:bottom w:val="single" w:sz="4" w:space="0" w:color="auto"/>
              <w:right w:val="single" w:sz="4" w:space="0" w:color="auto"/>
            </w:tcBorders>
            <w:vAlign w:val="center"/>
          </w:tcPr>
          <w:p w14:paraId="79691DD4" w14:textId="77777777" w:rsidR="00000000" w:rsidRDefault="00000000">
            <w:pPr>
              <w:spacing w:line="360" w:lineRule="exact"/>
              <w:rPr>
                <w:rFonts w:eastAsia="仿宋_GB2312"/>
                <w:color w:val="auto"/>
                <w:sz w:val="24"/>
                <w:szCs w:val="24"/>
                <w:rPrChange w:id="3562" w:author="嗯哼" w:date="2021-09-13T09:12:00Z">
                  <w:rPr>
                    <w:rFonts w:ascii="仿宋" w:eastAsia="仿宋" w:hAnsi="仿宋" w:cs="宋体" w:hint="eastAsia"/>
                    <w:color w:val="auto"/>
                    <w:sz w:val="24"/>
                    <w:szCs w:val="24"/>
                  </w:rPr>
                </w:rPrChange>
              </w:rPr>
              <w:pPrChange w:id="3563" w:author="嗯哼" w:date="2021-08-27T10:53:00Z">
                <w:pPr>
                  <w:spacing w:line="240" w:lineRule="auto"/>
                </w:pPr>
              </w:pPrChange>
            </w:pPr>
            <w:r>
              <w:rPr>
                <w:rFonts w:eastAsia="仿宋_GB2312"/>
                <w:color w:val="auto"/>
                <w:sz w:val="24"/>
                <w:szCs w:val="24"/>
                <w:rPrChange w:id="3564" w:author="嗯哼" w:date="2021-09-13T09:12:00Z">
                  <w:rPr>
                    <w:rFonts w:ascii="仿宋" w:eastAsia="仿宋" w:hAnsi="仿宋" w:cs="宋体" w:hint="eastAsia"/>
                    <w:color w:val="auto"/>
                    <w:sz w:val="24"/>
                    <w:szCs w:val="24"/>
                  </w:rPr>
                </w:rPrChange>
              </w:rPr>
              <w:t>打造智慧消防服务体系，推进智慧消防项目建设。</w:t>
            </w:r>
          </w:p>
        </w:tc>
        <w:tc>
          <w:tcPr>
            <w:tcW w:w="3049" w:type="dxa"/>
            <w:tcBorders>
              <w:top w:val="single" w:sz="4" w:space="0" w:color="auto"/>
              <w:left w:val="nil"/>
              <w:bottom w:val="single" w:sz="4" w:space="0" w:color="auto"/>
              <w:right w:val="single" w:sz="4" w:space="0" w:color="auto"/>
            </w:tcBorders>
            <w:vAlign w:val="center"/>
          </w:tcPr>
          <w:p w14:paraId="50AA4DC5" w14:textId="77777777" w:rsidR="00000000" w:rsidRDefault="00000000">
            <w:pPr>
              <w:spacing w:line="360" w:lineRule="exact"/>
              <w:rPr>
                <w:rFonts w:eastAsia="仿宋_GB2312"/>
                <w:color w:val="auto"/>
                <w:sz w:val="24"/>
                <w:szCs w:val="24"/>
                <w:rPrChange w:id="3565" w:author="嗯哼" w:date="2021-09-13T09:12:00Z">
                  <w:rPr>
                    <w:rFonts w:ascii="仿宋" w:eastAsia="仿宋" w:hAnsi="仿宋" w:cs="宋体" w:hint="eastAsia"/>
                    <w:color w:val="auto"/>
                    <w:sz w:val="24"/>
                    <w:szCs w:val="24"/>
                  </w:rPr>
                </w:rPrChange>
              </w:rPr>
              <w:pPrChange w:id="3566" w:author="嗯哼" w:date="2021-08-27T10:53:00Z">
                <w:pPr>
                  <w:spacing w:line="240" w:lineRule="auto"/>
                </w:pPr>
              </w:pPrChange>
            </w:pPr>
            <w:r>
              <w:rPr>
                <w:rFonts w:eastAsia="仿宋_GB2312"/>
                <w:color w:val="auto"/>
                <w:sz w:val="24"/>
                <w:szCs w:val="24"/>
                <w:rPrChange w:id="3567" w:author="嗯哼" w:date="2021-09-13T09:12:00Z">
                  <w:rPr>
                    <w:rFonts w:ascii="仿宋" w:eastAsia="仿宋" w:hAnsi="仿宋" w:cs="宋体" w:hint="eastAsia"/>
                    <w:color w:val="auto"/>
                    <w:sz w:val="24"/>
                    <w:szCs w:val="24"/>
                  </w:rPr>
                </w:rPrChange>
              </w:rPr>
              <w:t>市消防救援支队</w:t>
            </w:r>
            <w:del w:id="3568" w:author="嗯哼" w:date="2021-08-27T10:51:00Z">
              <w:r>
                <w:rPr>
                  <w:rFonts w:eastAsia="仿宋_GB2312"/>
                  <w:color w:val="auto"/>
                  <w:sz w:val="24"/>
                  <w:szCs w:val="24"/>
                  <w:rPrChange w:id="3569" w:author="嗯哼" w:date="2021-09-13T09:12:00Z">
                    <w:rPr>
                      <w:rFonts w:ascii="仿宋" w:eastAsia="仿宋" w:hAnsi="仿宋" w:cs="宋体" w:hint="eastAsia"/>
                      <w:color w:val="auto"/>
                      <w:sz w:val="24"/>
                      <w:szCs w:val="24"/>
                    </w:rPr>
                  </w:rPrChange>
                </w:rPr>
                <w:delText>。</w:delText>
              </w:r>
            </w:del>
          </w:p>
        </w:tc>
      </w:tr>
      <w:tr w:rsidR="00000000" w14:paraId="52C5727C" w14:textId="77777777">
        <w:trPr>
          <w:trHeight w:val="535"/>
        </w:trPr>
        <w:tc>
          <w:tcPr>
            <w:tcW w:w="1320" w:type="dxa"/>
            <w:vMerge/>
            <w:tcBorders>
              <w:top w:val="single" w:sz="4" w:space="0" w:color="auto"/>
              <w:left w:val="single" w:sz="4" w:space="0" w:color="auto"/>
              <w:bottom w:val="single" w:sz="4" w:space="0" w:color="auto"/>
              <w:right w:val="single" w:sz="4" w:space="0" w:color="auto"/>
            </w:tcBorders>
            <w:vAlign w:val="center"/>
          </w:tcPr>
          <w:p w14:paraId="456FB35F" w14:textId="77777777" w:rsidR="00000000" w:rsidRDefault="00000000">
            <w:pPr>
              <w:spacing w:line="360" w:lineRule="exact"/>
              <w:jc w:val="center"/>
              <w:rPr>
                <w:rFonts w:eastAsia="仿宋_GB2312"/>
                <w:color w:val="auto"/>
                <w:sz w:val="24"/>
                <w:szCs w:val="24"/>
                <w:rPrChange w:id="3570" w:author="嗯哼" w:date="2021-09-13T09:12:00Z">
                  <w:rPr>
                    <w:rFonts w:ascii="方正小标宋_GBK" w:eastAsia="方正小标宋_GBK" w:hAnsi="仿宋" w:cs="宋体" w:hint="eastAsia"/>
                    <w:color w:val="auto"/>
                    <w:sz w:val="24"/>
                    <w:szCs w:val="24"/>
                  </w:rPr>
                </w:rPrChange>
              </w:rPr>
              <w:pPrChange w:id="3571"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69410B5E" w14:textId="77777777" w:rsidR="00000000" w:rsidRDefault="00000000">
            <w:pPr>
              <w:spacing w:line="360" w:lineRule="exact"/>
              <w:jc w:val="center"/>
              <w:rPr>
                <w:rFonts w:eastAsia="仿宋_GB2312"/>
                <w:color w:val="auto"/>
                <w:sz w:val="24"/>
                <w:szCs w:val="24"/>
                <w:rPrChange w:id="3572" w:author="嗯哼" w:date="2021-09-13T09:12:00Z">
                  <w:rPr>
                    <w:rFonts w:ascii="仿宋" w:eastAsia="仿宋" w:hAnsi="仿宋" w:hint="eastAsia"/>
                    <w:color w:val="auto"/>
                    <w:sz w:val="24"/>
                    <w:szCs w:val="24"/>
                  </w:rPr>
                </w:rPrChange>
              </w:rPr>
              <w:pPrChange w:id="3573" w:author="嗯哼" w:date="2021-08-27T10:53:00Z">
                <w:pPr>
                  <w:spacing w:line="240" w:lineRule="auto"/>
                  <w:jc w:val="center"/>
                </w:pPr>
              </w:pPrChange>
            </w:pPr>
            <w:r>
              <w:rPr>
                <w:rFonts w:eastAsia="仿宋_GB2312"/>
                <w:color w:val="auto"/>
                <w:sz w:val="24"/>
                <w:szCs w:val="24"/>
                <w:rPrChange w:id="3574" w:author="嗯哼" w:date="2021-09-13T09:12:00Z">
                  <w:rPr>
                    <w:rFonts w:ascii="仿宋" w:eastAsia="仿宋" w:hAnsi="仿宋"/>
                    <w:color w:val="auto"/>
                    <w:sz w:val="24"/>
                    <w:szCs w:val="24"/>
                  </w:rPr>
                </w:rPrChange>
              </w:rPr>
              <w:t>22</w:t>
            </w:r>
          </w:p>
        </w:tc>
        <w:tc>
          <w:tcPr>
            <w:tcW w:w="1842" w:type="dxa"/>
            <w:vMerge w:val="restart"/>
            <w:tcBorders>
              <w:top w:val="single" w:sz="4" w:space="0" w:color="auto"/>
              <w:left w:val="nil"/>
              <w:bottom w:val="single" w:sz="4" w:space="0" w:color="auto"/>
              <w:right w:val="single" w:sz="4" w:space="0" w:color="auto"/>
            </w:tcBorders>
            <w:vAlign w:val="center"/>
          </w:tcPr>
          <w:p w14:paraId="7F5DF667" w14:textId="77777777" w:rsidR="00000000" w:rsidRDefault="00000000">
            <w:pPr>
              <w:spacing w:line="360" w:lineRule="exact"/>
              <w:rPr>
                <w:rFonts w:eastAsia="仿宋_GB2312"/>
                <w:color w:val="auto"/>
                <w:sz w:val="24"/>
                <w:szCs w:val="24"/>
                <w:rPrChange w:id="3575" w:author="嗯哼" w:date="2021-09-13T09:12:00Z">
                  <w:rPr>
                    <w:rFonts w:ascii="仿宋" w:eastAsia="仿宋" w:hAnsi="仿宋" w:cs="宋体"/>
                    <w:color w:val="auto"/>
                    <w:sz w:val="24"/>
                    <w:szCs w:val="24"/>
                  </w:rPr>
                </w:rPrChange>
              </w:rPr>
              <w:pPrChange w:id="3576" w:author="嗯哼" w:date="2021-08-27T10:53:00Z">
                <w:pPr>
                  <w:spacing w:line="240" w:lineRule="auto"/>
                </w:pPr>
              </w:pPrChange>
            </w:pPr>
            <w:r>
              <w:rPr>
                <w:rFonts w:eastAsia="仿宋_GB2312"/>
                <w:color w:val="auto"/>
                <w:sz w:val="24"/>
                <w:szCs w:val="24"/>
                <w:rPrChange w:id="3577" w:author="嗯哼" w:date="2021-09-13T09:12:00Z">
                  <w:rPr>
                    <w:rFonts w:ascii="仿宋" w:eastAsia="仿宋" w:hAnsi="仿宋" w:cs="宋体" w:hint="eastAsia"/>
                    <w:color w:val="auto"/>
                    <w:sz w:val="24"/>
                    <w:szCs w:val="24"/>
                  </w:rPr>
                </w:rPrChange>
              </w:rPr>
              <w:t>深化生态环境保护数字化应用</w:t>
            </w:r>
          </w:p>
        </w:tc>
        <w:tc>
          <w:tcPr>
            <w:tcW w:w="7016" w:type="dxa"/>
            <w:tcBorders>
              <w:top w:val="single" w:sz="4" w:space="0" w:color="auto"/>
              <w:left w:val="nil"/>
              <w:bottom w:val="single" w:sz="4" w:space="0" w:color="auto"/>
              <w:right w:val="single" w:sz="4" w:space="0" w:color="auto"/>
            </w:tcBorders>
            <w:vAlign w:val="center"/>
          </w:tcPr>
          <w:p w14:paraId="52C2C4C7" w14:textId="77777777" w:rsidR="00000000" w:rsidRDefault="00000000">
            <w:pPr>
              <w:spacing w:line="360" w:lineRule="exact"/>
              <w:rPr>
                <w:rFonts w:eastAsia="仿宋_GB2312"/>
                <w:color w:val="auto"/>
                <w:sz w:val="24"/>
                <w:szCs w:val="24"/>
                <w:rPrChange w:id="3578" w:author="嗯哼" w:date="2021-09-13T09:12:00Z">
                  <w:rPr>
                    <w:rFonts w:ascii="仿宋" w:eastAsia="仿宋" w:hAnsi="仿宋" w:cs="宋体" w:hint="eastAsia"/>
                    <w:color w:val="auto"/>
                    <w:sz w:val="24"/>
                    <w:szCs w:val="24"/>
                  </w:rPr>
                </w:rPrChange>
              </w:rPr>
              <w:pPrChange w:id="3579" w:author="嗯哼" w:date="2021-08-27T10:53:00Z">
                <w:pPr>
                  <w:spacing w:line="240" w:lineRule="auto"/>
                </w:pPr>
              </w:pPrChange>
            </w:pPr>
            <w:r>
              <w:rPr>
                <w:rFonts w:eastAsia="仿宋_GB2312"/>
                <w:color w:val="auto"/>
                <w:sz w:val="24"/>
                <w:szCs w:val="24"/>
                <w:rPrChange w:id="3580" w:author="嗯哼" w:date="2021-09-13T09:12:00Z">
                  <w:rPr>
                    <w:rFonts w:ascii="仿宋" w:eastAsia="仿宋" w:hAnsi="仿宋" w:cs="宋体" w:hint="eastAsia"/>
                    <w:color w:val="auto"/>
                    <w:sz w:val="24"/>
                    <w:szCs w:val="24"/>
                  </w:rPr>
                </w:rPrChange>
              </w:rPr>
              <w:t>“</w:t>
            </w:r>
            <w:r>
              <w:rPr>
                <w:rFonts w:eastAsia="仿宋_GB2312"/>
                <w:color w:val="auto"/>
                <w:sz w:val="24"/>
                <w:szCs w:val="24"/>
                <w:rPrChange w:id="3581" w:author="嗯哼" w:date="2021-09-13T09:12:00Z">
                  <w:rPr>
                    <w:rFonts w:ascii="仿宋" w:eastAsia="仿宋" w:hAnsi="仿宋" w:cs="宋体" w:hint="eastAsia"/>
                    <w:color w:val="auto"/>
                    <w:sz w:val="24"/>
                    <w:szCs w:val="24"/>
                  </w:rPr>
                </w:rPrChange>
              </w:rPr>
              <w:t>互联网</w:t>
            </w:r>
            <w:r>
              <w:rPr>
                <w:rFonts w:eastAsia="仿宋_GB2312"/>
                <w:color w:val="auto"/>
                <w:sz w:val="24"/>
                <w:szCs w:val="24"/>
                <w:rPrChange w:id="3582" w:author="嗯哼" w:date="2021-09-13T09:12:00Z">
                  <w:rPr>
                    <w:rFonts w:ascii="仿宋" w:eastAsia="仿宋" w:hAnsi="仿宋" w:cs="宋体" w:hint="eastAsia"/>
                    <w:color w:val="auto"/>
                    <w:sz w:val="24"/>
                    <w:szCs w:val="24"/>
                  </w:rPr>
                </w:rPrChange>
              </w:rPr>
              <w:t>+</w:t>
            </w:r>
            <w:r>
              <w:rPr>
                <w:rFonts w:eastAsia="仿宋_GB2312"/>
                <w:color w:val="auto"/>
                <w:sz w:val="24"/>
                <w:szCs w:val="24"/>
                <w:rPrChange w:id="3583" w:author="嗯哼" w:date="2021-09-13T09:12:00Z">
                  <w:rPr>
                    <w:rFonts w:ascii="仿宋" w:eastAsia="仿宋" w:hAnsi="仿宋" w:cs="宋体" w:hint="eastAsia"/>
                    <w:color w:val="auto"/>
                    <w:sz w:val="24"/>
                    <w:szCs w:val="24"/>
                  </w:rPr>
                </w:rPrChange>
              </w:rPr>
              <w:t>生态保护</w:t>
            </w:r>
            <w:r>
              <w:rPr>
                <w:rFonts w:eastAsia="仿宋_GB2312"/>
                <w:color w:val="auto"/>
                <w:sz w:val="24"/>
                <w:szCs w:val="24"/>
                <w:rPrChange w:id="3584" w:author="嗯哼" w:date="2021-09-13T09:12:00Z">
                  <w:rPr>
                    <w:rFonts w:ascii="仿宋" w:eastAsia="仿宋" w:hAnsi="仿宋" w:cs="宋体" w:hint="eastAsia"/>
                    <w:color w:val="auto"/>
                    <w:sz w:val="24"/>
                    <w:szCs w:val="24"/>
                  </w:rPr>
                </w:rPrChange>
              </w:rPr>
              <w:t>”</w:t>
            </w:r>
            <w:r>
              <w:rPr>
                <w:rFonts w:eastAsia="仿宋_GB2312"/>
                <w:color w:val="auto"/>
                <w:sz w:val="24"/>
                <w:szCs w:val="24"/>
                <w:rPrChange w:id="3585" w:author="嗯哼" w:date="2021-09-13T09:12:00Z">
                  <w:rPr>
                    <w:rFonts w:ascii="仿宋" w:eastAsia="仿宋" w:hAnsi="仿宋" w:cs="宋体" w:hint="eastAsia"/>
                    <w:color w:val="auto"/>
                    <w:sz w:val="24"/>
                    <w:szCs w:val="24"/>
                  </w:rPr>
                </w:rPrChange>
              </w:rPr>
              <w:t>应用，</w:t>
            </w:r>
            <w:r>
              <w:rPr>
                <w:rFonts w:eastAsia="仿宋_GB2312"/>
                <w:color w:val="auto"/>
                <w:sz w:val="24"/>
                <w:szCs w:val="24"/>
                <w:rPrChange w:id="3586" w:author="嗯哼" w:date="2021-09-13T09:12:00Z">
                  <w:rPr>
                    <w:rFonts w:ascii="仿宋" w:eastAsia="仿宋" w:hAnsi="仿宋" w:cs="宋体"/>
                    <w:color w:val="auto"/>
                    <w:sz w:val="24"/>
                    <w:szCs w:val="24"/>
                  </w:rPr>
                </w:rPrChange>
              </w:rPr>
              <w:t>构建生态环境全要素态势感知</w:t>
            </w:r>
            <w:r>
              <w:rPr>
                <w:rFonts w:eastAsia="仿宋_GB2312"/>
                <w:color w:val="auto"/>
                <w:sz w:val="24"/>
                <w:szCs w:val="24"/>
                <w:rPrChange w:id="3587" w:author="嗯哼" w:date="2021-09-13T09:12:00Z">
                  <w:rPr>
                    <w:rFonts w:ascii="仿宋" w:eastAsia="仿宋" w:hAnsi="仿宋" w:cs="宋体"/>
                    <w:color w:val="auto"/>
                    <w:sz w:val="24"/>
                    <w:szCs w:val="24"/>
                  </w:rPr>
                </w:rPrChange>
              </w:rPr>
              <w:t>“</w:t>
            </w:r>
            <w:r>
              <w:rPr>
                <w:rFonts w:eastAsia="仿宋_GB2312"/>
                <w:color w:val="auto"/>
                <w:sz w:val="24"/>
                <w:szCs w:val="24"/>
                <w:rPrChange w:id="3588" w:author="嗯哼" w:date="2021-09-13T09:12:00Z">
                  <w:rPr>
                    <w:rFonts w:ascii="仿宋" w:eastAsia="仿宋" w:hAnsi="仿宋" w:cs="宋体"/>
                    <w:color w:val="auto"/>
                    <w:sz w:val="24"/>
                    <w:szCs w:val="24"/>
                  </w:rPr>
                </w:rPrChange>
              </w:rPr>
              <w:t>一张网</w:t>
            </w:r>
            <w:r>
              <w:rPr>
                <w:rFonts w:eastAsia="仿宋_GB2312"/>
                <w:color w:val="auto"/>
                <w:sz w:val="24"/>
                <w:szCs w:val="24"/>
                <w:rPrChange w:id="3589" w:author="嗯哼" w:date="2021-09-13T09:12:00Z">
                  <w:rPr>
                    <w:rFonts w:ascii="仿宋" w:eastAsia="仿宋" w:hAnsi="仿宋" w:cs="宋体"/>
                    <w:color w:val="auto"/>
                    <w:sz w:val="24"/>
                    <w:szCs w:val="24"/>
                  </w:rPr>
                </w:rPrChange>
              </w:rPr>
              <w:t>”</w:t>
            </w:r>
            <w:r>
              <w:rPr>
                <w:rFonts w:eastAsia="仿宋_GB2312"/>
                <w:color w:val="auto"/>
                <w:sz w:val="24"/>
                <w:szCs w:val="24"/>
                <w:rPrChange w:id="3590" w:author="嗯哼" w:date="2021-09-13T09:12:00Z">
                  <w:rPr>
                    <w:rFonts w:ascii="仿宋" w:eastAsia="仿宋" w:hAnsi="仿宋" w:cs="宋体" w:hint="eastAsia"/>
                    <w:color w:val="auto"/>
                    <w:sz w:val="24"/>
                    <w:szCs w:val="24"/>
                  </w:rPr>
                </w:rPrChange>
              </w:rPr>
              <w:t>；</w:t>
            </w:r>
            <w:r>
              <w:rPr>
                <w:rFonts w:eastAsia="仿宋_GB2312"/>
                <w:color w:val="auto"/>
                <w:sz w:val="24"/>
                <w:szCs w:val="24"/>
                <w:rPrChange w:id="3591" w:author="嗯哼" w:date="2021-09-13T09:12:00Z">
                  <w:rPr>
                    <w:rFonts w:ascii="仿宋" w:eastAsia="仿宋" w:hAnsi="仿宋" w:cs="宋体" w:hint="eastAsia"/>
                    <w:color w:val="auto"/>
                    <w:sz w:val="24"/>
                    <w:szCs w:val="24"/>
                  </w:rPr>
                </w:rPrChange>
              </w:rPr>
              <w:t xml:space="preserve"> </w:t>
            </w:r>
            <w:r>
              <w:rPr>
                <w:rFonts w:eastAsia="仿宋_GB2312"/>
                <w:color w:val="auto"/>
                <w:sz w:val="24"/>
                <w:szCs w:val="24"/>
                <w:rPrChange w:id="3592" w:author="嗯哼" w:date="2021-09-13T09:12:00Z">
                  <w:rPr>
                    <w:rFonts w:ascii="仿宋" w:eastAsia="仿宋" w:hAnsi="仿宋" w:cs="宋体" w:hint="eastAsia"/>
                    <w:color w:val="auto"/>
                    <w:sz w:val="24"/>
                    <w:szCs w:val="24"/>
                  </w:rPr>
                </w:rPrChange>
              </w:rPr>
              <w:t>建设全市一体化生态环境综合监测监管系统；建设完善</w:t>
            </w:r>
            <w:r>
              <w:rPr>
                <w:rFonts w:eastAsia="仿宋_GB2312"/>
                <w:color w:val="auto"/>
                <w:sz w:val="24"/>
                <w:szCs w:val="24"/>
                <w:rPrChange w:id="3593" w:author="嗯哼" w:date="2021-09-13T09:12:00Z">
                  <w:rPr>
                    <w:rFonts w:ascii="仿宋" w:eastAsia="仿宋" w:hAnsi="仿宋" w:cs="宋体" w:hint="eastAsia"/>
                    <w:color w:val="auto"/>
                    <w:sz w:val="24"/>
                    <w:szCs w:val="24"/>
                  </w:rPr>
                </w:rPrChange>
              </w:rPr>
              <w:t>‘</w:t>
            </w:r>
            <w:r>
              <w:rPr>
                <w:rFonts w:eastAsia="仿宋_GB2312"/>
                <w:color w:val="auto"/>
                <w:sz w:val="24"/>
                <w:szCs w:val="24"/>
                <w:rPrChange w:id="3594" w:author="嗯哼" w:date="2021-09-13T09:12:00Z">
                  <w:rPr>
                    <w:rFonts w:ascii="仿宋" w:eastAsia="仿宋" w:hAnsi="仿宋" w:cs="宋体" w:hint="eastAsia"/>
                    <w:color w:val="auto"/>
                    <w:sz w:val="24"/>
                    <w:szCs w:val="24"/>
                  </w:rPr>
                </w:rPrChange>
              </w:rPr>
              <w:t>智慧水利</w:t>
            </w:r>
            <w:r>
              <w:rPr>
                <w:rFonts w:eastAsia="仿宋_GB2312"/>
                <w:color w:val="auto"/>
                <w:sz w:val="24"/>
                <w:szCs w:val="24"/>
                <w:rPrChange w:id="3595" w:author="嗯哼" w:date="2021-09-13T09:12:00Z">
                  <w:rPr>
                    <w:rFonts w:ascii="仿宋" w:eastAsia="仿宋" w:hAnsi="仿宋" w:cs="宋体" w:hint="eastAsia"/>
                    <w:color w:val="auto"/>
                    <w:sz w:val="24"/>
                    <w:szCs w:val="24"/>
                  </w:rPr>
                </w:rPrChange>
              </w:rPr>
              <w:t>’</w:t>
            </w:r>
            <w:r>
              <w:rPr>
                <w:rFonts w:eastAsia="仿宋_GB2312"/>
                <w:color w:val="auto"/>
                <w:sz w:val="24"/>
                <w:szCs w:val="24"/>
                <w:rPrChange w:id="3596" w:author="嗯哼" w:date="2021-09-13T09:12:00Z">
                  <w:rPr>
                    <w:rFonts w:ascii="仿宋" w:eastAsia="仿宋" w:hAnsi="仿宋" w:cs="宋体" w:hint="eastAsia"/>
                    <w:color w:val="auto"/>
                    <w:sz w:val="24"/>
                    <w:szCs w:val="24"/>
                  </w:rPr>
                </w:rPrChange>
              </w:rPr>
              <w:t>应用系统。</w:t>
            </w:r>
          </w:p>
        </w:tc>
        <w:tc>
          <w:tcPr>
            <w:tcW w:w="3049" w:type="dxa"/>
            <w:tcBorders>
              <w:top w:val="single" w:sz="4" w:space="0" w:color="auto"/>
              <w:left w:val="nil"/>
              <w:bottom w:val="single" w:sz="4" w:space="0" w:color="auto"/>
              <w:right w:val="single" w:sz="4" w:space="0" w:color="auto"/>
            </w:tcBorders>
            <w:vAlign w:val="center"/>
          </w:tcPr>
          <w:p w14:paraId="1503EDC6" w14:textId="77777777" w:rsidR="00000000" w:rsidRDefault="00000000">
            <w:pPr>
              <w:spacing w:line="360" w:lineRule="exact"/>
              <w:rPr>
                <w:rFonts w:eastAsia="仿宋_GB2312"/>
                <w:color w:val="auto"/>
                <w:sz w:val="24"/>
                <w:szCs w:val="24"/>
                <w:rPrChange w:id="3597" w:author="嗯哼" w:date="2021-09-13T09:12:00Z">
                  <w:rPr>
                    <w:rFonts w:ascii="仿宋" w:eastAsia="仿宋" w:hAnsi="仿宋" w:cs="宋体" w:hint="eastAsia"/>
                    <w:color w:val="auto"/>
                    <w:sz w:val="24"/>
                    <w:szCs w:val="24"/>
                  </w:rPr>
                </w:rPrChange>
              </w:rPr>
              <w:pPrChange w:id="3598" w:author="嗯哼" w:date="2021-08-27T10:53:00Z">
                <w:pPr>
                  <w:spacing w:line="240" w:lineRule="auto"/>
                </w:pPr>
              </w:pPrChange>
            </w:pPr>
            <w:r>
              <w:rPr>
                <w:rFonts w:eastAsia="仿宋_GB2312"/>
                <w:color w:val="auto"/>
                <w:sz w:val="24"/>
                <w:szCs w:val="24"/>
                <w:rPrChange w:id="3599" w:author="嗯哼" w:date="2021-09-13T09:12:00Z">
                  <w:rPr>
                    <w:rFonts w:ascii="仿宋" w:eastAsia="仿宋" w:hAnsi="仿宋" w:cs="宋体" w:hint="eastAsia"/>
                    <w:color w:val="auto"/>
                    <w:sz w:val="24"/>
                    <w:szCs w:val="24"/>
                  </w:rPr>
                </w:rPrChange>
              </w:rPr>
              <w:t>市生态环境局、市水利局</w:t>
            </w:r>
            <w:del w:id="3600" w:author="嗯哼" w:date="2021-08-27T10:51:00Z">
              <w:r>
                <w:rPr>
                  <w:rFonts w:eastAsia="仿宋_GB2312"/>
                  <w:color w:val="auto"/>
                  <w:sz w:val="24"/>
                  <w:szCs w:val="24"/>
                  <w:rPrChange w:id="3601" w:author="嗯哼" w:date="2021-09-13T09:12:00Z">
                    <w:rPr>
                      <w:rFonts w:ascii="仿宋" w:eastAsia="仿宋" w:hAnsi="仿宋" w:cs="宋体" w:hint="eastAsia"/>
                      <w:color w:val="auto"/>
                      <w:sz w:val="24"/>
                      <w:szCs w:val="24"/>
                    </w:rPr>
                  </w:rPrChange>
                </w:rPr>
                <w:delText>。</w:delText>
              </w:r>
            </w:del>
          </w:p>
        </w:tc>
      </w:tr>
      <w:tr w:rsidR="00000000" w14:paraId="1A700880" w14:textId="77777777">
        <w:trPr>
          <w:trHeight w:val="534"/>
        </w:trPr>
        <w:tc>
          <w:tcPr>
            <w:tcW w:w="1320" w:type="dxa"/>
            <w:vMerge/>
            <w:tcBorders>
              <w:top w:val="single" w:sz="4" w:space="0" w:color="auto"/>
              <w:left w:val="single" w:sz="4" w:space="0" w:color="auto"/>
              <w:bottom w:val="single" w:sz="4" w:space="0" w:color="auto"/>
              <w:right w:val="single" w:sz="4" w:space="0" w:color="auto"/>
            </w:tcBorders>
            <w:vAlign w:val="center"/>
          </w:tcPr>
          <w:p w14:paraId="7BC5E9AB" w14:textId="77777777" w:rsidR="00000000" w:rsidRDefault="00000000">
            <w:pPr>
              <w:spacing w:line="360" w:lineRule="exact"/>
              <w:jc w:val="center"/>
              <w:rPr>
                <w:rFonts w:eastAsia="仿宋_GB2312"/>
                <w:color w:val="auto"/>
                <w:sz w:val="24"/>
                <w:szCs w:val="24"/>
                <w:rPrChange w:id="3602" w:author="嗯哼" w:date="2021-09-13T09:12:00Z">
                  <w:rPr>
                    <w:rFonts w:ascii="方正小标宋_GBK" w:eastAsia="方正小标宋_GBK" w:hAnsi="仿宋" w:cs="宋体" w:hint="eastAsia"/>
                    <w:color w:val="auto"/>
                    <w:sz w:val="24"/>
                    <w:szCs w:val="24"/>
                  </w:rPr>
                </w:rPrChange>
              </w:rPr>
              <w:pPrChange w:id="3603"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72A2312A" w14:textId="77777777" w:rsidR="00000000" w:rsidRDefault="00000000">
            <w:pPr>
              <w:spacing w:line="360" w:lineRule="exact"/>
              <w:jc w:val="center"/>
              <w:rPr>
                <w:rFonts w:eastAsia="仿宋_GB2312"/>
                <w:color w:val="auto"/>
                <w:sz w:val="24"/>
                <w:szCs w:val="24"/>
                <w:rPrChange w:id="3604" w:author="嗯哼" w:date="2021-09-13T09:12:00Z">
                  <w:rPr>
                    <w:rFonts w:ascii="仿宋" w:eastAsia="仿宋" w:hAnsi="仿宋"/>
                    <w:color w:val="auto"/>
                    <w:sz w:val="24"/>
                    <w:szCs w:val="24"/>
                  </w:rPr>
                </w:rPrChange>
              </w:rPr>
              <w:pPrChange w:id="3605" w:author="嗯哼" w:date="2021-08-27T10:53:00Z">
                <w:pPr>
                  <w:spacing w:line="240" w:lineRule="auto"/>
                  <w:jc w:val="center"/>
                </w:pPr>
              </w:pPrChange>
            </w:pPr>
            <w:r>
              <w:rPr>
                <w:rFonts w:eastAsia="仿宋_GB2312"/>
                <w:color w:val="auto"/>
                <w:sz w:val="24"/>
                <w:szCs w:val="24"/>
                <w:rPrChange w:id="3606" w:author="嗯哼" w:date="2021-09-13T09:12:00Z">
                  <w:rPr>
                    <w:rFonts w:ascii="仿宋" w:eastAsia="仿宋" w:hAnsi="仿宋" w:hint="eastAsia"/>
                    <w:color w:val="auto"/>
                    <w:sz w:val="24"/>
                    <w:szCs w:val="24"/>
                  </w:rPr>
                </w:rPrChange>
              </w:rPr>
              <w:t>23</w:t>
            </w:r>
          </w:p>
        </w:tc>
        <w:tc>
          <w:tcPr>
            <w:tcW w:w="1842" w:type="dxa"/>
            <w:vMerge/>
            <w:tcBorders>
              <w:top w:val="single" w:sz="4" w:space="0" w:color="auto"/>
              <w:left w:val="nil"/>
              <w:bottom w:val="single" w:sz="4" w:space="0" w:color="auto"/>
              <w:right w:val="single" w:sz="4" w:space="0" w:color="auto"/>
            </w:tcBorders>
            <w:vAlign w:val="center"/>
          </w:tcPr>
          <w:p w14:paraId="534515C3" w14:textId="77777777" w:rsidR="00000000" w:rsidRDefault="00000000">
            <w:pPr>
              <w:spacing w:line="360" w:lineRule="exact"/>
              <w:rPr>
                <w:rFonts w:eastAsia="仿宋_GB2312"/>
                <w:color w:val="auto"/>
                <w:sz w:val="24"/>
                <w:szCs w:val="24"/>
                <w:rPrChange w:id="3607" w:author="嗯哼" w:date="2021-09-13T09:12:00Z">
                  <w:rPr>
                    <w:rFonts w:ascii="仿宋" w:eastAsia="仿宋" w:hAnsi="仿宋" w:cs="宋体" w:hint="eastAsia"/>
                    <w:color w:val="auto"/>
                    <w:sz w:val="24"/>
                    <w:szCs w:val="24"/>
                  </w:rPr>
                </w:rPrChange>
              </w:rPr>
              <w:pPrChange w:id="3608" w:author="嗯哼" w:date="2021-08-27T10:53:00Z">
                <w:pPr>
                  <w:spacing w:line="240" w:lineRule="auto"/>
                </w:pPr>
              </w:pPrChange>
            </w:pPr>
          </w:p>
        </w:tc>
        <w:tc>
          <w:tcPr>
            <w:tcW w:w="7016" w:type="dxa"/>
            <w:tcBorders>
              <w:top w:val="single" w:sz="4" w:space="0" w:color="auto"/>
              <w:left w:val="nil"/>
              <w:bottom w:val="single" w:sz="4" w:space="0" w:color="auto"/>
              <w:right w:val="single" w:sz="4" w:space="0" w:color="auto"/>
            </w:tcBorders>
            <w:vAlign w:val="center"/>
          </w:tcPr>
          <w:p w14:paraId="1C60BD46" w14:textId="77777777" w:rsidR="00000000" w:rsidRDefault="00000000">
            <w:pPr>
              <w:spacing w:line="360" w:lineRule="exact"/>
              <w:rPr>
                <w:rFonts w:eastAsia="仿宋_GB2312"/>
                <w:color w:val="auto"/>
                <w:sz w:val="24"/>
                <w:szCs w:val="24"/>
                <w:rPrChange w:id="3609" w:author="嗯哼" w:date="2021-09-13T09:12:00Z">
                  <w:rPr>
                    <w:rFonts w:ascii="仿宋" w:eastAsia="仿宋" w:hAnsi="仿宋" w:cs="宋体" w:hint="eastAsia"/>
                    <w:color w:val="auto"/>
                    <w:sz w:val="24"/>
                    <w:szCs w:val="24"/>
                  </w:rPr>
                </w:rPrChange>
              </w:rPr>
              <w:pPrChange w:id="3610" w:author="嗯哼" w:date="2021-08-27T10:53:00Z">
                <w:pPr>
                  <w:spacing w:line="240" w:lineRule="auto"/>
                </w:pPr>
              </w:pPrChange>
            </w:pPr>
            <w:r>
              <w:rPr>
                <w:rFonts w:eastAsia="仿宋_GB2312"/>
                <w:color w:val="auto"/>
                <w:sz w:val="24"/>
                <w:szCs w:val="24"/>
                <w:rPrChange w:id="3611"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12" w:author="嗯哼" w:date="2021-09-13T09:12:00Z">
                  <w:rPr>
                    <w:rFonts w:ascii="仿宋" w:eastAsia="仿宋" w:hAnsi="仿宋" w:cs="宋体" w:hint="eastAsia"/>
                    <w:color w:val="auto"/>
                    <w:sz w:val="24"/>
                    <w:szCs w:val="24"/>
                  </w:rPr>
                </w:rPrChange>
              </w:rPr>
              <w:t>互联网</w:t>
            </w:r>
            <w:r>
              <w:rPr>
                <w:rFonts w:eastAsia="仿宋_GB2312"/>
                <w:color w:val="auto"/>
                <w:sz w:val="24"/>
                <w:szCs w:val="24"/>
                <w:rPrChange w:id="3613"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14" w:author="嗯哼" w:date="2021-09-13T09:12:00Z">
                  <w:rPr>
                    <w:rFonts w:ascii="仿宋" w:eastAsia="仿宋" w:hAnsi="仿宋" w:cs="宋体" w:hint="eastAsia"/>
                    <w:color w:val="auto"/>
                    <w:sz w:val="24"/>
                    <w:szCs w:val="24"/>
                  </w:rPr>
                </w:rPrChange>
              </w:rPr>
              <w:t>污染防治</w:t>
            </w:r>
            <w:r>
              <w:rPr>
                <w:rFonts w:eastAsia="仿宋_GB2312"/>
                <w:color w:val="auto"/>
                <w:sz w:val="24"/>
                <w:szCs w:val="24"/>
                <w:rPrChange w:id="3615"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16" w:author="嗯哼" w:date="2021-09-13T09:12:00Z">
                  <w:rPr>
                    <w:rFonts w:ascii="仿宋" w:eastAsia="仿宋" w:hAnsi="仿宋" w:cs="宋体" w:hint="eastAsia"/>
                    <w:color w:val="auto"/>
                    <w:sz w:val="24"/>
                    <w:szCs w:val="24"/>
                  </w:rPr>
                </w:rPrChange>
              </w:rPr>
              <w:t>应用，建设大气精细化管理系统；建设柴油车</w:t>
            </w:r>
            <w:r>
              <w:rPr>
                <w:rFonts w:eastAsia="仿宋_GB2312"/>
                <w:color w:val="auto"/>
                <w:sz w:val="24"/>
                <w:szCs w:val="24"/>
                <w:rPrChange w:id="3617" w:author="嗯哼" w:date="2021-09-13T09:12:00Z">
                  <w:rPr>
                    <w:rFonts w:ascii="仿宋" w:eastAsia="仿宋" w:hAnsi="仿宋" w:cs="宋体" w:hint="eastAsia"/>
                    <w:color w:val="auto"/>
                    <w:sz w:val="24"/>
                    <w:szCs w:val="24"/>
                  </w:rPr>
                </w:rPrChange>
              </w:rPr>
              <w:t>OBD</w:t>
            </w:r>
            <w:r>
              <w:rPr>
                <w:rFonts w:eastAsia="仿宋_GB2312"/>
                <w:color w:val="auto"/>
                <w:sz w:val="24"/>
                <w:szCs w:val="24"/>
                <w:rPrChange w:id="3618" w:author="嗯哼" w:date="2021-09-13T09:12:00Z">
                  <w:rPr>
                    <w:rFonts w:ascii="仿宋" w:eastAsia="仿宋" w:hAnsi="仿宋" w:cs="宋体" w:hint="eastAsia"/>
                    <w:color w:val="auto"/>
                    <w:sz w:val="24"/>
                    <w:szCs w:val="24"/>
                  </w:rPr>
                </w:rPrChange>
              </w:rPr>
              <w:t>在线监控系统；</w:t>
            </w:r>
            <w:r>
              <w:rPr>
                <w:rFonts w:eastAsia="仿宋_GB2312"/>
                <w:color w:val="auto"/>
                <w:sz w:val="24"/>
                <w:szCs w:val="24"/>
                <w:rPrChange w:id="3619" w:author="嗯哼" w:date="2021-09-13T09:12:00Z">
                  <w:rPr>
                    <w:rFonts w:ascii="仿宋" w:eastAsia="仿宋" w:hAnsi="仿宋" w:cs="宋体"/>
                    <w:color w:val="auto"/>
                    <w:sz w:val="24"/>
                    <w:szCs w:val="24"/>
                  </w:rPr>
                </w:rPrChange>
              </w:rPr>
              <w:t>开发污染防治指挥协同</w:t>
            </w:r>
            <w:r>
              <w:rPr>
                <w:rFonts w:eastAsia="仿宋_GB2312"/>
                <w:color w:val="auto"/>
                <w:sz w:val="24"/>
                <w:szCs w:val="24"/>
                <w:rPrChange w:id="3620" w:author="嗯哼" w:date="2021-09-13T09:12:00Z">
                  <w:rPr>
                    <w:rFonts w:ascii="仿宋" w:eastAsia="仿宋" w:hAnsi="仿宋" w:cs="宋体" w:hint="eastAsia"/>
                    <w:color w:val="auto"/>
                    <w:sz w:val="24"/>
                    <w:szCs w:val="24"/>
                  </w:rPr>
                </w:rPrChange>
              </w:rPr>
              <w:t>系统；推进环境信息公开与数据开放。</w:t>
            </w:r>
          </w:p>
        </w:tc>
        <w:tc>
          <w:tcPr>
            <w:tcW w:w="3049" w:type="dxa"/>
            <w:tcBorders>
              <w:top w:val="single" w:sz="4" w:space="0" w:color="auto"/>
              <w:left w:val="nil"/>
              <w:bottom w:val="single" w:sz="4" w:space="0" w:color="auto"/>
              <w:right w:val="single" w:sz="4" w:space="0" w:color="auto"/>
            </w:tcBorders>
            <w:vAlign w:val="center"/>
          </w:tcPr>
          <w:p w14:paraId="4649DB54" w14:textId="77777777" w:rsidR="00000000" w:rsidRDefault="00000000">
            <w:pPr>
              <w:spacing w:line="360" w:lineRule="exact"/>
              <w:rPr>
                <w:rFonts w:eastAsia="仿宋_GB2312"/>
                <w:color w:val="auto"/>
                <w:sz w:val="24"/>
                <w:szCs w:val="24"/>
                <w:rPrChange w:id="3621" w:author="嗯哼" w:date="2021-09-13T09:12:00Z">
                  <w:rPr>
                    <w:rFonts w:ascii="仿宋" w:eastAsia="仿宋" w:hAnsi="仿宋" w:cs="宋体" w:hint="eastAsia"/>
                    <w:color w:val="auto"/>
                    <w:sz w:val="24"/>
                    <w:szCs w:val="24"/>
                  </w:rPr>
                </w:rPrChange>
              </w:rPr>
              <w:pPrChange w:id="3622" w:author="嗯哼" w:date="2021-08-27T10:53:00Z">
                <w:pPr>
                  <w:spacing w:line="240" w:lineRule="auto"/>
                </w:pPr>
              </w:pPrChange>
            </w:pPr>
            <w:r>
              <w:rPr>
                <w:rFonts w:eastAsia="仿宋_GB2312"/>
                <w:color w:val="auto"/>
                <w:sz w:val="24"/>
                <w:szCs w:val="24"/>
                <w:rPrChange w:id="3623" w:author="嗯哼" w:date="2021-09-13T09:12:00Z">
                  <w:rPr>
                    <w:rFonts w:ascii="仿宋" w:eastAsia="仿宋" w:hAnsi="仿宋" w:cs="宋体" w:hint="eastAsia"/>
                    <w:color w:val="auto"/>
                    <w:sz w:val="24"/>
                    <w:szCs w:val="24"/>
                  </w:rPr>
                </w:rPrChange>
              </w:rPr>
              <w:t>市生态环境局</w:t>
            </w:r>
          </w:p>
        </w:tc>
      </w:tr>
      <w:tr w:rsidR="00000000" w14:paraId="16677AFB" w14:textId="77777777">
        <w:trPr>
          <w:trHeight w:val="900"/>
        </w:trPr>
        <w:tc>
          <w:tcPr>
            <w:tcW w:w="1320" w:type="dxa"/>
            <w:vMerge/>
            <w:tcBorders>
              <w:top w:val="single" w:sz="4" w:space="0" w:color="auto"/>
              <w:left w:val="single" w:sz="4" w:space="0" w:color="auto"/>
              <w:bottom w:val="single" w:sz="4" w:space="0" w:color="auto"/>
              <w:right w:val="single" w:sz="4" w:space="0" w:color="auto"/>
            </w:tcBorders>
            <w:vAlign w:val="center"/>
          </w:tcPr>
          <w:p w14:paraId="5702C7F4" w14:textId="77777777" w:rsidR="00000000" w:rsidRDefault="00000000">
            <w:pPr>
              <w:spacing w:line="360" w:lineRule="exact"/>
              <w:jc w:val="center"/>
              <w:rPr>
                <w:rFonts w:eastAsia="仿宋_GB2312"/>
                <w:color w:val="auto"/>
                <w:sz w:val="24"/>
                <w:szCs w:val="24"/>
                <w:rPrChange w:id="3624" w:author="嗯哼" w:date="2021-09-13T09:12:00Z">
                  <w:rPr>
                    <w:rFonts w:ascii="方正小标宋_GBK" w:eastAsia="方正小标宋_GBK" w:hAnsi="仿宋" w:cs="宋体" w:hint="eastAsia"/>
                    <w:color w:val="auto"/>
                    <w:sz w:val="24"/>
                    <w:szCs w:val="24"/>
                  </w:rPr>
                </w:rPrChange>
              </w:rPr>
              <w:pPrChange w:id="3625"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20BDB0FC" w14:textId="77777777" w:rsidR="00000000" w:rsidRDefault="00000000">
            <w:pPr>
              <w:spacing w:line="360" w:lineRule="exact"/>
              <w:jc w:val="center"/>
              <w:rPr>
                <w:rFonts w:eastAsia="仿宋_GB2312"/>
                <w:color w:val="auto"/>
                <w:sz w:val="24"/>
                <w:szCs w:val="24"/>
                <w:rPrChange w:id="3626" w:author="嗯哼" w:date="2021-09-13T09:12:00Z">
                  <w:rPr>
                    <w:rFonts w:ascii="仿宋" w:eastAsia="仿宋" w:hAnsi="仿宋" w:hint="eastAsia"/>
                    <w:color w:val="auto"/>
                    <w:sz w:val="24"/>
                    <w:szCs w:val="24"/>
                  </w:rPr>
                </w:rPrChange>
              </w:rPr>
              <w:pPrChange w:id="3627" w:author="嗯哼" w:date="2021-08-27T10:53:00Z">
                <w:pPr>
                  <w:spacing w:line="240" w:lineRule="auto"/>
                  <w:jc w:val="center"/>
                </w:pPr>
              </w:pPrChange>
            </w:pPr>
            <w:r>
              <w:rPr>
                <w:rFonts w:eastAsia="仿宋_GB2312"/>
                <w:color w:val="auto"/>
                <w:sz w:val="24"/>
                <w:szCs w:val="24"/>
                <w:rPrChange w:id="3628" w:author="嗯哼" w:date="2021-09-13T09:12:00Z">
                  <w:rPr>
                    <w:rFonts w:ascii="仿宋" w:eastAsia="仿宋" w:hAnsi="仿宋" w:hint="eastAsia"/>
                    <w:color w:val="auto"/>
                    <w:sz w:val="24"/>
                    <w:szCs w:val="24"/>
                  </w:rPr>
                </w:rPrChange>
              </w:rPr>
              <w:t>2</w:t>
            </w:r>
            <w:r>
              <w:rPr>
                <w:rFonts w:eastAsia="仿宋_GB2312"/>
                <w:color w:val="auto"/>
                <w:sz w:val="24"/>
                <w:szCs w:val="24"/>
                <w:rPrChange w:id="3629" w:author="嗯哼" w:date="2021-09-13T09:12:00Z">
                  <w:rPr>
                    <w:rFonts w:ascii="仿宋" w:eastAsia="仿宋" w:hAnsi="仿宋"/>
                    <w:color w:val="auto"/>
                    <w:sz w:val="24"/>
                    <w:szCs w:val="24"/>
                  </w:rPr>
                </w:rPrChange>
              </w:rPr>
              <w:t>4</w:t>
            </w:r>
          </w:p>
        </w:tc>
        <w:tc>
          <w:tcPr>
            <w:tcW w:w="1842" w:type="dxa"/>
            <w:tcBorders>
              <w:top w:val="single" w:sz="4" w:space="0" w:color="auto"/>
              <w:left w:val="nil"/>
              <w:bottom w:val="single" w:sz="4" w:space="0" w:color="auto"/>
              <w:right w:val="single" w:sz="4" w:space="0" w:color="auto"/>
            </w:tcBorders>
            <w:vAlign w:val="center"/>
          </w:tcPr>
          <w:p w14:paraId="283B891E" w14:textId="77777777" w:rsidR="00000000" w:rsidRDefault="00000000">
            <w:pPr>
              <w:spacing w:line="360" w:lineRule="exact"/>
              <w:jc w:val="center"/>
              <w:rPr>
                <w:rFonts w:eastAsia="仿宋_GB2312"/>
                <w:color w:val="auto"/>
                <w:sz w:val="24"/>
                <w:szCs w:val="24"/>
                <w:rPrChange w:id="3630" w:author="嗯哼" w:date="2021-09-13T09:12:00Z">
                  <w:rPr>
                    <w:rFonts w:ascii="仿宋" w:eastAsia="仿宋" w:hAnsi="仿宋" w:cs="宋体" w:hint="eastAsia"/>
                    <w:color w:val="auto"/>
                    <w:sz w:val="24"/>
                    <w:szCs w:val="24"/>
                  </w:rPr>
                </w:rPrChange>
              </w:rPr>
              <w:pPrChange w:id="3631" w:author="嗯哼" w:date="2021-08-27T10:53:00Z">
                <w:pPr>
                  <w:spacing w:line="240" w:lineRule="auto"/>
                  <w:jc w:val="center"/>
                </w:pPr>
              </w:pPrChange>
            </w:pPr>
            <w:r>
              <w:rPr>
                <w:rFonts w:eastAsia="仿宋_GB2312"/>
                <w:color w:val="auto"/>
                <w:sz w:val="24"/>
                <w:szCs w:val="24"/>
                <w:rPrChange w:id="3632" w:author="嗯哼" w:date="2021-09-13T09:12:00Z">
                  <w:rPr>
                    <w:rFonts w:ascii="仿宋" w:eastAsia="仿宋" w:hAnsi="仿宋" w:cs="宋体" w:hint="eastAsia"/>
                    <w:color w:val="auto"/>
                    <w:sz w:val="24"/>
                    <w:szCs w:val="24"/>
                  </w:rPr>
                </w:rPrChange>
              </w:rPr>
              <w:t>推进政府运行数字化应用</w:t>
            </w:r>
          </w:p>
        </w:tc>
        <w:tc>
          <w:tcPr>
            <w:tcW w:w="7016" w:type="dxa"/>
            <w:tcBorders>
              <w:top w:val="single" w:sz="4" w:space="0" w:color="auto"/>
              <w:left w:val="nil"/>
              <w:bottom w:val="single" w:sz="4" w:space="0" w:color="auto"/>
              <w:right w:val="single" w:sz="4" w:space="0" w:color="auto"/>
            </w:tcBorders>
            <w:vAlign w:val="center"/>
          </w:tcPr>
          <w:p w14:paraId="0F080803" w14:textId="77777777" w:rsidR="00000000" w:rsidRDefault="00000000">
            <w:pPr>
              <w:spacing w:line="360" w:lineRule="exact"/>
              <w:rPr>
                <w:rFonts w:eastAsia="仿宋_GB2312"/>
                <w:color w:val="auto"/>
                <w:sz w:val="24"/>
                <w:szCs w:val="24"/>
                <w:rPrChange w:id="3633" w:author="嗯哼" w:date="2021-09-13T09:12:00Z">
                  <w:rPr>
                    <w:rFonts w:ascii="仿宋" w:eastAsia="仿宋" w:hAnsi="仿宋" w:cs="宋体" w:hint="eastAsia"/>
                    <w:color w:val="auto"/>
                    <w:sz w:val="24"/>
                    <w:szCs w:val="24"/>
                  </w:rPr>
                </w:rPrChange>
              </w:rPr>
              <w:pPrChange w:id="3634" w:author="嗯哼" w:date="2021-08-27T10:53:00Z">
                <w:pPr>
                  <w:spacing w:line="240" w:lineRule="auto"/>
                </w:pPr>
              </w:pPrChange>
            </w:pPr>
            <w:r>
              <w:rPr>
                <w:rFonts w:eastAsia="仿宋_GB2312"/>
                <w:color w:val="auto"/>
                <w:sz w:val="24"/>
                <w:szCs w:val="24"/>
                <w:rPrChange w:id="3635" w:author="嗯哼" w:date="2021-09-13T09:12:00Z">
                  <w:rPr>
                    <w:rFonts w:ascii="仿宋" w:eastAsia="仿宋" w:hAnsi="仿宋" w:cs="宋体" w:hint="eastAsia"/>
                    <w:color w:val="auto"/>
                    <w:sz w:val="24"/>
                    <w:szCs w:val="24"/>
                  </w:rPr>
                </w:rPrChange>
              </w:rPr>
              <w:t>建设办公协作一体化平台；</w:t>
            </w:r>
            <w:r>
              <w:rPr>
                <w:rFonts w:eastAsia="仿宋_GB2312"/>
                <w:color w:val="auto"/>
                <w:sz w:val="24"/>
                <w:szCs w:val="24"/>
                <w:rPrChange w:id="3636" w:author="嗯哼" w:date="2021-09-13T09:12:00Z">
                  <w:rPr>
                    <w:rFonts w:ascii="仿宋" w:eastAsia="仿宋" w:hAnsi="仿宋" w:cs="宋体"/>
                    <w:color w:val="auto"/>
                    <w:sz w:val="24"/>
                    <w:szCs w:val="24"/>
                  </w:rPr>
                </w:rPrChange>
              </w:rPr>
              <w:t>建设统一的</w:t>
            </w:r>
            <w:r>
              <w:rPr>
                <w:rFonts w:eastAsia="仿宋_GB2312"/>
                <w:color w:val="auto"/>
                <w:sz w:val="24"/>
                <w:szCs w:val="24"/>
                <w:rPrChange w:id="3637" w:author="嗯哼" w:date="2021-09-13T09:12:00Z">
                  <w:rPr>
                    <w:rFonts w:ascii="仿宋" w:eastAsia="仿宋" w:hAnsi="仿宋" w:cs="宋体" w:hint="eastAsia"/>
                    <w:color w:val="auto"/>
                    <w:sz w:val="24"/>
                    <w:szCs w:val="24"/>
                  </w:rPr>
                </w:rPrChange>
              </w:rPr>
              <w:t>知识管理协作</w:t>
            </w:r>
            <w:r>
              <w:rPr>
                <w:rFonts w:eastAsia="仿宋_GB2312"/>
                <w:color w:val="auto"/>
                <w:sz w:val="24"/>
                <w:szCs w:val="24"/>
                <w:rPrChange w:id="3638" w:author="嗯哼" w:date="2021-09-13T09:12:00Z">
                  <w:rPr>
                    <w:rFonts w:ascii="仿宋" w:eastAsia="仿宋" w:hAnsi="仿宋" w:cs="宋体"/>
                    <w:color w:val="auto"/>
                    <w:sz w:val="24"/>
                    <w:szCs w:val="24"/>
                  </w:rPr>
                </w:rPrChange>
              </w:rPr>
              <w:t>系统</w:t>
            </w:r>
            <w:r>
              <w:rPr>
                <w:rFonts w:eastAsia="仿宋_GB2312"/>
                <w:color w:val="auto"/>
                <w:sz w:val="24"/>
                <w:szCs w:val="24"/>
                <w:rPrChange w:id="3639"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40" w:author="嗯哼" w:date="2021-09-13T09:12:00Z">
                  <w:rPr>
                    <w:rFonts w:ascii="仿宋" w:eastAsia="仿宋" w:hAnsi="仿宋" w:cs="宋体"/>
                    <w:color w:val="auto"/>
                    <w:sz w:val="24"/>
                    <w:szCs w:val="24"/>
                  </w:rPr>
                </w:rPrChange>
              </w:rPr>
              <w:t>完善重点工作督查考评系统</w:t>
            </w:r>
            <w:r>
              <w:rPr>
                <w:rFonts w:eastAsia="仿宋_GB2312"/>
                <w:color w:val="auto"/>
                <w:sz w:val="24"/>
                <w:szCs w:val="24"/>
                <w:rPrChange w:id="3641" w:author="嗯哼" w:date="2021-09-13T09:12:00Z">
                  <w:rPr>
                    <w:rFonts w:ascii="仿宋" w:eastAsia="仿宋" w:hAnsi="仿宋" w:cs="宋体" w:hint="eastAsia"/>
                    <w:color w:val="auto"/>
                    <w:sz w:val="24"/>
                    <w:szCs w:val="24"/>
                  </w:rPr>
                </w:rPrChange>
              </w:rPr>
              <w:t>；建立</w:t>
            </w:r>
            <w:r>
              <w:rPr>
                <w:rFonts w:eastAsia="仿宋_GB2312"/>
                <w:color w:val="auto"/>
                <w:sz w:val="24"/>
                <w:szCs w:val="24"/>
                <w:rPrChange w:id="3642" w:author="嗯哼" w:date="2021-09-13T09:12:00Z">
                  <w:rPr>
                    <w:rFonts w:ascii="仿宋" w:eastAsia="仿宋" w:hAnsi="仿宋" w:cs="宋体"/>
                    <w:color w:val="auto"/>
                    <w:sz w:val="24"/>
                    <w:szCs w:val="24"/>
                  </w:rPr>
                </w:rPrChange>
              </w:rPr>
              <w:t>统一的电子监察系统</w:t>
            </w:r>
            <w:r>
              <w:rPr>
                <w:rFonts w:eastAsia="仿宋_GB2312"/>
                <w:color w:val="auto"/>
                <w:sz w:val="24"/>
                <w:szCs w:val="24"/>
                <w:rPrChange w:id="3643"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44" w:author="嗯哼" w:date="2021-09-13T09:12:00Z">
                  <w:rPr>
                    <w:rFonts w:ascii="仿宋" w:eastAsia="仿宋" w:hAnsi="仿宋" w:cs="宋体"/>
                    <w:color w:val="auto"/>
                    <w:sz w:val="24"/>
                    <w:szCs w:val="24"/>
                  </w:rPr>
                </w:rPrChange>
              </w:rPr>
              <w:t>建设统一的数字档案系统</w:t>
            </w:r>
            <w:r>
              <w:rPr>
                <w:rFonts w:eastAsia="仿宋_GB2312"/>
                <w:color w:val="auto"/>
                <w:sz w:val="24"/>
                <w:szCs w:val="24"/>
                <w:rPrChange w:id="3645" w:author="嗯哼" w:date="2021-09-13T09:12:00Z">
                  <w:rPr>
                    <w:rFonts w:ascii="仿宋" w:eastAsia="仿宋" w:hAnsi="仿宋" w:cs="宋体" w:hint="eastAsia"/>
                    <w:color w:val="auto"/>
                    <w:sz w:val="24"/>
                    <w:szCs w:val="24"/>
                  </w:rPr>
                </w:rPrChange>
              </w:rPr>
              <w:t>；推进移动办公深度应用。</w:t>
            </w:r>
          </w:p>
        </w:tc>
        <w:tc>
          <w:tcPr>
            <w:tcW w:w="3049" w:type="dxa"/>
            <w:tcBorders>
              <w:top w:val="single" w:sz="4" w:space="0" w:color="auto"/>
              <w:left w:val="nil"/>
              <w:bottom w:val="single" w:sz="4" w:space="0" w:color="auto"/>
              <w:right w:val="single" w:sz="4" w:space="0" w:color="auto"/>
            </w:tcBorders>
            <w:vAlign w:val="center"/>
          </w:tcPr>
          <w:p w14:paraId="422812D6" w14:textId="77777777" w:rsidR="00000000" w:rsidRDefault="00000000">
            <w:pPr>
              <w:spacing w:line="360" w:lineRule="exact"/>
              <w:rPr>
                <w:rFonts w:eastAsia="仿宋_GB2312"/>
                <w:color w:val="auto"/>
                <w:sz w:val="24"/>
                <w:szCs w:val="24"/>
                <w:rPrChange w:id="3646" w:author="嗯哼" w:date="2021-09-13T09:12:00Z">
                  <w:rPr>
                    <w:rFonts w:ascii="仿宋" w:eastAsia="仿宋" w:hAnsi="仿宋" w:cs="宋体" w:hint="eastAsia"/>
                    <w:color w:val="auto"/>
                    <w:sz w:val="24"/>
                    <w:szCs w:val="24"/>
                  </w:rPr>
                </w:rPrChange>
              </w:rPr>
              <w:pPrChange w:id="3647" w:author="嗯哼" w:date="2021-08-27T10:53:00Z">
                <w:pPr>
                  <w:spacing w:line="240" w:lineRule="auto"/>
                </w:pPr>
              </w:pPrChange>
            </w:pPr>
            <w:r>
              <w:rPr>
                <w:rFonts w:eastAsia="仿宋_GB2312"/>
                <w:color w:val="auto"/>
                <w:sz w:val="24"/>
                <w:szCs w:val="24"/>
                <w:rPrChange w:id="3648" w:author="嗯哼" w:date="2021-09-13T09:12:00Z">
                  <w:rPr>
                    <w:rFonts w:ascii="仿宋" w:eastAsia="仿宋" w:hAnsi="仿宋" w:cs="宋体" w:hint="eastAsia"/>
                    <w:color w:val="auto"/>
                    <w:sz w:val="24"/>
                    <w:szCs w:val="24"/>
                  </w:rPr>
                </w:rPrChange>
              </w:rPr>
              <w:t>市政府</w:t>
            </w:r>
            <w:r>
              <w:rPr>
                <w:rFonts w:eastAsia="仿宋_GB2312"/>
                <w:color w:val="auto"/>
                <w:sz w:val="24"/>
                <w:szCs w:val="24"/>
              </w:rPr>
              <w:t>办公室</w:t>
            </w:r>
            <w:r>
              <w:rPr>
                <w:rFonts w:eastAsia="仿宋_GB2312"/>
                <w:color w:val="auto"/>
                <w:sz w:val="24"/>
                <w:szCs w:val="24"/>
                <w:rPrChange w:id="3649" w:author="嗯哼" w:date="2021-09-13T09:12:00Z">
                  <w:rPr>
                    <w:rFonts w:ascii="仿宋" w:eastAsia="仿宋" w:hAnsi="仿宋" w:cs="宋体" w:hint="eastAsia"/>
                    <w:color w:val="auto"/>
                    <w:sz w:val="24"/>
                    <w:szCs w:val="24"/>
                  </w:rPr>
                </w:rPrChange>
              </w:rPr>
              <w:t>、市档案局</w:t>
            </w:r>
          </w:p>
        </w:tc>
      </w:tr>
      <w:tr w:rsidR="00000000" w14:paraId="5BB87EC9" w14:textId="77777777">
        <w:trPr>
          <w:trHeight w:val="900"/>
        </w:trPr>
        <w:tc>
          <w:tcPr>
            <w:tcW w:w="1320" w:type="dxa"/>
            <w:vMerge w:val="restart"/>
            <w:tcBorders>
              <w:top w:val="single" w:sz="4" w:space="0" w:color="auto"/>
              <w:left w:val="single" w:sz="4" w:space="0" w:color="auto"/>
              <w:bottom w:val="single" w:sz="4" w:space="0" w:color="auto"/>
              <w:right w:val="single" w:sz="4" w:space="0" w:color="auto"/>
            </w:tcBorders>
            <w:vAlign w:val="center"/>
          </w:tcPr>
          <w:p w14:paraId="1AE59D7E" w14:textId="77777777" w:rsidR="00000000" w:rsidRDefault="00000000">
            <w:pPr>
              <w:spacing w:line="360" w:lineRule="exact"/>
              <w:jc w:val="center"/>
              <w:rPr>
                <w:rFonts w:eastAsia="仿宋_GB2312"/>
                <w:color w:val="auto"/>
                <w:sz w:val="24"/>
                <w:szCs w:val="24"/>
                <w:rPrChange w:id="3650" w:author="嗯哼" w:date="2021-09-13T09:12:00Z">
                  <w:rPr>
                    <w:rFonts w:ascii="方正小标宋_GBK" w:eastAsia="方正小标宋_GBK" w:hAnsi="仿宋" w:cs="宋体" w:hint="eastAsia"/>
                    <w:color w:val="auto"/>
                    <w:sz w:val="24"/>
                    <w:szCs w:val="24"/>
                  </w:rPr>
                </w:rPrChange>
              </w:rPr>
              <w:pPrChange w:id="3651" w:author="嗯哼" w:date="2021-08-27T10:53:00Z">
                <w:pPr>
                  <w:spacing w:line="240" w:lineRule="auto"/>
                  <w:jc w:val="center"/>
                </w:pPr>
              </w:pPrChange>
            </w:pPr>
            <w:r>
              <w:rPr>
                <w:rFonts w:eastAsia="仿宋_GB2312"/>
                <w:color w:val="auto"/>
                <w:sz w:val="24"/>
                <w:szCs w:val="24"/>
                <w:rPrChange w:id="3652" w:author="嗯哼" w:date="2021-09-13T09:12:00Z">
                  <w:rPr>
                    <w:rFonts w:ascii="方正小标宋_GBK" w:eastAsia="方正小标宋_GBK" w:hAnsi="仿宋" w:cs="宋体" w:hint="eastAsia"/>
                    <w:color w:val="auto"/>
                    <w:sz w:val="24"/>
                    <w:szCs w:val="24"/>
                  </w:rPr>
                </w:rPrChange>
              </w:rPr>
              <w:lastRenderedPageBreak/>
              <w:t>“</w:t>
            </w:r>
            <w:r>
              <w:rPr>
                <w:rFonts w:eastAsia="仿宋_GB2312"/>
                <w:color w:val="auto"/>
                <w:sz w:val="24"/>
                <w:szCs w:val="24"/>
                <w:rPrChange w:id="3653" w:author="嗯哼" w:date="2021-09-13T09:12:00Z">
                  <w:rPr>
                    <w:rFonts w:ascii="方正小标宋_GBK" w:eastAsia="方正小标宋_GBK" w:hAnsi="仿宋" w:cs="宋体" w:hint="eastAsia"/>
                    <w:color w:val="auto"/>
                    <w:sz w:val="24"/>
                    <w:szCs w:val="24"/>
                  </w:rPr>
                </w:rPrChange>
              </w:rPr>
              <w:t>一体两翼</w:t>
            </w:r>
            <w:r>
              <w:rPr>
                <w:rFonts w:eastAsia="仿宋_GB2312"/>
                <w:color w:val="auto"/>
                <w:sz w:val="24"/>
                <w:szCs w:val="24"/>
                <w:rPrChange w:id="3654" w:author="嗯哼" w:date="2021-09-13T09:12:00Z">
                  <w:rPr>
                    <w:rFonts w:ascii="方正小标宋_GBK" w:eastAsia="方正小标宋_GBK" w:hAnsi="仿宋" w:cs="宋体" w:hint="eastAsia"/>
                    <w:color w:val="auto"/>
                    <w:sz w:val="24"/>
                    <w:szCs w:val="24"/>
                  </w:rPr>
                </w:rPrChange>
              </w:rPr>
              <w:t>”</w:t>
            </w:r>
            <w:r>
              <w:rPr>
                <w:rFonts w:eastAsia="仿宋_GB2312"/>
                <w:color w:val="auto"/>
                <w:sz w:val="24"/>
                <w:szCs w:val="24"/>
                <w:rPrChange w:id="3655" w:author="嗯哼" w:date="2021-09-13T09:12:00Z">
                  <w:rPr>
                    <w:rFonts w:ascii="方正小标宋_GBK" w:eastAsia="方正小标宋_GBK" w:hAnsi="仿宋" w:cs="宋体" w:hint="eastAsia"/>
                    <w:color w:val="auto"/>
                    <w:sz w:val="24"/>
                    <w:szCs w:val="24"/>
                  </w:rPr>
                </w:rPrChange>
              </w:rPr>
              <w:t>服务</w:t>
            </w:r>
          </w:p>
        </w:tc>
        <w:tc>
          <w:tcPr>
            <w:tcW w:w="802" w:type="dxa"/>
            <w:tcBorders>
              <w:top w:val="single" w:sz="4" w:space="0" w:color="auto"/>
              <w:left w:val="nil"/>
              <w:bottom w:val="single" w:sz="4" w:space="0" w:color="auto"/>
              <w:right w:val="single" w:sz="4" w:space="0" w:color="auto"/>
            </w:tcBorders>
            <w:vAlign w:val="center"/>
          </w:tcPr>
          <w:p w14:paraId="75D7A7FD" w14:textId="77777777" w:rsidR="00000000" w:rsidRDefault="00000000">
            <w:pPr>
              <w:spacing w:line="360" w:lineRule="exact"/>
              <w:jc w:val="center"/>
              <w:rPr>
                <w:rFonts w:eastAsia="仿宋_GB2312"/>
                <w:color w:val="auto"/>
                <w:sz w:val="24"/>
                <w:szCs w:val="24"/>
                <w:rPrChange w:id="3656" w:author="嗯哼" w:date="2021-09-13T09:12:00Z">
                  <w:rPr>
                    <w:rFonts w:ascii="仿宋" w:eastAsia="仿宋" w:hAnsi="仿宋"/>
                    <w:color w:val="auto"/>
                    <w:sz w:val="24"/>
                    <w:szCs w:val="24"/>
                  </w:rPr>
                </w:rPrChange>
              </w:rPr>
              <w:pPrChange w:id="3657" w:author="嗯哼" w:date="2021-08-27T10:53:00Z">
                <w:pPr>
                  <w:spacing w:line="240" w:lineRule="auto"/>
                  <w:jc w:val="center"/>
                </w:pPr>
              </w:pPrChange>
            </w:pPr>
            <w:r>
              <w:rPr>
                <w:rFonts w:eastAsia="仿宋_GB2312"/>
                <w:color w:val="auto"/>
                <w:sz w:val="24"/>
                <w:szCs w:val="24"/>
                <w:rPrChange w:id="3658" w:author="嗯哼" w:date="2021-09-13T09:12:00Z">
                  <w:rPr>
                    <w:rFonts w:ascii="仿宋" w:eastAsia="仿宋" w:hAnsi="仿宋"/>
                    <w:color w:val="auto"/>
                    <w:sz w:val="24"/>
                    <w:szCs w:val="24"/>
                  </w:rPr>
                </w:rPrChange>
              </w:rPr>
              <w:t>25</w:t>
            </w:r>
          </w:p>
        </w:tc>
        <w:tc>
          <w:tcPr>
            <w:tcW w:w="1842" w:type="dxa"/>
            <w:tcBorders>
              <w:top w:val="single" w:sz="4" w:space="0" w:color="auto"/>
              <w:left w:val="nil"/>
              <w:bottom w:val="single" w:sz="4" w:space="0" w:color="auto"/>
              <w:right w:val="single" w:sz="4" w:space="0" w:color="auto"/>
            </w:tcBorders>
            <w:vAlign w:val="center"/>
          </w:tcPr>
          <w:p w14:paraId="6D547E1B" w14:textId="77777777" w:rsidR="00000000" w:rsidRDefault="00000000">
            <w:pPr>
              <w:spacing w:line="360" w:lineRule="exact"/>
              <w:rPr>
                <w:rFonts w:eastAsia="仿宋_GB2312"/>
                <w:color w:val="auto"/>
                <w:sz w:val="24"/>
                <w:szCs w:val="24"/>
                <w:rPrChange w:id="3659" w:author="嗯哼" w:date="2021-09-13T09:12:00Z">
                  <w:rPr>
                    <w:rFonts w:ascii="仿宋" w:eastAsia="仿宋" w:hAnsi="仿宋" w:cs="宋体" w:hint="eastAsia"/>
                    <w:color w:val="auto"/>
                    <w:sz w:val="24"/>
                    <w:szCs w:val="24"/>
                  </w:rPr>
                </w:rPrChange>
              </w:rPr>
              <w:pPrChange w:id="3660" w:author="嗯哼" w:date="2021-08-27T10:53:00Z">
                <w:pPr>
                  <w:spacing w:line="240" w:lineRule="auto"/>
                </w:pPr>
              </w:pPrChange>
            </w:pPr>
            <w:r>
              <w:rPr>
                <w:rFonts w:eastAsia="仿宋_GB2312"/>
                <w:color w:val="auto"/>
                <w:sz w:val="24"/>
                <w:szCs w:val="24"/>
                <w:rPrChange w:id="3661"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62" w:author="嗯哼" w:date="2021-09-13T09:12:00Z">
                  <w:rPr>
                    <w:rFonts w:ascii="仿宋" w:eastAsia="仿宋" w:hAnsi="仿宋" w:cs="宋体" w:hint="eastAsia"/>
                    <w:color w:val="auto"/>
                    <w:sz w:val="24"/>
                    <w:szCs w:val="24"/>
                  </w:rPr>
                </w:rPrChange>
              </w:rPr>
              <w:t>一网通办</w:t>
            </w:r>
            <w:r>
              <w:rPr>
                <w:rFonts w:eastAsia="仿宋_GB2312"/>
                <w:color w:val="auto"/>
                <w:sz w:val="24"/>
                <w:szCs w:val="24"/>
                <w:rPrChange w:id="3663"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64" w:author="嗯哼" w:date="2021-09-13T09:12:00Z">
                  <w:rPr>
                    <w:rFonts w:ascii="仿宋" w:eastAsia="仿宋" w:hAnsi="仿宋" w:cs="宋体" w:hint="eastAsia"/>
                    <w:color w:val="auto"/>
                    <w:sz w:val="24"/>
                    <w:szCs w:val="24"/>
                  </w:rPr>
                </w:rPrChange>
              </w:rPr>
              <w:t>品牌</w:t>
            </w:r>
          </w:p>
        </w:tc>
        <w:tc>
          <w:tcPr>
            <w:tcW w:w="7016" w:type="dxa"/>
            <w:tcBorders>
              <w:top w:val="single" w:sz="4" w:space="0" w:color="auto"/>
              <w:left w:val="nil"/>
              <w:bottom w:val="single" w:sz="4" w:space="0" w:color="auto"/>
              <w:right w:val="single" w:sz="4" w:space="0" w:color="auto"/>
            </w:tcBorders>
            <w:vAlign w:val="center"/>
          </w:tcPr>
          <w:p w14:paraId="5D76D2E9" w14:textId="77777777" w:rsidR="00000000" w:rsidRDefault="00000000">
            <w:pPr>
              <w:spacing w:line="360" w:lineRule="exact"/>
              <w:rPr>
                <w:rFonts w:eastAsia="仿宋_GB2312"/>
                <w:color w:val="auto"/>
                <w:sz w:val="24"/>
                <w:szCs w:val="24"/>
                <w:rPrChange w:id="3665" w:author="嗯哼" w:date="2021-09-13T09:12:00Z">
                  <w:rPr>
                    <w:rFonts w:ascii="仿宋" w:eastAsia="仿宋" w:hAnsi="仿宋" w:cs="宋体" w:hint="eastAsia"/>
                    <w:color w:val="auto"/>
                    <w:sz w:val="24"/>
                    <w:szCs w:val="24"/>
                  </w:rPr>
                </w:rPrChange>
              </w:rPr>
              <w:pPrChange w:id="3666" w:author="嗯哼" w:date="2021-08-27T10:53:00Z">
                <w:pPr>
                  <w:spacing w:line="240" w:lineRule="auto"/>
                </w:pPr>
              </w:pPrChange>
            </w:pPr>
            <w:r>
              <w:rPr>
                <w:rFonts w:eastAsia="仿宋_GB2312"/>
                <w:color w:val="auto"/>
                <w:sz w:val="24"/>
                <w:szCs w:val="24"/>
                <w:rPrChange w:id="3667" w:author="嗯哼" w:date="2021-09-13T09:12:00Z">
                  <w:rPr>
                    <w:rFonts w:ascii="仿宋" w:eastAsia="仿宋" w:hAnsi="仿宋" w:cs="宋体" w:hint="eastAsia"/>
                    <w:color w:val="auto"/>
                    <w:sz w:val="24"/>
                    <w:szCs w:val="24"/>
                  </w:rPr>
                </w:rPrChange>
              </w:rPr>
              <w:t>建设</w:t>
            </w:r>
            <w:r>
              <w:rPr>
                <w:rFonts w:eastAsia="仿宋_GB2312"/>
                <w:color w:val="auto"/>
                <w:sz w:val="24"/>
                <w:szCs w:val="24"/>
                <w:rPrChange w:id="3668"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69" w:author="嗯哼" w:date="2021-09-13T09:12:00Z">
                  <w:rPr>
                    <w:rFonts w:ascii="仿宋" w:eastAsia="仿宋" w:hAnsi="仿宋" w:cs="宋体" w:hint="eastAsia"/>
                    <w:color w:val="auto"/>
                    <w:sz w:val="24"/>
                    <w:szCs w:val="24"/>
                  </w:rPr>
                </w:rPrChange>
              </w:rPr>
              <w:t>一网通查</w:t>
            </w:r>
            <w:r>
              <w:rPr>
                <w:rFonts w:eastAsia="仿宋_GB2312"/>
                <w:color w:val="auto"/>
                <w:sz w:val="24"/>
                <w:szCs w:val="24"/>
                <w:rPrChange w:id="3670"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71" w:author="嗯哼" w:date="2021-09-13T09:12:00Z">
                  <w:rPr>
                    <w:rFonts w:ascii="仿宋" w:eastAsia="仿宋" w:hAnsi="仿宋" w:cs="宋体" w:hint="eastAsia"/>
                    <w:color w:val="auto"/>
                    <w:sz w:val="24"/>
                    <w:szCs w:val="24"/>
                  </w:rPr>
                </w:rPrChange>
              </w:rPr>
              <w:t>政府信息公开平台；建设</w:t>
            </w:r>
            <w:r>
              <w:rPr>
                <w:rFonts w:eastAsia="仿宋_GB2312"/>
                <w:color w:val="auto"/>
                <w:sz w:val="24"/>
                <w:szCs w:val="24"/>
                <w:rPrChange w:id="3672"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73" w:author="嗯哼" w:date="2021-09-13T09:12:00Z">
                  <w:rPr>
                    <w:rFonts w:ascii="仿宋" w:eastAsia="仿宋" w:hAnsi="仿宋" w:cs="宋体" w:hint="eastAsia"/>
                    <w:color w:val="auto"/>
                    <w:sz w:val="24"/>
                    <w:szCs w:val="24"/>
                  </w:rPr>
                </w:rPrChange>
              </w:rPr>
              <w:t>一网通办</w:t>
            </w:r>
            <w:r>
              <w:rPr>
                <w:rFonts w:eastAsia="仿宋_GB2312"/>
                <w:color w:val="auto"/>
                <w:sz w:val="24"/>
                <w:szCs w:val="24"/>
                <w:rPrChange w:id="3674"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75" w:author="嗯哼" w:date="2021-09-13T09:12:00Z">
                  <w:rPr>
                    <w:rFonts w:ascii="仿宋" w:eastAsia="仿宋" w:hAnsi="仿宋" w:cs="宋体" w:hint="eastAsia"/>
                    <w:color w:val="auto"/>
                    <w:sz w:val="24"/>
                    <w:szCs w:val="24"/>
                  </w:rPr>
                </w:rPrChange>
              </w:rPr>
              <w:t>政务服务平台；建设</w:t>
            </w:r>
            <w:r>
              <w:rPr>
                <w:rFonts w:eastAsia="仿宋_GB2312"/>
                <w:color w:val="auto"/>
                <w:sz w:val="24"/>
                <w:szCs w:val="24"/>
                <w:rPrChange w:id="3676"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77" w:author="嗯哼" w:date="2021-09-13T09:12:00Z">
                  <w:rPr>
                    <w:rFonts w:ascii="仿宋" w:eastAsia="仿宋" w:hAnsi="仿宋" w:cs="宋体" w:hint="eastAsia"/>
                    <w:color w:val="auto"/>
                    <w:sz w:val="24"/>
                    <w:szCs w:val="24"/>
                  </w:rPr>
                </w:rPrChange>
              </w:rPr>
              <w:t>一网通答</w:t>
            </w:r>
            <w:r>
              <w:rPr>
                <w:rFonts w:eastAsia="仿宋_GB2312"/>
                <w:color w:val="auto"/>
                <w:sz w:val="24"/>
                <w:szCs w:val="24"/>
                <w:rPrChange w:id="3678"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79" w:author="嗯哼" w:date="2021-09-13T09:12:00Z">
                  <w:rPr>
                    <w:rFonts w:ascii="仿宋" w:eastAsia="仿宋" w:hAnsi="仿宋" w:cs="宋体" w:hint="eastAsia"/>
                    <w:color w:val="auto"/>
                    <w:sz w:val="24"/>
                    <w:szCs w:val="24"/>
                  </w:rPr>
                </w:rPrChange>
              </w:rPr>
              <w:t>互动交流平台；部署基于</w:t>
            </w:r>
            <w:r>
              <w:rPr>
                <w:rFonts w:eastAsia="仿宋_GB2312"/>
                <w:color w:val="auto"/>
                <w:sz w:val="24"/>
                <w:szCs w:val="24"/>
                <w:rPrChange w:id="3680" w:author="嗯哼" w:date="2021-09-13T09:12:00Z">
                  <w:rPr>
                    <w:rFonts w:ascii="仿宋" w:eastAsia="仿宋" w:hAnsi="仿宋" w:cs="宋体" w:hint="eastAsia"/>
                    <w:color w:val="auto"/>
                    <w:sz w:val="24"/>
                    <w:szCs w:val="24"/>
                  </w:rPr>
                </w:rPrChange>
              </w:rPr>
              <w:t>AI</w:t>
            </w:r>
            <w:r>
              <w:rPr>
                <w:rFonts w:eastAsia="仿宋_GB2312"/>
                <w:color w:val="auto"/>
                <w:sz w:val="24"/>
                <w:szCs w:val="24"/>
                <w:rPrChange w:id="3681" w:author="嗯哼" w:date="2021-09-13T09:12:00Z">
                  <w:rPr>
                    <w:rFonts w:ascii="仿宋" w:eastAsia="仿宋" w:hAnsi="仿宋" w:cs="宋体" w:hint="eastAsia"/>
                    <w:color w:val="auto"/>
                    <w:sz w:val="24"/>
                    <w:szCs w:val="24"/>
                  </w:rPr>
                </w:rPrChange>
              </w:rPr>
              <w:t>知识引擎的智能机器人</w:t>
            </w:r>
          </w:p>
        </w:tc>
        <w:tc>
          <w:tcPr>
            <w:tcW w:w="3049" w:type="dxa"/>
            <w:tcBorders>
              <w:top w:val="single" w:sz="4" w:space="0" w:color="auto"/>
              <w:left w:val="nil"/>
              <w:bottom w:val="single" w:sz="4" w:space="0" w:color="auto"/>
              <w:right w:val="single" w:sz="4" w:space="0" w:color="auto"/>
            </w:tcBorders>
            <w:vAlign w:val="center"/>
          </w:tcPr>
          <w:p w14:paraId="32860D49" w14:textId="77777777" w:rsidR="00000000" w:rsidRDefault="00000000">
            <w:pPr>
              <w:spacing w:line="360" w:lineRule="exact"/>
              <w:rPr>
                <w:rFonts w:eastAsia="仿宋_GB2312"/>
                <w:color w:val="auto"/>
                <w:sz w:val="24"/>
                <w:szCs w:val="24"/>
                <w:rPrChange w:id="3682" w:author="嗯哼" w:date="2021-09-13T09:12:00Z">
                  <w:rPr>
                    <w:rFonts w:ascii="仿宋" w:eastAsia="仿宋" w:hAnsi="仿宋" w:cs="宋体" w:hint="eastAsia"/>
                    <w:color w:val="auto"/>
                    <w:sz w:val="24"/>
                    <w:szCs w:val="24"/>
                  </w:rPr>
                </w:rPrChange>
              </w:rPr>
              <w:pPrChange w:id="3683" w:author="嗯哼" w:date="2021-08-27T10:53:00Z">
                <w:pPr>
                  <w:spacing w:line="240" w:lineRule="auto"/>
                </w:pPr>
              </w:pPrChange>
            </w:pPr>
            <w:r>
              <w:rPr>
                <w:rFonts w:eastAsia="仿宋_GB2312"/>
                <w:color w:val="auto"/>
                <w:sz w:val="24"/>
                <w:szCs w:val="24"/>
                <w:rPrChange w:id="3684" w:author="嗯哼" w:date="2021-09-13T09:12:00Z">
                  <w:rPr>
                    <w:rFonts w:ascii="仿宋" w:eastAsia="仿宋" w:hAnsi="仿宋" w:cs="宋体" w:hint="eastAsia"/>
                    <w:color w:val="auto"/>
                    <w:sz w:val="24"/>
                    <w:szCs w:val="24"/>
                  </w:rPr>
                </w:rPrChange>
              </w:rPr>
              <w:t>市数据资源局</w:t>
            </w:r>
          </w:p>
        </w:tc>
      </w:tr>
      <w:tr w:rsidR="00000000" w14:paraId="466CD2CF" w14:textId="77777777">
        <w:trPr>
          <w:trHeight w:val="900"/>
        </w:trPr>
        <w:tc>
          <w:tcPr>
            <w:tcW w:w="1320" w:type="dxa"/>
            <w:vMerge/>
            <w:tcBorders>
              <w:top w:val="single" w:sz="4" w:space="0" w:color="auto"/>
              <w:left w:val="single" w:sz="4" w:space="0" w:color="auto"/>
              <w:bottom w:val="single" w:sz="4" w:space="0" w:color="auto"/>
              <w:right w:val="single" w:sz="4" w:space="0" w:color="auto"/>
            </w:tcBorders>
            <w:vAlign w:val="center"/>
          </w:tcPr>
          <w:p w14:paraId="4FE4D9FB" w14:textId="77777777" w:rsidR="00000000" w:rsidRDefault="00000000">
            <w:pPr>
              <w:spacing w:line="360" w:lineRule="exact"/>
              <w:jc w:val="center"/>
              <w:rPr>
                <w:rFonts w:eastAsia="仿宋_GB2312"/>
                <w:color w:val="auto"/>
                <w:sz w:val="24"/>
                <w:szCs w:val="24"/>
                <w:rPrChange w:id="3685" w:author="嗯哼" w:date="2021-09-13T09:12:00Z">
                  <w:rPr>
                    <w:rFonts w:ascii="方正小标宋_GBK" w:eastAsia="方正小标宋_GBK" w:hAnsi="仿宋" w:cs="宋体" w:hint="eastAsia"/>
                    <w:color w:val="auto"/>
                    <w:sz w:val="24"/>
                    <w:szCs w:val="24"/>
                  </w:rPr>
                </w:rPrChange>
              </w:rPr>
              <w:pPrChange w:id="3686" w:author="嗯哼" w:date="2021-08-27T10:53:00Z">
                <w:pPr>
                  <w:spacing w:line="240" w:lineRule="auto"/>
                  <w:jc w:val="center"/>
                </w:pPr>
              </w:pPrChange>
            </w:pPr>
          </w:p>
        </w:tc>
        <w:tc>
          <w:tcPr>
            <w:tcW w:w="802" w:type="dxa"/>
            <w:tcBorders>
              <w:top w:val="single" w:sz="4" w:space="0" w:color="auto"/>
              <w:left w:val="nil"/>
              <w:bottom w:val="single" w:sz="4" w:space="0" w:color="auto"/>
              <w:right w:val="single" w:sz="4" w:space="0" w:color="auto"/>
            </w:tcBorders>
            <w:vAlign w:val="center"/>
          </w:tcPr>
          <w:p w14:paraId="198B60C8" w14:textId="77777777" w:rsidR="00000000" w:rsidRDefault="00000000">
            <w:pPr>
              <w:spacing w:line="360" w:lineRule="exact"/>
              <w:jc w:val="center"/>
              <w:rPr>
                <w:rFonts w:eastAsia="仿宋_GB2312"/>
                <w:color w:val="auto"/>
                <w:sz w:val="24"/>
                <w:szCs w:val="24"/>
                <w:rPrChange w:id="3687" w:author="嗯哼" w:date="2021-09-13T09:12:00Z">
                  <w:rPr>
                    <w:rFonts w:ascii="仿宋" w:eastAsia="仿宋" w:hAnsi="仿宋"/>
                    <w:color w:val="auto"/>
                    <w:sz w:val="24"/>
                    <w:szCs w:val="24"/>
                  </w:rPr>
                </w:rPrChange>
              </w:rPr>
              <w:pPrChange w:id="3688" w:author="嗯哼" w:date="2021-08-27T10:53:00Z">
                <w:pPr>
                  <w:spacing w:line="240" w:lineRule="auto"/>
                  <w:jc w:val="center"/>
                </w:pPr>
              </w:pPrChange>
            </w:pPr>
            <w:r>
              <w:rPr>
                <w:rFonts w:eastAsia="仿宋_GB2312"/>
                <w:color w:val="auto"/>
                <w:sz w:val="24"/>
                <w:szCs w:val="24"/>
                <w:rPrChange w:id="3689" w:author="嗯哼" w:date="2021-09-13T09:12:00Z">
                  <w:rPr>
                    <w:rFonts w:ascii="仿宋" w:eastAsia="仿宋" w:hAnsi="仿宋"/>
                    <w:color w:val="auto"/>
                    <w:sz w:val="24"/>
                    <w:szCs w:val="24"/>
                  </w:rPr>
                </w:rPrChange>
              </w:rPr>
              <w:t>26</w:t>
            </w:r>
          </w:p>
        </w:tc>
        <w:tc>
          <w:tcPr>
            <w:tcW w:w="1842" w:type="dxa"/>
            <w:tcBorders>
              <w:top w:val="single" w:sz="4" w:space="0" w:color="auto"/>
              <w:left w:val="nil"/>
              <w:bottom w:val="single" w:sz="4" w:space="0" w:color="auto"/>
              <w:right w:val="single" w:sz="4" w:space="0" w:color="auto"/>
            </w:tcBorders>
            <w:vAlign w:val="center"/>
          </w:tcPr>
          <w:p w14:paraId="130C9008" w14:textId="77777777" w:rsidR="00000000" w:rsidRDefault="00000000">
            <w:pPr>
              <w:spacing w:line="360" w:lineRule="exact"/>
              <w:rPr>
                <w:rFonts w:eastAsia="仿宋_GB2312"/>
                <w:color w:val="auto"/>
                <w:sz w:val="24"/>
                <w:szCs w:val="24"/>
                <w:rPrChange w:id="3690" w:author="嗯哼" w:date="2021-09-13T09:12:00Z">
                  <w:rPr>
                    <w:rFonts w:ascii="仿宋" w:eastAsia="仿宋" w:hAnsi="仿宋" w:cs="宋体" w:hint="eastAsia"/>
                    <w:color w:val="auto"/>
                    <w:sz w:val="24"/>
                    <w:szCs w:val="24"/>
                  </w:rPr>
                </w:rPrChange>
              </w:rPr>
              <w:pPrChange w:id="3691" w:author="嗯哼" w:date="2021-08-27T10:53:00Z">
                <w:pPr>
                  <w:spacing w:line="240" w:lineRule="auto"/>
                </w:pPr>
              </w:pPrChange>
            </w:pPr>
            <w:r>
              <w:rPr>
                <w:rFonts w:eastAsia="仿宋_GB2312"/>
                <w:color w:val="auto"/>
                <w:sz w:val="24"/>
                <w:szCs w:val="24"/>
                <w:rPrChange w:id="3692"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93" w:author="嗯哼" w:date="2021-09-13T09:12:00Z">
                  <w:rPr>
                    <w:rFonts w:ascii="仿宋" w:eastAsia="仿宋" w:hAnsi="仿宋" w:cs="宋体" w:hint="eastAsia"/>
                    <w:color w:val="auto"/>
                    <w:sz w:val="24"/>
                    <w:szCs w:val="24"/>
                  </w:rPr>
                </w:rPrChange>
              </w:rPr>
              <w:t>一网统管</w:t>
            </w:r>
            <w:r>
              <w:rPr>
                <w:rFonts w:eastAsia="仿宋_GB2312"/>
                <w:color w:val="auto"/>
                <w:sz w:val="24"/>
                <w:szCs w:val="24"/>
                <w:rPrChange w:id="3694" w:author="嗯哼" w:date="2021-09-13T09:12:00Z">
                  <w:rPr>
                    <w:rFonts w:ascii="仿宋" w:eastAsia="仿宋" w:hAnsi="仿宋" w:cs="宋体" w:hint="eastAsia"/>
                    <w:color w:val="auto"/>
                    <w:sz w:val="24"/>
                    <w:szCs w:val="24"/>
                  </w:rPr>
                </w:rPrChange>
              </w:rPr>
              <w:t>”</w:t>
            </w:r>
            <w:r>
              <w:rPr>
                <w:rFonts w:eastAsia="仿宋_GB2312"/>
                <w:color w:val="auto"/>
                <w:sz w:val="24"/>
                <w:szCs w:val="24"/>
                <w:rPrChange w:id="3695" w:author="嗯哼" w:date="2021-09-13T09:12:00Z">
                  <w:rPr>
                    <w:rFonts w:ascii="仿宋" w:eastAsia="仿宋" w:hAnsi="仿宋" w:cs="宋体" w:hint="eastAsia"/>
                    <w:color w:val="auto"/>
                    <w:sz w:val="24"/>
                    <w:szCs w:val="24"/>
                  </w:rPr>
                </w:rPrChange>
              </w:rPr>
              <w:t>品牌</w:t>
            </w:r>
          </w:p>
        </w:tc>
        <w:tc>
          <w:tcPr>
            <w:tcW w:w="7016" w:type="dxa"/>
            <w:tcBorders>
              <w:top w:val="single" w:sz="4" w:space="0" w:color="auto"/>
              <w:left w:val="nil"/>
              <w:bottom w:val="single" w:sz="4" w:space="0" w:color="auto"/>
              <w:right w:val="single" w:sz="4" w:space="0" w:color="auto"/>
            </w:tcBorders>
            <w:vAlign w:val="center"/>
          </w:tcPr>
          <w:p w14:paraId="63FE3F4C" w14:textId="77777777" w:rsidR="00000000" w:rsidRDefault="00000000">
            <w:pPr>
              <w:spacing w:line="360" w:lineRule="exact"/>
              <w:rPr>
                <w:rFonts w:eastAsia="仿宋_GB2312"/>
                <w:color w:val="auto"/>
                <w:sz w:val="24"/>
                <w:szCs w:val="24"/>
                <w:rPrChange w:id="3696" w:author="嗯哼" w:date="2021-09-13T09:12:00Z">
                  <w:rPr>
                    <w:rFonts w:ascii="仿宋" w:eastAsia="仿宋" w:hAnsi="仿宋" w:cs="宋体" w:hint="eastAsia"/>
                    <w:color w:val="auto"/>
                    <w:sz w:val="24"/>
                    <w:szCs w:val="24"/>
                  </w:rPr>
                </w:rPrChange>
              </w:rPr>
              <w:pPrChange w:id="3697" w:author="嗯哼" w:date="2021-08-27T10:53:00Z">
                <w:pPr>
                  <w:spacing w:line="240" w:lineRule="auto"/>
                </w:pPr>
              </w:pPrChange>
            </w:pPr>
            <w:r>
              <w:rPr>
                <w:rFonts w:eastAsia="仿宋_GB2312"/>
                <w:color w:val="auto"/>
                <w:sz w:val="24"/>
                <w:szCs w:val="24"/>
                <w:rPrChange w:id="3698" w:author="嗯哼" w:date="2021-09-13T09:12:00Z">
                  <w:rPr>
                    <w:rFonts w:ascii="仿宋" w:eastAsia="仿宋" w:hAnsi="仿宋" w:cs="宋体" w:hint="eastAsia"/>
                    <w:color w:val="auto"/>
                    <w:sz w:val="24"/>
                    <w:szCs w:val="24"/>
                  </w:rPr>
                </w:rPrChange>
              </w:rPr>
              <w:t>依托城市大脑，围绕总体态势分析、智慧文旅、生态环境、民生幸福、社区服务、城市管理、公共交通、城市安全等领域，设以融合共享、协同治理为核心的新型</w:t>
            </w:r>
            <w:r>
              <w:rPr>
                <w:rFonts w:eastAsia="仿宋_GB2312"/>
                <w:color w:val="auto"/>
                <w:sz w:val="24"/>
                <w:szCs w:val="24"/>
                <w:rPrChange w:id="3699" w:author="嗯哼" w:date="2021-09-13T09:12:00Z">
                  <w:rPr>
                    <w:rFonts w:ascii="仿宋" w:eastAsia="仿宋" w:hAnsi="仿宋" w:cs="宋体" w:hint="eastAsia"/>
                    <w:color w:val="auto"/>
                    <w:sz w:val="24"/>
                    <w:szCs w:val="24"/>
                  </w:rPr>
                </w:rPrChange>
              </w:rPr>
              <w:t>“</w:t>
            </w:r>
            <w:r>
              <w:rPr>
                <w:rFonts w:eastAsia="仿宋_GB2312"/>
                <w:color w:val="auto"/>
                <w:sz w:val="24"/>
                <w:szCs w:val="24"/>
                <w:rPrChange w:id="3700" w:author="嗯哼" w:date="2021-09-13T09:12:00Z">
                  <w:rPr>
                    <w:rFonts w:ascii="仿宋" w:eastAsia="仿宋" w:hAnsi="仿宋" w:cs="宋体" w:hint="eastAsia"/>
                    <w:color w:val="auto"/>
                    <w:sz w:val="24"/>
                    <w:szCs w:val="24"/>
                  </w:rPr>
                </w:rPrChange>
              </w:rPr>
              <w:t>一网统管</w:t>
            </w:r>
            <w:r>
              <w:rPr>
                <w:rFonts w:eastAsia="仿宋_GB2312"/>
                <w:color w:val="auto"/>
                <w:sz w:val="24"/>
                <w:szCs w:val="24"/>
                <w:rPrChange w:id="3701" w:author="嗯哼" w:date="2021-09-13T09:12:00Z">
                  <w:rPr>
                    <w:rFonts w:ascii="仿宋" w:eastAsia="仿宋" w:hAnsi="仿宋" w:cs="宋体" w:hint="eastAsia"/>
                    <w:color w:val="auto"/>
                    <w:sz w:val="24"/>
                    <w:szCs w:val="24"/>
                  </w:rPr>
                </w:rPrChange>
              </w:rPr>
              <w:t>”</w:t>
            </w:r>
            <w:r>
              <w:rPr>
                <w:rFonts w:eastAsia="仿宋_GB2312"/>
                <w:color w:val="auto"/>
                <w:sz w:val="24"/>
                <w:szCs w:val="24"/>
                <w:rPrChange w:id="3702" w:author="嗯哼" w:date="2021-09-13T09:12:00Z">
                  <w:rPr>
                    <w:rFonts w:ascii="仿宋" w:eastAsia="仿宋" w:hAnsi="仿宋" w:cs="宋体" w:hint="eastAsia"/>
                    <w:color w:val="auto"/>
                    <w:sz w:val="24"/>
                    <w:szCs w:val="24"/>
                  </w:rPr>
                </w:rPrChange>
              </w:rPr>
              <w:t>模式。</w:t>
            </w:r>
          </w:p>
        </w:tc>
        <w:tc>
          <w:tcPr>
            <w:tcW w:w="3049" w:type="dxa"/>
            <w:tcBorders>
              <w:top w:val="single" w:sz="4" w:space="0" w:color="auto"/>
              <w:left w:val="nil"/>
              <w:bottom w:val="single" w:sz="4" w:space="0" w:color="auto"/>
              <w:right w:val="single" w:sz="4" w:space="0" w:color="auto"/>
            </w:tcBorders>
            <w:vAlign w:val="center"/>
          </w:tcPr>
          <w:p w14:paraId="2BCF2FE3" w14:textId="77777777" w:rsidR="00000000" w:rsidRDefault="00000000">
            <w:pPr>
              <w:spacing w:line="360" w:lineRule="exact"/>
              <w:rPr>
                <w:rFonts w:eastAsia="仿宋_GB2312"/>
                <w:color w:val="auto"/>
                <w:sz w:val="24"/>
                <w:szCs w:val="24"/>
                <w:rPrChange w:id="3703" w:author="嗯哼" w:date="2021-09-13T09:12:00Z">
                  <w:rPr>
                    <w:rFonts w:ascii="仿宋" w:eastAsia="仿宋" w:hAnsi="仿宋" w:cs="宋体" w:hint="eastAsia"/>
                    <w:color w:val="auto"/>
                    <w:sz w:val="24"/>
                    <w:szCs w:val="24"/>
                  </w:rPr>
                </w:rPrChange>
              </w:rPr>
              <w:pPrChange w:id="3704" w:author="嗯哼" w:date="2021-08-27T10:53:00Z">
                <w:pPr>
                  <w:spacing w:line="240" w:lineRule="auto"/>
                </w:pPr>
              </w:pPrChange>
            </w:pPr>
            <w:r>
              <w:rPr>
                <w:rFonts w:eastAsia="仿宋_GB2312"/>
                <w:color w:val="auto"/>
                <w:sz w:val="24"/>
                <w:szCs w:val="24"/>
                <w:rPrChange w:id="3705" w:author="嗯哼" w:date="2021-09-13T09:12:00Z">
                  <w:rPr>
                    <w:rFonts w:ascii="仿宋" w:eastAsia="仿宋" w:hAnsi="仿宋" w:cs="宋体" w:hint="eastAsia"/>
                    <w:color w:val="auto"/>
                    <w:sz w:val="24"/>
                    <w:szCs w:val="24"/>
                  </w:rPr>
                </w:rPrChange>
              </w:rPr>
              <w:t>市数据资源局</w:t>
            </w:r>
            <w:r>
              <w:rPr>
                <w:rFonts w:eastAsia="仿宋_GB2312"/>
                <w:color w:val="auto"/>
                <w:sz w:val="24"/>
                <w:szCs w:val="24"/>
              </w:rPr>
              <w:t>，市直有关部门</w:t>
            </w:r>
          </w:p>
        </w:tc>
      </w:tr>
      <w:tr w:rsidR="00000000" w14:paraId="680E79FF" w14:textId="77777777">
        <w:trPr>
          <w:trHeight w:val="300"/>
        </w:trPr>
        <w:tc>
          <w:tcPr>
            <w:tcW w:w="1320" w:type="dxa"/>
            <w:vMerge w:val="restart"/>
            <w:tcBorders>
              <w:top w:val="single" w:sz="4" w:space="0" w:color="auto"/>
              <w:left w:val="single" w:sz="4" w:space="0" w:color="auto"/>
              <w:bottom w:val="single" w:sz="4" w:space="0" w:color="auto"/>
              <w:right w:val="single" w:sz="4" w:space="0" w:color="auto"/>
            </w:tcBorders>
            <w:vAlign w:val="center"/>
          </w:tcPr>
          <w:p w14:paraId="57E023A4" w14:textId="77777777" w:rsidR="00000000" w:rsidRDefault="00000000">
            <w:pPr>
              <w:spacing w:line="360" w:lineRule="exact"/>
              <w:rPr>
                <w:rFonts w:eastAsia="仿宋_GB2312"/>
                <w:color w:val="auto"/>
                <w:sz w:val="24"/>
                <w:szCs w:val="24"/>
                <w:rPrChange w:id="3706" w:author="嗯哼" w:date="2021-09-13T09:12:00Z">
                  <w:rPr>
                    <w:rFonts w:ascii="方正小标宋_GBK" w:eastAsia="方正小标宋_GBK" w:hAnsi="仿宋" w:cs="宋体" w:hint="eastAsia"/>
                    <w:color w:val="auto"/>
                    <w:sz w:val="24"/>
                    <w:szCs w:val="24"/>
                  </w:rPr>
                </w:rPrChange>
              </w:rPr>
              <w:pPrChange w:id="3707" w:author="嗯哼" w:date="2021-08-27T10:53:00Z">
                <w:pPr>
                  <w:spacing w:line="240" w:lineRule="auto"/>
                </w:pPr>
              </w:pPrChange>
            </w:pPr>
            <w:r>
              <w:rPr>
                <w:rFonts w:eastAsia="仿宋_GB2312"/>
                <w:color w:val="auto"/>
                <w:sz w:val="24"/>
                <w:szCs w:val="24"/>
                <w:rPrChange w:id="3708" w:author="嗯哼" w:date="2021-09-13T09:12:00Z">
                  <w:rPr>
                    <w:rFonts w:ascii="方正小标宋_GBK" w:eastAsia="方正小标宋_GBK" w:hAnsi="仿宋" w:cs="宋体" w:hint="eastAsia"/>
                    <w:color w:val="auto"/>
                    <w:sz w:val="24"/>
                    <w:szCs w:val="24"/>
                  </w:rPr>
                </w:rPrChange>
              </w:rPr>
              <w:t>优化完善保障体系</w:t>
            </w:r>
          </w:p>
        </w:tc>
        <w:tc>
          <w:tcPr>
            <w:tcW w:w="802" w:type="dxa"/>
            <w:tcBorders>
              <w:top w:val="single" w:sz="4" w:space="0" w:color="auto"/>
              <w:left w:val="nil"/>
              <w:bottom w:val="single" w:sz="4" w:space="0" w:color="auto"/>
              <w:right w:val="single" w:sz="4" w:space="0" w:color="auto"/>
            </w:tcBorders>
            <w:vAlign w:val="center"/>
          </w:tcPr>
          <w:p w14:paraId="4CC43F9E" w14:textId="77777777" w:rsidR="00000000" w:rsidRDefault="00000000">
            <w:pPr>
              <w:spacing w:line="360" w:lineRule="exact"/>
              <w:jc w:val="center"/>
              <w:rPr>
                <w:rFonts w:eastAsia="仿宋_GB2312"/>
                <w:color w:val="auto"/>
                <w:sz w:val="24"/>
                <w:szCs w:val="24"/>
                <w:rPrChange w:id="3709" w:author="嗯哼" w:date="2021-09-13T09:12:00Z">
                  <w:rPr>
                    <w:rFonts w:ascii="仿宋" w:eastAsia="仿宋" w:hAnsi="仿宋" w:hint="eastAsia"/>
                    <w:color w:val="auto"/>
                    <w:sz w:val="24"/>
                    <w:szCs w:val="24"/>
                  </w:rPr>
                </w:rPrChange>
              </w:rPr>
              <w:pPrChange w:id="3710" w:author="嗯哼" w:date="2021-08-27T10:53:00Z">
                <w:pPr>
                  <w:spacing w:line="240" w:lineRule="auto"/>
                  <w:jc w:val="center"/>
                </w:pPr>
              </w:pPrChange>
            </w:pPr>
            <w:r>
              <w:rPr>
                <w:rFonts w:eastAsia="仿宋_GB2312"/>
                <w:color w:val="auto"/>
                <w:sz w:val="24"/>
                <w:szCs w:val="24"/>
                <w:rPrChange w:id="3711" w:author="嗯哼" w:date="2021-09-13T09:12:00Z">
                  <w:rPr>
                    <w:rFonts w:ascii="仿宋" w:eastAsia="仿宋" w:hAnsi="仿宋"/>
                    <w:color w:val="auto"/>
                    <w:sz w:val="24"/>
                    <w:szCs w:val="24"/>
                  </w:rPr>
                </w:rPrChange>
              </w:rPr>
              <w:t>27</w:t>
            </w:r>
          </w:p>
        </w:tc>
        <w:tc>
          <w:tcPr>
            <w:tcW w:w="1842" w:type="dxa"/>
            <w:tcBorders>
              <w:top w:val="single" w:sz="4" w:space="0" w:color="auto"/>
              <w:left w:val="nil"/>
              <w:bottom w:val="single" w:sz="4" w:space="0" w:color="auto"/>
              <w:right w:val="single" w:sz="4" w:space="0" w:color="auto"/>
            </w:tcBorders>
            <w:vAlign w:val="center"/>
          </w:tcPr>
          <w:p w14:paraId="1FC95F9A" w14:textId="77777777" w:rsidR="00000000" w:rsidRDefault="00000000">
            <w:pPr>
              <w:spacing w:line="360" w:lineRule="exact"/>
              <w:rPr>
                <w:rFonts w:eastAsia="仿宋_GB2312"/>
                <w:color w:val="auto"/>
                <w:sz w:val="24"/>
                <w:szCs w:val="24"/>
                <w:rPrChange w:id="3712" w:author="嗯哼" w:date="2021-09-13T09:12:00Z">
                  <w:rPr>
                    <w:rFonts w:ascii="仿宋" w:eastAsia="仿宋" w:hAnsi="仿宋" w:cs="宋体"/>
                    <w:color w:val="auto"/>
                    <w:sz w:val="24"/>
                    <w:szCs w:val="24"/>
                  </w:rPr>
                </w:rPrChange>
              </w:rPr>
              <w:pPrChange w:id="3713" w:author="嗯哼" w:date="2021-08-27T10:53:00Z">
                <w:pPr>
                  <w:spacing w:line="240" w:lineRule="auto"/>
                </w:pPr>
              </w:pPrChange>
            </w:pPr>
            <w:r>
              <w:rPr>
                <w:rFonts w:eastAsia="仿宋_GB2312"/>
                <w:color w:val="auto"/>
                <w:sz w:val="24"/>
                <w:szCs w:val="24"/>
                <w:rPrChange w:id="3714" w:author="嗯哼" w:date="2021-09-13T09:12:00Z">
                  <w:rPr>
                    <w:rFonts w:ascii="仿宋" w:eastAsia="仿宋" w:hAnsi="仿宋" w:cs="宋体" w:hint="eastAsia"/>
                    <w:color w:val="auto"/>
                    <w:sz w:val="24"/>
                    <w:szCs w:val="24"/>
                  </w:rPr>
                </w:rPrChange>
              </w:rPr>
              <w:t>强化标准规范建设</w:t>
            </w:r>
          </w:p>
        </w:tc>
        <w:tc>
          <w:tcPr>
            <w:tcW w:w="7016" w:type="dxa"/>
            <w:tcBorders>
              <w:top w:val="single" w:sz="4" w:space="0" w:color="auto"/>
              <w:left w:val="nil"/>
              <w:bottom w:val="single" w:sz="4" w:space="0" w:color="auto"/>
              <w:right w:val="single" w:sz="4" w:space="0" w:color="auto"/>
            </w:tcBorders>
            <w:vAlign w:val="center"/>
          </w:tcPr>
          <w:p w14:paraId="0B654A33" w14:textId="77777777" w:rsidR="00000000" w:rsidRDefault="00000000">
            <w:pPr>
              <w:spacing w:line="360" w:lineRule="exact"/>
              <w:rPr>
                <w:rFonts w:eastAsia="仿宋_GB2312"/>
                <w:color w:val="auto"/>
                <w:sz w:val="24"/>
                <w:szCs w:val="24"/>
                <w:rPrChange w:id="3715" w:author="嗯哼" w:date="2021-09-13T09:12:00Z">
                  <w:rPr>
                    <w:rFonts w:ascii="仿宋" w:eastAsia="仿宋" w:hAnsi="仿宋" w:cs="宋体" w:hint="eastAsia"/>
                    <w:color w:val="auto"/>
                    <w:sz w:val="24"/>
                    <w:szCs w:val="24"/>
                  </w:rPr>
                </w:rPrChange>
              </w:rPr>
              <w:pPrChange w:id="3716" w:author="嗯哼" w:date="2021-08-27T10:53:00Z">
                <w:pPr>
                  <w:spacing w:line="240" w:lineRule="auto"/>
                </w:pPr>
              </w:pPrChange>
            </w:pPr>
            <w:r>
              <w:rPr>
                <w:rFonts w:eastAsia="仿宋_GB2312"/>
                <w:color w:val="auto"/>
                <w:sz w:val="24"/>
                <w:szCs w:val="24"/>
                <w:rPrChange w:id="3717" w:author="嗯哼" w:date="2021-09-13T09:12:00Z">
                  <w:rPr>
                    <w:rFonts w:ascii="仿宋" w:eastAsia="仿宋" w:hAnsi="仿宋" w:cs="宋体" w:hint="eastAsia"/>
                    <w:color w:val="auto"/>
                    <w:sz w:val="24"/>
                    <w:szCs w:val="24"/>
                  </w:rPr>
                </w:rPrChange>
              </w:rPr>
              <w:t>建立数字政府标准规范服务基本目录；推进城市运行数字化应用场景服务标准化</w:t>
            </w:r>
          </w:p>
        </w:tc>
        <w:tc>
          <w:tcPr>
            <w:tcW w:w="3049" w:type="dxa"/>
            <w:tcBorders>
              <w:top w:val="single" w:sz="4" w:space="0" w:color="auto"/>
              <w:left w:val="nil"/>
              <w:bottom w:val="single" w:sz="4" w:space="0" w:color="auto"/>
              <w:right w:val="single" w:sz="4" w:space="0" w:color="auto"/>
            </w:tcBorders>
            <w:vAlign w:val="center"/>
          </w:tcPr>
          <w:p w14:paraId="47DC434B" w14:textId="77777777" w:rsidR="00000000" w:rsidRDefault="00000000">
            <w:pPr>
              <w:spacing w:line="360" w:lineRule="exact"/>
              <w:rPr>
                <w:rFonts w:eastAsia="仿宋_GB2312"/>
                <w:color w:val="auto"/>
                <w:sz w:val="24"/>
                <w:szCs w:val="24"/>
                <w:rPrChange w:id="3718" w:author="嗯哼" w:date="2021-09-13T09:12:00Z">
                  <w:rPr>
                    <w:rFonts w:ascii="仿宋" w:eastAsia="仿宋" w:hAnsi="仿宋" w:cs="宋体" w:hint="eastAsia"/>
                    <w:color w:val="auto"/>
                    <w:sz w:val="24"/>
                    <w:szCs w:val="24"/>
                  </w:rPr>
                </w:rPrChange>
              </w:rPr>
              <w:pPrChange w:id="3719" w:author="嗯哼" w:date="2021-08-27T10:53:00Z">
                <w:pPr>
                  <w:spacing w:line="240" w:lineRule="auto"/>
                </w:pPr>
              </w:pPrChange>
            </w:pPr>
            <w:r>
              <w:rPr>
                <w:rFonts w:eastAsia="仿宋_GB2312"/>
                <w:color w:val="auto"/>
                <w:sz w:val="24"/>
                <w:szCs w:val="24"/>
                <w:rPrChange w:id="3720" w:author="嗯哼" w:date="2021-09-13T09:12:00Z">
                  <w:rPr>
                    <w:rFonts w:ascii="仿宋" w:eastAsia="仿宋" w:hAnsi="仿宋" w:cs="宋体" w:hint="eastAsia"/>
                    <w:color w:val="auto"/>
                    <w:sz w:val="24"/>
                    <w:szCs w:val="24"/>
                  </w:rPr>
                </w:rPrChange>
              </w:rPr>
              <w:t>市数据资源局</w:t>
            </w:r>
          </w:p>
        </w:tc>
      </w:tr>
      <w:tr w:rsidR="00000000" w14:paraId="3A04C0B2" w14:textId="77777777">
        <w:trPr>
          <w:trHeight w:val="617"/>
        </w:trPr>
        <w:tc>
          <w:tcPr>
            <w:tcW w:w="1320" w:type="dxa"/>
            <w:vMerge/>
            <w:tcBorders>
              <w:top w:val="single" w:sz="4" w:space="0" w:color="auto"/>
              <w:left w:val="single" w:sz="4" w:space="0" w:color="auto"/>
              <w:bottom w:val="single" w:sz="4" w:space="0" w:color="000000"/>
              <w:right w:val="single" w:sz="4" w:space="0" w:color="auto"/>
            </w:tcBorders>
            <w:vAlign w:val="center"/>
          </w:tcPr>
          <w:p w14:paraId="0E6B1F1B" w14:textId="77777777" w:rsidR="00000000" w:rsidRDefault="00000000">
            <w:pPr>
              <w:spacing w:line="360" w:lineRule="exact"/>
              <w:rPr>
                <w:rFonts w:eastAsia="仿宋_GB2312"/>
                <w:color w:val="auto"/>
                <w:sz w:val="24"/>
                <w:szCs w:val="24"/>
                <w:rPrChange w:id="3721" w:author="嗯哼" w:date="2021-09-13T09:12:00Z">
                  <w:rPr>
                    <w:rFonts w:ascii="仿宋" w:eastAsia="仿宋" w:hAnsi="仿宋" w:cs="宋体"/>
                    <w:color w:val="auto"/>
                    <w:sz w:val="24"/>
                    <w:szCs w:val="24"/>
                  </w:rPr>
                </w:rPrChange>
              </w:rPr>
              <w:pPrChange w:id="3722" w:author="嗯哼" w:date="2021-08-27T10:53:00Z">
                <w:pPr>
                  <w:spacing w:line="240" w:lineRule="auto"/>
                </w:pPr>
              </w:pPrChange>
            </w:pPr>
          </w:p>
        </w:tc>
        <w:tc>
          <w:tcPr>
            <w:tcW w:w="802" w:type="dxa"/>
            <w:tcBorders>
              <w:top w:val="single" w:sz="4" w:space="0" w:color="auto"/>
              <w:left w:val="nil"/>
              <w:bottom w:val="single" w:sz="4" w:space="0" w:color="auto"/>
              <w:right w:val="single" w:sz="4" w:space="0" w:color="auto"/>
            </w:tcBorders>
            <w:vAlign w:val="center"/>
          </w:tcPr>
          <w:p w14:paraId="3E94FEC3" w14:textId="77777777" w:rsidR="00000000" w:rsidRDefault="00000000">
            <w:pPr>
              <w:spacing w:line="360" w:lineRule="exact"/>
              <w:jc w:val="center"/>
              <w:rPr>
                <w:rFonts w:eastAsia="仿宋_GB2312"/>
                <w:color w:val="auto"/>
                <w:sz w:val="24"/>
                <w:szCs w:val="24"/>
                <w:rPrChange w:id="3723" w:author="嗯哼" w:date="2021-09-13T09:12:00Z">
                  <w:rPr>
                    <w:rFonts w:ascii="仿宋" w:eastAsia="仿宋" w:hAnsi="仿宋" w:hint="eastAsia"/>
                    <w:color w:val="auto"/>
                    <w:sz w:val="24"/>
                    <w:szCs w:val="24"/>
                  </w:rPr>
                </w:rPrChange>
              </w:rPr>
              <w:pPrChange w:id="3724" w:author="嗯哼" w:date="2021-08-27T10:53:00Z">
                <w:pPr>
                  <w:spacing w:line="240" w:lineRule="auto"/>
                  <w:jc w:val="center"/>
                </w:pPr>
              </w:pPrChange>
            </w:pPr>
            <w:r>
              <w:rPr>
                <w:rFonts w:eastAsia="仿宋_GB2312"/>
                <w:color w:val="auto"/>
                <w:sz w:val="24"/>
                <w:szCs w:val="24"/>
                <w:rPrChange w:id="3725" w:author="嗯哼" w:date="2021-09-13T09:12:00Z">
                  <w:rPr>
                    <w:rFonts w:ascii="仿宋" w:eastAsia="仿宋" w:hAnsi="仿宋"/>
                    <w:color w:val="auto"/>
                    <w:sz w:val="24"/>
                    <w:szCs w:val="24"/>
                  </w:rPr>
                </w:rPrChange>
              </w:rPr>
              <w:t>28</w:t>
            </w:r>
          </w:p>
        </w:tc>
        <w:tc>
          <w:tcPr>
            <w:tcW w:w="1842" w:type="dxa"/>
            <w:tcBorders>
              <w:top w:val="single" w:sz="4" w:space="0" w:color="auto"/>
              <w:left w:val="nil"/>
              <w:bottom w:val="single" w:sz="4" w:space="0" w:color="auto"/>
              <w:right w:val="single" w:sz="4" w:space="0" w:color="auto"/>
            </w:tcBorders>
            <w:vAlign w:val="center"/>
          </w:tcPr>
          <w:p w14:paraId="74FE6244" w14:textId="77777777" w:rsidR="00000000" w:rsidRDefault="00000000">
            <w:pPr>
              <w:spacing w:line="360" w:lineRule="exact"/>
              <w:rPr>
                <w:rFonts w:eastAsia="仿宋_GB2312"/>
                <w:color w:val="auto"/>
                <w:sz w:val="24"/>
                <w:szCs w:val="24"/>
                <w:rPrChange w:id="3726" w:author="嗯哼" w:date="2021-09-13T09:12:00Z">
                  <w:rPr>
                    <w:rFonts w:ascii="仿宋" w:eastAsia="仿宋" w:hAnsi="仿宋" w:cs="宋体"/>
                    <w:color w:val="auto"/>
                    <w:sz w:val="24"/>
                    <w:szCs w:val="24"/>
                  </w:rPr>
                </w:rPrChange>
              </w:rPr>
              <w:pPrChange w:id="3727" w:author="嗯哼" w:date="2021-08-27T10:53:00Z">
                <w:pPr>
                  <w:spacing w:line="240" w:lineRule="auto"/>
                </w:pPr>
              </w:pPrChange>
            </w:pPr>
            <w:r>
              <w:rPr>
                <w:rFonts w:eastAsia="仿宋_GB2312"/>
                <w:color w:val="auto"/>
                <w:sz w:val="24"/>
                <w:szCs w:val="24"/>
                <w:rPrChange w:id="3728" w:author="嗯哼" w:date="2021-09-13T09:12:00Z">
                  <w:rPr>
                    <w:rFonts w:ascii="仿宋" w:eastAsia="仿宋" w:hAnsi="仿宋" w:cs="宋体" w:hint="eastAsia"/>
                    <w:color w:val="auto"/>
                    <w:sz w:val="24"/>
                    <w:szCs w:val="24"/>
                  </w:rPr>
                </w:rPrChange>
              </w:rPr>
              <w:t>构建数据治理体系</w:t>
            </w:r>
          </w:p>
        </w:tc>
        <w:tc>
          <w:tcPr>
            <w:tcW w:w="7016" w:type="dxa"/>
            <w:tcBorders>
              <w:top w:val="single" w:sz="4" w:space="0" w:color="auto"/>
              <w:left w:val="nil"/>
              <w:bottom w:val="single" w:sz="4" w:space="0" w:color="auto"/>
              <w:right w:val="single" w:sz="4" w:space="0" w:color="auto"/>
            </w:tcBorders>
            <w:vAlign w:val="center"/>
          </w:tcPr>
          <w:p w14:paraId="5E0CCC54" w14:textId="77777777" w:rsidR="00000000" w:rsidRDefault="00000000">
            <w:pPr>
              <w:spacing w:line="360" w:lineRule="exact"/>
              <w:rPr>
                <w:rFonts w:eastAsia="仿宋_GB2312"/>
                <w:color w:val="auto"/>
                <w:sz w:val="24"/>
                <w:szCs w:val="24"/>
                <w:rPrChange w:id="3729" w:author="嗯哼" w:date="2021-09-13T09:12:00Z">
                  <w:rPr>
                    <w:rFonts w:ascii="仿宋" w:eastAsia="仿宋" w:hAnsi="仿宋" w:cs="宋体" w:hint="eastAsia"/>
                    <w:color w:val="auto"/>
                    <w:sz w:val="24"/>
                    <w:szCs w:val="24"/>
                  </w:rPr>
                </w:rPrChange>
              </w:rPr>
              <w:pPrChange w:id="3730" w:author="嗯哼" w:date="2021-08-27T10:53:00Z">
                <w:pPr>
                  <w:spacing w:line="240" w:lineRule="auto"/>
                </w:pPr>
              </w:pPrChange>
            </w:pPr>
            <w:r>
              <w:rPr>
                <w:rFonts w:eastAsia="仿宋_GB2312"/>
                <w:color w:val="auto"/>
                <w:sz w:val="24"/>
                <w:szCs w:val="24"/>
                <w:rPrChange w:id="3731" w:author="嗯哼" w:date="2021-09-13T09:12:00Z">
                  <w:rPr>
                    <w:rFonts w:ascii="仿宋" w:eastAsia="仿宋" w:hAnsi="仿宋" w:cs="宋体" w:hint="eastAsia"/>
                    <w:color w:val="0000CC"/>
                    <w:sz w:val="24"/>
                    <w:szCs w:val="24"/>
                  </w:rPr>
                </w:rPrChange>
              </w:rPr>
              <w:t>开发一站式数据资产管理系统；构建五位一体数据运维服务体系。</w:t>
            </w:r>
          </w:p>
        </w:tc>
        <w:tc>
          <w:tcPr>
            <w:tcW w:w="3049" w:type="dxa"/>
            <w:tcBorders>
              <w:top w:val="single" w:sz="4" w:space="0" w:color="auto"/>
              <w:left w:val="nil"/>
              <w:bottom w:val="single" w:sz="4" w:space="0" w:color="auto"/>
              <w:right w:val="single" w:sz="4" w:space="0" w:color="auto"/>
            </w:tcBorders>
            <w:vAlign w:val="center"/>
          </w:tcPr>
          <w:p w14:paraId="2C0795A6" w14:textId="77777777" w:rsidR="00000000" w:rsidRDefault="00000000">
            <w:pPr>
              <w:spacing w:line="360" w:lineRule="exact"/>
              <w:rPr>
                <w:rFonts w:eastAsia="仿宋_GB2312"/>
                <w:color w:val="auto"/>
                <w:sz w:val="24"/>
                <w:szCs w:val="24"/>
                <w:rPrChange w:id="3732" w:author="嗯哼" w:date="2021-09-13T09:12:00Z">
                  <w:rPr>
                    <w:rFonts w:ascii="仿宋" w:eastAsia="仿宋" w:hAnsi="仿宋" w:cs="宋体" w:hint="eastAsia"/>
                    <w:color w:val="auto"/>
                    <w:sz w:val="24"/>
                    <w:szCs w:val="24"/>
                  </w:rPr>
                </w:rPrChange>
              </w:rPr>
              <w:pPrChange w:id="3733" w:author="嗯哼" w:date="2021-08-27T10:53:00Z">
                <w:pPr>
                  <w:spacing w:line="240" w:lineRule="auto"/>
                </w:pPr>
              </w:pPrChange>
            </w:pPr>
            <w:r>
              <w:rPr>
                <w:rFonts w:eastAsia="仿宋_GB2312"/>
                <w:color w:val="auto"/>
                <w:sz w:val="24"/>
                <w:szCs w:val="24"/>
                <w:rPrChange w:id="3734" w:author="嗯哼" w:date="2021-09-13T09:12:00Z">
                  <w:rPr>
                    <w:rFonts w:ascii="仿宋" w:eastAsia="仿宋" w:hAnsi="仿宋" w:cs="宋体" w:hint="eastAsia"/>
                    <w:color w:val="auto"/>
                    <w:sz w:val="24"/>
                    <w:szCs w:val="24"/>
                  </w:rPr>
                </w:rPrChange>
              </w:rPr>
              <w:t xml:space="preserve">市数据资源局　</w:t>
            </w:r>
          </w:p>
        </w:tc>
      </w:tr>
    </w:tbl>
    <w:p w14:paraId="636139C3" w14:textId="77777777" w:rsidR="00000000" w:rsidRDefault="00000000">
      <w:pPr>
        <w:jc w:val="center"/>
        <w:rPr>
          <w:rFonts w:eastAsia="黑体"/>
          <w:color w:val="auto"/>
          <w:sz w:val="28"/>
          <w:szCs w:val="28"/>
          <w:rPrChange w:id="3735" w:author="嗯哼" w:date="2021-09-13T09:12:00Z">
            <w:rPr>
              <w:rFonts w:eastAsia="黑体" w:hint="eastAsia"/>
              <w:color w:val="auto"/>
              <w:sz w:val="28"/>
              <w:szCs w:val="28"/>
            </w:rPr>
          </w:rPrChange>
        </w:rPr>
      </w:pPr>
    </w:p>
    <w:p w14:paraId="23F1EA86" w14:textId="77777777" w:rsidR="00000000" w:rsidRPr="008F4DFC" w:rsidRDefault="00000000">
      <w:pPr>
        <w:rPr>
          <w:color w:val="auto"/>
        </w:rPr>
      </w:pPr>
    </w:p>
    <w:p w14:paraId="12BED3C0" w14:textId="77777777" w:rsidR="00000000" w:rsidRDefault="00000000">
      <w:pPr>
        <w:pStyle w:val="1"/>
        <w:numPr>
          <w:ilvl w:val="0"/>
          <w:numId w:val="0"/>
        </w:numPr>
        <w:adjustRightInd w:val="0"/>
        <w:snapToGrid w:val="0"/>
        <w:spacing w:beforeLines="0" w:before="0" w:afterLines="0" w:after="0" w:line="600" w:lineRule="exact"/>
        <w:rPr>
          <w:b w:val="0"/>
          <w:bCs w:val="0"/>
          <w:sz w:val="24"/>
          <w:szCs w:val="24"/>
          <w:rPrChange w:id="3736" w:author="嗯哼" w:date="2021-09-13T09:12:00Z">
            <w:rPr>
              <w:rFonts w:ascii="宋体" w:hAnsi="宋体" w:hint="eastAsia"/>
              <w:b w:val="0"/>
              <w:bCs w:val="0"/>
              <w:sz w:val="24"/>
              <w:szCs w:val="24"/>
            </w:rPr>
          </w:rPrChange>
        </w:rPr>
        <w:sectPr w:rsidR="00000000">
          <w:footerReference w:type="default" r:id="rId16"/>
          <w:type w:val="oddPage"/>
          <w:pgSz w:w="16838" w:h="11906" w:orient="landscape"/>
          <w:pgMar w:top="1803" w:right="1440" w:bottom="1803" w:left="1440" w:header="851" w:footer="992" w:gutter="0"/>
          <w:pgNumType w:fmt="numberInDash"/>
          <w:cols w:space="720"/>
          <w:docGrid w:type="lines" w:linePitch="319"/>
        </w:sectPr>
      </w:pPr>
      <w:bookmarkStart w:id="3737" w:name="_Toc468181059"/>
    </w:p>
    <w:p w14:paraId="3DCE21A6" w14:textId="77777777" w:rsidR="00000000" w:rsidRDefault="00000000">
      <w:pPr>
        <w:spacing w:line="580" w:lineRule="exact"/>
        <w:ind w:firstLineChars="200" w:firstLine="880"/>
        <w:jc w:val="center"/>
        <w:rPr>
          <w:rFonts w:eastAsia="方正小标宋_GBK"/>
          <w:color w:val="auto"/>
          <w:sz w:val="44"/>
          <w:szCs w:val="44"/>
          <w:rPrChange w:id="3738" w:author="嗯哼" w:date="2021-09-13T09:12:00Z">
            <w:rPr>
              <w:b w:val="0"/>
              <w:bCs w:val="0"/>
              <w:szCs w:val="32"/>
            </w:rPr>
          </w:rPrChange>
        </w:rPr>
        <w:pPrChange w:id="3739" w:author="嗯哼" w:date="2021-08-27T10:36:00Z">
          <w:pPr>
            <w:pStyle w:val="1"/>
            <w:numPr>
              <w:numId w:val="0"/>
            </w:numPr>
            <w:spacing w:before="319" w:after="319"/>
            <w:ind w:firstLine="0"/>
          </w:pPr>
        </w:pPrChange>
      </w:pPr>
      <w:bookmarkStart w:id="3740" w:name="_Toc78814169"/>
      <w:bookmarkEnd w:id="3737"/>
      <w:r>
        <w:rPr>
          <w:rFonts w:eastAsia="方正小标宋_GBK"/>
          <w:color w:val="auto"/>
          <w:sz w:val="44"/>
          <w:szCs w:val="44"/>
          <w:rPrChange w:id="3741" w:author="嗯哼" w:date="2021-09-13T09:12:00Z">
            <w:rPr>
              <w:rFonts w:hint="eastAsia"/>
              <w:b w:val="0"/>
              <w:bCs w:val="0"/>
              <w:szCs w:val="32"/>
            </w:rPr>
          </w:rPrChange>
        </w:rPr>
        <w:lastRenderedPageBreak/>
        <w:t>名词解释</w:t>
      </w:r>
      <w:bookmarkEnd w:id="3740"/>
    </w:p>
    <w:p w14:paraId="27EDC049" w14:textId="77777777" w:rsidR="00000000" w:rsidRDefault="00000000">
      <w:pPr>
        <w:spacing w:line="580" w:lineRule="exact"/>
        <w:ind w:firstLineChars="200" w:firstLine="640"/>
        <w:rPr>
          <w:rFonts w:eastAsia="黑体"/>
          <w:color w:val="auto"/>
          <w:sz w:val="32"/>
          <w:szCs w:val="32"/>
        </w:rPr>
        <w:pPrChange w:id="3742" w:author="嗯哼" w:date="2021-08-27T10:36:00Z">
          <w:pPr/>
        </w:pPrChange>
      </w:pPr>
    </w:p>
    <w:p w14:paraId="66F68855" w14:textId="77777777" w:rsidR="00000000" w:rsidRDefault="00000000">
      <w:pPr>
        <w:spacing w:line="580" w:lineRule="exact"/>
        <w:ind w:firstLineChars="200" w:firstLine="640"/>
        <w:rPr>
          <w:rFonts w:eastAsia="黑体"/>
          <w:color w:val="auto"/>
          <w:sz w:val="32"/>
          <w:szCs w:val="32"/>
          <w:rPrChange w:id="3743" w:author="嗯哼" w:date="2021-09-13T09:12:00Z">
            <w:rPr>
              <w:rFonts w:ascii="仿宋" w:eastAsia="仿宋" w:hAnsi="仿宋" w:hint="eastAsia"/>
              <w:color w:val="auto"/>
              <w:sz w:val="28"/>
              <w:szCs w:val="28"/>
            </w:rPr>
          </w:rPrChange>
        </w:rPr>
        <w:pPrChange w:id="3744" w:author="嗯哼" w:date="2021-08-27T10:36:00Z">
          <w:pPr/>
        </w:pPrChange>
      </w:pPr>
      <w:r>
        <w:rPr>
          <w:rFonts w:eastAsia="黑体"/>
          <w:color w:val="auto"/>
          <w:sz w:val="32"/>
          <w:szCs w:val="32"/>
          <w:rPrChange w:id="3745" w:author="嗯哼" w:date="2021-09-13T09:12:00Z">
            <w:rPr>
              <w:rFonts w:ascii="仿宋" w:eastAsia="仿宋" w:hAnsi="仿宋" w:hint="eastAsia"/>
              <w:color w:val="auto"/>
              <w:sz w:val="28"/>
              <w:szCs w:val="28"/>
            </w:rPr>
          </w:rPrChange>
        </w:rPr>
        <w:t>（</w:t>
      </w:r>
      <w:r>
        <w:rPr>
          <w:rFonts w:eastAsia="黑体"/>
          <w:color w:val="auto"/>
          <w:sz w:val="32"/>
          <w:szCs w:val="32"/>
          <w:rPrChange w:id="3746" w:author="嗯哼" w:date="2021-09-13T09:12:00Z">
            <w:rPr>
              <w:rFonts w:ascii="仿宋" w:eastAsia="仿宋" w:hAnsi="仿宋" w:hint="eastAsia"/>
              <w:color w:val="auto"/>
              <w:sz w:val="28"/>
              <w:szCs w:val="28"/>
            </w:rPr>
          </w:rPrChange>
        </w:rPr>
        <w:t>1</w:t>
      </w:r>
      <w:r>
        <w:rPr>
          <w:rFonts w:eastAsia="黑体"/>
          <w:color w:val="auto"/>
          <w:sz w:val="32"/>
          <w:szCs w:val="32"/>
          <w:rPrChange w:id="3747" w:author="嗯哼" w:date="2021-09-13T09:12:00Z">
            <w:rPr>
              <w:rFonts w:ascii="仿宋" w:eastAsia="仿宋" w:hAnsi="仿宋" w:hint="eastAsia"/>
              <w:color w:val="auto"/>
              <w:sz w:val="28"/>
              <w:szCs w:val="28"/>
            </w:rPr>
          </w:rPrChange>
        </w:rPr>
        <w:t>）</w:t>
      </w:r>
      <w:r>
        <w:rPr>
          <w:rFonts w:eastAsia="黑体"/>
          <w:color w:val="auto"/>
          <w:sz w:val="32"/>
          <w:szCs w:val="32"/>
          <w:rPrChange w:id="3748" w:author="嗯哼" w:date="2021-09-13T09:12:00Z">
            <w:rPr>
              <w:rFonts w:ascii="仿宋" w:eastAsia="仿宋" w:hAnsi="仿宋" w:hint="eastAsia"/>
              <w:color w:val="auto"/>
              <w:sz w:val="28"/>
              <w:szCs w:val="28"/>
            </w:rPr>
          </w:rPrChange>
        </w:rPr>
        <w:t>5G</w:t>
      </w:r>
    </w:p>
    <w:p w14:paraId="1AD92097" w14:textId="77777777" w:rsidR="00000000" w:rsidRDefault="00000000">
      <w:pPr>
        <w:spacing w:line="580" w:lineRule="exact"/>
        <w:ind w:firstLineChars="200" w:firstLine="640"/>
        <w:rPr>
          <w:rFonts w:eastAsia="仿宋_GB2312"/>
          <w:color w:val="auto"/>
          <w:sz w:val="32"/>
          <w:szCs w:val="32"/>
          <w:rPrChange w:id="3749" w:author="嗯哼" w:date="2021-09-13T09:12:00Z">
            <w:rPr>
              <w:rFonts w:ascii="仿宋" w:eastAsia="仿宋" w:hAnsi="仿宋"/>
              <w:color w:val="auto"/>
              <w:sz w:val="28"/>
              <w:szCs w:val="28"/>
            </w:rPr>
          </w:rPrChange>
        </w:rPr>
      </w:pPr>
      <w:r>
        <w:rPr>
          <w:rFonts w:eastAsia="仿宋_GB2312"/>
          <w:color w:val="auto"/>
          <w:sz w:val="32"/>
          <w:szCs w:val="32"/>
          <w:rPrChange w:id="3750" w:author="嗯哼" w:date="2021-09-13T09:12:00Z">
            <w:rPr>
              <w:rFonts w:ascii="仿宋" w:eastAsia="仿宋" w:hAnsi="仿宋" w:hint="eastAsia"/>
              <w:color w:val="auto"/>
              <w:sz w:val="28"/>
              <w:szCs w:val="28"/>
            </w:rPr>
          </w:rPrChange>
        </w:rPr>
        <w:t>5G</w:t>
      </w:r>
      <w:r>
        <w:rPr>
          <w:rFonts w:eastAsia="仿宋_GB2312"/>
          <w:color w:val="auto"/>
          <w:sz w:val="32"/>
          <w:szCs w:val="32"/>
          <w:rPrChange w:id="3751" w:author="嗯哼" w:date="2021-09-13T09:12:00Z">
            <w:rPr>
              <w:rFonts w:ascii="仿宋" w:eastAsia="仿宋" w:hAnsi="仿宋" w:hint="eastAsia"/>
              <w:color w:val="auto"/>
              <w:sz w:val="28"/>
              <w:szCs w:val="28"/>
            </w:rPr>
          </w:rPrChange>
        </w:rPr>
        <w:t>，即第五代移动通信技术（</w:t>
      </w:r>
      <w:r>
        <w:rPr>
          <w:rFonts w:eastAsia="仿宋_GB2312"/>
          <w:color w:val="auto"/>
          <w:sz w:val="32"/>
          <w:szCs w:val="32"/>
          <w:rPrChange w:id="3752" w:author="嗯哼" w:date="2021-09-13T09:12:00Z">
            <w:rPr>
              <w:rFonts w:ascii="仿宋" w:eastAsia="仿宋" w:hAnsi="仿宋" w:hint="eastAsia"/>
              <w:color w:val="auto"/>
              <w:sz w:val="28"/>
              <w:szCs w:val="28"/>
            </w:rPr>
          </w:rPrChange>
        </w:rPr>
        <w:t>5thgenerationmobilenetworks</w:t>
      </w:r>
      <w:r>
        <w:rPr>
          <w:rFonts w:eastAsia="仿宋_GB2312"/>
          <w:color w:val="auto"/>
          <w:sz w:val="32"/>
          <w:szCs w:val="32"/>
          <w:rPrChange w:id="3753" w:author="嗯哼" w:date="2021-09-13T09:12:00Z">
            <w:rPr>
              <w:rFonts w:ascii="仿宋" w:eastAsia="仿宋" w:hAnsi="仿宋" w:hint="eastAsia"/>
              <w:color w:val="auto"/>
              <w:sz w:val="28"/>
              <w:szCs w:val="28"/>
            </w:rPr>
          </w:rPrChange>
        </w:rPr>
        <w:t>或</w:t>
      </w:r>
      <w:r>
        <w:rPr>
          <w:rFonts w:eastAsia="仿宋_GB2312"/>
          <w:color w:val="auto"/>
          <w:sz w:val="32"/>
          <w:szCs w:val="32"/>
          <w:rPrChange w:id="3754" w:author="嗯哼" w:date="2021-09-13T09:12:00Z">
            <w:rPr>
              <w:rFonts w:ascii="仿宋" w:eastAsia="仿宋" w:hAnsi="仿宋" w:hint="eastAsia"/>
              <w:color w:val="auto"/>
              <w:sz w:val="28"/>
              <w:szCs w:val="28"/>
            </w:rPr>
          </w:rPrChange>
        </w:rPr>
        <w:t>5thgenerationwirelesssystems</w:t>
      </w:r>
      <w:r>
        <w:rPr>
          <w:rFonts w:eastAsia="仿宋_GB2312"/>
          <w:color w:val="auto"/>
          <w:sz w:val="32"/>
          <w:szCs w:val="32"/>
          <w:rPrChange w:id="3755" w:author="嗯哼" w:date="2021-09-13T09:12:00Z">
            <w:rPr>
              <w:rFonts w:ascii="仿宋" w:eastAsia="仿宋" w:hAnsi="仿宋" w:hint="eastAsia"/>
              <w:color w:val="auto"/>
              <w:sz w:val="28"/>
              <w:szCs w:val="28"/>
            </w:rPr>
          </w:rPrChange>
        </w:rPr>
        <w:t>、</w:t>
      </w:r>
      <w:r>
        <w:rPr>
          <w:rFonts w:eastAsia="仿宋_GB2312"/>
          <w:color w:val="auto"/>
          <w:sz w:val="32"/>
          <w:szCs w:val="32"/>
          <w:rPrChange w:id="3756" w:author="嗯哼" w:date="2021-09-13T09:12:00Z">
            <w:rPr>
              <w:rFonts w:ascii="仿宋" w:eastAsia="仿宋" w:hAnsi="仿宋" w:hint="eastAsia"/>
              <w:color w:val="auto"/>
              <w:sz w:val="28"/>
              <w:szCs w:val="28"/>
            </w:rPr>
          </w:rPrChange>
        </w:rPr>
        <w:t>5th-Generation</w:t>
      </w:r>
      <w:r>
        <w:rPr>
          <w:rFonts w:eastAsia="仿宋_GB2312"/>
          <w:color w:val="auto"/>
          <w:sz w:val="32"/>
          <w:szCs w:val="32"/>
          <w:rPrChange w:id="3757" w:author="嗯哼" w:date="2021-09-13T09:12:00Z">
            <w:rPr>
              <w:rFonts w:ascii="仿宋" w:eastAsia="仿宋" w:hAnsi="仿宋" w:hint="eastAsia"/>
              <w:color w:val="auto"/>
              <w:sz w:val="28"/>
              <w:szCs w:val="28"/>
            </w:rPr>
          </w:rPrChange>
        </w:rPr>
        <w:t>，简称</w:t>
      </w:r>
      <w:r>
        <w:rPr>
          <w:rFonts w:eastAsia="仿宋_GB2312"/>
          <w:color w:val="auto"/>
          <w:sz w:val="32"/>
          <w:szCs w:val="32"/>
          <w:rPrChange w:id="3758" w:author="嗯哼" w:date="2021-09-13T09:12:00Z">
            <w:rPr>
              <w:rFonts w:ascii="仿宋" w:eastAsia="仿宋" w:hAnsi="仿宋" w:hint="eastAsia"/>
              <w:color w:val="auto"/>
              <w:sz w:val="28"/>
              <w:szCs w:val="28"/>
            </w:rPr>
          </w:rPrChange>
        </w:rPr>
        <w:t>5G</w:t>
      </w:r>
      <w:r>
        <w:rPr>
          <w:rFonts w:eastAsia="仿宋_GB2312"/>
          <w:color w:val="auto"/>
          <w:sz w:val="32"/>
          <w:szCs w:val="32"/>
          <w:rPrChange w:id="3759" w:author="嗯哼" w:date="2021-09-13T09:12:00Z">
            <w:rPr>
              <w:rFonts w:ascii="仿宋" w:eastAsia="仿宋" w:hAnsi="仿宋" w:hint="eastAsia"/>
              <w:color w:val="auto"/>
              <w:sz w:val="28"/>
              <w:szCs w:val="28"/>
            </w:rPr>
          </w:rPrChange>
        </w:rPr>
        <w:t>）</w:t>
      </w:r>
      <w:r>
        <w:rPr>
          <w:rFonts w:eastAsia="仿宋_GB2312"/>
          <w:color w:val="auto"/>
          <w:sz w:val="32"/>
          <w:szCs w:val="32"/>
        </w:rPr>
        <w:t>，</w:t>
      </w:r>
      <w:r>
        <w:rPr>
          <w:rFonts w:eastAsia="仿宋_GB2312"/>
          <w:color w:val="auto"/>
          <w:sz w:val="32"/>
          <w:szCs w:val="32"/>
          <w:rPrChange w:id="3760" w:author="嗯哼" w:date="2021-09-13T09:12:00Z">
            <w:rPr>
              <w:rFonts w:ascii="仿宋" w:eastAsia="仿宋" w:hAnsi="仿宋" w:hint="eastAsia"/>
              <w:color w:val="auto"/>
              <w:sz w:val="28"/>
              <w:szCs w:val="28"/>
            </w:rPr>
          </w:rPrChange>
        </w:rPr>
        <w:t>是最新一代蜂窝移动通信技术。</w:t>
      </w:r>
    </w:p>
    <w:p w14:paraId="16C3F010" w14:textId="77777777" w:rsidR="00000000" w:rsidRDefault="00000000">
      <w:pPr>
        <w:spacing w:line="580" w:lineRule="exact"/>
        <w:ind w:firstLineChars="200" w:firstLine="640"/>
        <w:rPr>
          <w:rFonts w:eastAsia="仿宋_GB2312"/>
          <w:color w:val="auto"/>
          <w:sz w:val="32"/>
          <w:szCs w:val="32"/>
          <w:rPrChange w:id="3761" w:author="嗯哼" w:date="2021-09-13T09:12:00Z">
            <w:rPr>
              <w:rFonts w:ascii="仿宋" w:eastAsia="仿宋" w:hAnsi="仿宋" w:hint="eastAsia"/>
              <w:color w:val="auto"/>
              <w:sz w:val="28"/>
              <w:szCs w:val="28"/>
            </w:rPr>
          </w:rPrChange>
        </w:rPr>
      </w:pPr>
      <w:r>
        <w:rPr>
          <w:rFonts w:eastAsia="仿宋_GB2312"/>
          <w:color w:val="auto"/>
          <w:sz w:val="32"/>
          <w:szCs w:val="32"/>
          <w:rPrChange w:id="3762" w:author="嗯哼" w:date="2021-09-13T09:12:00Z">
            <w:rPr>
              <w:rFonts w:ascii="仿宋" w:eastAsia="仿宋" w:hAnsi="仿宋" w:hint="eastAsia"/>
              <w:color w:val="auto"/>
              <w:sz w:val="28"/>
              <w:szCs w:val="28"/>
            </w:rPr>
          </w:rPrChange>
        </w:rPr>
        <w:t>5G</w:t>
      </w:r>
      <w:r>
        <w:rPr>
          <w:rFonts w:eastAsia="仿宋_GB2312"/>
          <w:color w:val="auto"/>
          <w:sz w:val="32"/>
          <w:szCs w:val="32"/>
          <w:rPrChange w:id="3763" w:author="嗯哼" w:date="2021-09-13T09:12:00Z">
            <w:rPr>
              <w:rFonts w:ascii="仿宋" w:eastAsia="仿宋" w:hAnsi="仿宋" w:hint="eastAsia"/>
              <w:color w:val="auto"/>
              <w:sz w:val="28"/>
              <w:szCs w:val="28"/>
            </w:rPr>
          </w:rPrChange>
        </w:rPr>
        <w:t>是</w:t>
      </w:r>
      <w:r>
        <w:rPr>
          <w:rFonts w:eastAsia="仿宋_GB2312"/>
          <w:color w:val="auto"/>
          <w:sz w:val="32"/>
          <w:szCs w:val="32"/>
          <w:rPrChange w:id="3764" w:author="嗯哼" w:date="2021-09-13T09:12:00Z">
            <w:rPr>
              <w:rFonts w:ascii="仿宋" w:eastAsia="仿宋" w:hAnsi="仿宋" w:hint="eastAsia"/>
              <w:color w:val="auto"/>
              <w:sz w:val="28"/>
              <w:szCs w:val="28"/>
            </w:rPr>
          </w:rPrChange>
        </w:rPr>
        <w:t>4G</w:t>
      </w:r>
      <w:r>
        <w:rPr>
          <w:rFonts w:eastAsia="仿宋_GB2312"/>
          <w:color w:val="auto"/>
          <w:sz w:val="32"/>
          <w:szCs w:val="32"/>
          <w:rPrChange w:id="3765" w:author="嗯哼" w:date="2021-09-13T09:12:00Z">
            <w:rPr>
              <w:rFonts w:ascii="仿宋" w:eastAsia="仿宋" w:hAnsi="仿宋" w:hint="eastAsia"/>
              <w:color w:val="auto"/>
              <w:sz w:val="28"/>
              <w:szCs w:val="28"/>
            </w:rPr>
          </w:rPrChange>
        </w:rPr>
        <w:t>（</w:t>
      </w:r>
      <w:r>
        <w:rPr>
          <w:rFonts w:eastAsia="仿宋_GB2312"/>
          <w:color w:val="auto"/>
          <w:sz w:val="32"/>
          <w:szCs w:val="32"/>
          <w:rPrChange w:id="3766" w:author="嗯哼" w:date="2021-09-13T09:12:00Z">
            <w:rPr>
              <w:rFonts w:ascii="仿宋" w:eastAsia="仿宋" w:hAnsi="仿宋" w:hint="eastAsia"/>
              <w:color w:val="auto"/>
              <w:sz w:val="28"/>
              <w:szCs w:val="28"/>
            </w:rPr>
          </w:rPrChange>
        </w:rPr>
        <w:t>LTE-A</w:t>
      </w:r>
      <w:r>
        <w:rPr>
          <w:rFonts w:eastAsia="仿宋_GB2312"/>
          <w:color w:val="auto"/>
          <w:sz w:val="32"/>
          <w:szCs w:val="32"/>
          <w:rPrChange w:id="3767" w:author="嗯哼" w:date="2021-09-13T09:12:00Z">
            <w:rPr>
              <w:rFonts w:ascii="仿宋" w:eastAsia="仿宋" w:hAnsi="仿宋" w:hint="eastAsia"/>
              <w:color w:val="auto"/>
              <w:sz w:val="28"/>
              <w:szCs w:val="28"/>
            </w:rPr>
          </w:rPrChange>
        </w:rPr>
        <w:t>、</w:t>
      </w:r>
      <w:r>
        <w:rPr>
          <w:rFonts w:eastAsia="仿宋_GB2312"/>
          <w:color w:val="auto"/>
          <w:sz w:val="32"/>
          <w:szCs w:val="32"/>
          <w:rPrChange w:id="3768" w:author="嗯哼" w:date="2021-09-13T09:12:00Z">
            <w:rPr>
              <w:rFonts w:ascii="仿宋" w:eastAsia="仿宋" w:hAnsi="仿宋" w:hint="eastAsia"/>
              <w:color w:val="auto"/>
              <w:sz w:val="28"/>
              <w:szCs w:val="28"/>
            </w:rPr>
          </w:rPrChange>
        </w:rPr>
        <w:t>WiMax</w:t>
      </w:r>
      <w:r>
        <w:rPr>
          <w:rFonts w:eastAsia="仿宋_GB2312"/>
          <w:color w:val="auto"/>
          <w:sz w:val="32"/>
          <w:szCs w:val="32"/>
          <w:rPrChange w:id="3769" w:author="嗯哼" w:date="2021-09-13T09:12:00Z">
            <w:rPr>
              <w:rFonts w:ascii="仿宋" w:eastAsia="仿宋" w:hAnsi="仿宋" w:hint="eastAsia"/>
              <w:color w:val="auto"/>
              <w:sz w:val="28"/>
              <w:szCs w:val="28"/>
            </w:rPr>
          </w:rPrChange>
        </w:rPr>
        <w:t>）、</w:t>
      </w:r>
      <w:r>
        <w:rPr>
          <w:rFonts w:eastAsia="仿宋_GB2312"/>
          <w:color w:val="auto"/>
          <w:sz w:val="32"/>
          <w:szCs w:val="32"/>
          <w:rPrChange w:id="3770" w:author="嗯哼" w:date="2021-09-13T09:12:00Z">
            <w:rPr>
              <w:rFonts w:ascii="仿宋" w:eastAsia="仿宋" w:hAnsi="仿宋" w:hint="eastAsia"/>
              <w:color w:val="auto"/>
              <w:sz w:val="28"/>
              <w:szCs w:val="28"/>
            </w:rPr>
          </w:rPrChange>
        </w:rPr>
        <w:t>3G</w:t>
      </w:r>
      <w:r>
        <w:rPr>
          <w:rFonts w:eastAsia="仿宋_GB2312"/>
          <w:color w:val="auto"/>
          <w:sz w:val="32"/>
          <w:szCs w:val="32"/>
          <w:rPrChange w:id="3771" w:author="嗯哼" w:date="2021-09-13T09:12:00Z">
            <w:rPr>
              <w:rFonts w:ascii="仿宋" w:eastAsia="仿宋" w:hAnsi="仿宋" w:hint="eastAsia"/>
              <w:color w:val="auto"/>
              <w:sz w:val="28"/>
              <w:szCs w:val="28"/>
            </w:rPr>
          </w:rPrChange>
        </w:rPr>
        <w:t>（</w:t>
      </w:r>
      <w:r>
        <w:rPr>
          <w:rFonts w:eastAsia="仿宋_GB2312"/>
          <w:color w:val="auto"/>
          <w:sz w:val="32"/>
          <w:szCs w:val="32"/>
          <w:rPrChange w:id="3772" w:author="嗯哼" w:date="2021-09-13T09:12:00Z">
            <w:rPr>
              <w:rFonts w:ascii="仿宋" w:eastAsia="仿宋" w:hAnsi="仿宋" w:hint="eastAsia"/>
              <w:color w:val="auto"/>
              <w:sz w:val="28"/>
              <w:szCs w:val="28"/>
            </w:rPr>
          </w:rPrChange>
        </w:rPr>
        <w:t>UMTS</w:t>
      </w:r>
      <w:r>
        <w:rPr>
          <w:rFonts w:eastAsia="仿宋_GB2312"/>
          <w:color w:val="auto"/>
          <w:sz w:val="32"/>
          <w:szCs w:val="32"/>
          <w:rPrChange w:id="3773" w:author="嗯哼" w:date="2021-09-13T09:12:00Z">
            <w:rPr>
              <w:rFonts w:ascii="仿宋" w:eastAsia="仿宋" w:hAnsi="仿宋" w:hint="eastAsia"/>
              <w:color w:val="auto"/>
              <w:sz w:val="28"/>
              <w:szCs w:val="28"/>
            </w:rPr>
          </w:rPrChange>
        </w:rPr>
        <w:t>、</w:t>
      </w:r>
      <w:r>
        <w:rPr>
          <w:rFonts w:eastAsia="仿宋_GB2312"/>
          <w:color w:val="auto"/>
          <w:sz w:val="32"/>
          <w:szCs w:val="32"/>
          <w:rPrChange w:id="3774" w:author="嗯哼" w:date="2021-09-13T09:12:00Z">
            <w:rPr>
              <w:rFonts w:ascii="仿宋" w:eastAsia="仿宋" w:hAnsi="仿宋" w:hint="eastAsia"/>
              <w:color w:val="auto"/>
              <w:sz w:val="28"/>
              <w:szCs w:val="28"/>
            </w:rPr>
          </w:rPrChange>
        </w:rPr>
        <w:t>LTE</w:t>
      </w:r>
      <w:r>
        <w:rPr>
          <w:rFonts w:eastAsia="仿宋_GB2312"/>
          <w:color w:val="auto"/>
          <w:sz w:val="32"/>
          <w:szCs w:val="32"/>
          <w:rPrChange w:id="3775" w:author="嗯哼" w:date="2021-09-13T09:12:00Z">
            <w:rPr>
              <w:rFonts w:ascii="仿宋" w:eastAsia="仿宋" w:hAnsi="仿宋" w:hint="eastAsia"/>
              <w:color w:val="auto"/>
              <w:sz w:val="28"/>
              <w:szCs w:val="28"/>
            </w:rPr>
          </w:rPrChange>
        </w:rPr>
        <w:t>）和</w:t>
      </w:r>
      <w:r>
        <w:rPr>
          <w:rFonts w:eastAsia="仿宋_GB2312"/>
          <w:color w:val="auto"/>
          <w:sz w:val="32"/>
          <w:szCs w:val="32"/>
          <w:rPrChange w:id="3776" w:author="嗯哼" w:date="2021-09-13T09:12:00Z">
            <w:rPr>
              <w:rFonts w:ascii="仿宋" w:eastAsia="仿宋" w:hAnsi="仿宋" w:hint="eastAsia"/>
              <w:color w:val="auto"/>
              <w:sz w:val="28"/>
              <w:szCs w:val="28"/>
            </w:rPr>
          </w:rPrChange>
        </w:rPr>
        <w:t>2G</w:t>
      </w:r>
      <w:r>
        <w:rPr>
          <w:rFonts w:eastAsia="仿宋_GB2312"/>
          <w:color w:val="auto"/>
          <w:sz w:val="32"/>
          <w:szCs w:val="32"/>
          <w:rPrChange w:id="3777" w:author="嗯哼" w:date="2021-09-13T09:12:00Z">
            <w:rPr>
              <w:rFonts w:ascii="仿宋" w:eastAsia="仿宋" w:hAnsi="仿宋" w:hint="eastAsia"/>
              <w:color w:val="auto"/>
              <w:sz w:val="28"/>
              <w:szCs w:val="28"/>
            </w:rPr>
          </w:rPrChange>
        </w:rPr>
        <w:t>（</w:t>
      </w:r>
      <w:r>
        <w:rPr>
          <w:rFonts w:eastAsia="仿宋_GB2312"/>
          <w:color w:val="auto"/>
          <w:sz w:val="32"/>
          <w:szCs w:val="32"/>
          <w:rPrChange w:id="3778" w:author="嗯哼" w:date="2021-09-13T09:12:00Z">
            <w:rPr>
              <w:rFonts w:ascii="仿宋" w:eastAsia="仿宋" w:hAnsi="仿宋" w:hint="eastAsia"/>
              <w:color w:val="auto"/>
              <w:sz w:val="28"/>
              <w:szCs w:val="28"/>
            </w:rPr>
          </w:rPrChange>
        </w:rPr>
        <w:t>GSM</w:t>
      </w:r>
      <w:r>
        <w:rPr>
          <w:rFonts w:eastAsia="仿宋_GB2312"/>
          <w:color w:val="auto"/>
          <w:sz w:val="32"/>
          <w:szCs w:val="32"/>
          <w:rPrChange w:id="3779" w:author="嗯哼" w:date="2021-09-13T09:12:00Z">
            <w:rPr>
              <w:rFonts w:ascii="仿宋" w:eastAsia="仿宋" w:hAnsi="仿宋" w:hint="eastAsia"/>
              <w:color w:val="auto"/>
              <w:sz w:val="28"/>
              <w:szCs w:val="28"/>
            </w:rPr>
          </w:rPrChange>
        </w:rPr>
        <w:t>）系统后的延伸。</w:t>
      </w:r>
      <w:r>
        <w:rPr>
          <w:rFonts w:eastAsia="仿宋_GB2312"/>
          <w:color w:val="auto"/>
          <w:sz w:val="32"/>
          <w:szCs w:val="32"/>
          <w:rPrChange w:id="3780" w:author="嗯哼" w:date="2021-09-13T09:12:00Z">
            <w:rPr>
              <w:rFonts w:ascii="仿宋" w:eastAsia="仿宋" w:hAnsi="仿宋" w:hint="eastAsia"/>
              <w:color w:val="auto"/>
              <w:sz w:val="28"/>
              <w:szCs w:val="28"/>
            </w:rPr>
          </w:rPrChange>
        </w:rPr>
        <w:t>5G</w:t>
      </w:r>
      <w:r>
        <w:rPr>
          <w:rFonts w:eastAsia="仿宋_GB2312"/>
          <w:color w:val="auto"/>
          <w:sz w:val="32"/>
          <w:szCs w:val="32"/>
          <w:rPrChange w:id="3781" w:author="嗯哼" w:date="2021-09-13T09:12:00Z">
            <w:rPr>
              <w:rFonts w:ascii="仿宋" w:eastAsia="仿宋" w:hAnsi="仿宋" w:hint="eastAsia"/>
              <w:color w:val="auto"/>
              <w:sz w:val="28"/>
              <w:szCs w:val="28"/>
            </w:rPr>
          </w:rPrChange>
        </w:rPr>
        <w:t>网络的主要优势在于，数据传输速率远远高于以前的蜂窝网络，最高可达</w:t>
      </w:r>
      <w:r>
        <w:rPr>
          <w:rFonts w:eastAsia="仿宋_GB2312"/>
          <w:color w:val="auto"/>
          <w:sz w:val="32"/>
          <w:szCs w:val="32"/>
          <w:rPrChange w:id="3782" w:author="嗯哼" w:date="2021-09-13T09:12:00Z">
            <w:rPr>
              <w:rFonts w:ascii="仿宋" w:eastAsia="仿宋" w:hAnsi="仿宋" w:hint="eastAsia"/>
              <w:color w:val="auto"/>
              <w:sz w:val="28"/>
              <w:szCs w:val="28"/>
            </w:rPr>
          </w:rPrChange>
        </w:rPr>
        <w:t>10Gbit/s</w:t>
      </w:r>
      <w:r>
        <w:rPr>
          <w:rFonts w:eastAsia="仿宋_GB2312"/>
          <w:color w:val="auto"/>
          <w:sz w:val="32"/>
          <w:szCs w:val="32"/>
          <w:rPrChange w:id="3783" w:author="嗯哼" w:date="2021-09-13T09:12:00Z">
            <w:rPr>
              <w:rFonts w:ascii="仿宋" w:eastAsia="仿宋" w:hAnsi="仿宋" w:hint="eastAsia"/>
              <w:color w:val="auto"/>
              <w:sz w:val="28"/>
              <w:szCs w:val="28"/>
            </w:rPr>
          </w:rPrChange>
        </w:rPr>
        <w:t>，比当前的有线互联网要快，比先前的</w:t>
      </w:r>
      <w:r>
        <w:rPr>
          <w:rFonts w:eastAsia="仿宋_GB2312"/>
          <w:color w:val="auto"/>
          <w:sz w:val="32"/>
          <w:szCs w:val="32"/>
          <w:rPrChange w:id="3784" w:author="嗯哼" w:date="2021-09-13T09:12:00Z">
            <w:rPr>
              <w:rFonts w:ascii="仿宋" w:eastAsia="仿宋" w:hAnsi="仿宋" w:hint="eastAsia"/>
              <w:color w:val="auto"/>
              <w:sz w:val="28"/>
              <w:szCs w:val="28"/>
            </w:rPr>
          </w:rPrChange>
        </w:rPr>
        <w:t>4GLTE</w:t>
      </w:r>
      <w:r>
        <w:rPr>
          <w:rFonts w:eastAsia="仿宋_GB2312"/>
          <w:color w:val="auto"/>
          <w:sz w:val="32"/>
          <w:szCs w:val="32"/>
          <w:rPrChange w:id="3785" w:author="嗯哼" w:date="2021-09-13T09:12:00Z">
            <w:rPr>
              <w:rFonts w:ascii="仿宋" w:eastAsia="仿宋" w:hAnsi="仿宋" w:hint="eastAsia"/>
              <w:color w:val="auto"/>
              <w:sz w:val="28"/>
              <w:szCs w:val="28"/>
            </w:rPr>
          </w:rPrChange>
        </w:rPr>
        <w:t>蜂窝网络快</w:t>
      </w:r>
      <w:r>
        <w:rPr>
          <w:rFonts w:eastAsia="仿宋_GB2312"/>
          <w:color w:val="auto"/>
          <w:sz w:val="32"/>
          <w:szCs w:val="32"/>
          <w:rPrChange w:id="3786" w:author="嗯哼" w:date="2021-09-13T09:12:00Z">
            <w:rPr>
              <w:rFonts w:ascii="仿宋" w:eastAsia="仿宋" w:hAnsi="仿宋" w:hint="eastAsia"/>
              <w:color w:val="auto"/>
              <w:sz w:val="28"/>
              <w:szCs w:val="28"/>
            </w:rPr>
          </w:rPrChange>
        </w:rPr>
        <w:t>100</w:t>
      </w:r>
      <w:r>
        <w:rPr>
          <w:rFonts w:eastAsia="仿宋_GB2312"/>
          <w:color w:val="auto"/>
          <w:sz w:val="32"/>
          <w:szCs w:val="32"/>
          <w:rPrChange w:id="3787" w:author="嗯哼" w:date="2021-09-13T09:12:00Z">
            <w:rPr>
              <w:rFonts w:ascii="仿宋" w:eastAsia="仿宋" w:hAnsi="仿宋" w:hint="eastAsia"/>
              <w:color w:val="auto"/>
              <w:sz w:val="28"/>
              <w:szCs w:val="28"/>
            </w:rPr>
          </w:rPrChange>
        </w:rPr>
        <w:t>倍。</w:t>
      </w:r>
      <w:r>
        <w:rPr>
          <w:rFonts w:eastAsia="仿宋_GB2312"/>
          <w:color w:val="auto"/>
          <w:sz w:val="32"/>
          <w:szCs w:val="32"/>
          <w:rPrChange w:id="3788" w:author="嗯哼" w:date="2021-09-13T09:12:00Z">
            <w:rPr>
              <w:rFonts w:ascii="仿宋" w:eastAsia="仿宋" w:hAnsi="仿宋" w:hint="eastAsia"/>
              <w:color w:val="auto"/>
              <w:sz w:val="28"/>
              <w:szCs w:val="28"/>
            </w:rPr>
          </w:rPrChange>
        </w:rPr>
        <w:t>5G</w:t>
      </w:r>
      <w:r>
        <w:rPr>
          <w:rFonts w:eastAsia="仿宋_GB2312"/>
          <w:color w:val="auto"/>
          <w:sz w:val="32"/>
          <w:szCs w:val="32"/>
          <w:rPrChange w:id="3789" w:author="嗯哼" w:date="2021-09-13T09:12:00Z">
            <w:rPr>
              <w:rFonts w:ascii="仿宋" w:eastAsia="仿宋" w:hAnsi="仿宋" w:hint="eastAsia"/>
              <w:color w:val="auto"/>
              <w:sz w:val="28"/>
              <w:szCs w:val="28"/>
            </w:rPr>
          </w:rPrChange>
        </w:rPr>
        <w:t>网络将不仅仅为手机提供服务，而且还将成为一般性的家庭和办公网络提供商。</w:t>
      </w:r>
    </w:p>
    <w:p w14:paraId="75DD59EB" w14:textId="77777777" w:rsidR="00000000" w:rsidRDefault="00000000">
      <w:pPr>
        <w:spacing w:line="580" w:lineRule="exact"/>
        <w:ind w:firstLineChars="200" w:firstLine="640"/>
        <w:rPr>
          <w:rFonts w:eastAsia="黑体"/>
          <w:color w:val="auto"/>
          <w:sz w:val="32"/>
          <w:szCs w:val="32"/>
          <w:rPrChange w:id="3790" w:author="嗯哼" w:date="2021-09-13T09:12:00Z">
            <w:rPr>
              <w:rFonts w:ascii="仿宋" w:eastAsia="仿宋" w:hAnsi="仿宋" w:hint="eastAsia"/>
              <w:color w:val="auto"/>
              <w:sz w:val="28"/>
              <w:szCs w:val="28"/>
            </w:rPr>
          </w:rPrChange>
        </w:rPr>
        <w:pPrChange w:id="3791" w:author="嗯哼" w:date="2021-08-27T10:36:00Z">
          <w:pPr/>
        </w:pPrChange>
      </w:pPr>
      <w:r>
        <w:rPr>
          <w:rFonts w:eastAsia="黑体"/>
          <w:color w:val="auto"/>
          <w:sz w:val="32"/>
          <w:szCs w:val="32"/>
          <w:rPrChange w:id="3792" w:author="嗯哼" w:date="2021-09-13T09:12:00Z">
            <w:rPr>
              <w:rFonts w:ascii="仿宋" w:eastAsia="仿宋" w:hAnsi="仿宋" w:hint="eastAsia"/>
              <w:color w:val="auto"/>
              <w:sz w:val="28"/>
              <w:szCs w:val="28"/>
            </w:rPr>
          </w:rPrChange>
        </w:rPr>
        <w:t>（</w:t>
      </w:r>
      <w:r>
        <w:rPr>
          <w:rFonts w:eastAsia="黑体"/>
          <w:color w:val="auto"/>
          <w:sz w:val="32"/>
          <w:szCs w:val="32"/>
          <w:rPrChange w:id="3793" w:author="嗯哼" w:date="2021-09-13T09:12:00Z">
            <w:rPr>
              <w:rFonts w:ascii="仿宋" w:eastAsia="仿宋" w:hAnsi="仿宋" w:hint="eastAsia"/>
              <w:color w:val="auto"/>
              <w:sz w:val="28"/>
              <w:szCs w:val="28"/>
            </w:rPr>
          </w:rPrChange>
        </w:rPr>
        <w:t>2</w:t>
      </w:r>
      <w:r>
        <w:rPr>
          <w:rFonts w:eastAsia="黑体"/>
          <w:color w:val="auto"/>
          <w:sz w:val="32"/>
          <w:szCs w:val="32"/>
          <w:rPrChange w:id="3794" w:author="嗯哼" w:date="2021-09-13T09:12:00Z">
            <w:rPr>
              <w:rFonts w:ascii="仿宋" w:eastAsia="仿宋" w:hAnsi="仿宋" w:hint="eastAsia"/>
              <w:color w:val="auto"/>
              <w:sz w:val="28"/>
              <w:szCs w:val="28"/>
            </w:rPr>
          </w:rPrChange>
        </w:rPr>
        <w:t>）区块链</w:t>
      </w:r>
    </w:p>
    <w:p w14:paraId="47CF90D8" w14:textId="77777777" w:rsidR="00000000" w:rsidRDefault="00000000">
      <w:pPr>
        <w:spacing w:line="580" w:lineRule="exact"/>
        <w:ind w:firstLineChars="200" w:firstLine="640"/>
        <w:rPr>
          <w:rFonts w:eastAsia="仿宋_GB2312"/>
          <w:color w:val="auto"/>
          <w:sz w:val="32"/>
          <w:szCs w:val="32"/>
          <w:rPrChange w:id="3795" w:author="嗯哼" w:date="2021-09-13T09:12:00Z">
            <w:rPr>
              <w:rFonts w:ascii="仿宋" w:eastAsia="仿宋" w:hAnsi="仿宋"/>
              <w:color w:val="auto"/>
              <w:sz w:val="28"/>
              <w:szCs w:val="28"/>
            </w:rPr>
          </w:rPrChange>
        </w:rPr>
      </w:pPr>
      <w:r>
        <w:rPr>
          <w:rFonts w:eastAsia="仿宋_GB2312"/>
          <w:color w:val="auto"/>
          <w:sz w:val="32"/>
          <w:szCs w:val="32"/>
          <w:rPrChange w:id="3796" w:author="嗯哼" w:date="2021-09-13T09:12:00Z">
            <w:rPr>
              <w:rFonts w:ascii="仿宋" w:eastAsia="仿宋" w:hAnsi="仿宋" w:hint="eastAsia"/>
              <w:color w:val="auto"/>
              <w:sz w:val="28"/>
              <w:szCs w:val="28"/>
            </w:rPr>
          </w:rPrChange>
        </w:rPr>
        <w:t>区块链（</w:t>
      </w:r>
      <w:r>
        <w:rPr>
          <w:rFonts w:eastAsia="仿宋_GB2312"/>
          <w:color w:val="auto"/>
          <w:sz w:val="32"/>
          <w:szCs w:val="32"/>
          <w:rPrChange w:id="3797" w:author="嗯哼" w:date="2021-09-13T09:12:00Z">
            <w:rPr>
              <w:rFonts w:ascii="仿宋" w:eastAsia="仿宋" w:hAnsi="仿宋" w:hint="eastAsia"/>
              <w:color w:val="auto"/>
              <w:sz w:val="28"/>
              <w:szCs w:val="28"/>
            </w:rPr>
          </w:rPrChange>
        </w:rPr>
        <w:t>Block Chain</w:t>
      </w:r>
      <w:r>
        <w:rPr>
          <w:rFonts w:eastAsia="仿宋_GB2312"/>
          <w:color w:val="auto"/>
          <w:sz w:val="32"/>
          <w:szCs w:val="32"/>
          <w:rPrChange w:id="3798" w:author="嗯哼" w:date="2021-09-13T09:12:00Z">
            <w:rPr>
              <w:rFonts w:ascii="仿宋" w:eastAsia="仿宋" w:hAnsi="仿宋" w:hint="eastAsia"/>
              <w:color w:val="auto"/>
              <w:sz w:val="28"/>
              <w:szCs w:val="28"/>
            </w:rPr>
          </w:rPrChange>
        </w:rPr>
        <w:t>）是分布式数据存储、点对点传输、共识机制、加密算法等计算机技术的新型应用模式。</w:t>
      </w:r>
    </w:p>
    <w:p w14:paraId="00F48DB5" w14:textId="77777777" w:rsidR="00000000" w:rsidRDefault="00000000">
      <w:pPr>
        <w:spacing w:line="580" w:lineRule="exact"/>
        <w:ind w:firstLineChars="200" w:firstLine="640"/>
        <w:rPr>
          <w:rFonts w:eastAsia="仿宋_GB2312"/>
          <w:color w:val="auto"/>
          <w:sz w:val="32"/>
          <w:szCs w:val="32"/>
          <w:rPrChange w:id="3799" w:author="嗯哼" w:date="2021-09-13T09:12:00Z">
            <w:rPr>
              <w:rFonts w:ascii="仿宋" w:eastAsia="仿宋" w:hAnsi="仿宋" w:hint="eastAsia"/>
              <w:color w:val="auto"/>
              <w:sz w:val="28"/>
              <w:szCs w:val="28"/>
            </w:rPr>
          </w:rPrChange>
        </w:rPr>
      </w:pPr>
      <w:r>
        <w:rPr>
          <w:rFonts w:eastAsia="仿宋_GB2312"/>
          <w:color w:val="auto"/>
          <w:sz w:val="32"/>
          <w:szCs w:val="32"/>
          <w:rPrChange w:id="3800" w:author="嗯哼" w:date="2021-09-13T09:12:00Z">
            <w:rPr>
              <w:rFonts w:ascii="仿宋" w:eastAsia="仿宋" w:hAnsi="仿宋" w:hint="eastAsia"/>
              <w:color w:val="auto"/>
              <w:sz w:val="28"/>
              <w:szCs w:val="28"/>
            </w:rPr>
          </w:rPrChange>
        </w:rPr>
        <w:t>区块链技术（</w:t>
      </w:r>
      <w:r>
        <w:rPr>
          <w:rFonts w:eastAsia="仿宋_GB2312"/>
          <w:color w:val="auto"/>
          <w:sz w:val="32"/>
          <w:szCs w:val="32"/>
          <w:rPrChange w:id="3801" w:author="嗯哼" w:date="2021-09-13T09:12:00Z">
            <w:rPr>
              <w:rFonts w:ascii="仿宋" w:eastAsia="仿宋" w:hAnsi="仿宋" w:hint="eastAsia"/>
              <w:color w:val="auto"/>
              <w:sz w:val="28"/>
              <w:szCs w:val="28"/>
            </w:rPr>
          </w:rPrChange>
        </w:rPr>
        <w:t>Block Chain Technology</w:t>
      </w:r>
      <w:r>
        <w:rPr>
          <w:rFonts w:eastAsia="仿宋_GB2312"/>
          <w:color w:val="auto"/>
          <w:sz w:val="32"/>
          <w:szCs w:val="32"/>
          <w:rPrChange w:id="3802" w:author="嗯哼" w:date="2021-09-13T09:12:00Z">
            <w:rPr>
              <w:rFonts w:ascii="仿宋" w:eastAsia="仿宋" w:hAnsi="仿宋" w:hint="eastAsia"/>
              <w:color w:val="auto"/>
              <w:sz w:val="28"/>
              <w:szCs w:val="28"/>
            </w:rPr>
          </w:rPrChange>
        </w:rPr>
        <w:t>，简称</w:t>
      </w:r>
      <w:r>
        <w:rPr>
          <w:rFonts w:eastAsia="仿宋_GB2312"/>
          <w:color w:val="auto"/>
          <w:sz w:val="32"/>
          <w:szCs w:val="32"/>
          <w:rPrChange w:id="3803" w:author="嗯哼" w:date="2021-09-13T09:12:00Z">
            <w:rPr>
              <w:rFonts w:ascii="仿宋" w:eastAsia="仿宋" w:hAnsi="仿宋" w:hint="eastAsia"/>
              <w:color w:val="auto"/>
              <w:sz w:val="28"/>
              <w:szCs w:val="28"/>
            </w:rPr>
          </w:rPrChange>
        </w:rPr>
        <w:t>BT</w:t>
      </w:r>
      <w:r>
        <w:rPr>
          <w:rFonts w:eastAsia="仿宋_GB2312"/>
          <w:color w:val="auto"/>
          <w:sz w:val="32"/>
          <w:szCs w:val="32"/>
          <w:rPrChange w:id="3804" w:author="嗯哼" w:date="2021-09-13T09:12:00Z">
            <w:rPr>
              <w:rFonts w:ascii="仿宋" w:eastAsia="仿宋" w:hAnsi="仿宋" w:hint="eastAsia"/>
              <w:color w:val="auto"/>
              <w:sz w:val="28"/>
              <w:szCs w:val="28"/>
            </w:rPr>
          </w:rPrChange>
        </w:rPr>
        <w:t>）是一种由多方维护、以区块链结构存储数据、使用密码学保证传输和访问安全，可以实现数据一致存储、无法篡改、无法抵赖的技术体系。它综合了互联网技术、分布式点对点技术、公钥加密算法等基础技术，可用于虚拟货币、智能合约、审计治理等方面的应用。</w:t>
      </w:r>
    </w:p>
    <w:p w14:paraId="40ED070F" w14:textId="77777777" w:rsidR="00000000" w:rsidRDefault="00000000">
      <w:pPr>
        <w:spacing w:line="580" w:lineRule="exact"/>
        <w:ind w:firstLineChars="200" w:firstLine="640"/>
        <w:rPr>
          <w:rFonts w:eastAsia="黑体"/>
          <w:color w:val="auto"/>
          <w:sz w:val="32"/>
          <w:szCs w:val="32"/>
          <w:rPrChange w:id="3805" w:author="嗯哼" w:date="2021-09-13T09:12:00Z">
            <w:rPr>
              <w:rFonts w:ascii="仿宋" w:eastAsia="仿宋" w:hAnsi="仿宋" w:hint="eastAsia"/>
              <w:color w:val="auto"/>
              <w:sz w:val="28"/>
              <w:szCs w:val="28"/>
            </w:rPr>
          </w:rPrChange>
        </w:rPr>
        <w:pPrChange w:id="3806" w:author="嗯哼" w:date="2021-08-27T10:36:00Z">
          <w:pPr/>
        </w:pPrChange>
      </w:pPr>
      <w:r>
        <w:rPr>
          <w:rFonts w:eastAsia="黑体"/>
          <w:color w:val="auto"/>
          <w:sz w:val="32"/>
          <w:szCs w:val="32"/>
          <w:rPrChange w:id="3807" w:author="嗯哼" w:date="2021-09-13T09:12:00Z">
            <w:rPr>
              <w:rFonts w:ascii="仿宋" w:eastAsia="仿宋" w:hAnsi="仿宋" w:hint="eastAsia"/>
              <w:color w:val="auto"/>
              <w:sz w:val="28"/>
              <w:szCs w:val="28"/>
            </w:rPr>
          </w:rPrChange>
        </w:rPr>
        <w:t>（</w:t>
      </w:r>
      <w:r>
        <w:rPr>
          <w:rFonts w:eastAsia="黑体"/>
          <w:color w:val="auto"/>
          <w:sz w:val="32"/>
          <w:szCs w:val="32"/>
          <w:rPrChange w:id="3808" w:author="嗯哼" w:date="2021-09-13T09:12:00Z">
            <w:rPr>
              <w:rFonts w:ascii="仿宋" w:eastAsia="仿宋" w:hAnsi="仿宋" w:hint="eastAsia"/>
              <w:color w:val="auto"/>
              <w:sz w:val="28"/>
              <w:szCs w:val="28"/>
            </w:rPr>
          </w:rPrChange>
        </w:rPr>
        <w:t>3</w:t>
      </w:r>
      <w:r>
        <w:rPr>
          <w:rFonts w:eastAsia="黑体"/>
          <w:color w:val="auto"/>
          <w:sz w:val="32"/>
          <w:szCs w:val="32"/>
          <w:rPrChange w:id="3809" w:author="嗯哼" w:date="2021-09-13T09:12:00Z">
            <w:rPr>
              <w:rFonts w:ascii="仿宋" w:eastAsia="仿宋" w:hAnsi="仿宋" w:hint="eastAsia"/>
              <w:color w:val="auto"/>
              <w:sz w:val="28"/>
              <w:szCs w:val="28"/>
            </w:rPr>
          </w:rPrChange>
        </w:rPr>
        <w:t>）增强现实</w:t>
      </w:r>
    </w:p>
    <w:p w14:paraId="6034AE07" w14:textId="77777777" w:rsidR="00000000" w:rsidRDefault="00000000">
      <w:pPr>
        <w:spacing w:line="580" w:lineRule="exact"/>
        <w:ind w:firstLineChars="200" w:firstLine="640"/>
        <w:rPr>
          <w:rFonts w:eastAsia="仿宋_GB2312"/>
          <w:color w:val="auto"/>
          <w:sz w:val="32"/>
          <w:szCs w:val="32"/>
          <w:rPrChange w:id="3810" w:author="嗯哼" w:date="2021-09-13T09:12:00Z">
            <w:rPr>
              <w:rFonts w:ascii="仿宋" w:eastAsia="仿宋" w:hAnsi="仿宋" w:hint="eastAsia"/>
              <w:color w:val="auto"/>
              <w:sz w:val="28"/>
              <w:szCs w:val="28"/>
            </w:rPr>
          </w:rPrChange>
        </w:rPr>
      </w:pPr>
      <w:r>
        <w:rPr>
          <w:rFonts w:eastAsia="仿宋_GB2312"/>
          <w:color w:val="auto"/>
          <w:sz w:val="32"/>
          <w:szCs w:val="32"/>
          <w:rPrChange w:id="3811" w:author="嗯哼" w:date="2021-09-13T09:12:00Z">
            <w:rPr>
              <w:rFonts w:ascii="仿宋" w:eastAsia="仿宋" w:hAnsi="仿宋" w:hint="eastAsia"/>
              <w:color w:val="auto"/>
              <w:sz w:val="28"/>
              <w:szCs w:val="28"/>
            </w:rPr>
          </w:rPrChange>
        </w:rPr>
        <w:lastRenderedPageBreak/>
        <w:t>增强现实（</w:t>
      </w:r>
      <w:r>
        <w:rPr>
          <w:rFonts w:eastAsia="仿宋_GB2312"/>
          <w:color w:val="auto"/>
          <w:sz w:val="32"/>
          <w:szCs w:val="32"/>
          <w:rPrChange w:id="3812" w:author="嗯哼" w:date="2021-09-13T09:12:00Z">
            <w:rPr>
              <w:rFonts w:ascii="仿宋" w:eastAsia="仿宋" w:hAnsi="仿宋" w:hint="eastAsia"/>
              <w:color w:val="auto"/>
              <w:sz w:val="28"/>
              <w:szCs w:val="28"/>
            </w:rPr>
          </w:rPrChange>
        </w:rPr>
        <w:t>Augmented Reality</w:t>
      </w:r>
      <w:r>
        <w:rPr>
          <w:rFonts w:eastAsia="仿宋_GB2312"/>
          <w:color w:val="auto"/>
          <w:sz w:val="32"/>
          <w:szCs w:val="32"/>
          <w:rPrChange w:id="3813" w:author="嗯哼" w:date="2021-09-13T09:12:00Z">
            <w:rPr>
              <w:rFonts w:ascii="仿宋" w:eastAsia="仿宋" w:hAnsi="仿宋" w:hint="eastAsia"/>
              <w:color w:val="auto"/>
              <w:sz w:val="28"/>
              <w:szCs w:val="28"/>
            </w:rPr>
          </w:rPrChange>
        </w:rPr>
        <w:t>，简称</w:t>
      </w:r>
      <w:r>
        <w:rPr>
          <w:rFonts w:eastAsia="仿宋_GB2312"/>
          <w:color w:val="auto"/>
          <w:sz w:val="32"/>
          <w:szCs w:val="32"/>
          <w:rPrChange w:id="3814" w:author="嗯哼" w:date="2021-09-13T09:12:00Z">
            <w:rPr>
              <w:rFonts w:ascii="仿宋" w:eastAsia="仿宋" w:hAnsi="仿宋" w:hint="eastAsia"/>
              <w:color w:val="auto"/>
              <w:sz w:val="28"/>
              <w:szCs w:val="28"/>
            </w:rPr>
          </w:rPrChange>
        </w:rPr>
        <w:t>AR</w:t>
      </w:r>
      <w:r>
        <w:rPr>
          <w:rFonts w:eastAsia="仿宋_GB2312"/>
          <w:color w:val="auto"/>
          <w:sz w:val="32"/>
          <w:szCs w:val="32"/>
          <w:rPrChange w:id="3815" w:author="嗯哼" w:date="2021-09-13T09:12:00Z">
            <w:rPr>
              <w:rFonts w:ascii="仿宋" w:eastAsia="仿宋" w:hAnsi="仿宋" w:hint="eastAsia"/>
              <w:color w:val="auto"/>
              <w:sz w:val="28"/>
              <w:szCs w:val="28"/>
            </w:rPr>
          </w:rPrChange>
        </w:rPr>
        <w:t>）技术是一种将虚拟信息与真实世界巧妙融合的技术，广泛运用了多媒体、三维建模、实时跟踪及注册、智能交互、传感等多种技术手段，将计算机生成的文字、图像、三维模型、音乐、视频等虚拟信息模拟仿真后，应用到真实世界中，两种信息互为补充，从而实现对真实世界的</w:t>
      </w:r>
      <w:r>
        <w:rPr>
          <w:rFonts w:eastAsia="仿宋_GB2312"/>
          <w:color w:val="auto"/>
          <w:sz w:val="32"/>
          <w:szCs w:val="32"/>
          <w:rPrChange w:id="3816" w:author="嗯哼" w:date="2021-09-13T09:12:00Z">
            <w:rPr>
              <w:rFonts w:ascii="仿宋" w:eastAsia="仿宋" w:hAnsi="仿宋" w:hint="eastAsia"/>
              <w:color w:val="auto"/>
              <w:sz w:val="28"/>
              <w:szCs w:val="28"/>
            </w:rPr>
          </w:rPrChange>
        </w:rPr>
        <w:t>“</w:t>
      </w:r>
      <w:r>
        <w:rPr>
          <w:rFonts w:eastAsia="仿宋_GB2312"/>
          <w:color w:val="auto"/>
          <w:sz w:val="32"/>
          <w:szCs w:val="32"/>
          <w:rPrChange w:id="3817" w:author="嗯哼" w:date="2021-09-13T09:12:00Z">
            <w:rPr>
              <w:rFonts w:ascii="仿宋" w:eastAsia="仿宋" w:hAnsi="仿宋" w:hint="eastAsia"/>
              <w:color w:val="auto"/>
              <w:sz w:val="28"/>
              <w:szCs w:val="28"/>
            </w:rPr>
          </w:rPrChange>
        </w:rPr>
        <w:t>增强</w:t>
      </w:r>
      <w:r>
        <w:rPr>
          <w:rFonts w:eastAsia="仿宋_GB2312"/>
          <w:color w:val="auto"/>
          <w:sz w:val="32"/>
          <w:szCs w:val="32"/>
          <w:rPrChange w:id="3818" w:author="嗯哼" w:date="2021-09-13T09:12:00Z">
            <w:rPr>
              <w:rFonts w:ascii="仿宋" w:eastAsia="仿宋" w:hAnsi="仿宋" w:hint="eastAsia"/>
              <w:color w:val="auto"/>
              <w:sz w:val="28"/>
              <w:szCs w:val="28"/>
            </w:rPr>
          </w:rPrChange>
        </w:rPr>
        <w:t>”</w:t>
      </w:r>
      <w:r>
        <w:rPr>
          <w:rFonts w:eastAsia="仿宋_GB2312"/>
          <w:color w:val="auto"/>
          <w:sz w:val="32"/>
          <w:szCs w:val="32"/>
          <w:rPrChange w:id="3819" w:author="嗯哼" w:date="2021-09-13T09:12:00Z">
            <w:rPr>
              <w:rFonts w:ascii="仿宋" w:eastAsia="仿宋" w:hAnsi="仿宋" w:hint="eastAsia"/>
              <w:color w:val="auto"/>
              <w:sz w:val="28"/>
              <w:szCs w:val="28"/>
            </w:rPr>
          </w:rPrChange>
        </w:rPr>
        <w:t>。</w:t>
      </w:r>
    </w:p>
    <w:p w14:paraId="60053734" w14:textId="77777777" w:rsidR="00000000" w:rsidRDefault="00000000">
      <w:pPr>
        <w:spacing w:line="580" w:lineRule="exact"/>
        <w:ind w:firstLineChars="200" w:firstLine="640"/>
        <w:rPr>
          <w:rFonts w:eastAsia="黑体"/>
          <w:color w:val="auto"/>
          <w:sz w:val="32"/>
          <w:szCs w:val="32"/>
          <w:rPrChange w:id="3820" w:author="嗯哼" w:date="2021-09-13T09:12:00Z">
            <w:rPr>
              <w:rFonts w:ascii="仿宋" w:eastAsia="仿宋" w:hAnsi="仿宋" w:hint="eastAsia"/>
              <w:color w:val="auto"/>
              <w:sz w:val="28"/>
              <w:szCs w:val="28"/>
            </w:rPr>
          </w:rPrChange>
        </w:rPr>
        <w:pPrChange w:id="3821" w:author="嗯哼" w:date="2021-08-27T10:36:00Z">
          <w:pPr/>
        </w:pPrChange>
      </w:pPr>
      <w:r>
        <w:rPr>
          <w:rFonts w:eastAsia="黑体"/>
          <w:color w:val="auto"/>
          <w:sz w:val="32"/>
          <w:szCs w:val="32"/>
          <w:rPrChange w:id="3822" w:author="嗯哼" w:date="2021-09-13T09:12:00Z">
            <w:rPr>
              <w:rFonts w:ascii="仿宋" w:eastAsia="仿宋" w:hAnsi="仿宋" w:hint="eastAsia"/>
              <w:color w:val="auto"/>
              <w:sz w:val="28"/>
              <w:szCs w:val="28"/>
            </w:rPr>
          </w:rPrChange>
        </w:rPr>
        <w:t>（</w:t>
      </w:r>
      <w:r>
        <w:rPr>
          <w:rFonts w:eastAsia="黑体"/>
          <w:color w:val="auto"/>
          <w:sz w:val="32"/>
          <w:szCs w:val="32"/>
          <w:rPrChange w:id="3823" w:author="嗯哼" w:date="2021-09-13T09:12:00Z">
            <w:rPr>
              <w:rFonts w:ascii="仿宋" w:eastAsia="仿宋" w:hAnsi="仿宋" w:hint="eastAsia"/>
              <w:color w:val="auto"/>
              <w:sz w:val="28"/>
              <w:szCs w:val="28"/>
            </w:rPr>
          </w:rPrChange>
        </w:rPr>
        <w:t>4</w:t>
      </w:r>
      <w:r>
        <w:rPr>
          <w:rFonts w:eastAsia="黑体"/>
          <w:color w:val="auto"/>
          <w:sz w:val="32"/>
          <w:szCs w:val="32"/>
          <w:rPrChange w:id="3824" w:author="嗯哼" w:date="2021-09-13T09:12:00Z">
            <w:rPr>
              <w:rFonts w:ascii="仿宋" w:eastAsia="仿宋" w:hAnsi="仿宋" w:hint="eastAsia"/>
              <w:color w:val="auto"/>
              <w:sz w:val="28"/>
              <w:szCs w:val="28"/>
            </w:rPr>
          </w:rPrChange>
        </w:rPr>
        <w:t>）虚拟现实</w:t>
      </w:r>
    </w:p>
    <w:p w14:paraId="4323BEFA" w14:textId="77777777" w:rsidR="00000000" w:rsidRDefault="00000000">
      <w:pPr>
        <w:spacing w:line="580" w:lineRule="exact"/>
        <w:ind w:firstLineChars="200" w:firstLine="640"/>
        <w:rPr>
          <w:rFonts w:eastAsia="仿宋_GB2312"/>
          <w:color w:val="auto"/>
          <w:sz w:val="32"/>
          <w:szCs w:val="32"/>
          <w:rPrChange w:id="3825" w:author="嗯哼" w:date="2021-09-13T09:12:00Z">
            <w:rPr>
              <w:rFonts w:ascii="仿宋" w:eastAsia="仿宋" w:hAnsi="仿宋" w:hint="eastAsia"/>
              <w:color w:val="auto"/>
              <w:sz w:val="28"/>
              <w:szCs w:val="28"/>
            </w:rPr>
          </w:rPrChange>
        </w:rPr>
      </w:pPr>
      <w:r>
        <w:rPr>
          <w:rFonts w:eastAsia="仿宋_GB2312"/>
          <w:color w:val="auto"/>
          <w:sz w:val="32"/>
          <w:szCs w:val="32"/>
          <w:rPrChange w:id="3826" w:author="嗯哼" w:date="2021-09-13T09:12:00Z">
            <w:rPr>
              <w:rFonts w:ascii="仿宋" w:eastAsia="仿宋" w:hAnsi="仿宋" w:hint="eastAsia"/>
              <w:color w:val="auto"/>
              <w:sz w:val="28"/>
              <w:szCs w:val="28"/>
            </w:rPr>
          </w:rPrChange>
        </w:rPr>
        <w:t>虚拟现实（</w:t>
      </w:r>
      <w:r>
        <w:rPr>
          <w:rFonts w:eastAsia="仿宋_GB2312"/>
          <w:color w:val="auto"/>
          <w:sz w:val="32"/>
          <w:szCs w:val="32"/>
          <w:rPrChange w:id="3827" w:author="嗯哼" w:date="2021-09-13T09:12:00Z">
            <w:rPr>
              <w:rFonts w:ascii="仿宋" w:eastAsia="仿宋" w:hAnsi="仿宋" w:hint="eastAsia"/>
              <w:color w:val="auto"/>
              <w:sz w:val="28"/>
              <w:szCs w:val="28"/>
            </w:rPr>
          </w:rPrChange>
        </w:rPr>
        <w:t>Virtual Reality</w:t>
      </w:r>
      <w:r>
        <w:rPr>
          <w:rFonts w:eastAsia="仿宋_GB2312"/>
          <w:color w:val="auto"/>
          <w:sz w:val="32"/>
          <w:szCs w:val="32"/>
          <w:rPrChange w:id="3828" w:author="嗯哼" w:date="2021-09-13T09:12:00Z">
            <w:rPr>
              <w:rFonts w:ascii="仿宋" w:eastAsia="仿宋" w:hAnsi="仿宋" w:hint="eastAsia"/>
              <w:color w:val="auto"/>
              <w:sz w:val="28"/>
              <w:szCs w:val="28"/>
            </w:rPr>
          </w:rPrChange>
        </w:rPr>
        <w:t>，简称</w:t>
      </w:r>
      <w:r>
        <w:rPr>
          <w:rFonts w:eastAsia="仿宋_GB2312"/>
          <w:color w:val="auto"/>
          <w:sz w:val="32"/>
          <w:szCs w:val="32"/>
          <w:rPrChange w:id="3829" w:author="嗯哼" w:date="2021-09-13T09:12:00Z">
            <w:rPr>
              <w:rFonts w:ascii="仿宋" w:eastAsia="仿宋" w:hAnsi="仿宋" w:hint="eastAsia"/>
              <w:color w:val="auto"/>
              <w:sz w:val="28"/>
              <w:szCs w:val="28"/>
            </w:rPr>
          </w:rPrChange>
        </w:rPr>
        <w:t>VR</w:t>
      </w:r>
      <w:r>
        <w:rPr>
          <w:rFonts w:eastAsia="仿宋_GB2312"/>
          <w:color w:val="auto"/>
          <w:sz w:val="32"/>
          <w:szCs w:val="32"/>
          <w:rPrChange w:id="3830" w:author="嗯哼" w:date="2021-09-13T09:12:00Z">
            <w:rPr>
              <w:rFonts w:ascii="仿宋" w:eastAsia="仿宋" w:hAnsi="仿宋" w:hint="eastAsia"/>
              <w:color w:val="auto"/>
              <w:sz w:val="28"/>
              <w:szCs w:val="28"/>
            </w:rPr>
          </w:rPrChange>
        </w:rPr>
        <w:t>）技术是仿真技术的一个重要方向，是仿真技术与计算机图形学、人机接口技术、多媒体技术、传感技术、网络技术等多种技术的集合，主要包括模拟环境、感知、自然技能和传感设备等方面。</w:t>
      </w:r>
    </w:p>
    <w:p w14:paraId="4D6244AD" w14:textId="77777777" w:rsidR="00000000" w:rsidRDefault="00000000">
      <w:pPr>
        <w:spacing w:line="580" w:lineRule="exact"/>
        <w:ind w:firstLineChars="200" w:firstLine="640"/>
        <w:rPr>
          <w:rFonts w:eastAsia="仿宋_GB2312"/>
          <w:color w:val="auto"/>
          <w:sz w:val="32"/>
          <w:szCs w:val="32"/>
          <w:rPrChange w:id="3831" w:author="嗯哼" w:date="2021-09-13T09:12:00Z">
            <w:rPr>
              <w:rFonts w:ascii="仿宋" w:eastAsia="仿宋" w:hAnsi="仿宋" w:hint="eastAsia"/>
              <w:color w:val="auto"/>
              <w:sz w:val="28"/>
              <w:szCs w:val="28"/>
            </w:rPr>
          </w:rPrChange>
        </w:rPr>
      </w:pPr>
      <w:r>
        <w:rPr>
          <w:rFonts w:eastAsia="仿宋_GB2312"/>
          <w:color w:val="auto"/>
          <w:sz w:val="32"/>
          <w:szCs w:val="32"/>
          <w:rPrChange w:id="3832" w:author="嗯哼" w:date="2021-09-13T09:12:00Z">
            <w:rPr>
              <w:rFonts w:ascii="仿宋" w:eastAsia="仿宋" w:hAnsi="仿宋" w:hint="eastAsia"/>
              <w:color w:val="auto"/>
              <w:sz w:val="28"/>
              <w:szCs w:val="28"/>
            </w:rPr>
          </w:rPrChange>
        </w:rPr>
        <w:t>虚拟现实是利用电脑模拟产生一个三维空间的虚拟世界，提供使用者关于视觉、听觉、触觉等感官的模拟，让使用者如同身历其境一般，可以及时、没有限制地观察三度空间内的事物。</w:t>
      </w:r>
    </w:p>
    <w:p w14:paraId="4DF1821B" w14:textId="77777777" w:rsidR="00000000" w:rsidRDefault="00000000">
      <w:pPr>
        <w:spacing w:line="580" w:lineRule="exact"/>
        <w:ind w:firstLineChars="200" w:firstLine="640"/>
        <w:rPr>
          <w:rFonts w:eastAsia="黑体"/>
          <w:color w:val="auto"/>
          <w:sz w:val="32"/>
          <w:szCs w:val="32"/>
          <w:rPrChange w:id="3833" w:author="嗯哼" w:date="2021-09-13T09:12:00Z">
            <w:rPr>
              <w:rFonts w:ascii="仿宋" w:eastAsia="仿宋" w:hAnsi="仿宋" w:hint="eastAsia"/>
              <w:color w:val="auto"/>
              <w:sz w:val="28"/>
              <w:szCs w:val="28"/>
            </w:rPr>
          </w:rPrChange>
        </w:rPr>
        <w:pPrChange w:id="3834" w:author="嗯哼" w:date="2021-08-27T10:36:00Z">
          <w:pPr/>
        </w:pPrChange>
      </w:pPr>
      <w:r>
        <w:rPr>
          <w:rFonts w:eastAsia="黑体"/>
          <w:color w:val="auto"/>
          <w:sz w:val="32"/>
          <w:szCs w:val="32"/>
          <w:rPrChange w:id="3835" w:author="嗯哼" w:date="2021-09-13T09:12:00Z">
            <w:rPr>
              <w:rFonts w:ascii="仿宋" w:eastAsia="仿宋" w:hAnsi="仿宋" w:hint="eastAsia"/>
              <w:color w:val="auto"/>
              <w:sz w:val="28"/>
              <w:szCs w:val="28"/>
            </w:rPr>
          </w:rPrChange>
        </w:rPr>
        <w:t>（</w:t>
      </w:r>
      <w:r>
        <w:rPr>
          <w:rFonts w:eastAsia="黑体"/>
          <w:color w:val="auto"/>
          <w:sz w:val="32"/>
          <w:szCs w:val="32"/>
          <w:rPrChange w:id="3836" w:author="嗯哼" w:date="2021-09-13T09:12:00Z">
            <w:rPr>
              <w:rFonts w:ascii="仿宋" w:eastAsia="仿宋" w:hAnsi="仿宋" w:hint="eastAsia"/>
              <w:color w:val="auto"/>
              <w:sz w:val="28"/>
              <w:szCs w:val="28"/>
            </w:rPr>
          </w:rPrChange>
        </w:rPr>
        <w:t>5</w:t>
      </w:r>
      <w:r>
        <w:rPr>
          <w:rFonts w:eastAsia="黑体"/>
          <w:color w:val="auto"/>
          <w:sz w:val="32"/>
          <w:szCs w:val="32"/>
          <w:rPrChange w:id="3837" w:author="嗯哼" w:date="2021-09-13T09:12:00Z">
            <w:rPr>
              <w:rFonts w:ascii="仿宋" w:eastAsia="仿宋" w:hAnsi="仿宋" w:hint="eastAsia"/>
              <w:color w:val="auto"/>
              <w:sz w:val="28"/>
              <w:szCs w:val="28"/>
            </w:rPr>
          </w:rPrChange>
        </w:rPr>
        <w:t>）城市大脑</w:t>
      </w:r>
    </w:p>
    <w:p w14:paraId="451916CE" w14:textId="77777777" w:rsidR="00000000" w:rsidRDefault="00000000">
      <w:pPr>
        <w:spacing w:line="580" w:lineRule="exact"/>
        <w:ind w:firstLineChars="200" w:firstLine="640"/>
        <w:rPr>
          <w:rFonts w:eastAsia="仿宋_GB2312"/>
          <w:color w:val="auto"/>
          <w:sz w:val="32"/>
          <w:szCs w:val="32"/>
          <w:rPrChange w:id="3838" w:author="嗯哼" w:date="2021-09-13T09:12:00Z">
            <w:rPr>
              <w:rFonts w:ascii="仿宋" w:eastAsia="仿宋" w:hAnsi="仿宋"/>
              <w:color w:val="auto"/>
              <w:sz w:val="28"/>
              <w:szCs w:val="28"/>
            </w:rPr>
          </w:rPrChange>
        </w:rPr>
      </w:pPr>
      <w:r>
        <w:rPr>
          <w:rFonts w:eastAsia="仿宋_GB2312"/>
          <w:color w:val="auto"/>
          <w:sz w:val="32"/>
          <w:szCs w:val="32"/>
          <w:rPrChange w:id="3839" w:author="嗯哼" w:date="2021-09-13T09:12:00Z">
            <w:rPr>
              <w:rFonts w:ascii="仿宋" w:eastAsia="仿宋" w:hAnsi="仿宋" w:hint="eastAsia"/>
              <w:color w:val="auto"/>
              <w:sz w:val="28"/>
              <w:szCs w:val="28"/>
            </w:rPr>
          </w:rPrChange>
        </w:rPr>
        <w:t>城市大脑是利用前沿数字技术，支撑未来城市可持续发展以及经济、社会和政府数字化转型的全新基础设施和城市运营赋能平台，其核心是利用实时全量的城市数据资源全局优化城市公共资源，</w:t>
      </w:r>
      <w:r>
        <w:rPr>
          <w:rFonts w:eastAsia="仿宋_GB2312"/>
          <w:color w:val="auto"/>
          <w:sz w:val="32"/>
          <w:szCs w:val="32"/>
        </w:rPr>
        <w:t>及时</w:t>
      </w:r>
      <w:r>
        <w:rPr>
          <w:rFonts w:eastAsia="仿宋_GB2312"/>
          <w:color w:val="auto"/>
          <w:sz w:val="32"/>
          <w:szCs w:val="32"/>
          <w:rPrChange w:id="3840" w:author="嗯哼" w:date="2021-09-13T09:12:00Z">
            <w:rPr>
              <w:rFonts w:ascii="仿宋" w:eastAsia="仿宋" w:hAnsi="仿宋" w:hint="eastAsia"/>
              <w:color w:val="auto"/>
              <w:sz w:val="28"/>
              <w:szCs w:val="28"/>
            </w:rPr>
          </w:rPrChange>
        </w:rPr>
        <w:t>修正城市运行缺陷，实现城市治理模式突破、城市服务模式突破、城市产业发展突破。</w:t>
      </w:r>
    </w:p>
    <w:p w14:paraId="6E8CC43C" w14:textId="77777777" w:rsidR="00000000" w:rsidRDefault="00000000">
      <w:pPr>
        <w:spacing w:line="580" w:lineRule="exact"/>
        <w:ind w:firstLineChars="200" w:firstLine="640"/>
        <w:rPr>
          <w:rFonts w:eastAsia="仿宋_GB2312"/>
          <w:color w:val="auto"/>
          <w:sz w:val="32"/>
          <w:szCs w:val="32"/>
          <w:rPrChange w:id="3841" w:author="嗯哼" w:date="2021-09-13T09:12:00Z">
            <w:rPr>
              <w:rFonts w:ascii="仿宋" w:eastAsia="仿宋" w:hAnsi="仿宋"/>
              <w:color w:val="auto"/>
              <w:sz w:val="28"/>
              <w:szCs w:val="28"/>
            </w:rPr>
          </w:rPrChange>
        </w:rPr>
      </w:pPr>
      <w:r>
        <w:rPr>
          <w:rFonts w:eastAsia="仿宋_GB2312"/>
          <w:color w:val="auto"/>
          <w:sz w:val="32"/>
          <w:szCs w:val="32"/>
          <w:rPrChange w:id="3842" w:author="嗯哼" w:date="2021-09-13T09:12:00Z">
            <w:rPr>
              <w:rFonts w:ascii="仿宋" w:eastAsia="仿宋" w:hAnsi="仿宋" w:hint="eastAsia"/>
              <w:color w:val="auto"/>
              <w:sz w:val="28"/>
              <w:szCs w:val="28"/>
            </w:rPr>
          </w:rPrChange>
        </w:rPr>
        <w:lastRenderedPageBreak/>
        <w:t>一个城市的大脑总体结构由大脑中枢（包含计算资源平台、数据资源平台、</w:t>
      </w:r>
      <w:r>
        <w:rPr>
          <w:rFonts w:eastAsia="仿宋_GB2312"/>
          <w:color w:val="auto"/>
          <w:sz w:val="32"/>
          <w:szCs w:val="32"/>
          <w:rPrChange w:id="3843" w:author="嗯哼" w:date="2021-09-13T09:12:00Z">
            <w:rPr>
              <w:rFonts w:ascii="仿宋" w:eastAsia="仿宋" w:hAnsi="仿宋" w:hint="eastAsia"/>
              <w:color w:val="auto"/>
              <w:sz w:val="28"/>
              <w:szCs w:val="28"/>
            </w:rPr>
          </w:rPrChange>
        </w:rPr>
        <w:t>AI</w:t>
      </w:r>
      <w:r>
        <w:rPr>
          <w:rFonts w:eastAsia="仿宋_GB2312"/>
          <w:color w:val="auto"/>
          <w:sz w:val="32"/>
          <w:szCs w:val="32"/>
          <w:rPrChange w:id="3844" w:author="嗯哼" w:date="2021-09-13T09:12:00Z">
            <w:rPr>
              <w:rFonts w:ascii="仿宋" w:eastAsia="仿宋" w:hAnsi="仿宋" w:hint="eastAsia"/>
              <w:color w:val="auto"/>
              <w:sz w:val="28"/>
              <w:szCs w:val="28"/>
            </w:rPr>
          </w:rPrChange>
        </w:rPr>
        <w:t>算法服务平台）、部门业务系统与行业系统、区县中枢平台等构成。</w:t>
      </w:r>
    </w:p>
    <w:p w14:paraId="2951251D" w14:textId="77777777" w:rsidR="00000000" w:rsidRDefault="00000000">
      <w:pPr>
        <w:spacing w:line="580" w:lineRule="exact"/>
        <w:ind w:firstLineChars="200" w:firstLine="640"/>
        <w:rPr>
          <w:rFonts w:eastAsia="仿宋_GB2312"/>
          <w:color w:val="auto"/>
          <w:sz w:val="32"/>
          <w:szCs w:val="32"/>
          <w:rPrChange w:id="3845" w:author="嗯哼" w:date="2021-09-13T09:12:00Z">
            <w:rPr>
              <w:rFonts w:ascii="仿宋" w:eastAsia="仿宋" w:hAnsi="仿宋" w:hint="eastAsia"/>
              <w:color w:val="auto"/>
              <w:sz w:val="28"/>
              <w:szCs w:val="28"/>
            </w:rPr>
          </w:rPrChange>
        </w:rPr>
      </w:pPr>
      <w:r>
        <w:rPr>
          <w:rFonts w:eastAsia="仿宋_GB2312"/>
          <w:color w:val="auto"/>
          <w:sz w:val="32"/>
          <w:szCs w:val="32"/>
          <w:rPrChange w:id="3846" w:author="嗯哼" w:date="2021-09-13T09:12:00Z">
            <w:rPr>
              <w:rFonts w:ascii="仿宋" w:eastAsia="仿宋" w:hAnsi="仿宋" w:hint="eastAsia"/>
              <w:color w:val="auto"/>
              <w:sz w:val="28"/>
              <w:szCs w:val="28"/>
            </w:rPr>
          </w:rPrChange>
        </w:rPr>
        <w:t>城市大脑的内涵是：围绕城市治理不同业务应用场景的</w:t>
      </w:r>
      <w:r>
        <w:rPr>
          <w:rFonts w:eastAsia="仿宋_GB2312"/>
          <w:color w:val="auto"/>
          <w:sz w:val="32"/>
          <w:szCs w:val="32"/>
          <w:rPrChange w:id="3847" w:author="嗯哼" w:date="2021-09-13T09:12:00Z">
            <w:rPr>
              <w:rFonts w:ascii="仿宋" w:eastAsia="仿宋" w:hAnsi="仿宋" w:hint="eastAsia"/>
              <w:color w:val="auto"/>
              <w:sz w:val="28"/>
              <w:szCs w:val="28"/>
            </w:rPr>
          </w:rPrChange>
        </w:rPr>
        <w:t>“</w:t>
      </w:r>
      <w:r>
        <w:rPr>
          <w:rFonts w:eastAsia="仿宋_GB2312"/>
          <w:color w:val="auto"/>
          <w:sz w:val="32"/>
          <w:szCs w:val="32"/>
          <w:rPrChange w:id="3848" w:author="嗯哼" w:date="2021-09-13T09:12:00Z">
            <w:rPr>
              <w:rFonts w:ascii="仿宋" w:eastAsia="仿宋" w:hAnsi="仿宋" w:hint="eastAsia"/>
              <w:color w:val="auto"/>
              <w:sz w:val="28"/>
              <w:szCs w:val="28"/>
            </w:rPr>
          </w:rPrChange>
        </w:rPr>
        <w:t>痛点</w:t>
      </w:r>
      <w:r>
        <w:rPr>
          <w:rFonts w:eastAsia="仿宋_GB2312"/>
          <w:color w:val="auto"/>
          <w:sz w:val="32"/>
          <w:szCs w:val="32"/>
          <w:rPrChange w:id="3849" w:author="嗯哼" w:date="2021-09-13T09:12:00Z">
            <w:rPr>
              <w:rFonts w:ascii="仿宋" w:eastAsia="仿宋" w:hAnsi="仿宋" w:hint="eastAsia"/>
              <w:color w:val="auto"/>
              <w:sz w:val="28"/>
              <w:szCs w:val="28"/>
            </w:rPr>
          </w:rPrChange>
        </w:rPr>
        <w:t>”“</w:t>
      </w:r>
      <w:r>
        <w:rPr>
          <w:rFonts w:eastAsia="仿宋_GB2312"/>
          <w:color w:val="auto"/>
          <w:sz w:val="32"/>
          <w:szCs w:val="32"/>
          <w:rPrChange w:id="3850" w:author="嗯哼" w:date="2021-09-13T09:12:00Z">
            <w:rPr>
              <w:rFonts w:ascii="仿宋" w:eastAsia="仿宋" w:hAnsi="仿宋" w:hint="eastAsia"/>
              <w:color w:val="auto"/>
              <w:sz w:val="28"/>
              <w:szCs w:val="28"/>
            </w:rPr>
          </w:rPrChange>
        </w:rPr>
        <w:t>堵点</w:t>
      </w:r>
      <w:r>
        <w:rPr>
          <w:rFonts w:eastAsia="仿宋_GB2312"/>
          <w:color w:val="auto"/>
          <w:sz w:val="32"/>
          <w:szCs w:val="32"/>
          <w:rPrChange w:id="3851" w:author="嗯哼" w:date="2021-09-13T09:12:00Z">
            <w:rPr>
              <w:rFonts w:ascii="仿宋" w:eastAsia="仿宋" w:hAnsi="仿宋" w:hint="eastAsia"/>
              <w:color w:val="auto"/>
              <w:sz w:val="28"/>
              <w:szCs w:val="28"/>
            </w:rPr>
          </w:rPrChange>
        </w:rPr>
        <w:t>”</w:t>
      </w:r>
      <w:r>
        <w:rPr>
          <w:rFonts w:eastAsia="仿宋_GB2312"/>
          <w:color w:val="auto"/>
          <w:sz w:val="32"/>
          <w:szCs w:val="32"/>
          <w:rPrChange w:id="3852" w:author="嗯哼" w:date="2021-09-13T09:12:00Z">
            <w:rPr>
              <w:rFonts w:ascii="仿宋" w:eastAsia="仿宋" w:hAnsi="仿宋" w:hint="eastAsia"/>
              <w:color w:val="auto"/>
              <w:sz w:val="28"/>
              <w:szCs w:val="28"/>
            </w:rPr>
          </w:rPrChange>
        </w:rPr>
        <w:t>，以整合资源和信息共享为支撑，</w:t>
      </w:r>
      <w:r>
        <w:rPr>
          <w:rFonts w:eastAsia="仿宋_GB2312"/>
          <w:color w:val="auto"/>
          <w:sz w:val="32"/>
          <w:szCs w:val="32"/>
          <w:rPrChange w:id="3853" w:author="嗯哼" w:date="2021-09-13T09:12:00Z">
            <w:rPr>
              <w:rFonts w:ascii="仿宋" w:eastAsia="仿宋" w:hAnsi="仿宋" w:hint="eastAsia"/>
              <w:color w:val="0000CC"/>
              <w:sz w:val="28"/>
              <w:szCs w:val="28"/>
            </w:rPr>
          </w:rPrChange>
        </w:rPr>
        <w:t>建立政务业务数字化应用场景决策主题或专题服务信息数据库和</w:t>
      </w:r>
      <w:r>
        <w:rPr>
          <w:rFonts w:eastAsia="仿宋_GB2312"/>
          <w:color w:val="auto"/>
          <w:sz w:val="32"/>
          <w:szCs w:val="32"/>
          <w:rPrChange w:id="3854" w:author="嗯哼" w:date="2021-09-13T09:12:00Z">
            <w:rPr>
              <w:rFonts w:ascii="仿宋" w:eastAsia="仿宋" w:hAnsi="仿宋" w:hint="eastAsia"/>
              <w:color w:val="0000CC"/>
              <w:sz w:val="28"/>
              <w:szCs w:val="28"/>
            </w:rPr>
          </w:rPrChange>
        </w:rPr>
        <w:t>“</w:t>
      </w:r>
      <w:r>
        <w:rPr>
          <w:rFonts w:eastAsia="仿宋_GB2312"/>
          <w:color w:val="auto"/>
          <w:sz w:val="32"/>
          <w:szCs w:val="32"/>
          <w:rPrChange w:id="3855" w:author="嗯哼" w:date="2021-09-13T09:12:00Z">
            <w:rPr>
              <w:rFonts w:ascii="仿宋" w:eastAsia="仿宋" w:hAnsi="仿宋" w:hint="eastAsia"/>
              <w:color w:val="0000CC"/>
              <w:sz w:val="28"/>
              <w:szCs w:val="28"/>
            </w:rPr>
          </w:rPrChange>
        </w:rPr>
        <w:t>领导驾驶舱</w:t>
      </w:r>
      <w:r>
        <w:rPr>
          <w:rFonts w:eastAsia="仿宋_GB2312"/>
          <w:color w:val="auto"/>
          <w:sz w:val="32"/>
          <w:szCs w:val="32"/>
          <w:rPrChange w:id="3856" w:author="嗯哼" w:date="2021-09-13T09:12:00Z">
            <w:rPr>
              <w:rFonts w:ascii="仿宋" w:eastAsia="仿宋" w:hAnsi="仿宋" w:hint="eastAsia"/>
              <w:color w:val="0000CC"/>
              <w:sz w:val="28"/>
              <w:szCs w:val="28"/>
            </w:rPr>
          </w:rPrChange>
        </w:rPr>
        <w:t>”</w:t>
      </w:r>
      <w:r>
        <w:rPr>
          <w:rFonts w:eastAsia="仿宋_GB2312"/>
          <w:color w:val="auto"/>
          <w:sz w:val="32"/>
          <w:szCs w:val="32"/>
          <w:rPrChange w:id="3857" w:author="嗯哼" w:date="2021-09-13T09:12:00Z">
            <w:rPr>
              <w:rFonts w:ascii="仿宋" w:eastAsia="仿宋" w:hAnsi="仿宋" w:hint="eastAsia"/>
              <w:color w:val="0000CC"/>
              <w:sz w:val="28"/>
              <w:szCs w:val="28"/>
            </w:rPr>
          </w:rPrChange>
        </w:rPr>
        <w:t>，联通相关部门业务系统或平台，</w:t>
      </w:r>
      <w:r>
        <w:rPr>
          <w:rFonts w:eastAsia="仿宋_GB2312"/>
          <w:color w:val="auto"/>
          <w:sz w:val="32"/>
          <w:szCs w:val="32"/>
          <w:rPrChange w:id="3858" w:author="嗯哼" w:date="2021-09-13T09:12:00Z">
            <w:rPr>
              <w:rFonts w:ascii="仿宋" w:eastAsia="仿宋" w:hAnsi="仿宋" w:hint="eastAsia"/>
              <w:color w:val="auto"/>
              <w:sz w:val="28"/>
              <w:szCs w:val="28"/>
            </w:rPr>
          </w:rPrChange>
        </w:rPr>
        <w:t>数据互联共享、业务协同、平台赋能城市治理，促进城市治理从线下转为线上线下融合，从单一部门管控向更为注重部门协同治理转变，为政府部门精准决策和高效治理提供强大的技术支撑，提升城市治理能力和水平。</w:t>
      </w:r>
    </w:p>
    <w:p w14:paraId="290991FE" w14:textId="77777777" w:rsidR="00000000" w:rsidRDefault="00000000">
      <w:pPr>
        <w:spacing w:line="580" w:lineRule="exact"/>
        <w:ind w:firstLineChars="200" w:firstLine="640"/>
        <w:rPr>
          <w:rFonts w:eastAsia="黑体"/>
          <w:color w:val="auto"/>
          <w:sz w:val="32"/>
          <w:szCs w:val="32"/>
          <w:rPrChange w:id="3859" w:author="嗯哼" w:date="2021-09-13T09:12:00Z">
            <w:rPr>
              <w:rFonts w:ascii="仿宋" w:eastAsia="仿宋" w:hAnsi="仿宋" w:hint="eastAsia"/>
              <w:color w:val="auto"/>
              <w:sz w:val="28"/>
              <w:szCs w:val="28"/>
            </w:rPr>
          </w:rPrChange>
        </w:rPr>
        <w:pPrChange w:id="3860" w:author="嗯哼" w:date="2021-08-27T10:36:00Z">
          <w:pPr/>
        </w:pPrChange>
      </w:pPr>
      <w:r>
        <w:rPr>
          <w:rFonts w:eastAsia="黑体"/>
          <w:color w:val="auto"/>
          <w:sz w:val="32"/>
          <w:szCs w:val="32"/>
          <w:rPrChange w:id="3861" w:author="嗯哼" w:date="2021-09-13T09:12:00Z">
            <w:rPr>
              <w:rFonts w:ascii="仿宋" w:eastAsia="仿宋" w:hAnsi="仿宋" w:hint="eastAsia"/>
              <w:color w:val="auto"/>
              <w:sz w:val="28"/>
              <w:szCs w:val="28"/>
            </w:rPr>
          </w:rPrChange>
        </w:rPr>
        <w:t>（</w:t>
      </w:r>
      <w:r>
        <w:rPr>
          <w:rFonts w:eastAsia="黑体"/>
          <w:color w:val="auto"/>
          <w:sz w:val="32"/>
          <w:szCs w:val="32"/>
          <w:rPrChange w:id="3862" w:author="嗯哼" w:date="2021-09-13T09:12:00Z">
            <w:rPr>
              <w:rFonts w:ascii="仿宋" w:eastAsia="仿宋" w:hAnsi="仿宋" w:hint="eastAsia"/>
              <w:color w:val="auto"/>
              <w:sz w:val="28"/>
              <w:szCs w:val="28"/>
            </w:rPr>
          </w:rPrChange>
        </w:rPr>
        <w:t>6</w:t>
      </w:r>
      <w:r>
        <w:rPr>
          <w:rFonts w:eastAsia="黑体"/>
          <w:color w:val="auto"/>
          <w:sz w:val="32"/>
          <w:szCs w:val="32"/>
          <w:rPrChange w:id="3863" w:author="嗯哼" w:date="2021-09-13T09:12:00Z">
            <w:rPr>
              <w:rFonts w:ascii="仿宋" w:eastAsia="仿宋" w:hAnsi="仿宋" w:hint="eastAsia"/>
              <w:color w:val="auto"/>
              <w:sz w:val="28"/>
              <w:szCs w:val="28"/>
            </w:rPr>
          </w:rPrChange>
        </w:rPr>
        <w:t>）</w:t>
      </w:r>
      <w:r>
        <w:rPr>
          <w:rFonts w:eastAsia="黑体"/>
          <w:color w:val="auto"/>
          <w:sz w:val="32"/>
          <w:szCs w:val="32"/>
          <w:rPrChange w:id="3864" w:author="嗯哼" w:date="2021-09-13T09:12:00Z">
            <w:rPr>
              <w:rFonts w:ascii="仿宋" w:eastAsia="仿宋" w:hAnsi="仿宋" w:hint="eastAsia"/>
              <w:color w:val="auto"/>
              <w:sz w:val="28"/>
              <w:szCs w:val="28"/>
            </w:rPr>
          </w:rPrChange>
        </w:rPr>
        <w:t>“</w:t>
      </w:r>
      <w:r>
        <w:rPr>
          <w:rFonts w:eastAsia="黑体"/>
          <w:color w:val="auto"/>
          <w:sz w:val="32"/>
          <w:szCs w:val="32"/>
          <w:rPrChange w:id="3865" w:author="嗯哼" w:date="2021-09-13T09:12:00Z">
            <w:rPr>
              <w:rFonts w:ascii="仿宋" w:eastAsia="仿宋" w:hAnsi="仿宋" w:hint="eastAsia"/>
              <w:color w:val="auto"/>
              <w:sz w:val="28"/>
              <w:szCs w:val="28"/>
            </w:rPr>
          </w:rPrChange>
        </w:rPr>
        <w:t>一源五端</w:t>
      </w:r>
      <w:r>
        <w:rPr>
          <w:rFonts w:eastAsia="黑体"/>
          <w:color w:val="auto"/>
          <w:sz w:val="32"/>
          <w:szCs w:val="32"/>
          <w:rPrChange w:id="3866" w:author="嗯哼" w:date="2021-09-13T09:12:00Z">
            <w:rPr>
              <w:rFonts w:ascii="仿宋" w:eastAsia="仿宋" w:hAnsi="仿宋" w:hint="eastAsia"/>
              <w:color w:val="auto"/>
              <w:sz w:val="28"/>
              <w:szCs w:val="28"/>
            </w:rPr>
          </w:rPrChange>
        </w:rPr>
        <w:t>”</w:t>
      </w:r>
    </w:p>
    <w:p w14:paraId="6F32898C" w14:textId="77777777" w:rsidR="00B90649" w:rsidRDefault="00000000">
      <w:pPr>
        <w:spacing w:line="580" w:lineRule="exact"/>
        <w:ind w:firstLineChars="200" w:firstLine="640"/>
        <w:rPr>
          <w:rFonts w:eastAsia="仿宋_GB2312"/>
          <w:color w:val="auto"/>
          <w:sz w:val="32"/>
          <w:szCs w:val="32"/>
          <w:rPrChange w:id="3867" w:author="嗯哼" w:date="2021-09-13T09:12:00Z">
            <w:rPr>
              <w:rFonts w:ascii="仿宋" w:eastAsia="仿宋" w:hAnsi="仿宋" w:hint="eastAsia"/>
              <w:color w:val="auto"/>
              <w:sz w:val="28"/>
              <w:szCs w:val="28"/>
            </w:rPr>
          </w:rPrChange>
        </w:rPr>
      </w:pPr>
      <w:r>
        <w:rPr>
          <w:rFonts w:eastAsia="仿宋_GB2312"/>
          <w:color w:val="auto"/>
          <w:sz w:val="32"/>
          <w:szCs w:val="32"/>
          <w:rPrChange w:id="3868" w:author="嗯哼" w:date="2021-09-13T09:12:00Z">
            <w:rPr>
              <w:rFonts w:ascii="仿宋" w:eastAsia="仿宋" w:hAnsi="仿宋" w:hint="eastAsia"/>
              <w:color w:val="auto"/>
              <w:sz w:val="28"/>
              <w:szCs w:val="28"/>
            </w:rPr>
          </w:rPrChange>
        </w:rPr>
        <w:t>“</w:t>
      </w:r>
      <w:r>
        <w:rPr>
          <w:rFonts w:eastAsia="仿宋_GB2312"/>
          <w:color w:val="auto"/>
          <w:sz w:val="32"/>
          <w:szCs w:val="32"/>
          <w:rPrChange w:id="3869" w:author="嗯哼" w:date="2021-09-13T09:12:00Z">
            <w:rPr>
              <w:rFonts w:ascii="仿宋" w:eastAsia="仿宋" w:hAnsi="仿宋" w:hint="eastAsia"/>
              <w:color w:val="auto"/>
              <w:sz w:val="28"/>
              <w:szCs w:val="28"/>
            </w:rPr>
          </w:rPrChange>
        </w:rPr>
        <w:t>一源五端</w:t>
      </w:r>
      <w:r>
        <w:rPr>
          <w:rFonts w:eastAsia="仿宋_GB2312"/>
          <w:color w:val="auto"/>
          <w:sz w:val="32"/>
          <w:szCs w:val="32"/>
          <w:rPrChange w:id="3870" w:author="嗯哼" w:date="2021-09-13T09:12:00Z">
            <w:rPr>
              <w:rFonts w:ascii="仿宋" w:eastAsia="仿宋" w:hAnsi="仿宋" w:hint="eastAsia"/>
              <w:color w:val="auto"/>
              <w:sz w:val="28"/>
              <w:szCs w:val="28"/>
            </w:rPr>
          </w:rPrChange>
        </w:rPr>
        <w:t>”</w:t>
      </w:r>
      <w:r>
        <w:rPr>
          <w:rFonts w:eastAsia="仿宋_GB2312"/>
          <w:color w:val="auto"/>
          <w:sz w:val="32"/>
          <w:szCs w:val="32"/>
          <w:rPrChange w:id="3871" w:author="嗯哼" w:date="2021-09-13T09:12:00Z">
            <w:rPr>
              <w:rFonts w:ascii="仿宋" w:eastAsia="仿宋" w:hAnsi="仿宋" w:hint="eastAsia"/>
              <w:color w:val="auto"/>
              <w:sz w:val="28"/>
              <w:szCs w:val="28"/>
            </w:rPr>
          </w:rPrChange>
        </w:rPr>
        <w:t>是指将各地各部门的服务统一接入到政务服务平台，由政务服务平台统一对外提供服务，做到同一服务无差别受理、同标准办理，形成同源管理；并根据使用场景和用户需求，提供电脑端、移动端、自助端、电视端、窗口端等</w:t>
      </w:r>
      <w:r>
        <w:rPr>
          <w:rFonts w:eastAsia="仿宋_GB2312"/>
          <w:color w:val="auto"/>
          <w:sz w:val="32"/>
          <w:szCs w:val="32"/>
          <w:rPrChange w:id="3872" w:author="嗯哼" w:date="2021-09-13T09:12:00Z">
            <w:rPr>
              <w:rFonts w:ascii="仿宋" w:eastAsia="仿宋" w:hAnsi="仿宋" w:hint="eastAsia"/>
              <w:color w:val="auto"/>
              <w:sz w:val="28"/>
              <w:szCs w:val="28"/>
            </w:rPr>
          </w:rPrChange>
        </w:rPr>
        <w:t>5</w:t>
      </w:r>
      <w:r>
        <w:rPr>
          <w:rFonts w:eastAsia="仿宋_GB2312"/>
          <w:color w:val="auto"/>
          <w:sz w:val="32"/>
          <w:szCs w:val="32"/>
          <w:rPrChange w:id="3873" w:author="嗯哼" w:date="2021-09-13T09:12:00Z">
            <w:rPr>
              <w:rFonts w:ascii="仿宋" w:eastAsia="仿宋" w:hAnsi="仿宋" w:hint="eastAsia"/>
              <w:color w:val="auto"/>
              <w:sz w:val="28"/>
              <w:szCs w:val="28"/>
            </w:rPr>
          </w:rPrChange>
        </w:rPr>
        <w:t>种服务渠道，打造多端协同、城乡覆盖、数据汇聚的全渠道服务矩阵，让办事群众享受到</w:t>
      </w:r>
      <w:r>
        <w:rPr>
          <w:rFonts w:eastAsia="仿宋_GB2312"/>
          <w:color w:val="auto"/>
          <w:sz w:val="32"/>
          <w:szCs w:val="32"/>
          <w:rPrChange w:id="3874" w:author="嗯哼" w:date="2021-09-13T09:12:00Z">
            <w:rPr>
              <w:rFonts w:ascii="仿宋" w:eastAsia="仿宋" w:hAnsi="仿宋" w:hint="eastAsia"/>
              <w:color w:val="auto"/>
              <w:sz w:val="28"/>
              <w:szCs w:val="28"/>
            </w:rPr>
          </w:rPrChange>
        </w:rPr>
        <w:t>“</w:t>
      </w:r>
      <w:r>
        <w:rPr>
          <w:rFonts w:eastAsia="仿宋_GB2312"/>
          <w:color w:val="auto"/>
          <w:sz w:val="32"/>
          <w:szCs w:val="32"/>
          <w:rPrChange w:id="3875" w:author="嗯哼" w:date="2021-09-13T09:12:00Z">
            <w:rPr>
              <w:rFonts w:ascii="仿宋" w:eastAsia="仿宋" w:hAnsi="仿宋" w:hint="eastAsia"/>
              <w:color w:val="auto"/>
              <w:sz w:val="28"/>
              <w:szCs w:val="28"/>
            </w:rPr>
          </w:rPrChange>
        </w:rPr>
        <w:t>无缝隙</w:t>
      </w:r>
      <w:r>
        <w:rPr>
          <w:rFonts w:eastAsia="仿宋_GB2312"/>
          <w:color w:val="auto"/>
          <w:sz w:val="32"/>
          <w:szCs w:val="32"/>
          <w:rPrChange w:id="3876" w:author="嗯哼" w:date="2021-09-13T09:12:00Z">
            <w:rPr>
              <w:rFonts w:ascii="仿宋" w:eastAsia="仿宋" w:hAnsi="仿宋" w:hint="eastAsia"/>
              <w:color w:val="auto"/>
              <w:sz w:val="28"/>
              <w:szCs w:val="28"/>
            </w:rPr>
          </w:rPrChange>
        </w:rPr>
        <w:t>”“</w:t>
      </w:r>
      <w:r>
        <w:rPr>
          <w:rFonts w:eastAsia="仿宋_GB2312"/>
          <w:color w:val="auto"/>
          <w:sz w:val="32"/>
          <w:szCs w:val="32"/>
          <w:rPrChange w:id="3877" w:author="嗯哼" w:date="2021-09-13T09:12:00Z">
            <w:rPr>
              <w:rFonts w:ascii="仿宋" w:eastAsia="仿宋" w:hAnsi="仿宋" w:hint="eastAsia"/>
              <w:color w:val="auto"/>
              <w:sz w:val="28"/>
              <w:szCs w:val="28"/>
            </w:rPr>
          </w:rPrChange>
        </w:rPr>
        <w:t>一体化</w:t>
      </w:r>
      <w:r>
        <w:rPr>
          <w:rFonts w:eastAsia="仿宋_GB2312"/>
          <w:color w:val="auto"/>
          <w:sz w:val="32"/>
          <w:szCs w:val="32"/>
          <w:rPrChange w:id="3878" w:author="嗯哼" w:date="2021-09-13T09:12:00Z">
            <w:rPr>
              <w:rFonts w:ascii="仿宋" w:eastAsia="仿宋" w:hAnsi="仿宋" w:hint="eastAsia"/>
              <w:color w:val="auto"/>
              <w:sz w:val="28"/>
              <w:szCs w:val="28"/>
            </w:rPr>
          </w:rPrChange>
        </w:rPr>
        <w:t>”“</w:t>
      </w:r>
      <w:r>
        <w:rPr>
          <w:rFonts w:eastAsia="仿宋_GB2312"/>
          <w:color w:val="auto"/>
          <w:sz w:val="32"/>
          <w:szCs w:val="32"/>
          <w:rPrChange w:id="3879" w:author="嗯哼" w:date="2021-09-13T09:12:00Z">
            <w:rPr>
              <w:rFonts w:ascii="仿宋" w:eastAsia="仿宋" w:hAnsi="仿宋" w:hint="eastAsia"/>
              <w:color w:val="auto"/>
              <w:sz w:val="28"/>
              <w:szCs w:val="28"/>
            </w:rPr>
          </w:rPrChange>
        </w:rPr>
        <w:t>无差异</w:t>
      </w:r>
      <w:r>
        <w:rPr>
          <w:rFonts w:eastAsia="仿宋_GB2312"/>
          <w:color w:val="auto"/>
          <w:sz w:val="32"/>
          <w:szCs w:val="32"/>
          <w:rPrChange w:id="3880" w:author="嗯哼" w:date="2021-09-13T09:12:00Z">
            <w:rPr>
              <w:rFonts w:ascii="仿宋" w:eastAsia="仿宋" w:hAnsi="仿宋" w:hint="eastAsia"/>
              <w:color w:val="auto"/>
              <w:sz w:val="28"/>
              <w:szCs w:val="28"/>
            </w:rPr>
          </w:rPrChange>
        </w:rPr>
        <w:t>”</w:t>
      </w:r>
      <w:r>
        <w:rPr>
          <w:rFonts w:eastAsia="仿宋_GB2312"/>
          <w:color w:val="auto"/>
          <w:sz w:val="32"/>
          <w:szCs w:val="32"/>
          <w:rPrChange w:id="3881" w:author="嗯哼" w:date="2021-09-13T09:12:00Z">
            <w:rPr>
              <w:rFonts w:ascii="仿宋" w:eastAsia="仿宋" w:hAnsi="仿宋" w:hint="eastAsia"/>
              <w:color w:val="auto"/>
              <w:sz w:val="28"/>
              <w:szCs w:val="28"/>
            </w:rPr>
          </w:rPrChange>
        </w:rPr>
        <w:t>服务。</w:t>
      </w:r>
    </w:p>
    <w:sectPr w:rsidR="00B90649">
      <w:type w:val="oddPage"/>
      <w:pgSz w:w="11906" w:h="16838"/>
      <w:pgMar w:top="2098" w:right="1474" w:bottom="1984" w:left="1587" w:header="851" w:footer="992" w:gutter="0"/>
      <w:pgNumType w:fmt="numberInDash"/>
      <w:cols w:space="720"/>
      <w:docGrid w:type="lines" w:linePitch="31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27" w:author="嗯哼" w:date="2021-09-27T09:18:00Z" w:initials="">
    <w:p w14:paraId="1C2E0257" w14:textId="77777777" w:rsidR="00000000" w:rsidRDefault="00000000">
      <w:pPr>
        <w:pStyle w:val="aff3"/>
        <w:rPr>
          <w:rFonts w:hint="eastAsia"/>
        </w:rPr>
      </w:pPr>
      <w:r>
        <w:rPr>
          <w:rFonts w:hint="eastAsia"/>
        </w:rPr>
        <w:t>序号不对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2E02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2E0257" w16cid:durableId="00000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FA1D9" w14:textId="77777777" w:rsidR="00B90649" w:rsidRDefault="00B90649">
      <w:pPr>
        <w:spacing w:line="240" w:lineRule="auto"/>
      </w:pPr>
      <w:r>
        <w:separator/>
      </w:r>
    </w:p>
  </w:endnote>
  <w:endnote w:type="continuationSeparator" w:id="0">
    <w:p w14:paraId="017FC1B6" w14:textId="77777777" w:rsidR="00B90649" w:rsidRDefault="00B906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微软雅黑"/>
    <w:charset w:val="86"/>
    <w:family w:val="script"/>
    <w:pitch w:val="default"/>
    <w:sig w:usb0="00000001" w:usb1="080E0000" w:usb2="00000000" w:usb3="00000000" w:csb0="00040000" w:csb1="00000000"/>
  </w:font>
  <w:font w:name="楷体_GB2312">
    <w:altName w:val="微软雅黑"/>
    <w:charset w:val="86"/>
    <w:family w:val="auto"/>
    <w:pitch w:val="default"/>
    <w:sig w:usb0="00000001" w:usb1="080E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方正仿宋_GBK">
    <w:charset w:val="86"/>
    <w:family w:val="script"/>
    <w:pitch w:val="default"/>
    <w:sig w:usb0="00000001" w:usb1="080E0000" w:usb2="00000000" w:usb3="00000000" w:csb0="00040000" w:csb1="00000000"/>
  </w:font>
  <w:font w:name="仿宋_GB2312">
    <w:altName w:val="微软雅黑"/>
    <w:charset w:val="86"/>
    <w:family w:val="modern"/>
    <w:pitch w:val="default"/>
    <w:sig w:usb0="00000001" w:usb1="080E0000" w:usb2="00000000" w:usb3="00000000" w:csb0="00040000" w:csb1="00000000"/>
  </w:font>
  <w:font w:name="Batang">
    <w:altName w:val="바탕"/>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12132" w14:textId="1890F278" w:rsidR="00000000" w:rsidRDefault="008F4DFC">
    <w:pPr>
      <w:pStyle w:val="ae"/>
      <w:jc w:val="center"/>
      <w:rPr>
        <w:rFonts w:hint="eastAsia"/>
      </w:rPr>
    </w:pPr>
    <w:r>
      <w:rPr>
        <w:noProof/>
      </w:rPr>
      <mc:AlternateContent>
        <mc:Choice Requires="wps">
          <w:drawing>
            <wp:anchor distT="0" distB="0" distL="114300" distR="114300" simplePos="0" relativeHeight="251656704" behindDoc="0" locked="0" layoutInCell="1" allowOverlap="1" wp14:anchorId="064ABB55" wp14:editId="7BAC3598">
              <wp:simplePos x="0" y="0"/>
              <wp:positionH relativeFrom="margin">
                <wp:align>center</wp:align>
              </wp:positionH>
              <wp:positionV relativeFrom="paragraph">
                <wp:posOffset>0</wp:posOffset>
              </wp:positionV>
              <wp:extent cx="382905" cy="198120"/>
              <wp:effectExtent l="0" t="0" r="0" b="0"/>
              <wp:wrapNone/>
              <wp:docPr id="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6CD65D7" w14:textId="77777777" w:rsidR="00000000" w:rsidRDefault="00000000">
                          <w:pPr>
                            <w:pStyle w:val="ae"/>
                            <w:jc w:val="center"/>
                            <w:rPr>
                              <w:rFonts w:ascii="Batang" w:eastAsia="Batang" w:hAnsi="Batang" w:cs="Batang" w:hint="eastAsia"/>
                              <w:sz w:val="28"/>
                              <w:szCs w:val="28"/>
                            </w:rPr>
                          </w:pPr>
                          <w:r>
                            <w:rPr>
                              <w:rFonts w:ascii="Batang" w:eastAsia="Batang" w:hAnsi="Batang" w:cs="Batang" w:hint="eastAsia"/>
                              <w:sz w:val="24"/>
                              <w:szCs w:val="24"/>
                            </w:rPr>
                            <w:fldChar w:fldCharType="begin"/>
                          </w:r>
                          <w:r>
                            <w:rPr>
                              <w:rFonts w:ascii="Batang" w:eastAsia="Batang" w:hAnsi="Batang" w:cs="Batang" w:hint="eastAsia"/>
                              <w:sz w:val="24"/>
                              <w:szCs w:val="24"/>
                            </w:rPr>
                            <w:instrText>PAGE   \* MERGEFORMAT</w:instrText>
                          </w:r>
                          <w:r>
                            <w:rPr>
                              <w:rFonts w:ascii="Batang" w:eastAsia="Batang" w:hAnsi="Batang" w:cs="Batang" w:hint="eastAsia"/>
                              <w:sz w:val="24"/>
                              <w:szCs w:val="24"/>
                            </w:rPr>
                            <w:fldChar w:fldCharType="separate"/>
                          </w:r>
                          <w:r>
                            <w:rPr>
                              <w:rFonts w:ascii="Batang" w:eastAsia="Batang" w:hAnsi="Batang" w:cs="Batang" w:hint="eastAsia"/>
                              <w:sz w:val="24"/>
                              <w:szCs w:val="24"/>
                              <w:lang w:val="zh-CN"/>
                            </w:rPr>
                            <w:t>1</w:t>
                          </w:r>
                          <w:r>
                            <w:rPr>
                              <w:rFonts w:ascii="Batang" w:eastAsia="Batang" w:hAnsi="Batang" w:cs="Batang" w:hint="eastAsia"/>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4ABB55" id="_x0000_t202" coordsize="21600,21600" o:spt="202" path="m,l,21600r21600,l21600,xe">
              <v:stroke joinstyle="miter"/>
              <v:path gradientshapeok="t" o:connecttype="rect"/>
            </v:shapetype>
            <v:shape id="文本框 1" o:spid="_x0000_s1026" type="#_x0000_t202" style="position:absolute;left:0;text-align:left;margin-left:0;margin-top:0;width:30.15pt;height:15.6pt;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" filled="f" stroked="f">
              <v:textbox style="mso-fit-shape-to-text:t" inset="0,0,0,0">
                <w:txbxContent>
                  <w:p w14:paraId="76CD65D7" w14:textId="77777777" w:rsidR="00000000" w:rsidRDefault="00000000">
                    <w:pPr>
                      <w:pStyle w:val="ae"/>
                      <w:jc w:val="center"/>
                      <w:rPr>
                        <w:rFonts w:ascii="Batang" w:eastAsia="Batang" w:hAnsi="Batang" w:cs="Batang" w:hint="eastAsia"/>
                        <w:sz w:val="28"/>
                        <w:szCs w:val="28"/>
                      </w:rPr>
                    </w:pPr>
                    <w:r>
                      <w:rPr>
                        <w:rFonts w:ascii="Batang" w:eastAsia="Batang" w:hAnsi="Batang" w:cs="Batang" w:hint="eastAsia"/>
                        <w:sz w:val="24"/>
                        <w:szCs w:val="24"/>
                      </w:rPr>
                      <w:fldChar w:fldCharType="begin"/>
                    </w:r>
                    <w:r>
                      <w:rPr>
                        <w:rFonts w:ascii="Batang" w:eastAsia="Batang" w:hAnsi="Batang" w:cs="Batang" w:hint="eastAsia"/>
                        <w:sz w:val="24"/>
                        <w:szCs w:val="24"/>
                      </w:rPr>
                      <w:instrText>PAGE   \* MERGEFORMAT</w:instrText>
                    </w:r>
                    <w:r>
                      <w:rPr>
                        <w:rFonts w:ascii="Batang" w:eastAsia="Batang" w:hAnsi="Batang" w:cs="Batang" w:hint="eastAsia"/>
                        <w:sz w:val="24"/>
                        <w:szCs w:val="24"/>
                      </w:rPr>
                      <w:fldChar w:fldCharType="separate"/>
                    </w:r>
                    <w:r>
                      <w:rPr>
                        <w:rFonts w:ascii="Batang" w:eastAsia="Batang" w:hAnsi="Batang" w:cs="Batang" w:hint="eastAsia"/>
                        <w:sz w:val="24"/>
                        <w:szCs w:val="24"/>
                        <w:lang w:val="zh-CN"/>
                      </w:rPr>
                      <w:t>1</w:t>
                    </w:r>
                    <w:r>
                      <w:rPr>
                        <w:rFonts w:ascii="Batang" w:eastAsia="Batang" w:hAnsi="Batang" w:cs="Batang" w:hint="eastAsia"/>
                        <w:sz w:val="24"/>
                        <w:szCs w:val="24"/>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82F05" w14:textId="205D44E6" w:rsidR="00000000" w:rsidRDefault="008F4DFC">
    <w:pPr>
      <w:pStyle w:val="ae"/>
      <w:jc w:val="center"/>
    </w:pPr>
    <w:r>
      <w:rPr>
        <w:noProof/>
      </w:rPr>
      <mc:AlternateContent>
        <mc:Choice Requires="wps">
          <w:drawing>
            <wp:anchor distT="0" distB="0" distL="114300" distR="114300" simplePos="0" relativeHeight="251657728" behindDoc="0" locked="0" layoutInCell="1" allowOverlap="1" wp14:anchorId="7C01657F" wp14:editId="576387CA">
              <wp:simplePos x="0" y="0"/>
              <wp:positionH relativeFrom="margin">
                <wp:align>center</wp:align>
              </wp:positionH>
              <wp:positionV relativeFrom="paragraph">
                <wp:posOffset>0</wp:posOffset>
              </wp:positionV>
              <wp:extent cx="382905" cy="198120"/>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6FEA99E" w14:textId="77777777" w:rsidR="00000000" w:rsidRDefault="00000000">
                          <w:pPr>
                            <w:pStyle w:val="ae"/>
                            <w:jc w:val="center"/>
                          </w:pPr>
                          <w:r>
                            <w:rPr>
                              <w:rFonts w:ascii="Batang" w:eastAsia="Batang" w:hAnsi="Batang" w:cs="Batang" w:hint="eastAsia"/>
                              <w:sz w:val="24"/>
                              <w:szCs w:val="24"/>
                            </w:rPr>
                            <w:fldChar w:fldCharType="begin"/>
                          </w:r>
                          <w:r>
                            <w:rPr>
                              <w:rFonts w:ascii="Batang" w:eastAsia="Batang" w:hAnsi="Batang" w:cs="Batang" w:hint="eastAsia"/>
                              <w:sz w:val="24"/>
                              <w:szCs w:val="24"/>
                            </w:rPr>
                            <w:instrText>PAGE   \* MERGEFORMAT</w:instrText>
                          </w:r>
                          <w:r>
                            <w:rPr>
                              <w:rFonts w:ascii="Batang" w:eastAsia="Batang" w:hAnsi="Batang" w:cs="Batang" w:hint="eastAsia"/>
                              <w:sz w:val="24"/>
                              <w:szCs w:val="24"/>
                            </w:rPr>
                            <w:fldChar w:fldCharType="separate"/>
                          </w:r>
                          <w:r>
                            <w:rPr>
                              <w:rFonts w:ascii="Batang" w:eastAsia="Batang" w:hAnsi="Batang" w:cs="Batang" w:hint="eastAsia"/>
                              <w:sz w:val="24"/>
                              <w:szCs w:val="24"/>
                              <w:lang w:val="zh-CN"/>
                            </w:rPr>
                            <w:t>60</w:t>
                          </w:r>
                          <w:r>
                            <w:rPr>
                              <w:rFonts w:ascii="Batang" w:eastAsia="Batang" w:hAnsi="Batang" w:cs="Batang" w:hint="eastAsia"/>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C01657F" id="_x0000_t202" coordsize="21600,21600" o:spt="202" path="m,l,21600r21600,l21600,xe">
              <v:stroke joinstyle="miter"/>
              <v:path gradientshapeok="t" o:connecttype="rect"/>
            </v:shapetype>
            <v:shape id="文本框 2" o:spid="_x0000_s1027" type="#_x0000_t202" style="position:absolute;left:0;text-align:left;margin-left:0;margin-top:0;width:30.15pt;height:15.6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" filled="f" stroked="f">
              <v:textbox style="mso-fit-shape-to-text:t" inset="0,0,0,0">
                <w:txbxContent>
                  <w:p w14:paraId="76FEA99E" w14:textId="77777777" w:rsidR="00000000" w:rsidRDefault="00000000">
                    <w:pPr>
                      <w:pStyle w:val="ae"/>
                      <w:jc w:val="center"/>
                    </w:pPr>
                    <w:r>
                      <w:rPr>
                        <w:rFonts w:ascii="Batang" w:eastAsia="Batang" w:hAnsi="Batang" w:cs="Batang" w:hint="eastAsia"/>
                        <w:sz w:val="24"/>
                        <w:szCs w:val="24"/>
                      </w:rPr>
                      <w:fldChar w:fldCharType="begin"/>
                    </w:r>
                    <w:r>
                      <w:rPr>
                        <w:rFonts w:ascii="Batang" w:eastAsia="Batang" w:hAnsi="Batang" w:cs="Batang" w:hint="eastAsia"/>
                        <w:sz w:val="24"/>
                        <w:szCs w:val="24"/>
                      </w:rPr>
                      <w:instrText>PAGE   \* MERGEFORMAT</w:instrText>
                    </w:r>
                    <w:r>
                      <w:rPr>
                        <w:rFonts w:ascii="Batang" w:eastAsia="Batang" w:hAnsi="Batang" w:cs="Batang" w:hint="eastAsia"/>
                        <w:sz w:val="24"/>
                        <w:szCs w:val="24"/>
                      </w:rPr>
                      <w:fldChar w:fldCharType="separate"/>
                    </w:r>
                    <w:r>
                      <w:rPr>
                        <w:rFonts w:ascii="Batang" w:eastAsia="Batang" w:hAnsi="Batang" w:cs="Batang" w:hint="eastAsia"/>
                        <w:sz w:val="24"/>
                        <w:szCs w:val="24"/>
                        <w:lang w:val="zh-CN"/>
                      </w:rPr>
                      <w:t>60</w:t>
                    </w:r>
                    <w:r>
                      <w:rPr>
                        <w:rFonts w:ascii="Batang" w:eastAsia="Batang" w:hAnsi="Batang" w:cs="Batang" w:hint="eastAsia"/>
                        <w:sz w:val="24"/>
                        <w:szCs w:val="24"/>
                      </w:rPr>
                      <w:fldChar w:fldCharType="end"/>
                    </w:r>
                  </w:p>
                </w:txbxContent>
              </v:textbox>
              <w10:wrap anchorx="margin"/>
            </v:shape>
          </w:pict>
        </mc:Fallback>
      </mc:AlternateContent>
    </w:r>
  </w:p>
  <w:p w14:paraId="6A90B63E" w14:textId="77777777" w:rsidR="00000000" w:rsidRDefault="0000000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3F6A9" w14:textId="68D135B1" w:rsidR="00000000" w:rsidRDefault="008F4DFC">
    <w:pPr>
      <w:pStyle w:val="ae"/>
      <w:jc w:val="center"/>
    </w:pPr>
    <w:r>
      <w:rPr>
        <w:noProof/>
      </w:rPr>
      <mc:AlternateContent>
        <mc:Choice Requires="wps">
          <w:drawing>
            <wp:anchor distT="0" distB="0" distL="114300" distR="114300" simplePos="0" relativeHeight="251658752" behindDoc="0" locked="0" layoutInCell="1" allowOverlap="1" wp14:anchorId="5C9FBAC8" wp14:editId="7096EB63">
              <wp:simplePos x="0" y="0"/>
              <wp:positionH relativeFrom="margin">
                <wp:align>center</wp:align>
              </wp:positionH>
              <wp:positionV relativeFrom="paragraph">
                <wp:posOffset>0</wp:posOffset>
              </wp:positionV>
              <wp:extent cx="473710" cy="198120"/>
              <wp:effectExtent l="0" t="0" r="0" b="0"/>
              <wp:wrapNone/>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710"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021982C" w14:textId="77777777" w:rsidR="00000000" w:rsidRDefault="00000000">
                          <w:pPr>
                            <w:pStyle w:val="ae"/>
                            <w:jc w:val="center"/>
                          </w:pPr>
                          <w:r>
                            <w:rPr>
                              <w:rFonts w:ascii="Batang" w:eastAsia="Batang" w:hAnsi="Batang" w:cs="Batang" w:hint="eastAsia"/>
                              <w:sz w:val="24"/>
                              <w:szCs w:val="24"/>
                            </w:rPr>
                            <w:fldChar w:fldCharType="begin"/>
                          </w:r>
                          <w:r>
                            <w:rPr>
                              <w:rFonts w:ascii="Batang" w:eastAsia="Batang" w:hAnsi="Batang" w:cs="Batang" w:hint="eastAsia"/>
                              <w:sz w:val="24"/>
                              <w:szCs w:val="24"/>
                            </w:rPr>
                            <w:instrText>PAGE   \* MERGEFORMAT</w:instrText>
                          </w:r>
                          <w:r>
                            <w:rPr>
                              <w:rFonts w:ascii="Batang" w:eastAsia="Batang" w:hAnsi="Batang" w:cs="Batang" w:hint="eastAsia"/>
                              <w:sz w:val="24"/>
                              <w:szCs w:val="24"/>
                            </w:rPr>
                            <w:fldChar w:fldCharType="separate"/>
                          </w:r>
                          <w:r>
                            <w:rPr>
                              <w:rFonts w:ascii="Batang" w:eastAsia="Batang" w:hAnsi="Batang" w:cs="Batang" w:hint="eastAsia"/>
                              <w:sz w:val="24"/>
                              <w:szCs w:val="24"/>
                              <w:lang w:val="zh-CN"/>
                            </w:rPr>
                            <w:t>69</w:t>
                          </w:r>
                          <w:r>
                            <w:rPr>
                              <w:rFonts w:ascii="Batang" w:eastAsia="Batang" w:hAnsi="Batang" w:cs="Batang" w:hint="eastAsia"/>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C9FBAC8" id="_x0000_t202" coordsize="21600,21600" o:spt="202" path="m,l,21600r21600,l21600,xe">
              <v:stroke joinstyle="miter"/>
              <v:path gradientshapeok="t" o:connecttype="rect"/>
            </v:shapetype>
            <v:shape id="文本框 3" o:spid="_x0000_s1028" type="#_x0000_t202" style="position:absolute;left:0;text-align:left;margin-left:0;margin-top:0;width:37.3pt;height:15.6pt;z-index:25165875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" filled="f" stroked="f">
              <v:textbox style="mso-fit-shape-to-text:t" inset="0,0,0,0">
                <w:txbxContent>
                  <w:p w14:paraId="7021982C" w14:textId="77777777" w:rsidR="00000000" w:rsidRDefault="00000000">
                    <w:pPr>
                      <w:pStyle w:val="ae"/>
                      <w:jc w:val="center"/>
                    </w:pPr>
                    <w:r>
                      <w:rPr>
                        <w:rFonts w:ascii="Batang" w:eastAsia="Batang" w:hAnsi="Batang" w:cs="Batang" w:hint="eastAsia"/>
                        <w:sz w:val="24"/>
                        <w:szCs w:val="24"/>
                      </w:rPr>
                      <w:fldChar w:fldCharType="begin"/>
                    </w:r>
                    <w:r>
                      <w:rPr>
                        <w:rFonts w:ascii="Batang" w:eastAsia="Batang" w:hAnsi="Batang" w:cs="Batang" w:hint="eastAsia"/>
                        <w:sz w:val="24"/>
                        <w:szCs w:val="24"/>
                      </w:rPr>
                      <w:instrText>PAGE   \* MERGEFORMAT</w:instrText>
                    </w:r>
                    <w:r>
                      <w:rPr>
                        <w:rFonts w:ascii="Batang" w:eastAsia="Batang" w:hAnsi="Batang" w:cs="Batang" w:hint="eastAsia"/>
                        <w:sz w:val="24"/>
                        <w:szCs w:val="24"/>
                      </w:rPr>
                      <w:fldChar w:fldCharType="separate"/>
                    </w:r>
                    <w:r>
                      <w:rPr>
                        <w:rFonts w:ascii="Batang" w:eastAsia="Batang" w:hAnsi="Batang" w:cs="Batang" w:hint="eastAsia"/>
                        <w:sz w:val="24"/>
                        <w:szCs w:val="24"/>
                        <w:lang w:val="zh-CN"/>
                      </w:rPr>
                      <w:t>69</w:t>
                    </w:r>
                    <w:r>
                      <w:rPr>
                        <w:rFonts w:ascii="Batang" w:eastAsia="Batang" w:hAnsi="Batang" w:cs="Batang" w:hint="eastAsia"/>
                        <w:sz w:val="24"/>
                        <w:szCs w:val="24"/>
                      </w:rPr>
                      <w:fldChar w:fldCharType="end"/>
                    </w:r>
                  </w:p>
                </w:txbxContent>
              </v:textbox>
              <w10:wrap anchorx="margin"/>
            </v:shape>
          </w:pict>
        </mc:Fallback>
      </mc:AlternateContent>
    </w:r>
  </w:p>
  <w:p w14:paraId="34CA5EBA" w14:textId="77777777" w:rsidR="00000000" w:rsidRDefault="0000000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99DC4" w14:textId="77777777" w:rsidR="00B90649" w:rsidRDefault="00B90649">
      <w:pPr>
        <w:spacing w:line="240" w:lineRule="auto"/>
      </w:pPr>
      <w:r>
        <w:separator/>
      </w:r>
    </w:p>
  </w:footnote>
  <w:footnote w:type="continuationSeparator" w:id="0">
    <w:p w14:paraId="4E66D94C" w14:textId="77777777" w:rsidR="00B90649" w:rsidRDefault="00B9064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6DFF7D"/>
    <w:multiLevelType w:val="multilevel"/>
    <w:tmpl w:val="2C6DFF7D"/>
    <w:lvl w:ilvl="0">
      <w:start w:val="1"/>
      <w:numFmt w:val="chineseCountingThousand"/>
      <w:suff w:val="space"/>
      <w:lvlText w:val="%1、"/>
      <w:lvlJc w:val="left"/>
      <w:pPr>
        <w:ind w:left="425" w:hanging="425"/>
      </w:pPr>
      <w:rPr>
        <w:rFonts w:ascii="Times New Roman" w:eastAsia="宋体" w:hAnsi="Times New Roman" w:hint="eastAsia"/>
        <w:b/>
        <w:i w:val="0"/>
        <w:color w:val="000000"/>
        <w:sz w:val="32"/>
      </w:rPr>
    </w:lvl>
    <w:lvl w:ilvl="1">
      <w:start w:val="1"/>
      <w:numFmt w:val="chineseCounting"/>
      <w:suff w:val="space"/>
      <w:lvlText w:val="（%2）"/>
      <w:lvlJc w:val="left"/>
      <w:pPr>
        <w:tabs>
          <w:tab w:val="num" w:pos="0"/>
        </w:tabs>
        <w:ind w:left="425" w:hanging="425"/>
      </w:pPr>
      <w:rPr>
        <w:rFonts w:ascii="宋体" w:eastAsia="宋体" w:hAnsi="宋体" w:cs="宋体" w:hint="eastAsia"/>
        <w:b/>
        <w:i w:val="0"/>
        <w:color w:val="000000"/>
        <w:sz w:val="30"/>
      </w:rPr>
    </w:lvl>
    <w:lvl w:ilvl="2">
      <w:start w:val="1"/>
      <w:numFmt w:val="decimal"/>
      <w:suff w:val="space"/>
      <w:lvlText w:val="%3."/>
      <w:lvlJc w:val="left"/>
      <w:pPr>
        <w:ind w:left="3120" w:firstLine="0"/>
      </w:pPr>
      <w:rPr>
        <w:rFonts w:ascii="Times New Roman" w:eastAsia="宋体" w:hAnsi="Times New Roman" w:hint="eastAsia"/>
        <w:b/>
        <w:i w:val="0"/>
        <w:color w:val="000000"/>
        <w:sz w:val="28"/>
      </w:rPr>
    </w:lvl>
    <w:lvl w:ilvl="3">
      <w:start w:val="1"/>
      <w:numFmt w:val="decimal"/>
      <w:suff w:val="nothing"/>
      <w:lvlText w:val="（%4）"/>
      <w:lvlJc w:val="left"/>
      <w:pPr>
        <w:ind w:left="2978" w:firstLine="0"/>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28832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attachedTemplate r:id="rId1"/>
  <w:defaultTabStop w:val="420"/>
  <w:drawingGridVerticalSpacing w:val="159"/>
  <w:noPunctuationKerning/>
  <w:characterSpacingControl w:val="compressPunctuation"/>
  <w:hdrShapeDefaults>
    <o:shapedefaults v:ext="edit" spidmax="2050" fill="f" stroke="f">
      <v:fill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APA 6th X4 czg&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t29zdxe9nfr00leef06vevxwz5xax09vde2d&quot;&gt;社会流动与社会保障&lt;record-ids&gt;&lt;item&gt;1903&lt;/item&gt;&lt;item&gt;1920&lt;/item&gt;&lt;item&gt;1922&lt;/item&gt;&lt;item&gt;1926&lt;/item&gt;&lt;item&gt;1928&lt;/item&gt;&lt;item&gt;1953&lt;/item&gt;&lt;item&gt;1966&lt;/item&gt;&lt;item&gt;1968&lt;/item&gt;&lt;item&gt;1970&lt;/item&gt;&lt;item&gt;2010&lt;/item&gt;&lt;item&gt;2011&lt;/item&gt;&lt;/record-ids&gt;&lt;/item&gt;&lt;/Libraries&gt;"/>
  </w:docVars>
  <w:rsids>
    <w:rsidRoot w:val="00C57295"/>
    <w:rsid w:val="00002561"/>
    <w:rsid w:val="0000765E"/>
    <w:rsid w:val="00011E57"/>
    <w:rsid w:val="00011F90"/>
    <w:rsid w:val="00012B27"/>
    <w:rsid w:val="00013D87"/>
    <w:rsid w:val="00015AA1"/>
    <w:rsid w:val="00016C2B"/>
    <w:rsid w:val="000208DF"/>
    <w:rsid w:val="00021E42"/>
    <w:rsid w:val="00021FC9"/>
    <w:rsid w:val="00022355"/>
    <w:rsid w:val="000226A2"/>
    <w:rsid w:val="00031F35"/>
    <w:rsid w:val="00032C62"/>
    <w:rsid w:val="00033D89"/>
    <w:rsid w:val="00035060"/>
    <w:rsid w:val="000361F4"/>
    <w:rsid w:val="0003732B"/>
    <w:rsid w:val="00037A16"/>
    <w:rsid w:val="00037F00"/>
    <w:rsid w:val="00037F31"/>
    <w:rsid w:val="00040574"/>
    <w:rsid w:val="00041D8B"/>
    <w:rsid w:val="000430B4"/>
    <w:rsid w:val="00043BD2"/>
    <w:rsid w:val="00043F35"/>
    <w:rsid w:val="00045937"/>
    <w:rsid w:val="00047201"/>
    <w:rsid w:val="00047C53"/>
    <w:rsid w:val="000535CD"/>
    <w:rsid w:val="000541ED"/>
    <w:rsid w:val="000542E6"/>
    <w:rsid w:val="00054514"/>
    <w:rsid w:val="00055299"/>
    <w:rsid w:val="0005623A"/>
    <w:rsid w:val="000562E7"/>
    <w:rsid w:val="00057F10"/>
    <w:rsid w:val="00061902"/>
    <w:rsid w:val="00063975"/>
    <w:rsid w:val="0006474C"/>
    <w:rsid w:val="00065F24"/>
    <w:rsid w:val="0007084B"/>
    <w:rsid w:val="00070922"/>
    <w:rsid w:val="00074ACA"/>
    <w:rsid w:val="000757A2"/>
    <w:rsid w:val="000758A3"/>
    <w:rsid w:val="00075DAD"/>
    <w:rsid w:val="00075F89"/>
    <w:rsid w:val="00077230"/>
    <w:rsid w:val="0008057B"/>
    <w:rsid w:val="00081559"/>
    <w:rsid w:val="00082360"/>
    <w:rsid w:val="00083144"/>
    <w:rsid w:val="000839B8"/>
    <w:rsid w:val="000841A2"/>
    <w:rsid w:val="00084BC6"/>
    <w:rsid w:val="00084EB2"/>
    <w:rsid w:val="00086535"/>
    <w:rsid w:val="00086621"/>
    <w:rsid w:val="00086B44"/>
    <w:rsid w:val="00086CF6"/>
    <w:rsid w:val="00086F0D"/>
    <w:rsid w:val="00087843"/>
    <w:rsid w:val="00094970"/>
    <w:rsid w:val="00095B0A"/>
    <w:rsid w:val="00095E1B"/>
    <w:rsid w:val="000966EA"/>
    <w:rsid w:val="000968F1"/>
    <w:rsid w:val="0009768F"/>
    <w:rsid w:val="00097ED8"/>
    <w:rsid w:val="000A0E74"/>
    <w:rsid w:val="000A164E"/>
    <w:rsid w:val="000A18DD"/>
    <w:rsid w:val="000A29F3"/>
    <w:rsid w:val="000A2CF7"/>
    <w:rsid w:val="000A3576"/>
    <w:rsid w:val="000A418F"/>
    <w:rsid w:val="000A43E7"/>
    <w:rsid w:val="000A4A98"/>
    <w:rsid w:val="000A7CFA"/>
    <w:rsid w:val="000B07A8"/>
    <w:rsid w:val="000B0899"/>
    <w:rsid w:val="000B18A3"/>
    <w:rsid w:val="000B34D9"/>
    <w:rsid w:val="000B6CE2"/>
    <w:rsid w:val="000B6E4D"/>
    <w:rsid w:val="000C18E8"/>
    <w:rsid w:val="000C1CD2"/>
    <w:rsid w:val="000C28A2"/>
    <w:rsid w:val="000C2B20"/>
    <w:rsid w:val="000C2B4E"/>
    <w:rsid w:val="000C2D32"/>
    <w:rsid w:val="000C3470"/>
    <w:rsid w:val="000C375F"/>
    <w:rsid w:val="000C3A40"/>
    <w:rsid w:val="000C3A9B"/>
    <w:rsid w:val="000C3E52"/>
    <w:rsid w:val="000C3FC1"/>
    <w:rsid w:val="000C5741"/>
    <w:rsid w:val="000C6696"/>
    <w:rsid w:val="000C6823"/>
    <w:rsid w:val="000C7FBE"/>
    <w:rsid w:val="000D16B3"/>
    <w:rsid w:val="000D1931"/>
    <w:rsid w:val="000D2766"/>
    <w:rsid w:val="000D282D"/>
    <w:rsid w:val="000D311D"/>
    <w:rsid w:val="000D36FB"/>
    <w:rsid w:val="000D3A81"/>
    <w:rsid w:val="000D7CD4"/>
    <w:rsid w:val="000E0447"/>
    <w:rsid w:val="000E3AEF"/>
    <w:rsid w:val="000E3D95"/>
    <w:rsid w:val="000E3EFE"/>
    <w:rsid w:val="000E6AED"/>
    <w:rsid w:val="000E75B7"/>
    <w:rsid w:val="000E7BE1"/>
    <w:rsid w:val="000F0AA2"/>
    <w:rsid w:val="000F16B7"/>
    <w:rsid w:val="000F228E"/>
    <w:rsid w:val="000F268B"/>
    <w:rsid w:val="000F5C8E"/>
    <w:rsid w:val="000F7AE7"/>
    <w:rsid w:val="0010116A"/>
    <w:rsid w:val="001029B7"/>
    <w:rsid w:val="00103A7A"/>
    <w:rsid w:val="00103F18"/>
    <w:rsid w:val="0010403E"/>
    <w:rsid w:val="00110E26"/>
    <w:rsid w:val="00111727"/>
    <w:rsid w:val="001144E0"/>
    <w:rsid w:val="001146DE"/>
    <w:rsid w:val="00114C94"/>
    <w:rsid w:val="00115152"/>
    <w:rsid w:val="00116400"/>
    <w:rsid w:val="00116554"/>
    <w:rsid w:val="00117908"/>
    <w:rsid w:val="001207C0"/>
    <w:rsid w:val="00120B4F"/>
    <w:rsid w:val="00120E8F"/>
    <w:rsid w:val="00121ACD"/>
    <w:rsid w:val="00122033"/>
    <w:rsid w:val="0012304B"/>
    <w:rsid w:val="0012333C"/>
    <w:rsid w:val="00123FA4"/>
    <w:rsid w:val="001250E6"/>
    <w:rsid w:val="00125605"/>
    <w:rsid w:val="00127070"/>
    <w:rsid w:val="00127BD0"/>
    <w:rsid w:val="0013038B"/>
    <w:rsid w:val="00130B45"/>
    <w:rsid w:val="00134ABA"/>
    <w:rsid w:val="00134BF6"/>
    <w:rsid w:val="001352E7"/>
    <w:rsid w:val="001359E2"/>
    <w:rsid w:val="00136EFD"/>
    <w:rsid w:val="00140567"/>
    <w:rsid w:val="00140F0A"/>
    <w:rsid w:val="001414CF"/>
    <w:rsid w:val="00145B80"/>
    <w:rsid w:val="001505FF"/>
    <w:rsid w:val="00150A67"/>
    <w:rsid w:val="00152EB7"/>
    <w:rsid w:val="001545F9"/>
    <w:rsid w:val="00154652"/>
    <w:rsid w:val="00154D8E"/>
    <w:rsid w:val="00155D6F"/>
    <w:rsid w:val="001563D4"/>
    <w:rsid w:val="00157143"/>
    <w:rsid w:val="001600A3"/>
    <w:rsid w:val="0016033D"/>
    <w:rsid w:val="00161646"/>
    <w:rsid w:val="00162630"/>
    <w:rsid w:val="001635B7"/>
    <w:rsid w:val="001669DE"/>
    <w:rsid w:val="00166AA9"/>
    <w:rsid w:val="001702F4"/>
    <w:rsid w:val="001713B3"/>
    <w:rsid w:val="00171777"/>
    <w:rsid w:val="00172AE8"/>
    <w:rsid w:val="00173520"/>
    <w:rsid w:val="001743D4"/>
    <w:rsid w:val="001745C6"/>
    <w:rsid w:val="001755F6"/>
    <w:rsid w:val="00177039"/>
    <w:rsid w:val="00177642"/>
    <w:rsid w:val="00177AFF"/>
    <w:rsid w:val="001801A1"/>
    <w:rsid w:val="00180742"/>
    <w:rsid w:val="00181616"/>
    <w:rsid w:val="0018175A"/>
    <w:rsid w:val="001854D1"/>
    <w:rsid w:val="00190B14"/>
    <w:rsid w:val="00191690"/>
    <w:rsid w:val="00192E59"/>
    <w:rsid w:val="00194058"/>
    <w:rsid w:val="0019436A"/>
    <w:rsid w:val="00194959"/>
    <w:rsid w:val="00194DA1"/>
    <w:rsid w:val="00196772"/>
    <w:rsid w:val="00196C89"/>
    <w:rsid w:val="001977A2"/>
    <w:rsid w:val="001A0D87"/>
    <w:rsid w:val="001A0DFD"/>
    <w:rsid w:val="001A135A"/>
    <w:rsid w:val="001A17EC"/>
    <w:rsid w:val="001A2293"/>
    <w:rsid w:val="001A22CD"/>
    <w:rsid w:val="001A469B"/>
    <w:rsid w:val="001A4823"/>
    <w:rsid w:val="001A5624"/>
    <w:rsid w:val="001A7499"/>
    <w:rsid w:val="001B0172"/>
    <w:rsid w:val="001B1430"/>
    <w:rsid w:val="001B1752"/>
    <w:rsid w:val="001B1DC7"/>
    <w:rsid w:val="001B29F9"/>
    <w:rsid w:val="001B2CB2"/>
    <w:rsid w:val="001B4BE0"/>
    <w:rsid w:val="001B50CC"/>
    <w:rsid w:val="001B5203"/>
    <w:rsid w:val="001B5209"/>
    <w:rsid w:val="001B6D64"/>
    <w:rsid w:val="001B76DA"/>
    <w:rsid w:val="001C1C10"/>
    <w:rsid w:val="001C23CE"/>
    <w:rsid w:val="001C2EA2"/>
    <w:rsid w:val="001C38DA"/>
    <w:rsid w:val="001C4EC7"/>
    <w:rsid w:val="001C58F4"/>
    <w:rsid w:val="001C6636"/>
    <w:rsid w:val="001D04CD"/>
    <w:rsid w:val="001D0AB5"/>
    <w:rsid w:val="001D0B24"/>
    <w:rsid w:val="001D1FCD"/>
    <w:rsid w:val="001D2980"/>
    <w:rsid w:val="001D2B6F"/>
    <w:rsid w:val="001D3B3F"/>
    <w:rsid w:val="001D3DB8"/>
    <w:rsid w:val="001D651E"/>
    <w:rsid w:val="001D670E"/>
    <w:rsid w:val="001D79D5"/>
    <w:rsid w:val="001E18AB"/>
    <w:rsid w:val="001E29F8"/>
    <w:rsid w:val="001E30E6"/>
    <w:rsid w:val="001E31DE"/>
    <w:rsid w:val="001E3CC4"/>
    <w:rsid w:val="001E5B05"/>
    <w:rsid w:val="001E5E0C"/>
    <w:rsid w:val="001E6324"/>
    <w:rsid w:val="001E6E77"/>
    <w:rsid w:val="001E6F84"/>
    <w:rsid w:val="001E707E"/>
    <w:rsid w:val="001E79DF"/>
    <w:rsid w:val="001F2BB8"/>
    <w:rsid w:val="001F3677"/>
    <w:rsid w:val="001F6B46"/>
    <w:rsid w:val="001F7A12"/>
    <w:rsid w:val="001F7B33"/>
    <w:rsid w:val="00200E71"/>
    <w:rsid w:val="00201354"/>
    <w:rsid w:val="00202224"/>
    <w:rsid w:val="002037CE"/>
    <w:rsid w:val="00203CDA"/>
    <w:rsid w:val="00204836"/>
    <w:rsid w:val="00204CD0"/>
    <w:rsid w:val="002050AE"/>
    <w:rsid w:val="002050C0"/>
    <w:rsid w:val="002058BA"/>
    <w:rsid w:val="0020597B"/>
    <w:rsid w:val="00205986"/>
    <w:rsid w:val="0020648F"/>
    <w:rsid w:val="002071B1"/>
    <w:rsid w:val="00212140"/>
    <w:rsid w:val="00212677"/>
    <w:rsid w:val="00212F4D"/>
    <w:rsid w:val="00213F0F"/>
    <w:rsid w:val="002142E3"/>
    <w:rsid w:val="002164FE"/>
    <w:rsid w:val="00216A16"/>
    <w:rsid w:val="00216FA0"/>
    <w:rsid w:val="0021772C"/>
    <w:rsid w:val="00217924"/>
    <w:rsid w:val="00217C15"/>
    <w:rsid w:val="002208C5"/>
    <w:rsid w:val="00221EFF"/>
    <w:rsid w:val="002222A4"/>
    <w:rsid w:val="002231EF"/>
    <w:rsid w:val="00223465"/>
    <w:rsid w:val="0022436E"/>
    <w:rsid w:val="00224465"/>
    <w:rsid w:val="002248F1"/>
    <w:rsid w:val="00225ED1"/>
    <w:rsid w:val="0022610C"/>
    <w:rsid w:val="00226346"/>
    <w:rsid w:val="00226CBA"/>
    <w:rsid w:val="002313C6"/>
    <w:rsid w:val="00231FB6"/>
    <w:rsid w:val="00233907"/>
    <w:rsid w:val="00235B53"/>
    <w:rsid w:val="00236E2F"/>
    <w:rsid w:val="00236E86"/>
    <w:rsid w:val="00237890"/>
    <w:rsid w:val="00240CAF"/>
    <w:rsid w:val="00241337"/>
    <w:rsid w:val="00241A57"/>
    <w:rsid w:val="00241ED8"/>
    <w:rsid w:val="002423AC"/>
    <w:rsid w:val="0024383F"/>
    <w:rsid w:val="002439EF"/>
    <w:rsid w:val="0024487E"/>
    <w:rsid w:val="00244CF4"/>
    <w:rsid w:val="00245414"/>
    <w:rsid w:val="00245C31"/>
    <w:rsid w:val="00247C21"/>
    <w:rsid w:val="00250CE2"/>
    <w:rsid w:val="00252ADB"/>
    <w:rsid w:val="002535F0"/>
    <w:rsid w:val="00254AA9"/>
    <w:rsid w:val="00255907"/>
    <w:rsid w:val="00256BD1"/>
    <w:rsid w:val="00260132"/>
    <w:rsid w:val="00261498"/>
    <w:rsid w:val="0026177E"/>
    <w:rsid w:val="00264316"/>
    <w:rsid w:val="002662EA"/>
    <w:rsid w:val="00267039"/>
    <w:rsid w:val="002671EF"/>
    <w:rsid w:val="0027021B"/>
    <w:rsid w:val="0027047F"/>
    <w:rsid w:val="00271A85"/>
    <w:rsid w:val="00272016"/>
    <w:rsid w:val="00273266"/>
    <w:rsid w:val="002739EF"/>
    <w:rsid w:val="002746C6"/>
    <w:rsid w:val="00274C3E"/>
    <w:rsid w:val="00274E22"/>
    <w:rsid w:val="00275438"/>
    <w:rsid w:val="00275BE6"/>
    <w:rsid w:val="00277004"/>
    <w:rsid w:val="00277ECA"/>
    <w:rsid w:val="0028031B"/>
    <w:rsid w:val="00281D52"/>
    <w:rsid w:val="002826D0"/>
    <w:rsid w:val="002828A1"/>
    <w:rsid w:val="00282DEB"/>
    <w:rsid w:val="00282E36"/>
    <w:rsid w:val="00283372"/>
    <w:rsid w:val="002840BF"/>
    <w:rsid w:val="0028422A"/>
    <w:rsid w:val="002843D1"/>
    <w:rsid w:val="00284A76"/>
    <w:rsid w:val="00285CB0"/>
    <w:rsid w:val="00286A36"/>
    <w:rsid w:val="00292C3B"/>
    <w:rsid w:val="00292CFE"/>
    <w:rsid w:val="002933AD"/>
    <w:rsid w:val="0029443B"/>
    <w:rsid w:val="00294C9B"/>
    <w:rsid w:val="00296579"/>
    <w:rsid w:val="0029792F"/>
    <w:rsid w:val="00297DB5"/>
    <w:rsid w:val="002A2185"/>
    <w:rsid w:val="002A280C"/>
    <w:rsid w:val="002A322B"/>
    <w:rsid w:val="002A5CE7"/>
    <w:rsid w:val="002A66A7"/>
    <w:rsid w:val="002A6C61"/>
    <w:rsid w:val="002A79A9"/>
    <w:rsid w:val="002B0A9C"/>
    <w:rsid w:val="002B12F3"/>
    <w:rsid w:val="002B14CB"/>
    <w:rsid w:val="002B2014"/>
    <w:rsid w:val="002B3428"/>
    <w:rsid w:val="002B42A9"/>
    <w:rsid w:val="002B642A"/>
    <w:rsid w:val="002C0DC8"/>
    <w:rsid w:val="002C1282"/>
    <w:rsid w:val="002C1D9B"/>
    <w:rsid w:val="002C464D"/>
    <w:rsid w:val="002C5CA7"/>
    <w:rsid w:val="002C5E41"/>
    <w:rsid w:val="002C63B2"/>
    <w:rsid w:val="002C6CAF"/>
    <w:rsid w:val="002C7BCD"/>
    <w:rsid w:val="002D04A1"/>
    <w:rsid w:val="002D075F"/>
    <w:rsid w:val="002D2952"/>
    <w:rsid w:val="002D4DB6"/>
    <w:rsid w:val="002D6940"/>
    <w:rsid w:val="002D6A78"/>
    <w:rsid w:val="002D719B"/>
    <w:rsid w:val="002E0A39"/>
    <w:rsid w:val="002E1710"/>
    <w:rsid w:val="002E3EC0"/>
    <w:rsid w:val="002E4084"/>
    <w:rsid w:val="002E4969"/>
    <w:rsid w:val="002E5023"/>
    <w:rsid w:val="002E5E25"/>
    <w:rsid w:val="002E5EA9"/>
    <w:rsid w:val="002E66B0"/>
    <w:rsid w:val="002E69DE"/>
    <w:rsid w:val="002F01FB"/>
    <w:rsid w:val="002F11F4"/>
    <w:rsid w:val="002F36EF"/>
    <w:rsid w:val="002F6496"/>
    <w:rsid w:val="002F6A79"/>
    <w:rsid w:val="0030020A"/>
    <w:rsid w:val="00300B94"/>
    <w:rsid w:val="00302112"/>
    <w:rsid w:val="0030412B"/>
    <w:rsid w:val="003044A6"/>
    <w:rsid w:val="0030564F"/>
    <w:rsid w:val="00307035"/>
    <w:rsid w:val="00307795"/>
    <w:rsid w:val="00307B57"/>
    <w:rsid w:val="00307FE7"/>
    <w:rsid w:val="00311419"/>
    <w:rsid w:val="00312610"/>
    <w:rsid w:val="0031593C"/>
    <w:rsid w:val="00315AE4"/>
    <w:rsid w:val="00317996"/>
    <w:rsid w:val="003203EE"/>
    <w:rsid w:val="00320749"/>
    <w:rsid w:val="00321217"/>
    <w:rsid w:val="00321F6D"/>
    <w:rsid w:val="00321F85"/>
    <w:rsid w:val="0032267D"/>
    <w:rsid w:val="00323E96"/>
    <w:rsid w:val="0032504C"/>
    <w:rsid w:val="0032744C"/>
    <w:rsid w:val="0032761E"/>
    <w:rsid w:val="00327E69"/>
    <w:rsid w:val="00331B3C"/>
    <w:rsid w:val="00334356"/>
    <w:rsid w:val="003357A6"/>
    <w:rsid w:val="003364CC"/>
    <w:rsid w:val="003366AB"/>
    <w:rsid w:val="0033699E"/>
    <w:rsid w:val="003371BE"/>
    <w:rsid w:val="00337FB9"/>
    <w:rsid w:val="00340872"/>
    <w:rsid w:val="00342D79"/>
    <w:rsid w:val="00343094"/>
    <w:rsid w:val="0034381E"/>
    <w:rsid w:val="00343BF7"/>
    <w:rsid w:val="00343D01"/>
    <w:rsid w:val="00343D8F"/>
    <w:rsid w:val="003464AE"/>
    <w:rsid w:val="003507BD"/>
    <w:rsid w:val="00351162"/>
    <w:rsid w:val="00351D19"/>
    <w:rsid w:val="00351F84"/>
    <w:rsid w:val="00354CA9"/>
    <w:rsid w:val="00355EA5"/>
    <w:rsid w:val="0036175F"/>
    <w:rsid w:val="00363393"/>
    <w:rsid w:val="003663BD"/>
    <w:rsid w:val="00366A06"/>
    <w:rsid w:val="0036708C"/>
    <w:rsid w:val="00367AA9"/>
    <w:rsid w:val="00367D55"/>
    <w:rsid w:val="00371249"/>
    <w:rsid w:val="00371A0C"/>
    <w:rsid w:val="003745FC"/>
    <w:rsid w:val="003758F3"/>
    <w:rsid w:val="003762D5"/>
    <w:rsid w:val="00376D69"/>
    <w:rsid w:val="003827BC"/>
    <w:rsid w:val="003845F1"/>
    <w:rsid w:val="00384D0E"/>
    <w:rsid w:val="0038551A"/>
    <w:rsid w:val="0038585C"/>
    <w:rsid w:val="00387297"/>
    <w:rsid w:val="00387A22"/>
    <w:rsid w:val="00390699"/>
    <w:rsid w:val="00391BD5"/>
    <w:rsid w:val="00393C26"/>
    <w:rsid w:val="0039602D"/>
    <w:rsid w:val="00397091"/>
    <w:rsid w:val="003974F6"/>
    <w:rsid w:val="003A0046"/>
    <w:rsid w:val="003A0D21"/>
    <w:rsid w:val="003A0F8F"/>
    <w:rsid w:val="003A2018"/>
    <w:rsid w:val="003A33D4"/>
    <w:rsid w:val="003A345D"/>
    <w:rsid w:val="003A3B08"/>
    <w:rsid w:val="003A406C"/>
    <w:rsid w:val="003A43C1"/>
    <w:rsid w:val="003A45D8"/>
    <w:rsid w:val="003A5320"/>
    <w:rsid w:val="003A5781"/>
    <w:rsid w:val="003A68A2"/>
    <w:rsid w:val="003A73CF"/>
    <w:rsid w:val="003A7BA4"/>
    <w:rsid w:val="003B04B9"/>
    <w:rsid w:val="003B0FD9"/>
    <w:rsid w:val="003B16A2"/>
    <w:rsid w:val="003B6142"/>
    <w:rsid w:val="003B6CD5"/>
    <w:rsid w:val="003C0143"/>
    <w:rsid w:val="003C08FB"/>
    <w:rsid w:val="003C226A"/>
    <w:rsid w:val="003C263C"/>
    <w:rsid w:val="003C32E7"/>
    <w:rsid w:val="003C3311"/>
    <w:rsid w:val="003C3482"/>
    <w:rsid w:val="003C4B6C"/>
    <w:rsid w:val="003C65B1"/>
    <w:rsid w:val="003C6ABE"/>
    <w:rsid w:val="003C750F"/>
    <w:rsid w:val="003C78BD"/>
    <w:rsid w:val="003C7D70"/>
    <w:rsid w:val="003D0C08"/>
    <w:rsid w:val="003D2124"/>
    <w:rsid w:val="003D2F3D"/>
    <w:rsid w:val="003D300F"/>
    <w:rsid w:val="003D4100"/>
    <w:rsid w:val="003D427C"/>
    <w:rsid w:val="003D4F83"/>
    <w:rsid w:val="003D6DA4"/>
    <w:rsid w:val="003E041C"/>
    <w:rsid w:val="003E22D0"/>
    <w:rsid w:val="003E4C60"/>
    <w:rsid w:val="003E530B"/>
    <w:rsid w:val="003E5773"/>
    <w:rsid w:val="003E6E51"/>
    <w:rsid w:val="003E71C2"/>
    <w:rsid w:val="003E7D37"/>
    <w:rsid w:val="003F07D0"/>
    <w:rsid w:val="003F0B95"/>
    <w:rsid w:val="003F0FFE"/>
    <w:rsid w:val="003F1487"/>
    <w:rsid w:val="003F5A1B"/>
    <w:rsid w:val="003F5B15"/>
    <w:rsid w:val="003F649C"/>
    <w:rsid w:val="003F6B82"/>
    <w:rsid w:val="004016B7"/>
    <w:rsid w:val="00401A12"/>
    <w:rsid w:val="004032EF"/>
    <w:rsid w:val="00404395"/>
    <w:rsid w:val="00404CE4"/>
    <w:rsid w:val="00405685"/>
    <w:rsid w:val="0040590F"/>
    <w:rsid w:val="004069B2"/>
    <w:rsid w:val="00407E12"/>
    <w:rsid w:val="00407FFB"/>
    <w:rsid w:val="00411708"/>
    <w:rsid w:val="00413065"/>
    <w:rsid w:val="00415F63"/>
    <w:rsid w:val="0041797E"/>
    <w:rsid w:val="00417BCF"/>
    <w:rsid w:val="00420A41"/>
    <w:rsid w:val="00421E0C"/>
    <w:rsid w:val="004243AB"/>
    <w:rsid w:val="004243F1"/>
    <w:rsid w:val="004244B2"/>
    <w:rsid w:val="004245D6"/>
    <w:rsid w:val="00424DF6"/>
    <w:rsid w:val="004252D1"/>
    <w:rsid w:val="00425CF3"/>
    <w:rsid w:val="00426B4F"/>
    <w:rsid w:val="00427BF3"/>
    <w:rsid w:val="00430EAC"/>
    <w:rsid w:val="00431089"/>
    <w:rsid w:val="00432BF9"/>
    <w:rsid w:val="00434017"/>
    <w:rsid w:val="004350A6"/>
    <w:rsid w:val="00436EE8"/>
    <w:rsid w:val="00437D61"/>
    <w:rsid w:val="0044099F"/>
    <w:rsid w:val="00440AA9"/>
    <w:rsid w:val="00440EEE"/>
    <w:rsid w:val="004421AE"/>
    <w:rsid w:val="00444125"/>
    <w:rsid w:val="004445D5"/>
    <w:rsid w:val="00445031"/>
    <w:rsid w:val="0044577D"/>
    <w:rsid w:val="00445B36"/>
    <w:rsid w:val="00446CAA"/>
    <w:rsid w:val="004514F0"/>
    <w:rsid w:val="00451C0E"/>
    <w:rsid w:val="00453AA1"/>
    <w:rsid w:val="00454EB4"/>
    <w:rsid w:val="00455EB6"/>
    <w:rsid w:val="004606C7"/>
    <w:rsid w:val="00462570"/>
    <w:rsid w:val="0046339F"/>
    <w:rsid w:val="0046453A"/>
    <w:rsid w:val="00466E87"/>
    <w:rsid w:val="00467471"/>
    <w:rsid w:val="00467AF7"/>
    <w:rsid w:val="00470AC1"/>
    <w:rsid w:val="00472087"/>
    <w:rsid w:val="004720D9"/>
    <w:rsid w:val="00472411"/>
    <w:rsid w:val="00474A1B"/>
    <w:rsid w:val="004751B4"/>
    <w:rsid w:val="00475639"/>
    <w:rsid w:val="00475E3C"/>
    <w:rsid w:val="00476088"/>
    <w:rsid w:val="00476601"/>
    <w:rsid w:val="00476BDD"/>
    <w:rsid w:val="00476FC1"/>
    <w:rsid w:val="0047741D"/>
    <w:rsid w:val="0048025F"/>
    <w:rsid w:val="00480755"/>
    <w:rsid w:val="00483A50"/>
    <w:rsid w:val="00483B3A"/>
    <w:rsid w:val="0048525F"/>
    <w:rsid w:val="00485E01"/>
    <w:rsid w:val="0048719D"/>
    <w:rsid w:val="00487557"/>
    <w:rsid w:val="004900EB"/>
    <w:rsid w:val="00491609"/>
    <w:rsid w:val="00491D8C"/>
    <w:rsid w:val="0049250C"/>
    <w:rsid w:val="004942BD"/>
    <w:rsid w:val="004943DA"/>
    <w:rsid w:val="00495297"/>
    <w:rsid w:val="00496367"/>
    <w:rsid w:val="00496495"/>
    <w:rsid w:val="004968CE"/>
    <w:rsid w:val="00496959"/>
    <w:rsid w:val="0049741F"/>
    <w:rsid w:val="004A00A6"/>
    <w:rsid w:val="004A03FB"/>
    <w:rsid w:val="004A0B02"/>
    <w:rsid w:val="004A2E93"/>
    <w:rsid w:val="004A3320"/>
    <w:rsid w:val="004A3EA6"/>
    <w:rsid w:val="004A3F61"/>
    <w:rsid w:val="004A49B2"/>
    <w:rsid w:val="004A4F7E"/>
    <w:rsid w:val="004A5623"/>
    <w:rsid w:val="004A61F2"/>
    <w:rsid w:val="004A72F0"/>
    <w:rsid w:val="004B0254"/>
    <w:rsid w:val="004B0965"/>
    <w:rsid w:val="004B3278"/>
    <w:rsid w:val="004B3559"/>
    <w:rsid w:val="004B4BD9"/>
    <w:rsid w:val="004B4EC8"/>
    <w:rsid w:val="004B75CE"/>
    <w:rsid w:val="004C0386"/>
    <w:rsid w:val="004C07BD"/>
    <w:rsid w:val="004C0A90"/>
    <w:rsid w:val="004C25C9"/>
    <w:rsid w:val="004C2AAF"/>
    <w:rsid w:val="004C2B78"/>
    <w:rsid w:val="004C4D0D"/>
    <w:rsid w:val="004C598D"/>
    <w:rsid w:val="004C7D1D"/>
    <w:rsid w:val="004D13CD"/>
    <w:rsid w:val="004D3D5E"/>
    <w:rsid w:val="004D694D"/>
    <w:rsid w:val="004D6D9F"/>
    <w:rsid w:val="004E13F3"/>
    <w:rsid w:val="004E16D6"/>
    <w:rsid w:val="004E21D3"/>
    <w:rsid w:val="004E2A5A"/>
    <w:rsid w:val="004E33C8"/>
    <w:rsid w:val="004E33D3"/>
    <w:rsid w:val="004E390E"/>
    <w:rsid w:val="004E3CF6"/>
    <w:rsid w:val="004E429E"/>
    <w:rsid w:val="004E46D6"/>
    <w:rsid w:val="004E6804"/>
    <w:rsid w:val="004E6DDE"/>
    <w:rsid w:val="004F3AF1"/>
    <w:rsid w:val="004F5ECF"/>
    <w:rsid w:val="004F6004"/>
    <w:rsid w:val="004F60C5"/>
    <w:rsid w:val="004F7A66"/>
    <w:rsid w:val="005018B8"/>
    <w:rsid w:val="005029B5"/>
    <w:rsid w:val="00502C4E"/>
    <w:rsid w:val="00505AA5"/>
    <w:rsid w:val="0050670A"/>
    <w:rsid w:val="0051086A"/>
    <w:rsid w:val="005114F5"/>
    <w:rsid w:val="00515C87"/>
    <w:rsid w:val="0051666B"/>
    <w:rsid w:val="00516696"/>
    <w:rsid w:val="00517139"/>
    <w:rsid w:val="00520DB7"/>
    <w:rsid w:val="00520F08"/>
    <w:rsid w:val="0052127A"/>
    <w:rsid w:val="00521622"/>
    <w:rsid w:val="00521CE9"/>
    <w:rsid w:val="00521F80"/>
    <w:rsid w:val="00523F6D"/>
    <w:rsid w:val="005247F2"/>
    <w:rsid w:val="00524818"/>
    <w:rsid w:val="00524CAC"/>
    <w:rsid w:val="005260DE"/>
    <w:rsid w:val="005275B6"/>
    <w:rsid w:val="005277CD"/>
    <w:rsid w:val="00527BB1"/>
    <w:rsid w:val="00530FFD"/>
    <w:rsid w:val="00531ABC"/>
    <w:rsid w:val="00531BA4"/>
    <w:rsid w:val="005321FD"/>
    <w:rsid w:val="00533826"/>
    <w:rsid w:val="00533E4C"/>
    <w:rsid w:val="0053422D"/>
    <w:rsid w:val="005371E9"/>
    <w:rsid w:val="005372CD"/>
    <w:rsid w:val="00537622"/>
    <w:rsid w:val="0054145C"/>
    <w:rsid w:val="00542899"/>
    <w:rsid w:val="005432D1"/>
    <w:rsid w:val="00543934"/>
    <w:rsid w:val="00545229"/>
    <w:rsid w:val="00545D27"/>
    <w:rsid w:val="00546726"/>
    <w:rsid w:val="00546B6E"/>
    <w:rsid w:val="005471FB"/>
    <w:rsid w:val="00550260"/>
    <w:rsid w:val="00550554"/>
    <w:rsid w:val="00551C52"/>
    <w:rsid w:val="00551FB0"/>
    <w:rsid w:val="00552E7F"/>
    <w:rsid w:val="0055509C"/>
    <w:rsid w:val="005556CA"/>
    <w:rsid w:val="00555CEE"/>
    <w:rsid w:val="005561EC"/>
    <w:rsid w:val="00561780"/>
    <w:rsid w:val="00561E50"/>
    <w:rsid w:val="005633E6"/>
    <w:rsid w:val="005634C7"/>
    <w:rsid w:val="00563954"/>
    <w:rsid w:val="00563C1B"/>
    <w:rsid w:val="00563C3B"/>
    <w:rsid w:val="0056409C"/>
    <w:rsid w:val="00564EB7"/>
    <w:rsid w:val="0056583B"/>
    <w:rsid w:val="00567133"/>
    <w:rsid w:val="00570AA8"/>
    <w:rsid w:val="00570D6C"/>
    <w:rsid w:val="005715E0"/>
    <w:rsid w:val="00571691"/>
    <w:rsid w:val="005727AB"/>
    <w:rsid w:val="00573864"/>
    <w:rsid w:val="005754A3"/>
    <w:rsid w:val="00575623"/>
    <w:rsid w:val="00580729"/>
    <w:rsid w:val="00581C57"/>
    <w:rsid w:val="0058360A"/>
    <w:rsid w:val="005848AA"/>
    <w:rsid w:val="00585FB8"/>
    <w:rsid w:val="00586266"/>
    <w:rsid w:val="0058678A"/>
    <w:rsid w:val="00587D0F"/>
    <w:rsid w:val="00591378"/>
    <w:rsid w:val="00592CDF"/>
    <w:rsid w:val="00592ED6"/>
    <w:rsid w:val="00593CAA"/>
    <w:rsid w:val="0059599F"/>
    <w:rsid w:val="005A0193"/>
    <w:rsid w:val="005A03E5"/>
    <w:rsid w:val="005A1E27"/>
    <w:rsid w:val="005A4347"/>
    <w:rsid w:val="005A5260"/>
    <w:rsid w:val="005A54ED"/>
    <w:rsid w:val="005A552A"/>
    <w:rsid w:val="005A599D"/>
    <w:rsid w:val="005A6B57"/>
    <w:rsid w:val="005A6B7A"/>
    <w:rsid w:val="005A7661"/>
    <w:rsid w:val="005A7BC4"/>
    <w:rsid w:val="005B0121"/>
    <w:rsid w:val="005B0C3D"/>
    <w:rsid w:val="005B0E12"/>
    <w:rsid w:val="005B2113"/>
    <w:rsid w:val="005B3885"/>
    <w:rsid w:val="005B3BD0"/>
    <w:rsid w:val="005B3C74"/>
    <w:rsid w:val="005B46B5"/>
    <w:rsid w:val="005B4920"/>
    <w:rsid w:val="005B492E"/>
    <w:rsid w:val="005B5EB7"/>
    <w:rsid w:val="005B6D61"/>
    <w:rsid w:val="005B75AA"/>
    <w:rsid w:val="005B7F6F"/>
    <w:rsid w:val="005C035E"/>
    <w:rsid w:val="005C0605"/>
    <w:rsid w:val="005C1496"/>
    <w:rsid w:val="005C170C"/>
    <w:rsid w:val="005C3116"/>
    <w:rsid w:val="005C3DB8"/>
    <w:rsid w:val="005C610A"/>
    <w:rsid w:val="005C689E"/>
    <w:rsid w:val="005C6E21"/>
    <w:rsid w:val="005D1325"/>
    <w:rsid w:val="005D2534"/>
    <w:rsid w:val="005D3BC4"/>
    <w:rsid w:val="005D4812"/>
    <w:rsid w:val="005D4E4F"/>
    <w:rsid w:val="005D58B4"/>
    <w:rsid w:val="005D6D57"/>
    <w:rsid w:val="005E1669"/>
    <w:rsid w:val="005E21EF"/>
    <w:rsid w:val="005E2E48"/>
    <w:rsid w:val="005E3B83"/>
    <w:rsid w:val="005E639C"/>
    <w:rsid w:val="005E6E04"/>
    <w:rsid w:val="005F5FA6"/>
    <w:rsid w:val="00600530"/>
    <w:rsid w:val="006019AB"/>
    <w:rsid w:val="00601F21"/>
    <w:rsid w:val="00602A5F"/>
    <w:rsid w:val="00602D3E"/>
    <w:rsid w:val="006055D5"/>
    <w:rsid w:val="00605B80"/>
    <w:rsid w:val="00607C6F"/>
    <w:rsid w:val="00610038"/>
    <w:rsid w:val="00613EC8"/>
    <w:rsid w:val="00613FCC"/>
    <w:rsid w:val="00615EC0"/>
    <w:rsid w:val="00616AB1"/>
    <w:rsid w:val="00616D18"/>
    <w:rsid w:val="00617358"/>
    <w:rsid w:val="0062055E"/>
    <w:rsid w:val="00620671"/>
    <w:rsid w:val="0062193E"/>
    <w:rsid w:val="0062218A"/>
    <w:rsid w:val="00622693"/>
    <w:rsid w:val="00622C6E"/>
    <w:rsid w:val="00624B1A"/>
    <w:rsid w:val="006257BF"/>
    <w:rsid w:val="00625ACF"/>
    <w:rsid w:val="006274A5"/>
    <w:rsid w:val="0063007C"/>
    <w:rsid w:val="0063074C"/>
    <w:rsid w:val="0063149A"/>
    <w:rsid w:val="00633110"/>
    <w:rsid w:val="00634A65"/>
    <w:rsid w:val="00634ADA"/>
    <w:rsid w:val="00634B5E"/>
    <w:rsid w:val="00635791"/>
    <w:rsid w:val="00636702"/>
    <w:rsid w:val="00637EDA"/>
    <w:rsid w:val="00642401"/>
    <w:rsid w:val="00642720"/>
    <w:rsid w:val="00643918"/>
    <w:rsid w:val="00643C3F"/>
    <w:rsid w:val="00643F67"/>
    <w:rsid w:val="006458F5"/>
    <w:rsid w:val="006465A3"/>
    <w:rsid w:val="00653EF5"/>
    <w:rsid w:val="00654D25"/>
    <w:rsid w:val="00655474"/>
    <w:rsid w:val="00656F24"/>
    <w:rsid w:val="006579C8"/>
    <w:rsid w:val="00660491"/>
    <w:rsid w:val="00661D31"/>
    <w:rsid w:val="0066231E"/>
    <w:rsid w:val="00663313"/>
    <w:rsid w:val="006642C4"/>
    <w:rsid w:val="00664766"/>
    <w:rsid w:val="0066505C"/>
    <w:rsid w:val="006664C1"/>
    <w:rsid w:val="006667A1"/>
    <w:rsid w:val="006671E1"/>
    <w:rsid w:val="00670CF0"/>
    <w:rsid w:val="006719B5"/>
    <w:rsid w:val="0067244E"/>
    <w:rsid w:val="00673B75"/>
    <w:rsid w:val="00674393"/>
    <w:rsid w:val="006747F2"/>
    <w:rsid w:val="00675D10"/>
    <w:rsid w:val="00675E74"/>
    <w:rsid w:val="00677894"/>
    <w:rsid w:val="00677E48"/>
    <w:rsid w:val="00680051"/>
    <w:rsid w:val="006806B0"/>
    <w:rsid w:val="00681322"/>
    <w:rsid w:val="00682C9D"/>
    <w:rsid w:val="006860EC"/>
    <w:rsid w:val="0068726A"/>
    <w:rsid w:val="00687B69"/>
    <w:rsid w:val="00687BBD"/>
    <w:rsid w:val="006904C8"/>
    <w:rsid w:val="00690591"/>
    <w:rsid w:val="006921F8"/>
    <w:rsid w:val="00692D5C"/>
    <w:rsid w:val="00694DD6"/>
    <w:rsid w:val="00695201"/>
    <w:rsid w:val="00695287"/>
    <w:rsid w:val="00695703"/>
    <w:rsid w:val="00695A6B"/>
    <w:rsid w:val="00695E0D"/>
    <w:rsid w:val="00696139"/>
    <w:rsid w:val="00696569"/>
    <w:rsid w:val="00696AE4"/>
    <w:rsid w:val="006976B3"/>
    <w:rsid w:val="006A0535"/>
    <w:rsid w:val="006A179B"/>
    <w:rsid w:val="006A1D06"/>
    <w:rsid w:val="006A1F7A"/>
    <w:rsid w:val="006A3159"/>
    <w:rsid w:val="006A32A1"/>
    <w:rsid w:val="006A3B74"/>
    <w:rsid w:val="006A6434"/>
    <w:rsid w:val="006A7A5D"/>
    <w:rsid w:val="006B0F8A"/>
    <w:rsid w:val="006B0FDD"/>
    <w:rsid w:val="006B1B3B"/>
    <w:rsid w:val="006B1F6C"/>
    <w:rsid w:val="006B4296"/>
    <w:rsid w:val="006B79FC"/>
    <w:rsid w:val="006B7CBE"/>
    <w:rsid w:val="006C3247"/>
    <w:rsid w:val="006C4077"/>
    <w:rsid w:val="006C428A"/>
    <w:rsid w:val="006C4D54"/>
    <w:rsid w:val="006C4F57"/>
    <w:rsid w:val="006C5387"/>
    <w:rsid w:val="006C57A5"/>
    <w:rsid w:val="006C5B77"/>
    <w:rsid w:val="006C6674"/>
    <w:rsid w:val="006C7730"/>
    <w:rsid w:val="006D0163"/>
    <w:rsid w:val="006D0FD9"/>
    <w:rsid w:val="006D1A97"/>
    <w:rsid w:val="006D27F4"/>
    <w:rsid w:val="006D29DB"/>
    <w:rsid w:val="006D611A"/>
    <w:rsid w:val="006D658A"/>
    <w:rsid w:val="006D6B02"/>
    <w:rsid w:val="006E134E"/>
    <w:rsid w:val="006E2421"/>
    <w:rsid w:val="006E2675"/>
    <w:rsid w:val="006E27A2"/>
    <w:rsid w:val="006E305B"/>
    <w:rsid w:val="006E4100"/>
    <w:rsid w:val="006E4500"/>
    <w:rsid w:val="006E4A60"/>
    <w:rsid w:val="006E51B9"/>
    <w:rsid w:val="006E7601"/>
    <w:rsid w:val="006F011D"/>
    <w:rsid w:val="006F072C"/>
    <w:rsid w:val="006F0BEA"/>
    <w:rsid w:val="006F1196"/>
    <w:rsid w:val="006F166F"/>
    <w:rsid w:val="006F17D5"/>
    <w:rsid w:val="006F1C2D"/>
    <w:rsid w:val="006F237E"/>
    <w:rsid w:val="006F2BB5"/>
    <w:rsid w:val="006F3089"/>
    <w:rsid w:val="006F62AA"/>
    <w:rsid w:val="006F7F02"/>
    <w:rsid w:val="0070052D"/>
    <w:rsid w:val="00700530"/>
    <w:rsid w:val="00702EE1"/>
    <w:rsid w:val="0070311C"/>
    <w:rsid w:val="007031F5"/>
    <w:rsid w:val="0070655B"/>
    <w:rsid w:val="007068FC"/>
    <w:rsid w:val="00706E34"/>
    <w:rsid w:val="00707E84"/>
    <w:rsid w:val="00707F25"/>
    <w:rsid w:val="00710D7E"/>
    <w:rsid w:val="00711246"/>
    <w:rsid w:val="007133C8"/>
    <w:rsid w:val="007145E1"/>
    <w:rsid w:val="00714A0A"/>
    <w:rsid w:val="00716869"/>
    <w:rsid w:val="00716A90"/>
    <w:rsid w:val="007201A4"/>
    <w:rsid w:val="0072295A"/>
    <w:rsid w:val="0072661E"/>
    <w:rsid w:val="0073285C"/>
    <w:rsid w:val="00732BA9"/>
    <w:rsid w:val="00733E4E"/>
    <w:rsid w:val="00734866"/>
    <w:rsid w:val="00734C08"/>
    <w:rsid w:val="00735B48"/>
    <w:rsid w:val="00735DDA"/>
    <w:rsid w:val="0073780D"/>
    <w:rsid w:val="00740D2B"/>
    <w:rsid w:val="00741809"/>
    <w:rsid w:val="00741A4E"/>
    <w:rsid w:val="00742188"/>
    <w:rsid w:val="00742C40"/>
    <w:rsid w:val="00743C2A"/>
    <w:rsid w:val="007468D8"/>
    <w:rsid w:val="007477AF"/>
    <w:rsid w:val="00747A75"/>
    <w:rsid w:val="00751B2B"/>
    <w:rsid w:val="007520CE"/>
    <w:rsid w:val="007528FF"/>
    <w:rsid w:val="00753A7D"/>
    <w:rsid w:val="007541E4"/>
    <w:rsid w:val="007542F4"/>
    <w:rsid w:val="00755D46"/>
    <w:rsid w:val="007575D1"/>
    <w:rsid w:val="00757DF4"/>
    <w:rsid w:val="00760209"/>
    <w:rsid w:val="007605C0"/>
    <w:rsid w:val="0076064B"/>
    <w:rsid w:val="00760DF1"/>
    <w:rsid w:val="0076110F"/>
    <w:rsid w:val="00761A78"/>
    <w:rsid w:val="00762F23"/>
    <w:rsid w:val="00763B90"/>
    <w:rsid w:val="007640FC"/>
    <w:rsid w:val="00764866"/>
    <w:rsid w:val="00765819"/>
    <w:rsid w:val="00765A6F"/>
    <w:rsid w:val="00766145"/>
    <w:rsid w:val="007669C9"/>
    <w:rsid w:val="00766EB6"/>
    <w:rsid w:val="00767D55"/>
    <w:rsid w:val="0077085F"/>
    <w:rsid w:val="00770FC5"/>
    <w:rsid w:val="0077268D"/>
    <w:rsid w:val="00772B38"/>
    <w:rsid w:val="00773E84"/>
    <w:rsid w:val="007754CB"/>
    <w:rsid w:val="007776AB"/>
    <w:rsid w:val="00780222"/>
    <w:rsid w:val="00782580"/>
    <w:rsid w:val="00783B10"/>
    <w:rsid w:val="00784214"/>
    <w:rsid w:val="007846CA"/>
    <w:rsid w:val="00785319"/>
    <w:rsid w:val="00785FA2"/>
    <w:rsid w:val="0078746E"/>
    <w:rsid w:val="00787932"/>
    <w:rsid w:val="00791AA4"/>
    <w:rsid w:val="007924EC"/>
    <w:rsid w:val="00793C90"/>
    <w:rsid w:val="00793D48"/>
    <w:rsid w:val="007940A0"/>
    <w:rsid w:val="00794809"/>
    <w:rsid w:val="00795D6D"/>
    <w:rsid w:val="00795D97"/>
    <w:rsid w:val="007964DB"/>
    <w:rsid w:val="007969A1"/>
    <w:rsid w:val="0079752C"/>
    <w:rsid w:val="007A00C4"/>
    <w:rsid w:val="007A0783"/>
    <w:rsid w:val="007A0844"/>
    <w:rsid w:val="007A1095"/>
    <w:rsid w:val="007A1CA0"/>
    <w:rsid w:val="007A2A45"/>
    <w:rsid w:val="007A3030"/>
    <w:rsid w:val="007A321C"/>
    <w:rsid w:val="007A325F"/>
    <w:rsid w:val="007A366B"/>
    <w:rsid w:val="007A60AB"/>
    <w:rsid w:val="007A707D"/>
    <w:rsid w:val="007B2C8E"/>
    <w:rsid w:val="007B2E01"/>
    <w:rsid w:val="007B3361"/>
    <w:rsid w:val="007B6FBC"/>
    <w:rsid w:val="007B7F4B"/>
    <w:rsid w:val="007C0BDF"/>
    <w:rsid w:val="007C1553"/>
    <w:rsid w:val="007C19C7"/>
    <w:rsid w:val="007C6414"/>
    <w:rsid w:val="007C7108"/>
    <w:rsid w:val="007C723E"/>
    <w:rsid w:val="007D1BBE"/>
    <w:rsid w:val="007D1CAA"/>
    <w:rsid w:val="007D4A94"/>
    <w:rsid w:val="007D4F95"/>
    <w:rsid w:val="007E08A2"/>
    <w:rsid w:val="007E0EA3"/>
    <w:rsid w:val="007E1564"/>
    <w:rsid w:val="007E177F"/>
    <w:rsid w:val="007E23E8"/>
    <w:rsid w:val="007E5310"/>
    <w:rsid w:val="007F0AB9"/>
    <w:rsid w:val="007F2B88"/>
    <w:rsid w:val="007F3223"/>
    <w:rsid w:val="007F33A6"/>
    <w:rsid w:val="007F36F7"/>
    <w:rsid w:val="007F37AA"/>
    <w:rsid w:val="007F4543"/>
    <w:rsid w:val="007F4913"/>
    <w:rsid w:val="007F52DC"/>
    <w:rsid w:val="007F5530"/>
    <w:rsid w:val="007F6186"/>
    <w:rsid w:val="007F6A14"/>
    <w:rsid w:val="007F7169"/>
    <w:rsid w:val="007F7514"/>
    <w:rsid w:val="007F75DB"/>
    <w:rsid w:val="007F792C"/>
    <w:rsid w:val="0080111F"/>
    <w:rsid w:val="00801B4A"/>
    <w:rsid w:val="00801D14"/>
    <w:rsid w:val="008028D4"/>
    <w:rsid w:val="008030BB"/>
    <w:rsid w:val="008039D3"/>
    <w:rsid w:val="00804107"/>
    <w:rsid w:val="008041AB"/>
    <w:rsid w:val="0080483B"/>
    <w:rsid w:val="008053CC"/>
    <w:rsid w:val="008055CC"/>
    <w:rsid w:val="00806A30"/>
    <w:rsid w:val="00806E28"/>
    <w:rsid w:val="00807BA7"/>
    <w:rsid w:val="00810C9E"/>
    <w:rsid w:val="00813666"/>
    <w:rsid w:val="00813F37"/>
    <w:rsid w:val="008142E9"/>
    <w:rsid w:val="00814E75"/>
    <w:rsid w:val="008153D1"/>
    <w:rsid w:val="00815CF0"/>
    <w:rsid w:val="00817B4F"/>
    <w:rsid w:val="00817E18"/>
    <w:rsid w:val="008205C1"/>
    <w:rsid w:val="00820D00"/>
    <w:rsid w:val="00821173"/>
    <w:rsid w:val="0082154F"/>
    <w:rsid w:val="00821AA9"/>
    <w:rsid w:val="00821F39"/>
    <w:rsid w:val="008230F1"/>
    <w:rsid w:val="00823432"/>
    <w:rsid w:val="00823573"/>
    <w:rsid w:val="00825CC6"/>
    <w:rsid w:val="00825CE6"/>
    <w:rsid w:val="00825FF5"/>
    <w:rsid w:val="00826792"/>
    <w:rsid w:val="00830B9C"/>
    <w:rsid w:val="0083177E"/>
    <w:rsid w:val="00831AEE"/>
    <w:rsid w:val="00831D03"/>
    <w:rsid w:val="008320FF"/>
    <w:rsid w:val="008349E2"/>
    <w:rsid w:val="00834B35"/>
    <w:rsid w:val="00834F70"/>
    <w:rsid w:val="00834FD5"/>
    <w:rsid w:val="00836E25"/>
    <w:rsid w:val="00841115"/>
    <w:rsid w:val="00841F48"/>
    <w:rsid w:val="008427AF"/>
    <w:rsid w:val="00843782"/>
    <w:rsid w:val="008437FE"/>
    <w:rsid w:val="008441C9"/>
    <w:rsid w:val="00844789"/>
    <w:rsid w:val="008448D8"/>
    <w:rsid w:val="008455B6"/>
    <w:rsid w:val="00845D90"/>
    <w:rsid w:val="00846BFE"/>
    <w:rsid w:val="008501FD"/>
    <w:rsid w:val="00850670"/>
    <w:rsid w:val="00851330"/>
    <w:rsid w:val="0085306A"/>
    <w:rsid w:val="00855158"/>
    <w:rsid w:val="008551B8"/>
    <w:rsid w:val="00856F08"/>
    <w:rsid w:val="008607DF"/>
    <w:rsid w:val="00860904"/>
    <w:rsid w:val="00861233"/>
    <w:rsid w:val="00863A6A"/>
    <w:rsid w:val="008648AC"/>
    <w:rsid w:val="00865109"/>
    <w:rsid w:val="00866678"/>
    <w:rsid w:val="008673FE"/>
    <w:rsid w:val="00870A86"/>
    <w:rsid w:val="00874141"/>
    <w:rsid w:val="008750B9"/>
    <w:rsid w:val="0087629F"/>
    <w:rsid w:val="00877FEF"/>
    <w:rsid w:val="0088056A"/>
    <w:rsid w:val="00880F67"/>
    <w:rsid w:val="00881BD6"/>
    <w:rsid w:val="00882F45"/>
    <w:rsid w:val="00884592"/>
    <w:rsid w:val="008851FB"/>
    <w:rsid w:val="00885EDD"/>
    <w:rsid w:val="00886937"/>
    <w:rsid w:val="0088759A"/>
    <w:rsid w:val="00887B88"/>
    <w:rsid w:val="008901DE"/>
    <w:rsid w:val="008904CF"/>
    <w:rsid w:val="00892CA3"/>
    <w:rsid w:val="00893FD9"/>
    <w:rsid w:val="00895D48"/>
    <w:rsid w:val="00895DD1"/>
    <w:rsid w:val="008A3669"/>
    <w:rsid w:val="008A3FFB"/>
    <w:rsid w:val="008A537E"/>
    <w:rsid w:val="008A5F08"/>
    <w:rsid w:val="008A63AD"/>
    <w:rsid w:val="008A63B3"/>
    <w:rsid w:val="008A7055"/>
    <w:rsid w:val="008A7536"/>
    <w:rsid w:val="008B16CF"/>
    <w:rsid w:val="008B7A91"/>
    <w:rsid w:val="008C1526"/>
    <w:rsid w:val="008C2D06"/>
    <w:rsid w:val="008C3112"/>
    <w:rsid w:val="008C42B5"/>
    <w:rsid w:val="008C4A82"/>
    <w:rsid w:val="008C551C"/>
    <w:rsid w:val="008C69B3"/>
    <w:rsid w:val="008D108D"/>
    <w:rsid w:val="008D14E3"/>
    <w:rsid w:val="008D17FC"/>
    <w:rsid w:val="008D313E"/>
    <w:rsid w:val="008D5071"/>
    <w:rsid w:val="008D5D1F"/>
    <w:rsid w:val="008D695F"/>
    <w:rsid w:val="008D7361"/>
    <w:rsid w:val="008D7448"/>
    <w:rsid w:val="008D766F"/>
    <w:rsid w:val="008D7FD2"/>
    <w:rsid w:val="008E01F5"/>
    <w:rsid w:val="008E0B56"/>
    <w:rsid w:val="008E2844"/>
    <w:rsid w:val="008E29BA"/>
    <w:rsid w:val="008E33D9"/>
    <w:rsid w:val="008E341D"/>
    <w:rsid w:val="008E4DB7"/>
    <w:rsid w:val="008E63A1"/>
    <w:rsid w:val="008E6816"/>
    <w:rsid w:val="008E6B52"/>
    <w:rsid w:val="008E6EBC"/>
    <w:rsid w:val="008E775C"/>
    <w:rsid w:val="008F0E93"/>
    <w:rsid w:val="008F37CF"/>
    <w:rsid w:val="008F423E"/>
    <w:rsid w:val="008F4D40"/>
    <w:rsid w:val="008F4DD9"/>
    <w:rsid w:val="008F4DFC"/>
    <w:rsid w:val="008F616F"/>
    <w:rsid w:val="008F6CEF"/>
    <w:rsid w:val="008F7190"/>
    <w:rsid w:val="008F7985"/>
    <w:rsid w:val="00900AEE"/>
    <w:rsid w:val="00900C7D"/>
    <w:rsid w:val="00901C83"/>
    <w:rsid w:val="009020B9"/>
    <w:rsid w:val="00902F74"/>
    <w:rsid w:val="009055F6"/>
    <w:rsid w:val="009067B7"/>
    <w:rsid w:val="00907A0E"/>
    <w:rsid w:val="00911491"/>
    <w:rsid w:val="00914024"/>
    <w:rsid w:val="0091408E"/>
    <w:rsid w:val="00914485"/>
    <w:rsid w:val="00914FCE"/>
    <w:rsid w:val="00916D13"/>
    <w:rsid w:val="00916EC7"/>
    <w:rsid w:val="00917FCC"/>
    <w:rsid w:val="009216EF"/>
    <w:rsid w:val="0092325F"/>
    <w:rsid w:val="00923876"/>
    <w:rsid w:val="0092421B"/>
    <w:rsid w:val="00925CD3"/>
    <w:rsid w:val="009264A8"/>
    <w:rsid w:val="00926969"/>
    <w:rsid w:val="0092729F"/>
    <w:rsid w:val="00927CCC"/>
    <w:rsid w:val="00932003"/>
    <w:rsid w:val="00932540"/>
    <w:rsid w:val="009333AC"/>
    <w:rsid w:val="00934394"/>
    <w:rsid w:val="00934551"/>
    <w:rsid w:val="00935613"/>
    <w:rsid w:val="00935E50"/>
    <w:rsid w:val="00936490"/>
    <w:rsid w:val="00937135"/>
    <w:rsid w:val="00937A07"/>
    <w:rsid w:val="00940DFA"/>
    <w:rsid w:val="00940ECC"/>
    <w:rsid w:val="00941705"/>
    <w:rsid w:val="0094189B"/>
    <w:rsid w:val="00943391"/>
    <w:rsid w:val="00943B5B"/>
    <w:rsid w:val="00945926"/>
    <w:rsid w:val="0094768D"/>
    <w:rsid w:val="00953591"/>
    <w:rsid w:val="00954955"/>
    <w:rsid w:val="00954A5E"/>
    <w:rsid w:val="00954ECB"/>
    <w:rsid w:val="009572F8"/>
    <w:rsid w:val="0095779D"/>
    <w:rsid w:val="00957F2F"/>
    <w:rsid w:val="00957FD2"/>
    <w:rsid w:val="00962073"/>
    <w:rsid w:val="00962234"/>
    <w:rsid w:val="00963875"/>
    <w:rsid w:val="00963EE7"/>
    <w:rsid w:val="00964AF4"/>
    <w:rsid w:val="00965517"/>
    <w:rsid w:val="0096573F"/>
    <w:rsid w:val="00965D4A"/>
    <w:rsid w:val="00966736"/>
    <w:rsid w:val="00966CF4"/>
    <w:rsid w:val="00966DA4"/>
    <w:rsid w:val="00967C19"/>
    <w:rsid w:val="00971165"/>
    <w:rsid w:val="00976420"/>
    <w:rsid w:val="00981605"/>
    <w:rsid w:val="00981B19"/>
    <w:rsid w:val="0098268C"/>
    <w:rsid w:val="009845B9"/>
    <w:rsid w:val="00985806"/>
    <w:rsid w:val="009859C1"/>
    <w:rsid w:val="00985DA1"/>
    <w:rsid w:val="0098618A"/>
    <w:rsid w:val="00986F6B"/>
    <w:rsid w:val="009877CF"/>
    <w:rsid w:val="00987810"/>
    <w:rsid w:val="009902C6"/>
    <w:rsid w:val="009904CC"/>
    <w:rsid w:val="00991B5F"/>
    <w:rsid w:val="00993847"/>
    <w:rsid w:val="00993A50"/>
    <w:rsid w:val="009941E3"/>
    <w:rsid w:val="009946C9"/>
    <w:rsid w:val="00995AA3"/>
    <w:rsid w:val="009A055C"/>
    <w:rsid w:val="009A4388"/>
    <w:rsid w:val="009A5DF1"/>
    <w:rsid w:val="009A60CB"/>
    <w:rsid w:val="009A6F8D"/>
    <w:rsid w:val="009A7957"/>
    <w:rsid w:val="009A7E31"/>
    <w:rsid w:val="009B07E0"/>
    <w:rsid w:val="009B284F"/>
    <w:rsid w:val="009B5002"/>
    <w:rsid w:val="009B6833"/>
    <w:rsid w:val="009B69EE"/>
    <w:rsid w:val="009B739F"/>
    <w:rsid w:val="009C0202"/>
    <w:rsid w:val="009C11DC"/>
    <w:rsid w:val="009C1939"/>
    <w:rsid w:val="009C29BC"/>
    <w:rsid w:val="009C3DED"/>
    <w:rsid w:val="009C4F81"/>
    <w:rsid w:val="009C550C"/>
    <w:rsid w:val="009C5EBC"/>
    <w:rsid w:val="009C6FB8"/>
    <w:rsid w:val="009D0E44"/>
    <w:rsid w:val="009D3FA2"/>
    <w:rsid w:val="009D54A6"/>
    <w:rsid w:val="009D59AC"/>
    <w:rsid w:val="009D59C5"/>
    <w:rsid w:val="009D5C8E"/>
    <w:rsid w:val="009D657D"/>
    <w:rsid w:val="009D7350"/>
    <w:rsid w:val="009E0975"/>
    <w:rsid w:val="009E0FB3"/>
    <w:rsid w:val="009E131B"/>
    <w:rsid w:val="009E3C24"/>
    <w:rsid w:val="009E4643"/>
    <w:rsid w:val="009E5AAA"/>
    <w:rsid w:val="009E6848"/>
    <w:rsid w:val="009E6E34"/>
    <w:rsid w:val="009F2E9A"/>
    <w:rsid w:val="009F462A"/>
    <w:rsid w:val="009F5125"/>
    <w:rsid w:val="009F5181"/>
    <w:rsid w:val="009F5A25"/>
    <w:rsid w:val="009F60D0"/>
    <w:rsid w:val="009F63FA"/>
    <w:rsid w:val="009F78FD"/>
    <w:rsid w:val="00A00FCB"/>
    <w:rsid w:val="00A015FF"/>
    <w:rsid w:val="00A01818"/>
    <w:rsid w:val="00A02369"/>
    <w:rsid w:val="00A038F4"/>
    <w:rsid w:val="00A0532D"/>
    <w:rsid w:val="00A0685E"/>
    <w:rsid w:val="00A06CEF"/>
    <w:rsid w:val="00A113EC"/>
    <w:rsid w:val="00A11F1D"/>
    <w:rsid w:val="00A12237"/>
    <w:rsid w:val="00A13496"/>
    <w:rsid w:val="00A13FAE"/>
    <w:rsid w:val="00A154F7"/>
    <w:rsid w:val="00A16399"/>
    <w:rsid w:val="00A1701C"/>
    <w:rsid w:val="00A201A6"/>
    <w:rsid w:val="00A2065F"/>
    <w:rsid w:val="00A21293"/>
    <w:rsid w:val="00A22345"/>
    <w:rsid w:val="00A22769"/>
    <w:rsid w:val="00A22813"/>
    <w:rsid w:val="00A2391A"/>
    <w:rsid w:val="00A2454F"/>
    <w:rsid w:val="00A2487F"/>
    <w:rsid w:val="00A31F50"/>
    <w:rsid w:val="00A34F6B"/>
    <w:rsid w:val="00A352FC"/>
    <w:rsid w:val="00A36DB0"/>
    <w:rsid w:val="00A40128"/>
    <w:rsid w:val="00A4248F"/>
    <w:rsid w:val="00A44ADC"/>
    <w:rsid w:val="00A44F6D"/>
    <w:rsid w:val="00A45567"/>
    <w:rsid w:val="00A45F3C"/>
    <w:rsid w:val="00A4651C"/>
    <w:rsid w:val="00A466B6"/>
    <w:rsid w:val="00A46FA9"/>
    <w:rsid w:val="00A513B5"/>
    <w:rsid w:val="00A5154E"/>
    <w:rsid w:val="00A5287C"/>
    <w:rsid w:val="00A53B54"/>
    <w:rsid w:val="00A57AF8"/>
    <w:rsid w:val="00A57B44"/>
    <w:rsid w:val="00A6006C"/>
    <w:rsid w:val="00A61806"/>
    <w:rsid w:val="00A620D3"/>
    <w:rsid w:val="00A63338"/>
    <w:rsid w:val="00A636AC"/>
    <w:rsid w:val="00A638EC"/>
    <w:rsid w:val="00A640A0"/>
    <w:rsid w:val="00A64608"/>
    <w:rsid w:val="00A65689"/>
    <w:rsid w:val="00A670E0"/>
    <w:rsid w:val="00A7095A"/>
    <w:rsid w:val="00A71B6A"/>
    <w:rsid w:val="00A72196"/>
    <w:rsid w:val="00A722A3"/>
    <w:rsid w:val="00A72EE4"/>
    <w:rsid w:val="00A7360D"/>
    <w:rsid w:val="00A73993"/>
    <w:rsid w:val="00A75475"/>
    <w:rsid w:val="00A76D09"/>
    <w:rsid w:val="00A7760C"/>
    <w:rsid w:val="00A77618"/>
    <w:rsid w:val="00A82E1F"/>
    <w:rsid w:val="00A82E65"/>
    <w:rsid w:val="00A8505E"/>
    <w:rsid w:val="00A850A5"/>
    <w:rsid w:val="00A8672C"/>
    <w:rsid w:val="00A86F66"/>
    <w:rsid w:val="00A87103"/>
    <w:rsid w:val="00A90A6B"/>
    <w:rsid w:val="00A91419"/>
    <w:rsid w:val="00A914C0"/>
    <w:rsid w:val="00A91F1F"/>
    <w:rsid w:val="00A923F3"/>
    <w:rsid w:val="00A924E1"/>
    <w:rsid w:val="00A92831"/>
    <w:rsid w:val="00A934E3"/>
    <w:rsid w:val="00A947F1"/>
    <w:rsid w:val="00A95940"/>
    <w:rsid w:val="00A96168"/>
    <w:rsid w:val="00A9659B"/>
    <w:rsid w:val="00A97731"/>
    <w:rsid w:val="00AA116A"/>
    <w:rsid w:val="00AA12F0"/>
    <w:rsid w:val="00AA18BF"/>
    <w:rsid w:val="00AA1E0F"/>
    <w:rsid w:val="00AA3164"/>
    <w:rsid w:val="00AA4EE5"/>
    <w:rsid w:val="00AA515A"/>
    <w:rsid w:val="00AA5F15"/>
    <w:rsid w:val="00AA6B1E"/>
    <w:rsid w:val="00AA7373"/>
    <w:rsid w:val="00AA7A3F"/>
    <w:rsid w:val="00AB0192"/>
    <w:rsid w:val="00AB0F27"/>
    <w:rsid w:val="00AB15ED"/>
    <w:rsid w:val="00AB184B"/>
    <w:rsid w:val="00AB4894"/>
    <w:rsid w:val="00AB60F8"/>
    <w:rsid w:val="00AB70F7"/>
    <w:rsid w:val="00AB7627"/>
    <w:rsid w:val="00AB7F20"/>
    <w:rsid w:val="00AC0AB9"/>
    <w:rsid w:val="00AC3A15"/>
    <w:rsid w:val="00AC3C19"/>
    <w:rsid w:val="00AC79AE"/>
    <w:rsid w:val="00AC7FF5"/>
    <w:rsid w:val="00AD0345"/>
    <w:rsid w:val="00AD15C0"/>
    <w:rsid w:val="00AD59F6"/>
    <w:rsid w:val="00AD5A16"/>
    <w:rsid w:val="00AD6EB4"/>
    <w:rsid w:val="00AD7076"/>
    <w:rsid w:val="00AE044E"/>
    <w:rsid w:val="00AE0A34"/>
    <w:rsid w:val="00AE1070"/>
    <w:rsid w:val="00AE12EA"/>
    <w:rsid w:val="00AE16A9"/>
    <w:rsid w:val="00AE2371"/>
    <w:rsid w:val="00AE483A"/>
    <w:rsid w:val="00AE495A"/>
    <w:rsid w:val="00AE52A7"/>
    <w:rsid w:val="00AE5A81"/>
    <w:rsid w:val="00AE6918"/>
    <w:rsid w:val="00AE6D23"/>
    <w:rsid w:val="00AE6E4B"/>
    <w:rsid w:val="00AE78DC"/>
    <w:rsid w:val="00AE7E28"/>
    <w:rsid w:val="00AF0440"/>
    <w:rsid w:val="00AF3483"/>
    <w:rsid w:val="00AF385E"/>
    <w:rsid w:val="00AF46DE"/>
    <w:rsid w:val="00AF6005"/>
    <w:rsid w:val="00AF6973"/>
    <w:rsid w:val="00B0148F"/>
    <w:rsid w:val="00B0197A"/>
    <w:rsid w:val="00B01B33"/>
    <w:rsid w:val="00B030FA"/>
    <w:rsid w:val="00B047F6"/>
    <w:rsid w:val="00B051F5"/>
    <w:rsid w:val="00B05370"/>
    <w:rsid w:val="00B0684C"/>
    <w:rsid w:val="00B072D0"/>
    <w:rsid w:val="00B073B2"/>
    <w:rsid w:val="00B100D8"/>
    <w:rsid w:val="00B10341"/>
    <w:rsid w:val="00B118C4"/>
    <w:rsid w:val="00B120D2"/>
    <w:rsid w:val="00B1620F"/>
    <w:rsid w:val="00B165D2"/>
    <w:rsid w:val="00B16CC1"/>
    <w:rsid w:val="00B20A63"/>
    <w:rsid w:val="00B20E0D"/>
    <w:rsid w:val="00B21C49"/>
    <w:rsid w:val="00B21DF5"/>
    <w:rsid w:val="00B2293F"/>
    <w:rsid w:val="00B22A1D"/>
    <w:rsid w:val="00B23BAE"/>
    <w:rsid w:val="00B244A6"/>
    <w:rsid w:val="00B2505B"/>
    <w:rsid w:val="00B30016"/>
    <w:rsid w:val="00B302E8"/>
    <w:rsid w:val="00B333A5"/>
    <w:rsid w:val="00B404C2"/>
    <w:rsid w:val="00B40837"/>
    <w:rsid w:val="00B418B1"/>
    <w:rsid w:val="00B41A8D"/>
    <w:rsid w:val="00B41F63"/>
    <w:rsid w:val="00B43ED1"/>
    <w:rsid w:val="00B444C9"/>
    <w:rsid w:val="00B451E6"/>
    <w:rsid w:val="00B45C47"/>
    <w:rsid w:val="00B462FF"/>
    <w:rsid w:val="00B4689D"/>
    <w:rsid w:val="00B47648"/>
    <w:rsid w:val="00B47BC2"/>
    <w:rsid w:val="00B50009"/>
    <w:rsid w:val="00B510C1"/>
    <w:rsid w:val="00B5279B"/>
    <w:rsid w:val="00B53955"/>
    <w:rsid w:val="00B549D3"/>
    <w:rsid w:val="00B54D83"/>
    <w:rsid w:val="00B55406"/>
    <w:rsid w:val="00B56ACF"/>
    <w:rsid w:val="00B57B34"/>
    <w:rsid w:val="00B601C2"/>
    <w:rsid w:val="00B602A2"/>
    <w:rsid w:val="00B61FC2"/>
    <w:rsid w:val="00B63DFE"/>
    <w:rsid w:val="00B65CDB"/>
    <w:rsid w:val="00B6638B"/>
    <w:rsid w:val="00B6649E"/>
    <w:rsid w:val="00B665FB"/>
    <w:rsid w:val="00B67887"/>
    <w:rsid w:val="00B703D7"/>
    <w:rsid w:val="00B70B03"/>
    <w:rsid w:val="00B7406E"/>
    <w:rsid w:val="00B75918"/>
    <w:rsid w:val="00B761D9"/>
    <w:rsid w:val="00B77B2E"/>
    <w:rsid w:val="00B77B5D"/>
    <w:rsid w:val="00B80947"/>
    <w:rsid w:val="00B81298"/>
    <w:rsid w:val="00B820DB"/>
    <w:rsid w:val="00B82268"/>
    <w:rsid w:val="00B854D5"/>
    <w:rsid w:val="00B855F7"/>
    <w:rsid w:val="00B85DB6"/>
    <w:rsid w:val="00B86369"/>
    <w:rsid w:val="00B86556"/>
    <w:rsid w:val="00B86BE0"/>
    <w:rsid w:val="00B86DD0"/>
    <w:rsid w:val="00B87928"/>
    <w:rsid w:val="00B8794D"/>
    <w:rsid w:val="00B90649"/>
    <w:rsid w:val="00B9314E"/>
    <w:rsid w:val="00B93611"/>
    <w:rsid w:val="00B93691"/>
    <w:rsid w:val="00B93F09"/>
    <w:rsid w:val="00B94972"/>
    <w:rsid w:val="00B94E6F"/>
    <w:rsid w:val="00B95A35"/>
    <w:rsid w:val="00B95A81"/>
    <w:rsid w:val="00B967EF"/>
    <w:rsid w:val="00BA0151"/>
    <w:rsid w:val="00BA24F2"/>
    <w:rsid w:val="00BA3185"/>
    <w:rsid w:val="00BA3883"/>
    <w:rsid w:val="00BA3A4B"/>
    <w:rsid w:val="00BA3B79"/>
    <w:rsid w:val="00BA78EB"/>
    <w:rsid w:val="00BA7A05"/>
    <w:rsid w:val="00BB26BF"/>
    <w:rsid w:val="00BB69A7"/>
    <w:rsid w:val="00BB69DE"/>
    <w:rsid w:val="00BB7775"/>
    <w:rsid w:val="00BB77B3"/>
    <w:rsid w:val="00BB781D"/>
    <w:rsid w:val="00BB7B5D"/>
    <w:rsid w:val="00BC006C"/>
    <w:rsid w:val="00BC1326"/>
    <w:rsid w:val="00BC21B1"/>
    <w:rsid w:val="00BC31F3"/>
    <w:rsid w:val="00BC3733"/>
    <w:rsid w:val="00BC4049"/>
    <w:rsid w:val="00BC4A88"/>
    <w:rsid w:val="00BC6D2D"/>
    <w:rsid w:val="00BC70EF"/>
    <w:rsid w:val="00BC7570"/>
    <w:rsid w:val="00BC75E6"/>
    <w:rsid w:val="00BD15F6"/>
    <w:rsid w:val="00BD1A2C"/>
    <w:rsid w:val="00BD1C5A"/>
    <w:rsid w:val="00BD39CF"/>
    <w:rsid w:val="00BD4B85"/>
    <w:rsid w:val="00BD602F"/>
    <w:rsid w:val="00BD7C0E"/>
    <w:rsid w:val="00BE0C4D"/>
    <w:rsid w:val="00BE2BCE"/>
    <w:rsid w:val="00BE3BD9"/>
    <w:rsid w:val="00BE44D7"/>
    <w:rsid w:val="00BE4656"/>
    <w:rsid w:val="00BE5147"/>
    <w:rsid w:val="00BE5FE9"/>
    <w:rsid w:val="00BE7379"/>
    <w:rsid w:val="00BE7B3E"/>
    <w:rsid w:val="00BF10F7"/>
    <w:rsid w:val="00BF1354"/>
    <w:rsid w:val="00BF192E"/>
    <w:rsid w:val="00BF337D"/>
    <w:rsid w:val="00BF3BCF"/>
    <w:rsid w:val="00BF55A7"/>
    <w:rsid w:val="00BF60E5"/>
    <w:rsid w:val="00C02CBA"/>
    <w:rsid w:val="00C02F6F"/>
    <w:rsid w:val="00C04F15"/>
    <w:rsid w:val="00C05399"/>
    <w:rsid w:val="00C0581F"/>
    <w:rsid w:val="00C05A46"/>
    <w:rsid w:val="00C05FE9"/>
    <w:rsid w:val="00C07209"/>
    <w:rsid w:val="00C107E7"/>
    <w:rsid w:val="00C12B45"/>
    <w:rsid w:val="00C1322F"/>
    <w:rsid w:val="00C148C4"/>
    <w:rsid w:val="00C156B8"/>
    <w:rsid w:val="00C1661A"/>
    <w:rsid w:val="00C20DEA"/>
    <w:rsid w:val="00C21398"/>
    <w:rsid w:val="00C22A75"/>
    <w:rsid w:val="00C22CBC"/>
    <w:rsid w:val="00C30AE2"/>
    <w:rsid w:val="00C31622"/>
    <w:rsid w:val="00C31BB1"/>
    <w:rsid w:val="00C3391D"/>
    <w:rsid w:val="00C33A2B"/>
    <w:rsid w:val="00C33F11"/>
    <w:rsid w:val="00C349F3"/>
    <w:rsid w:val="00C40FC8"/>
    <w:rsid w:val="00C41C96"/>
    <w:rsid w:val="00C43595"/>
    <w:rsid w:val="00C44D28"/>
    <w:rsid w:val="00C46920"/>
    <w:rsid w:val="00C46A53"/>
    <w:rsid w:val="00C50002"/>
    <w:rsid w:val="00C50BA2"/>
    <w:rsid w:val="00C527BD"/>
    <w:rsid w:val="00C528B7"/>
    <w:rsid w:val="00C5384B"/>
    <w:rsid w:val="00C57295"/>
    <w:rsid w:val="00C57D68"/>
    <w:rsid w:val="00C607A4"/>
    <w:rsid w:val="00C6173F"/>
    <w:rsid w:val="00C63ABA"/>
    <w:rsid w:val="00C63C52"/>
    <w:rsid w:val="00C64723"/>
    <w:rsid w:val="00C64E1A"/>
    <w:rsid w:val="00C6544B"/>
    <w:rsid w:val="00C65C77"/>
    <w:rsid w:val="00C662CF"/>
    <w:rsid w:val="00C66B74"/>
    <w:rsid w:val="00C66E7F"/>
    <w:rsid w:val="00C67B9F"/>
    <w:rsid w:val="00C7095D"/>
    <w:rsid w:val="00C715B9"/>
    <w:rsid w:val="00C72045"/>
    <w:rsid w:val="00C73DBE"/>
    <w:rsid w:val="00C746B0"/>
    <w:rsid w:val="00C758B3"/>
    <w:rsid w:val="00C80217"/>
    <w:rsid w:val="00C807C0"/>
    <w:rsid w:val="00C82DB7"/>
    <w:rsid w:val="00C83191"/>
    <w:rsid w:val="00C84217"/>
    <w:rsid w:val="00C85898"/>
    <w:rsid w:val="00C859A6"/>
    <w:rsid w:val="00C8714D"/>
    <w:rsid w:val="00C910CF"/>
    <w:rsid w:val="00C91258"/>
    <w:rsid w:val="00C921F0"/>
    <w:rsid w:val="00C93EEA"/>
    <w:rsid w:val="00C94001"/>
    <w:rsid w:val="00C97D80"/>
    <w:rsid w:val="00CA1E8E"/>
    <w:rsid w:val="00CA2171"/>
    <w:rsid w:val="00CA36B0"/>
    <w:rsid w:val="00CA45CD"/>
    <w:rsid w:val="00CA4C44"/>
    <w:rsid w:val="00CA680F"/>
    <w:rsid w:val="00CA6DD2"/>
    <w:rsid w:val="00CA7997"/>
    <w:rsid w:val="00CA7DAC"/>
    <w:rsid w:val="00CB0021"/>
    <w:rsid w:val="00CB02B1"/>
    <w:rsid w:val="00CB04AB"/>
    <w:rsid w:val="00CB2050"/>
    <w:rsid w:val="00CB23FD"/>
    <w:rsid w:val="00CB2C2B"/>
    <w:rsid w:val="00CB2EA8"/>
    <w:rsid w:val="00CB3B3C"/>
    <w:rsid w:val="00CB4BDB"/>
    <w:rsid w:val="00CB527E"/>
    <w:rsid w:val="00CB55ED"/>
    <w:rsid w:val="00CB5944"/>
    <w:rsid w:val="00CB5D34"/>
    <w:rsid w:val="00CB6124"/>
    <w:rsid w:val="00CB6D60"/>
    <w:rsid w:val="00CC027C"/>
    <w:rsid w:val="00CC04CE"/>
    <w:rsid w:val="00CC14E2"/>
    <w:rsid w:val="00CC508C"/>
    <w:rsid w:val="00CC53DB"/>
    <w:rsid w:val="00CD024A"/>
    <w:rsid w:val="00CD28CC"/>
    <w:rsid w:val="00CD2FDB"/>
    <w:rsid w:val="00CD4157"/>
    <w:rsid w:val="00CD5F77"/>
    <w:rsid w:val="00CD6C42"/>
    <w:rsid w:val="00CD7C97"/>
    <w:rsid w:val="00CE1E12"/>
    <w:rsid w:val="00CE40EE"/>
    <w:rsid w:val="00CE53D3"/>
    <w:rsid w:val="00CE627D"/>
    <w:rsid w:val="00CE68DA"/>
    <w:rsid w:val="00CE79B2"/>
    <w:rsid w:val="00CF087E"/>
    <w:rsid w:val="00CF14CD"/>
    <w:rsid w:val="00CF263E"/>
    <w:rsid w:val="00CF3235"/>
    <w:rsid w:val="00CF3D35"/>
    <w:rsid w:val="00CF4241"/>
    <w:rsid w:val="00CF6140"/>
    <w:rsid w:val="00CF7533"/>
    <w:rsid w:val="00CF78A7"/>
    <w:rsid w:val="00D00509"/>
    <w:rsid w:val="00D00E6F"/>
    <w:rsid w:val="00D032D8"/>
    <w:rsid w:val="00D04AC5"/>
    <w:rsid w:val="00D04D57"/>
    <w:rsid w:val="00D10721"/>
    <w:rsid w:val="00D10D66"/>
    <w:rsid w:val="00D11F70"/>
    <w:rsid w:val="00D129C7"/>
    <w:rsid w:val="00D13B10"/>
    <w:rsid w:val="00D13B90"/>
    <w:rsid w:val="00D13F56"/>
    <w:rsid w:val="00D143A5"/>
    <w:rsid w:val="00D143E7"/>
    <w:rsid w:val="00D15BF6"/>
    <w:rsid w:val="00D16175"/>
    <w:rsid w:val="00D16397"/>
    <w:rsid w:val="00D21870"/>
    <w:rsid w:val="00D2339C"/>
    <w:rsid w:val="00D2361E"/>
    <w:rsid w:val="00D243A0"/>
    <w:rsid w:val="00D247D2"/>
    <w:rsid w:val="00D25081"/>
    <w:rsid w:val="00D27740"/>
    <w:rsid w:val="00D278F1"/>
    <w:rsid w:val="00D27FAA"/>
    <w:rsid w:val="00D27FC3"/>
    <w:rsid w:val="00D30A85"/>
    <w:rsid w:val="00D33B1B"/>
    <w:rsid w:val="00D345C1"/>
    <w:rsid w:val="00D35B9C"/>
    <w:rsid w:val="00D37522"/>
    <w:rsid w:val="00D40708"/>
    <w:rsid w:val="00D42FE5"/>
    <w:rsid w:val="00D44A1F"/>
    <w:rsid w:val="00D461DF"/>
    <w:rsid w:val="00D462C4"/>
    <w:rsid w:val="00D4645E"/>
    <w:rsid w:val="00D475C5"/>
    <w:rsid w:val="00D47FBD"/>
    <w:rsid w:val="00D50007"/>
    <w:rsid w:val="00D50A86"/>
    <w:rsid w:val="00D527BD"/>
    <w:rsid w:val="00D53435"/>
    <w:rsid w:val="00D53A2F"/>
    <w:rsid w:val="00D56675"/>
    <w:rsid w:val="00D60873"/>
    <w:rsid w:val="00D61278"/>
    <w:rsid w:val="00D61313"/>
    <w:rsid w:val="00D620E3"/>
    <w:rsid w:val="00D630A5"/>
    <w:rsid w:val="00D647B3"/>
    <w:rsid w:val="00D64B0E"/>
    <w:rsid w:val="00D64D9F"/>
    <w:rsid w:val="00D66FB9"/>
    <w:rsid w:val="00D67DE8"/>
    <w:rsid w:val="00D70FFF"/>
    <w:rsid w:val="00D7152B"/>
    <w:rsid w:val="00D71BE3"/>
    <w:rsid w:val="00D72EBC"/>
    <w:rsid w:val="00D7466F"/>
    <w:rsid w:val="00D7587A"/>
    <w:rsid w:val="00D75BBA"/>
    <w:rsid w:val="00D760F2"/>
    <w:rsid w:val="00D76512"/>
    <w:rsid w:val="00D7729E"/>
    <w:rsid w:val="00D77F2F"/>
    <w:rsid w:val="00D8088A"/>
    <w:rsid w:val="00D80BCF"/>
    <w:rsid w:val="00D80F65"/>
    <w:rsid w:val="00D811E4"/>
    <w:rsid w:val="00D81292"/>
    <w:rsid w:val="00D81526"/>
    <w:rsid w:val="00D821D0"/>
    <w:rsid w:val="00D8299F"/>
    <w:rsid w:val="00D82B4A"/>
    <w:rsid w:val="00D82C32"/>
    <w:rsid w:val="00D835A6"/>
    <w:rsid w:val="00D86ED6"/>
    <w:rsid w:val="00D9258C"/>
    <w:rsid w:val="00D926B3"/>
    <w:rsid w:val="00D92DBD"/>
    <w:rsid w:val="00D96026"/>
    <w:rsid w:val="00D973A3"/>
    <w:rsid w:val="00DA2321"/>
    <w:rsid w:val="00DA2423"/>
    <w:rsid w:val="00DA2BB0"/>
    <w:rsid w:val="00DA32B6"/>
    <w:rsid w:val="00DA3CD9"/>
    <w:rsid w:val="00DA3E64"/>
    <w:rsid w:val="00DA6023"/>
    <w:rsid w:val="00DA68A8"/>
    <w:rsid w:val="00DA71EA"/>
    <w:rsid w:val="00DA73FC"/>
    <w:rsid w:val="00DA7C9F"/>
    <w:rsid w:val="00DB1EE3"/>
    <w:rsid w:val="00DB2175"/>
    <w:rsid w:val="00DB5489"/>
    <w:rsid w:val="00DB5B4D"/>
    <w:rsid w:val="00DB6BE7"/>
    <w:rsid w:val="00DB7290"/>
    <w:rsid w:val="00DB749E"/>
    <w:rsid w:val="00DC0165"/>
    <w:rsid w:val="00DC078B"/>
    <w:rsid w:val="00DC0971"/>
    <w:rsid w:val="00DC2127"/>
    <w:rsid w:val="00DC37CE"/>
    <w:rsid w:val="00DC4348"/>
    <w:rsid w:val="00DC479B"/>
    <w:rsid w:val="00DC4A87"/>
    <w:rsid w:val="00DD042D"/>
    <w:rsid w:val="00DD06AB"/>
    <w:rsid w:val="00DD2E90"/>
    <w:rsid w:val="00DD6548"/>
    <w:rsid w:val="00DD6F72"/>
    <w:rsid w:val="00DE01EC"/>
    <w:rsid w:val="00DE0307"/>
    <w:rsid w:val="00DE17DA"/>
    <w:rsid w:val="00DE234C"/>
    <w:rsid w:val="00DE2D6A"/>
    <w:rsid w:val="00DE4E72"/>
    <w:rsid w:val="00DE53CA"/>
    <w:rsid w:val="00DE6649"/>
    <w:rsid w:val="00DE791F"/>
    <w:rsid w:val="00DF00B4"/>
    <w:rsid w:val="00DF1778"/>
    <w:rsid w:val="00DF1F3F"/>
    <w:rsid w:val="00DF2B93"/>
    <w:rsid w:val="00DF4A28"/>
    <w:rsid w:val="00E01C48"/>
    <w:rsid w:val="00E0232D"/>
    <w:rsid w:val="00E02919"/>
    <w:rsid w:val="00E03B99"/>
    <w:rsid w:val="00E060E3"/>
    <w:rsid w:val="00E06596"/>
    <w:rsid w:val="00E07A93"/>
    <w:rsid w:val="00E1003E"/>
    <w:rsid w:val="00E10BFA"/>
    <w:rsid w:val="00E11921"/>
    <w:rsid w:val="00E138F4"/>
    <w:rsid w:val="00E15712"/>
    <w:rsid w:val="00E15754"/>
    <w:rsid w:val="00E15C43"/>
    <w:rsid w:val="00E15F9E"/>
    <w:rsid w:val="00E167CA"/>
    <w:rsid w:val="00E2197A"/>
    <w:rsid w:val="00E21B1F"/>
    <w:rsid w:val="00E21D56"/>
    <w:rsid w:val="00E225F8"/>
    <w:rsid w:val="00E23500"/>
    <w:rsid w:val="00E2415A"/>
    <w:rsid w:val="00E24FC8"/>
    <w:rsid w:val="00E254E9"/>
    <w:rsid w:val="00E25BA2"/>
    <w:rsid w:val="00E2719A"/>
    <w:rsid w:val="00E303CE"/>
    <w:rsid w:val="00E30654"/>
    <w:rsid w:val="00E3146B"/>
    <w:rsid w:val="00E31FCD"/>
    <w:rsid w:val="00E34BF5"/>
    <w:rsid w:val="00E35122"/>
    <w:rsid w:val="00E35C39"/>
    <w:rsid w:val="00E36BF5"/>
    <w:rsid w:val="00E40749"/>
    <w:rsid w:val="00E41E1A"/>
    <w:rsid w:val="00E42297"/>
    <w:rsid w:val="00E42FDF"/>
    <w:rsid w:val="00E431FF"/>
    <w:rsid w:val="00E43223"/>
    <w:rsid w:val="00E43973"/>
    <w:rsid w:val="00E44DD1"/>
    <w:rsid w:val="00E509C5"/>
    <w:rsid w:val="00E50E2C"/>
    <w:rsid w:val="00E51505"/>
    <w:rsid w:val="00E517B8"/>
    <w:rsid w:val="00E51FC1"/>
    <w:rsid w:val="00E54AAF"/>
    <w:rsid w:val="00E55B36"/>
    <w:rsid w:val="00E55B88"/>
    <w:rsid w:val="00E56130"/>
    <w:rsid w:val="00E568A4"/>
    <w:rsid w:val="00E57AC3"/>
    <w:rsid w:val="00E60A4C"/>
    <w:rsid w:val="00E63561"/>
    <w:rsid w:val="00E64E9A"/>
    <w:rsid w:val="00E6598B"/>
    <w:rsid w:val="00E672BD"/>
    <w:rsid w:val="00E70059"/>
    <w:rsid w:val="00E702C0"/>
    <w:rsid w:val="00E71345"/>
    <w:rsid w:val="00E71FCC"/>
    <w:rsid w:val="00E736AC"/>
    <w:rsid w:val="00E737CB"/>
    <w:rsid w:val="00E73DB5"/>
    <w:rsid w:val="00E77144"/>
    <w:rsid w:val="00E8038B"/>
    <w:rsid w:val="00E819D0"/>
    <w:rsid w:val="00E8232F"/>
    <w:rsid w:val="00E8389B"/>
    <w:rsid w:val="00E83D5E"/>
    <w:rsid w:val="00E83EEA"/>
    <w:rsid w:val="00E846B1"/>
    <w:rsid w:val="00E861EC"/>
    <w:rsid w:val="00E87356"/>
    <w:rsid w:val="00E876F9"/>
    <w:rsid w:val="00E90367"/>
    <w:rsid w:val="00E92941"/>
    <w:rsid w:val="00E94575"/>
    <w:rsid w:val="00E94C94"/>
    <w:rsid w:val="00E9545C"/>
    <w:rsid w:val="00E96179"/>
    <w:rsid w:val="00EA0601"/>
    <w:rsid w:val="00EA112F"/>
    <w:rsid w:val="00EA24A5"/>
    <w:rsid w:val="00EA25E0"/>
    <w:rsid w:val="00EA39A7"/>
    <w:rsid w:val="00EA54EC"/>
    <w:rsid w:val="00EA6A51"/>
    <w:rsid w:val="00EB0CF0"/>
    <w:rsid w:val="00EB45A1"/>
    <w:rsid w:val="00EB475F"/>
    <w:rsid w:val="00EB4D44"/>
    <w:rsid w:val="00EB69BC"/>
    <w:rsid w:val="00EB7EB9"/>
    <w:rsid w:val="00EC234D"/>
    <w:rsid w:val="00EC3521"/>
    <w:rsid w:val="00EC37D4"/>
    <w:rsid w:val="00EC4752"/>
    <w:rsid w:val="00EC6485"/>
    <w:rsid w:val="00EC7029"/>
    <w:rsid w:val="00ED0922"/>
    <w:rsid w:val="00ED0F51"/>
    <w:rsid w:val="00ED24C8"/>
    <w:rsid w:val="00ED36F7"/>
    <w:rsid w:val="00ED5BCE"/>
    <w:rsid w:val="00ED621D"/>
    <w:rsid w:val="00ED74ED"/>
    <w:rsid w:val="00EE0146"/>
    <w:rsid w:val="00EE1FCA"/>
    <w:rsid w:val="00EE37DE"/>
    <w:rsid w:val="00EE3B72"/>
    <w:rsid w:val="00EE4883"/>
    <w:rsid w:val="00EE55E2"/>
    <w:rsid w:val="00EE60DA"/>
    <w:rsid w:val="00EE70C7"/>
    <w:rsid w:val="00EF0234"/>
    <w:rsid w:val="00EF203E"/>
    <w:rsid w:val="00EF27A4"/>
    <w:rsid w:val="00EF3AD5"/>
    <w:rsid w:val="00EF4262"/>
    <w:rsid w:val="00EF659E"/>
    <w:rsid w:val="00EF6B3F"/>
    <w:rsid w:val="00EF6C74"/>
    <w:rsid w:val="00EF6EB9"/>
    <w:rsid w:val="00F01DFC"/>
    <w:rsid w:val="00F025E9"/>
    <w:rsid w:val="00F02B6B"/>
    <w:rsid w:val="00F05C13"/>
    <w:rsid w:val="00F05F7F"/>
    <w:rsid w:val="00F06D15"/>
    <w:rsid w:val="00F119EF"/>
    <w:rsid w:val="00F121C4"/>
    <w:rsid w:val="00F127B5"/>
    <w:rsid w:val="00F12DF8"/>
    <w:rsid w:val="00F1314A"/>
    <w:rsid w:val="00F1407F"/>
    <w:rsid w:val="00F14367"/>
    <w:rsid w:val="00F1494F"/>
    <w:rsid w:val="00F15064"/>
    <w:rsid w:val="00F15076"/>
    <w:rsid w:val="00F15078"/>
    <w:rsid w:val="00F15783"/>
    <w:rsid w:val="00F16777"/>
    <w:rsid w:val="00F16B36"/>
    <w:rsid w:val="00F16FFF"/>
    <w:rsid w:val="00F17028"/>
    <w:rsid w:val="00F17A0F"/>
    <w:rsid w:val="00F17A6A"/>
    <w:rsid w:val="00F20B11"/>
    <w:rsid w:val="00F22FCA"/>
    <w:rsid w:val="00F2395E"/>
    <w:rsid w:val="00F241ED"/>
    <w:rsid w:val="00F26979"/>
    <w:rsid w:val="00F3222F"/>
    <w:rsid w:val="00F32A66"/>
    <w:rsid w:val="00F32E70"/>
    <w:rsid w:val="00F32FB7"/>
    <w:rsid w:val="00F37FDD"/>
    <w:rsid w:val="00F41C99"/>
    <w:rsid w:val="00F42FA7"/>
    <w:rsid w:val="00F435AA"/>
    <w:rsid w:val="00F45518"/>
    <w:rsid w:val="00F456B6"/>
    <w:rsid w:val="00F46A29"/>
    <w:rsid w:val="00F51266"/>
    <w:rsid w:val="00F5176A"/>
    <w:rsid w:val="00F526FB"/>
    <w:rsid w:val="00F554E1"/>
    <w:rsid w:val="00F55AEC"/>
    <w:rsid w:val="00F60079"/>
    <w:rsid w:val="00F60096"/>
    <w:rsid w:val="00F6022A"/>
    <w:rsid w:val="00F604C8"/>
    <w:rsid w:val="00F61C00"/>
    <w:rsid w:val="00F61CEF"/>
    <w:rsid w:val="00F62862"/>
    <w:rsid w:val="00F64FB1"/>
    <w:rsid w:val="00F65070"/>
    <w:rsid w:val="00F674BE"/>
    <w:rsid w:val="00F70C75"/>
    <w:rsid w:val="00F711A7"/>
    <w:rsid w:val="00F713C8"/>
    <w:rsid w:val="00F715F0"/>
    <w:rsid w:val="00F71EE8"/>
    <w:rsid w:val="00F72381"/>
    <w:rsid w:val="00F7294A"/>
    <w:rsid w:val="00F72EDC"/>
    <w:rsid w:val="00F76BF7"/>
    <w:rsid w:val="00F76D56"/>
    <w:rsid w:val="00F773C9"/>
    <w:rsid w:val="00F7787F"/>
    <w:rsid w:val="00F80D3E"/>
    <w:rsid w:val="00F81297"/>
    <w:rsid w:val="00F81E61"/>
    <w:rsid w:val="00F83E78"/>
    <w:rsid w:val="00F84011"/>
    <w:rsid w:val="00F853CF"/>
    <w:rsid w:val="00F85FE8"/>
    <w:rsid w:val="00F865E3"/>
    <w:rsid w:val="00F86A1A"/>
    <w:rsid w:val="00F86F1C"/>
    <w:rsid w:val="00F87558"/>
    <w:rsid w:val="00F903F7"/>
    <w:rsid w:val="00F90AD5"/>
    <w:rsid w:val="00F923E4"/>
    <w:rsid w:val="00F92FF1"/>
    <w:rsid w:val="00F96D3D"/>
    <w:rsid w:val="00F96E0D"/>
    <w:rsid w:val="00F97AC9"/>
    <w:rsid w:val="00F97FAE"/>
    <w:rsid w:val="00FA39C6"/>
    <w:rsid w:val="00FB022D"/>
    <w:rsid w:val="00FB0F4E"/>
    <w:rsid w:val="00FB1E8E"/>
    <w:rsid w:val="00FB242C"/>
    <w:rsid w:val="00FB55D6"/>
    <w:rsid w:val="00FB67B7"/>
    <w:rsid w:val="00FB7C95"/>
    <w:rsid w:val="00FC1F4E"/>
    <w:rsid w:val="00FC4E02"/>
    <w:rsid w:val="00FC62E0"/>
    <w:rsid w:val="00FC6DAA"/>
    <w:rsid w:val="00FC7766"/>
    <w:rsid w:val="00FD0545"/>
    <w:rsid w:val="00FD0E20"/>
    <w:rsid w:val="00FD5C6A"/>
    <w:rsid w:val="00FD66F8"/>
    <w:rsid w:val="00FD72A1"/>
    <w:rsid w:val="00FE0A8A"/>
    <w:rsid w:val="00FE23F6"/>
    <w:rsid w:val="00FE3F53"/>
    <w:rsid w:val="00FE4011"/>
    <w:rsid w:val="00FE53B3"/>
    <w:rsid w:val="00FE5BC2"/>
    <w:rsid w:val="00FE6A5F"/>
    <w:rsid w:val="00FF1447"/>
    <w:rsid w:val="00FF167A"/>
    <w:rsid w:val="00FF249D"/>
    <w:rsid w:val="00FF2537"/>
    <w:rsid w:val="00FF2E6C"/>
    <w:rsid w:val="00FF470C"/>
    <w:rsid w:val="00FF7BD2"/>
    <w:rsid w:val="01115F7F"/>
    <w:rsid w:val="02216D40"/>
    <w:rsid w:val="024C3FD8"/>
    <w:rsid w:val="027F7951"/>
    <w:rsid w:val="02972415"/>
    <w:rsid w:val="02CD16F7"/>
    <w:rsid w:val="03F16475"/>
    <w:rsid w:val="052E1061"/>
    <w:rsid w:val="067A77A9"/>
    <w:rsid w:val="06EE3B08"/>
    <w:rsid w:val="06F44B83"/>
    <w:rsid w:val="072E3335"/>
    <w:rsid w:val="08020F39"/>
    <w:rsid w:val="08A75988"/>
    <w:rsid w:val="09097D0E"/>
    <w:rsid w:val="09456738"/>
    <w:rsid w:val="096E0B09"/>
    <w:rsid w:val="098F1F62"/>
    <w:rsid w:val="09B54D27"/>
    <w:rsid w:val="0A4B35AA"/>
    <w:rsid w:val="0A5C5462"/>
    <w:rsid w:val="0A646EDB"/>
    <w:rsid w:val="0A8512AB"/>
    <w:rsid w:val="0B027DBF"/>
    <w:rsid w:val="0B522EEE"/>
    <w:rsid w:val="0C281595"/>
    <w:rsid w:val="0D8E52C2"/>
    <w:rsid w:val="0D966A18"/>
    <w:rsid w:val="0F2C0D53"/>
    <w:rsid w:val="0FB17A34"/>
    <w:rsid w:val="0FE53CE5"/>
    <w:rsid w:val="101365CE"/>
    <w:rsid w:val="106359AE"/>
    <w:rsid w:val="107012B8"/>
    <w:rsid w:val="10CF6149"/>
    <w:rsid w:val="118D1BED"/>
    <w:rsid w:val="1191723C"/>
    <w:rsid w:val="11CC6988"/>
    <w:rsid w:val="124C54F3"/>
    <w:rsid w:val="12DA102D"/>
    <w:rsid w:val="1339010C"/>
    <w:rsid w:val="137E7725"/>
    <w:rsid w:val="13AA3FB2"/>
    <w:rsid w:val="13B82F59"/>
    <w:rsid w:val="14564C7C"/>
    <w:rsid w:val="14D15D88"/>
    <w:rsid w:val="14D81D6A"/>
    <w:rsid w:val="158E4221"/>
    <w:rsid w:val="15927E07"/>
    <w:rsid w:val="15CD2018"/>
    <w:rsid w:val="15FC0347"/>
    <w:rsid w:val="160D0966"/>
    <w:rsid w:val="161F6CA9"/>
    <w:rsid w:val="16344C08"/>
    <w:rsid w:val="163A4C40"/>
    <w:rsid w:val="168155E0"/>
    <w:rsid w:val="170606F9"/>
    <w:rsid w:val="172D7F6A"/>
    <w:rsid w:val="17542F08"/>
    <w:rsid w:val="17686C8D"/>
    <w:rsid w:val="1770686E"/>
    <w:rsid w:val="17946038"/>
    <w:rsid w:val="17A55F69"/>
    <w:rsid w:val="17AD4434"/>
    <w:rsid w:val="18676119"/>
    <w:rsid w:val="189E5026"/>
    <w:rsid w:val="19A03516"/>
    <w:rsid w:val="19DA6EE1"/>
    <w:rsid w:val="1A760272"/>
    <w:rsid w:val="1A857CEE"/>
    <w:rsid w:val="1AA50093"/>
    <w:rsid w:val="1B5247CC"/>
    <w:rsid w:val="1BBB25FF"/>
    <w:rsid w:val="1CD468E8"/>
    <w:rsid w:val="1D3A4C2D"/>
    <w:rsid w:val="1D7E7E64"/>
    <w:rsid w:val="1E5A6D59"/>
    <w:rsid w:val="1EA93C48"/>
    <w:rsid w:val="1EB92C3F"/>
    <w:rsid w:val="1EEB27C6"/>
    <w:rsid w:val="1EF61140"/>
    <w:rsid w:val="1F3B09F1"/>
    <w:rsid w:val="1F8F63FE"/>
    <w:rsid w:val="204858A2"/>
    <w:rsid w:val="20C7705F"/>
    <w:rsid w:val="2155469C"/>
    <w:rsid w:val="216868F2"/>
    <w:rsid w:val="2194564C"/>
    <w:rsid w:val="21F83F92"/>
    <w:rsid w:val="2215368F"/>
    <w:rsid w:val="222D3FF9"/>
    <w:rsid w:val="22BA14D4"/>
    <w:rsid w:val="24450315"/>
    <w:rsid w:val="25493643"/>
    <w:rsid w:val="26376426"/>
    <w:rsid w:val="266858A8"/>
    <w:rsid w:val="26FF32B7"/>
    <w:rsid w:val="271C1C38"/>
    <w:rsid w:val="27DF21D9"/>
    <w:rsid w:val="27E05DB6"/>
    <w:rsid w:val="27FE73F4"/>
    <w:rsid w:val="28197D80"/>
    <w:rsid w:val="28F415EC"/>
    <w:rsid w:val="2964358A"/>
    <w:rsid w:val="297664AE"/>
    <w:rsid w:val="29E235B0"/>
    <w:rsid w:val="2A1778C4"/>
    <w:rsid w:val="2A2C7174"/>
    <w:rsid w:val="2A8F6CD8"/>
    <w:rsid w:val="2B072EA8"/>
    <w:rsid w:val="2B6908F7"/>
    <w:rsid w:val="2C100E44"/>
    <w:rsid w:val="2CB66CE3"/>
    <w:rsid w:val="2CD2165F"/>
    <w:rsid w:val="2DFE6634"/>
    <w:rsid w:val="2E48120B"/>
    <w:rsid w:val="2EE417FF"/>
    <w:rsid w:val="2EFF5FB5"/>
    <w:rsid w:val="2F225345"/>
    <w:rsid w:val="2F6F1783"/>
    <w:rsid w:val="2FDF32BF"/>
    <w:rsid w:val="306F55BE"/>
    <w:rsid w:val="30D423A8"/>
    <w:rsid w:val="30E14F59"/>
    <w:rsid w:val="311E2AD2"/>
    <w:rsid w:val="312A6079"/>
    <w:rsid w:val="332A5F1C"/>
    <w:rsid w:val="33DC3F48"/>
    <w:rsid w:val="341F73DA"/>
    <w:rsid w:val="3436148B"/>
    <w:rsid w:val="34C34A21"/>
    <w:rsid w:val="3503180F"/>
    <w:rsid w:val="35D11009"/>
    <w:rsid w:val="35DA4033"/>
    <w:rsid w:val="36BD661C"/>
    <w:rsid w:val="377A1BD3"/>
    <w:rsid w:val="37CA4D98"/>
    <w:rsid w:val="37D950CC"/>
    <w:rsid w:val="37EB68C2"/>
    <w:rsid w:val="383F49D3"/>
    <w:rsid w:val="38CC5E4C"/>
    <w:rsid w:val="38D65C24"/>
    <w:rsid w:val="39D02713"/>
    <w:rsid w:val="3A5C1397"/>
    <w:rsid w:val="3AB01B79"/>
    <w:rsid w:val="3AD737CF"/>
    <w:rsid w:val="3B486C81"/>
    <w:rsid w:val="3B7218D2"/>
    <w:rsid w:val="3CF12636"/>
    <w:rsid w:val="3D5A6057"/>
    <w:rsid w:val="3D796AC9"/>
    <w:rsid w:val="3D7A30DC"/>
    <w:rsid w:val="3D936D93"/>
    <w:rsid w:val="3DD81C37"/>
    <w:rsid w:val="3E496E9D"/>
    <w:rsid w:val="3E78689A"/>
    <w:rsid w:val="3F740EF5"/>
    <w:rsid w:val="3F9B7FF3"/>
    <w:rsid w:val="4033184B"/>
    <w:rsid w:val="418244C4"/>
    <w:rsid w:val="41D41F77"/>
    <w:rsid w:val="41F86B5C"/>
    <w:rsid w:val="426378BF"/>
    <w:rsid w:val="428D61E3"/>
    <w:rsid w:val="429C0C32"/>
    <w:rsid w:val="42A27FB2"/>
    <w:rsid w:val="42CB28B7"/>
    <w:rsid w:val="42FD6C12"/>
    <w:rsid w:val="431A5D78"/>
    <w:rsid w:val="43360023"/>
    <w:rsid w:val="439E4CF2"/>
    <w:rsid w:val="43E5404C"/>
    <w:rsid w:val="45397D3F"/>
    <w:rsid w:val="45817CF0"/>
    <w:rsid w:val="458D27F5"/>
    <w:rsid w:val="45A47281"/>
    <w:rsid w:val="45E620E2"/>
    <w:rsid w:val="46056CEF"/>
    <w:rsid w:val="4655310D"/>
    <w:rsid w:val="480C754A"/>
    <w:rsid w:val="485756DE"/>
    <w:rsid w:val="491A1849"/>
    <w:rsid w:val="498049E0"/>
    <w:rsid w:val="49E047E1"/>
    <w:rsid w:val="4ACD0B9D"/>
    <w:rsid w:val="4B4047EB"/>
    <w:rsid w:val="4B455688"/>
    <w:rsid w:val="4B5F4603"/>
    <w:rsid w:val="4B622773"/>
    <w:rsid w:val="4BC14BF7"/>
    <w:rsid w:val="4C053931"/>
    <w:rsid w:val="4C2C3170"/>
    <w:rsid w:val="4C4014B6"/>
    <w:rsid w:val="4C7C491A"/>
    <w:rsid w:val="4CA473FE"/>
    <w:rsid w:val="4CE103A8"/>
    <w:rsid w:val="4D056494"/>
    <w:rsid w:val="4D350E7B"/>
    <w:rsid w:val="4DE1153D"/>
    <w:rsid w:val="4DE63D9A"/>
    <w:rsid w:val="4E4B6FAB"/>
    <w:rsid w:val="4F211247"/>
    <w:rsid w:val="50643804"/>
    <w:rsid w:val="50833494"/>
    <w:rsid w:val="51470A5F"/>
    <w:rsid w:val="516D2E48"/>
    <w:rsid w:val="52195CD6"/>
    <w:rsid w:val="52A77421"/>
    <w:rsid w:val="52EB152F"/>
    <w:rsid w:val="53DC7370"/>
    <w:rsid w:val="53F32123"/>
    <w:rsid w:val="54781E89"/>
    <w:rsid w:val="554C33E0"/>
    <w:rsid w:val="55FE51BD"/>
    <w:rsid w:val="565F7670"/>
    <w:rsid w:val="568C2BF0"/>
    <w:rsid w:val="56F62C96"/>
    <w:rsid w:val="57483155"/>
    <w:rsid w:val="574B2C2D"/>
    <w:rsid w:val="574E4C77"/>
    <w:rsid w:val="577B011D"/>
    <w:rsid w:val="578A08CF"/>
    <w:rsid w:val="57B5518C"/>
    <w:rsid w:val="57F7748F"/>
    <w:rsid w:val="59005699"/>
    <w:rsid w:val="59740377"/>
    <w:rsid w:val="59992219"/>
    <w:rsid w:val="599D32EA"/>
    <w:rsid w:val="5A6603D4"/>
    <w:rsid w:val="5AE62AC1"/>
    <w:rsid w:val="5BD50DB9"/>
    <w:rsid w:val="5C766BAE"/>
    <w:rsid w:val="5CD20D6D"/>
    <w:rsid w:val="5D1532E9"/>
    <w:rsid w:val="5D1F12C7"/>
    <w:rsid w:val="5D67372A"/>
    <w:rsid w:val="5DA8123A"/>
    <w:rsid w:val="5EB361CD"/>
    <w:rsid w:val="5ECE32DB"/>
    <w:rsid w:val="5F050D6C"/>
    <w:rsid w:val="5FDC2FCF"/>
    <w:rsid w:val="6033376C"/>
    <w:rsid w:val="605C798B"/>
    <w:rsid w:val="60805136"/>
    <w:rsid w:val="609E5FC6"/>
    <w:rsid w:val="60D9617E"/>
    <w:rsid w:val="60FD1619"/>
    <w:rsid w:val="61357504"/>
    <w:rsid w:val="616B1D79"/>
    <w:rsid w:val="61817BD4"/>
    <w:rsid w:val="623A5043"/>
    <w:rsid w:val="623D1865"/>
    <w:rsid w:val="62646D87"/>
    <w:rsid w:val="62763B56"/>
    <w:rsid w:val="62F22E07"/>
    <w:rsid w:val="62F47832"/>
    <w:rsid w:val="630B0584"/>
    <w:rsid w:val="635D633A"/>
    <w:rsid w:val="63786CEC"/>
    <w:rsid w:val="638C1AFE"/>
    <w:rsid w:val="638F4BFC"/>
    <w:rsid w:val="63A37B78"/>
    <w:rsid w:val="63E95D46"/>
    <w:rsid w:val="6421748C"/>
    <w:rsid w:val="64CA6407"/>
    <w:rsid w:val="64D71AE9"/>
    <w:rsid w:val="654B7205"/>
    <w:rsid w:val="65850E0B"/>
    <w:rsid w:val="65B345C3"/>
    <w:rsid w:val="65BC0699"/>
    <w:rsid w:val="66A749C1"/>
    <w:rsid w:val="67766354"/>
    <w:rsid w:val="67B72ACC"/>
    <w:rsid w:val="6802530B"/>
    <w:rsid w:val="68314DEB"/>
    <w:rsid w:val="686E3F18"/>
    <w:rsid w:val="69186600"/>
    <w:rsid w:val="6A025245"/>
    <w:rsid w:val="6A07014A"/>
    <w:rsid w:val="6A2915CD"/>
    <w:rsid w:val="6A7F5CE1"/>
    <w:rsid w:val="6AAA23F9"/>
    <w:rsid w:val="6AC01965"/>
    <w:rsid w:val="6B542350"/>
    <w:rsid w:val="6BB571AE"/>
    <w:rsid w:val="6BE648E2"/>
    <w:rsid w:val="6C750DB7"/>
    <w:rsid w:val="6C817CFF"/>
    <w:rsid w:val="6CFC00C8"/>
    <w:rsid w:val="6D36446D"/>
    <w:rsid w:val="6D555675"/>
    <w:rsid w:val="6D7517D8"/>
    <w:rsid w:val="6E143E7C"/>
    <w:rsid w:val="6E2928AF"/>
    <w:rsid w:val="6E4A6408"/>
    <w:rsid w:val="6F002A67"/>
    <w:rsid w:val="6F7163CE"/>
    <w:rsid w:val="6FB57D01"/>
    <w:rsid w:val="6FBD1A3E"/>
    <w:rsid w:val="6FE34358"/>
    <w:rsid w:val="70023866"/>
    <w:rsid w:val="7010484D"/>
    <w:rsid w:val="70507CE4"/>
    <w:rsid w:val="71217593"/>
    <w:rsid w:val="71BE0D6E"/>
    <w:rsid w:val="724679AF"/>
    <w:rsid w:val="724B3384"/>
    <w:rsid w:val="739A6C3E"/>
    <w:rsid w:val="7447228C"/>
    <w:rsid w:val="753128E9"/>
    <w:rsid w:val="75555692"/>
    <w:rsid w:val="75F658DF"/>
    <w:rsid w:val="7681667B"/>
    <w:rsid w:val="76C0066A"/>
    <w:rsid w:val="76D67335"/>
    <w:rsid w:val="76E44B84"/>
    <w:rsid w:val="76FF0E5F"/>
    <w:rsid w:val="7769436F"/>
    <w:rsid w:val="77773238"/>
    <w:rsid w:val="77CF1B02"/>
    <w:rsid w:val="77FD5E99"/>
    <w:rsid w:val="78310421"/>
    <w:rsid w:val="783211CB"/>
    <w:rsid w:val="785643EF"/>
    <w:rsid w:val="789A4243"/>
    <w:rsid w:val="79381A4B"/>
    <w:rsid w:val="7A014481"/>
    <w:rsid w:val="7A8F7EAA"/>
    <w:rsid w:val="7AF43CF7"/>
    <w:rsid w:val="7AFE2286"/>
    <w:rsid w:val="7BA807B3"/>
    <w:rsid w:val="7C0C573F"/>
    <w:rsid w:val="7C1C6550"/>
    <w:rsid w:val="7C3C5FFC"/>
    <w:rsid w:val="7C7864C2"/>
    <w:rsid w:val="7C804B9A"/>
    <w:rsid w:val="7C9B162D"/>
    <w:rsid w:val="7CD10418"/>
    <w:rsid w:val="7D28734B"/>
    <w:rsid w:val="7D6B6524"/>
    <w:rsid w:val="7D81233F"/>
    <w:rsid w:val="7DA55670"/>
    <w:rsid w:val="7E5F2930"/>
    <w:rsid w:val="7E6B6572"/>
    <w:rsid w:val="7EE60A7F"/>
    <w:rsid w:val="7FE45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stroke="f">
      <v:fill on="f"/>
      <v:stroke on="f"/>
    </o:shapedefaults>
    <o:shapelayout v:ext="edit">
      <o:idmap v:ext="edit" data="2"/>
    </o:shapelayout>
  </w:shapeDefaults>
  <w:decimalSymbol w:val="."/>
  <w:listSeparator w:val=","/>
  <w14:docId w14:val="637FCB2C"/>
  <w15:chartTrackingRefBased/>
  <w15:docId w15:val="{961259EF-5F48-4BE8-988D-2DDB12E4C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2" w:qFormat="1"/>
    <w:lsdException w:name="heading 1" w:uiPriority="0" w:qFormat="1"/>
    <w:lsdException w:name="heading 2" w:uiPriority="0" w:qFormat="1"/>
    <w:lsdException w:name="heading 3" w:uiPriority="0" w:qFormat="1"/>
    <w:lsdException w:name="heading 4" w:uiPriority="0" w:qFormat="1"/>
    <w:lsdException w:name="heading 5" w:uiPriority="12"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1" w:qFormat="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2"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2"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lsdException w:name="FollowedHyperlink" w:semiHidden="1" w:unhideWhenUsed="1"/>
    <w:lsdException w:name="Strong" w:uiPriority="22" w:qFormat="1"/>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uiPriority="1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2"/>
    <w:qFormat/>
    <w:pPr>
      <w:spacing w:line="276" w:lineRule="auto"/>
    </w:pPr>
    <w:rPr>
      <w:color w:val="000000"/>
      <w:sz w:val="21"/>
      <w:szCs w:val="21"/>
    </w:rPr>
  </w:style>
  <w:style w:type="paragraph" w:styleId="1">
    <w:name w:val="heading 1"/>
    <w:basedOn w:val="2"/>
    <w:next w:val="a0"/>
    <w:link w:val="10"/>
    <w:qFormat/>
    <w:pPr>
      <w:keepNext/>
      <w:keepLines/>
      <w:numPr>
        <w:numId w:val="1"/>
      </w:numPr>
      <w:spacing w:beforeLines="100" w:before="100" w:afterLines="100" w:after="100"/>
      <w:outlineLvl w:val="0"/>
    </w:pPr>
    <w:rPr>
      <w:rFonts w:eastAsia="方正小标宋_GBK"/>
      <w:b/>
      <w:bCs/>
      <w:color w:val="auto"/>
      <w:sz w:val="44"/>
      <w:szCs w:val="28"/>
    </w:rPr>
  </w:style>
  <w:style w:type="paragraph" w:styleId="20">
    <w:name w:val="heading 2"/>
    <w:basedOn w:val="2"/>
    <w:next w:val="a0"/>
    <w:link w:val="21"/>
    <w:qFormat/>
    <w:pPr>
      <w:keepNext/>
      <w:keepLines/>
      <w:numPr>
        <w:ilvl w:val="1"/>
        <w:numId w:val="1"/>
      </w:numPr>
      <w:tabs>
        <w:tab w:val="left" w:pos="0"/>
      </w:tabs>
      <w:spacing w:beforeLines="100" w:before="100" w:afterLines="100" w:after="100" w:line="360" w:lineRule="auto"/>
      <w:outlineLvl w:val="1"/>
    </w:pPr>
    <w:rPr>
      <w:rFonts w:eastAsia="楷体_GB2312"/>
      <w:b/>
      <w:bCs/>
      <w:color w:val="auto"/>
      <w:sz w:val="32"/>
      <w:szCs w:val="26"/>
    </w:rPr>
  </w:style>
  <w:style w:type="paragraph" w:styleId="3">
    <w:name w:val="heading 3"/>
    <w:basedOn w:val="2"/>
    <w:next w:val="a0"/>
    <w:link w:val="30"/>
    <w:qFormat/>
    <w:pPr>
      <w:keepNext/>
      <w:keepLines/>
      <w:numPr>
        <w:ilvl w:val="2"/>
        <w:numId w:val="1"/>
      </w:numPr>
      <w:spacing w:beforeLines="150" w:before="150" w:afterLines="150" w:after="150" w:line="360" w:lineRule="auto"/>
      <w:outlineLvl w:val="2"/>
    </w:pPr>
    <w:rPr>
      <w:rFonts w:ascii="Calibri Light" w:eastAsia="仿宋" w:hAnsi="Calibri Light"/>
      <w:b/>
      <w:bCs/>
      <w:sz w:val="28"/>
    </w:rPr>
  </w:style>
  <w:style w:type="paragraph" w:styleId="4">
    <w:name w:val="heading 4"/>
    <w:basedOn w:val="2"/>
    <w:next w:val="a0"/>
    <w:link w:val="40"/>
    <w:qFormat/>
    <w:pPr>
      <w:keepNext/>
      <w:keepLines/>
      <w:numPr>
        <w:ilvl w:val="3"/>
        <w:numId w:val="1"/>
      </w:numPr>
      <w:spacing w:beforeLines="150" w:before="150" w:afterLines="100" w:after="100" w:line="360" w:lineRule="auto"/>
      <w:outlineLvl w:val="3"/>
    </w:pPr>
    <w:rPr>
      <w:rFonts w:eastAsia="仿宋"/>
      <w:b/>
      <w:bCs/>
      <w:iCs/>
      <w:sz w:val="28"/>
    </w:rPr>
  </w:style>
  <w:style w:type="paragraph" w:styleId="5">
    <w:name w:val="heading 5"/>
    <w:basedOn w:val="2"/>
    <w:next w:val="a"/>
    <w:link w:val="50"/>
    <w:uiPriority w:val="12"/>
    <w:qFormat/>
    <w:pPr>
      <w:keepNext/>
      <w:keepLines/>
      <w:spacing w:after="0" w:line="300" w:lineRule="auto"/>
      <w:ind w:firstLineChars="200" w:firstLine="200"/>
      <w:outlineLvl w:val="4"/>
    </w:pPr>
    <w:rPr>
      <w:color w:val="auto"/>
      <w:sz w:val="20"/>
      <w:szCs w:val="20"/>
    </w:rPr>
  </w:style>
  <w:style w:type="paragraph" w:styleId="6">
    <w:name w:val="heading 6"/>
    <w:basedOn w:val="a"/>
    <w:next w:val="a"/>
    <w:link w:val="60"/>
    <w:uiPriority w:val="9"/>
    <w:qFormat/>
    <w:pPr>
      <w:keepNext/>
      <w:keepLines/>
      <w:spacing w:before="200"/>
      <w:outlineLvl w:val="5"/>
    </w:pPr>
    <w:rPr>
      <w:rFonts w:ascii="Cambria" w:hAnsi="Cambria"/>
      <w:i/>
      <w:iCs/>
      <w:color w:val="243F60"/>
      <w:sz w:val="20"/>
      <w:szCs w:val="20"/>
    </w:rPr>
  </w:style>
  <w:style w:type="paragraph" w:styleId="7">
    <w:name w:val="heading 7"/>
    <w:basedOn w:val="a"/>
    <w:next w:val="a"/>
    <w:link w:val="70"/>
    <w:uiPriority w:val="9"/>
    <w:qFormat/>
    <w:pPr>
      <w:keepNext/>
      <w:keepLines/>
      <w:spacing w:before="200"/>
      <w:outlineLvl w:val="6"/>
    </w:pPr>
    <w:rPr>
      <w:rFonts w:ascii="Cambria" w:hAnsi="Cambria"/>
      <w:i/>
      <w:iCs/>
      <w:color w:val="404040"/>
      <w:sz w:val="20"/>
      <w:szCs w:val="20"/>
    </w:rPr>
  </w:style>
  <w:style w:type="paragraph" w:styleId="8">
    <w:name w:val="heading 8"/>
    <w:basedOn w:val="a"/>
    <w:next w:val="a"/>
    <w:link w:val="80"/>
    <w:uiPriority w:val="9"/>
    <w:qFormat/>
    <w:pPr>
      <w:keepNext/>
      <w:keepLines/>
      <w:spacing w:before="200"/>
      <w:outlineLvl w:val="7"/>
    </w:pPr>
    <w:rPr>
      <w:rFonts w:ascii="Cambria" w:hAnsi="Cambria"/>
      <w:color w:val="4F81BD"/>
      <w:sz w:val="20"/>
      <w:szCs w:val="20"/>
    </w:rPr>
  </w:style>
  <w:style w:type="paragraph" w:styleId="9">
    <w:name w:val="heading 9"/>
    <w:basedOn w:val="a"/>
    <w:next w:val="a"/>
    <w:link w:val="90"/>
    <w:uiPriority w:val="9"/>
    <w:qFormat/>
    <w:pPr>
      <w:keepNext/>
      <w:keepLines/>
      <w:spacing w:before="200"/>
      <w:outlineLvl w:val="8"/>
    </w:pPr>
    <w:rPr>
      <w:rFonts w:ascii="Cambria" w:hAnsi="Cambria"/>
      <w:i/>
      <w:iCs/>
      <w:color w:val="404040"/>
      <w:sz w:val="20"/>
      <w:szCs w:val="20"/>
    </w:rPr>
  </w:style>
  <w:style w:type="character" w:default="1" w:styleId="a1">
    <w:name w:val="Default Paragraph Font"/>
    <w:uiPriority w:val="1"/>
    <w:unhideWhenUsed/>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uiPriority w:val="99"/>
    <w:unhideWhenUsed/>
    <w:rPr>
      <w:sz w:val="21"/>
      <w:szCs w:val="21"/>
    </w:rPr>
  </w:style>
  <w:style w:type="character" w:styleId="a5">
    <w:name w:val="Emphasis"/>
    <w:uiPriority w:val="6"/>
    <w:qFormat/>
    <w:rPr>
      <w:i/>
      <w:iCs/>
    </w:rPr>
  </w:style>
  <w:style w:type="character" w:styleId="a6">
    <w:name w:val="Hyperlink"/>
    <w:uiPriority w:val="99"/>
    <w:unhideWhenUsed/>
    <w:rPr>
      <w:color w:val="0000FF"/>
      <w:u w:val="single"/>
    </w:rPr>
  </w:style>
  <w:style w:type="character" w:styleId="a7">
    <w:name w:val="Strong"/>
    <w:uiPriority w:val="22"/>
    <w:qFormat/>
    <w:rPr>
      <w:b/>
      <w:bCs/>
    </w:rPr>
  </w:style>
  <w:style w:type="character" w:customStyle="1" w:styleId="10">
    <w:name w:val="标题 1 字符"/>
    <w:link w:val="1"/>
    <w:rPr>
      <w:rFonts w:ascii="Times New Roman" w:eastAsia="方正小标宋_GBK" w:hAnsi="Times New Roman"/>
      <w:b/>
      <w:bCs/>
      <w:sz w:val="44"/>
      <w:szCs w:val="28"/>
    </w:rPr>
  </w:style>
  <w:style w:type="character" w:customStyle="1" w:styleId="a8">
    <w:name w:val="引用 字符"/>
    <w:link w:val="a9"/>
    <w:uiPriority w:val="29"/>
    <w:semiHidden/>
    <w:rPr>
      <w:i/>
      <w:iCs/>
    </w:rPr>
  </w:style>
  <w:style w:type="character" w:customStyle="1" w:styleId="31">
    <w:name w:val="正文文本缩进 3 字符"/>
    <w:link w:val="32"/>
    <w:uiPriority w:val="99"/>
    <w:semiHidden/>
    <w:rPr>
      <w:sz w:val="16"/>
      <w:szCs w:val="16"/>
    </w:rPr>
  </w:style>
  <w:style w:type="character" w:customStyle="1" w:styleId="aa">
    <w:name w:val="页眉 字符"/>
    <w:link w:val="ab"/>
    <w:uiPriority w:val="99"/>
    <w:rPr>
      <w:sz w:val="18"/>
      <w:szCs w:val="18"/>
    </w:rPr>
  </w:style>
  <w:style w:type="character" w:styleId="ac">
    <w:name w:val="Intense Reference"/>
    <w:uiPriority w:val="32"/>
    <w:qFormat/>
    <w:rPr>
      <w:b/>
      <w:bCs/>
      <w:smallCaps/>
      <w:color w:val="C0504D"/>
      <w:spacing w:val="5"/>
      <w:u w:val="single"/>
    </w:rPr>
  </w:style>
  <w:style w:type="character" w:customStyle="1" w:styleId="ad">
    <w:name w:val="页脚 字符"/>
    <w:link w:val="ae"/>
    <w:uiPriority w:val="99"/>
    <w:rPr>
      <w:sz w:val="18"/>
      <w:szCs w:val="18"/>
    </w:rPr>
  </w:style>
  <w:style w:type="character" w:customStyle="1" w:styleId="60">
    <w:name w:val="标题 6 字符"/>
    <w:link w:val="6"/>
    <w:uiPriority w:val="9"/>
    <w:semiHidden/>
    <w:rPr>
      <w:rFonts w:ascii="Cambria" w:eastAsia="宋体" w:hAnsi="Cambria" w:cs="Times New Roman"/>
      <w:i/>
      <w:iCs/>
      <w:color w:val="243F60"/>
    </w:rPr>
  </w:style>
  <w:style w:type="character" w:customStyle="1" w:styleId="22">
    <w:name w:val="正文文本首行缩进 2 字符"/>
    <w:link w:val="23"/>
    <w:uiPriority w:val="99"/>
    <w:semiHidden/>
  </w:style>
  <w:style w:type="character" w:customStyle="1" w:styleId="af">
    <w:name w:val="批注框文本 字符"/>
    <w:link w:val="af0"/>
    <w:uiPriority w:val="99"/>
    <w:semiHidden/>
    <w:rPr>
      <w:sz w:val="18"/>
      <w:szCs w:val="18"/>
    </w:rPr>
  </w:style>
  <w:style w:type="character" w:styleId="af1">
    <w:name w:val="Subtle Emphasis"/>
    <w:uiPriority w:val="19"/>
    <w:qFormat/>
    <w:rPr>
      <w:i/>
      <w:iCs/>
      <w:color w:val="808080"/>
    </w:rPr>
  </w:style>
  <w:style w:type="character" w:customStyle="1" w:styleId="af2">
    <w:name w:val="标题 字符"/>
    <w:link w:val="af3"/>
    <w:uiPriority w:val="10"/>
    <w:semiHidden/>
    <w:rPr>
      <w:rFonts w:ascii="Cambria" w:eastAsia="宋体" w:hAnsi="Cambria" w:cs="Times New Roman"/>
      <w:color w:val="17365D"/>
      <w:spacing w:val="5"/>
      <w:kern w:val="28"/>
      <w:sz w:val="52"/>
      <w:szCs w:val="52"/>
    </w:rPr>
  </w:style>
  <w:style w:type="character" w:customStyle="1" w:styleId="24">
    <w:name w:val="正文文本缩进 2 字符"/>
    <w:link w:val="25"/>
    <w:uiPriority w:val="99"/>
    <w:semiHidden/>
  </w:style>
  <w:style w:type="character" w:customStyle="1" w:styleId="11">
    <w:name w:val="已访问的超链接1"/>
    <w:uiPriority w:val="99"/>
    <w:unhideWhenUsed/>
    <w:rPr>
      <w:color w:val="800080"/>
      <w:u w:val="single"/>
    </w:rPr>
  </w:style>
  <w:style w:type="character" w:customStyle="1" w:styleId="af4">
    <w:name w:val="批注主题 字符"/>
    <w:link w:val="af5"/>
    <w:uiPriority w:val="99"/>
    <w:semiHidden/>
    <w:rPr>
      <w:b/>
      <w:bCs/>
      <w:color w:val="000000"/>
      <w:sz w:val="21"/>
      <w:szCs w:val="21"/>
    </w:rPr>
  </w:style>
  <w:style w:type="character" w:styleId="af6">
    <w:name w:val="Subtle Reference"/>
    <w:uiPriority w:val="31"/>
    <w:qFormat/>
    <w:rPr>
      <w:smallCaps/>
      <w:color w:val="C0504D"/>
      <w:u w:val="single"/>
    </w:rPr>
  </w:style>
  <w:style w:type="character" w:customStyle="1" w:styleId="af7">
    <w:name w:val="副标题 字符"/>
    <w:link w:val="af8"/>
    <w:uiPriority w:val="12"/>
    <w:rPr>
      <w:rFonts w:ascii="Cambria" w:hAnsi="Cambria" w:cs="Times New Roman"/>
      <w:b/>
      <w:iCs/>
      <w:spacing w:val="15"/>
      <w:sz w:val="28"/>
      <w:szCs w:val="24"/>
    </w:rPr>
  </w:style>
  <w:style w:type="character" w:customStyle="1" w:styleId="26">
    <w:name w:val="正文文本 2 字符"/>
    <w:link w:val="2"/>
    <w:uiPriority w:val="99"/>
    <w:semiHidden/>
  </w:style>
  <w:style w:type="character" w:customStyle="1" w:styleId="af9">
    <w:name w:val="正文文本缩进 字符"/>
    <w:link w:val="afa"/>
    <w:uiPriority w:val="99"/>
    <w:semiHidden/>
  </w:style>
  <w:style w:type="character" w:customStyle="1" w:styleId="80">
    <w:name w:val="标题 8 字符"/>
    <w:link w:val="8"/>
    <w:uiPriority w:val="9"/>
    <w:semiHidden/>
    <w:rPr>
      <w:rFonts w:ascii="Cambria" w:eastAsia="宋体" w:hAnsi="Cambria" w:cs="Times New Roman"/>
      <w:color w:val="4F81BD"/>
      <w:sz w:val="20"/>
      <w:szCs w:val="20"/>
    </w:rPr>
  </w:style>
  <w:style w:type="character" w:customStyle="1" w:styleId="40">
    <w:name w:val="标题 4 字符"/>
    <w:link w:val="4"/>
    <w:rPr>
      <w:rFonts w:eastAsia="仿宋"/>
      <w:b/>
      <w:bCs/>
      <w:iCs/>
      <w:color w:val="000000"/>
      <w:sz w:val="28"/>
      <w:szCs w:val="21"/>
    </w:rPr>
  </w:style>
  <w:style w:type="character" w:customStyle="1" w:styleId="21">
    <w:name w:val="标题 2 字符"/>
    <w:link w:val="20"/>
    <w:rPr>
      <w:rFonts w:ascii="Times New Roman" w:eastAsia="楷体_GB2312" w:hAnsi="Times New Roman"/>
      <w:b/>
      <w:bCs/>
      <w:sz w:val="32"/>
      <w:szCs w:val="26"/>
    </w:rPr>
  </w:style>
  <w:style w:type="character" w:customStyle="1" w:styleId="30">
    <w:name w:val="标题 3 字符"/>
    <w:link w:val="3"/>
    <w:rPr>
      <w:rFonts w:ascii="Calibri Light" w:eastAsia="仿宋" w:hAnsi="Calibri Light"/>
      <w:b/>
      <w:bCs/>
      <w:color w:val="000000"/>
      <w:sz w:val="28"/>
      <w:szCs w:val="21"/>
    </w:rPr>
  </w:style>
  <w:style w:type="character" w:customStyle="1" w:styleId="70">
    <w:name w:val="标题 7 字符"/>
    <w:link w:val="7"/>
    <w:uiPriority w:val="9"/>
    <w:semiHidden/>
    <w:rPr>
      <w:rFonts w:ascii="Cambria" w:eastAsia="宋体" w:hAnsi="Cambria" w:cs="Times New Roman"/>
      <w:i/>
      <w:iCs/>
      <w:color w:val="404040"/>
    </w:rPr>
  </w:style>
  <w:style w:type="character" w:customStyle="1" w:styleId="afb">
    <w:name w:val="案例标题底纹"/>
    <w:uiPriority w:val="12"/>
    <w:rPr>
      <w:shd w:val="clear" w:color="auto" w:fill="D9D9D9"/>
    </w:rPr>
  </w:style>
  <w:style w:type="character" w:styleId="afc">
    <w:name w:val="Book Title"/>
    <w:uiPriority w:val="33"/>
    <w:qFormat/>
    <w:rPr>
      <w:rFonts w:ascii="Times New Roman" w:eastAsia="黑体" w:hAnsi="Times New Roman"/>
      <w:b w:val="0"/>
      <w:bCs/>
      <w:i w:val="0"/>
      <w:caps w:val="0"/>
      <w:smallCaps/>
      <w:spacing w:val="5"/>
      <w:sz w:val="32"/>
    </w:rPr>
  </w:style>
  <w:style w:type="character" w:customStyle="1" w:styleId="afd">
    <w:name w:val="加粗"/>
    <w:uiPriority w:val="3"/>
    <w:qFormat/>
    <w:rPr>
      <w:rFonts w:eastAsia="宋体"/>
      <w:b/>
      <w:sz w:val="21"/>
    </w:rPr>
  </w:style>
  <w:style w:type="character" w:customStyle="1" w:styleId="50">
    <w:name w:val="标题 5 字符"/>
    <w:link w:val="5"/>
    <w:uiPriority w:val="12"/>
    <w:rPr>
      <w:rFonts w:cs="Times New Roman"/>
    </w:rPr>
  </w:style>
  <w:style w:type="character" w:customStyle="1" w:styleId="afe">
    <w:name w:val="正文文本 字符"/>
    <w:link w:val="aff"/>
    <w:uiPriority w:val="99"/>
    <w:semiHidden/>
  </w:style>
  <w:style w:type="character" w:customStyle="1" w:styleId="33">
    <w:name w:val="正文文本 3 字符"/>
    <w:link w:val="34"/>
    <w:uiPriority w:val="99"/>
    <w:semiHidden/>
    <w:rPr>
      <w:sz w:val="16"/>
      <w:szCs w:val="16"/>
    </w:rPr>
  </w:style>
  <w:style w:type="character" w:customStyle="1" w:styleId="aff0">
    <w:name w:val="注释标题 字符"/>
    <w:link w:val="aff1"/>
    <w:uiPriority w:val="99"/>
    <w:semiHidden/>
  </w:style>
  <w:style w:type="character" w:customStyle="1" w:styleId="90">
    <w:name w:val="标题 9 字符"/>
    <w:link w:val="9"/>
    <w:uiPriority w:val="9"/>
    <w:semiHidden/>
    <w:rPr>
      <w:rFonts w:ascii="Cambria" w:eastAsia="宋体" w:hAnsi="Cambria" w:cs="Times New Roman"/>
      <w:i/>
      <w:iCs/>
      <w:color w:val="404040"/>
      <w:sz w:val="20"/>
      <w:szCs w:val="20"/>
    </w:rPr>
  </w:style>
  <w:style w:type="character" w:customStyle="1" w:styleId="aff2">
    <w:name w:val="批注文字 字符"/>
    <w:link w:val="aff3"/>
    <w:uiPriority w:val="99"/>
    <w:semiHidden/>
    <w:rPr>
      <w:color w:val="000000"/>
      <w:sz w:val="21"/>
      <w:szCs w:val="21"/>
    </w:rPr>
  </w:style>
  <w:style w:type="character" w:customStyle="1" w:styleId="aff4">
    <w:name w:val="明显引用 字符"/>
    <w:link w:val="aff5"/>
    <w:uiPriority w:val="30"/>
    <w:semiHidden/>
    <w:rPr>
      <w:b/>
      <w:bCs/>
      <w:i/>
      <w:iCs/>
      <w:color w:val="4F81BD"/>
    </w:rPr>
  </w:style>
  <w:style w:type="character" w:styleId="aff6">
    <w:name w:val="Intense Emphasis"/>
    <w:uiPriority w:val="21"/>
    <w:qFormat/>
    <w:rPr>
      <w:b/>
      <w:bCs/>
      <w:i/>
      <w:iCs/>
      <w:color w:val="4F81BD"/>
    </w:rPr>
  </w:style>
  <w:style w:type="character" w:customStyle="1" w:styleId="aff7">
    <w:name w:val="正文文本首行缩进 字符"/>
    <w:link w:val="aff8"/>
    <w:uiPriority w:val="99"/>
    <w:semiHidden/>
  </w:style>
  <w:style w:type="paragraph" w:styleId="23">
    <w:name w:val="Body Text First Indent 2"/>
    <w:basedOn w:val="afa"/>
    <w:link w:val="22"/>
    <w:uiPriority w:val="99"/>
    <w:semiHidden/>
    <w:pPr>
      <w:ind w:firstLineChars="200" w:firstLine="420"/>
    </w:pPr>
  </w:style>
  <w:style w:type="paragraph" w:styleId="ae">
    <w:name w:val="footer"/>
    <w:basedOn w:val="a"/>
    <w:link w:val="ad"/>
    <w:uiPriority w:val="99"/>
    <w:unhideWhenUsed/>
    <w:pPr>
      <w:tabs>
        <w:tab w:val="center" w:pos="4153"/>
        <w:tab w:val="right" w:pos="8306"/>
      </w:tabs>
      <w:snapToGrid w:val="0"/>
      <w:spacing w:line="240" w:lineRule="auto"/>
    </w:pPr>
    <w:rPr>
      <w:color w:val="auto"/>
      <w:sz w:val="18"/>
      <w:szCs w:val="18"/>
    </w:rPr>
  </w:style>
  <w:style w:type="paragraph" w:styleId="25">
    <w:name w:val="Body Text Indent 2"/>
    <w:basedOn w:val="a"/>
    <w:link w:val="24"/>
    <w:uiPriority w:val="99"/>
    <w:semiHidden/>
    <w:pPr>
      <w:spacing w:after="120" w:line="480" w:lineRule="auto"/>
      <w:ind w:leftChars="200" w:left="420"/>
    </w:pPr>
  </w:style>
  <w:style w:type="paragraph" w:styleId="34">
    <w:name w:val="Body Text 3"/>
    <w:basedOn w:val="a"/>
    <w:link w:val="33"/>
    <w:uiPriority w:val="99"/>
    <w:semiHidden/>
    <w:pPr>
      <w:spacing w:after="120"/>
    </w:pPr>
    <w:rPr>
      <w:color w:val="auto"/>
      <w:sz w:val="16"/>
      <w:szCs w:val="16"/>
    </w:rPr>
  </w:style>
  <w:style w:type="paragraph" w:styleId="aff9">
    <w:name w:val="Normal (Web)"/>
    <w:basedOn w:val="a"/>
    <w:uiPriority w:val="99"/>
    <w:unhideWhenUsed/>
    <w:pPr>
      <w:spacing w:before="100" w:beforeAutospacing="1" w:after="100" w:afterAutospacing="1" w:line="240" w:lineRule="auto"/>
    </w:pPr>
    <w:rPr>
      <w:rFonts w:ascii="宋体" w:hAnsi="宋体" w:cs="宋体"/>
      <w:color w:val="auto"/>
      <w:sz w:val="24"/>
      <w:szCs w:val="24"/>
    </w:rPr>
  </w:style>
  <w:style w:type="paragraph" w:styleId="af3">
    <w:name w:val="Title"/>
    <w:basedOn w:val="a"/>
    <w:next w:val="a"/>
    <w:link w:val="af2"/>
    <w:uiPriority w:val="10"/>
    <w:qFormat/>
    <w:pPr>
      <w:pBdr>
        <w:bottom w:val="single" w:sz="8" w:space="4" w:color="4F81BD"/>
      </w:pBdr>
      <w:spacing w:after="300" w:line="240" w:lineRule="auto"/>
      <w:contextualSpacing/>
    </w:pPr>
    <w:rPr>
      <w:rFonts w:ascii="Cambria" w:hAnsi="Cambria"/>
      <w:color w:val="17365D"/>
      <w:spacing w:val="5"/>
      <w:kern w:val="28"/>
      <w:sz w:val="52"/>
      <w:szCs w:val="52"/>
    </w:rPr>
  </w:style>
  <w:style w:type="paragraph" w:styleId="af8">
    <w:name w:val="Subtitle"/>
    <w:basedOn w:val="a"/>
    <w:next w:val="a"/>
    <w:link w:val="af7"/>
    <w:uiPriority w:val="12"/>
    <w:qFormat/>
    <w:rPr>
      <w:rFonts w:ascii="Cambria" w:hAnsi="Cambria"/>
      <w:b/>
      <w:iCs/>
      <w:color w:val="auto"/>
      <w:spacing w:val="15"/>
      <w:sz w:val="28"/>
      <w:szCs w:val="24"/>
    </w:rPr>
  </w:style>
  <w:style w:type="paragraph" w:styleId="TOC1">
    <w:name w:val="toc 1"/>
    <w:basedOn w:val="a"/>
    <w:next w:val="a"/>
    <w:uiPriority w:val="39"/>
    <w:unhideWhenUsed/>
    <w:pPr>
      <w:spacing w:after="100" w:line="259" w:lineRule="auto"/>
    </w:pPr>
    <w:rPr>
      <w:rFonts w:ascii="Calibri" w:hAnsi="Calibri"/>
      <w:color w:val="auto"/>
      <w:sz w:val="22"/>
      <w:szCs w:val="22"/>
    </w:rPr>
  </w:style>
  <w:style w:type="paragraph" w:styleId="41">
    <w:name w:val="index 4"/>
    <w:basedOn w:val="a"/>
    <w:next w:val="a"/>
    <w:uiPriority w:val="99"/>
    <w:unhideWhenUsed/>
    <w:pPr>
      <w:ind w:leftChars="600" w:left="600"/>
    </w:pPr>
  </w:style>
  <w:style w:type="paragraph" w:styleId="2">
    <w:name w:val="Body Text 2"/>
    <w:basedOn w:val="aff"/>
    <w:next w:val="a"/>
    <w:link w:val="26"/>
    <w:uiPriority w:val="99"/>
    <w:semiHidden/>
    <w:pPr>
      <w:spacing w:line="240" w:lineRule="auto"/>
    </w:pPr>
  </w:style>
  <w:style w:type="paragraph" w:styleId="a0">
    <w:name w:val="Normal Indent"/>
    <w:basedOn w:val="a"/>
    <w:uiPriority w:val="1"/>
    <w:qFormat/>
    <w:pPr>
      <w:spacing w:line="360" w:lineRule="auto"/>
      <w:ind w:firstLineChars="200" w:firstLine="200"/>
    </w:pPr>
    <w:rPr>
      <w:sz w:val="24"/>
    </w:rPr>
  </w:style>
  <w:style w:type="paragraph" w:styleId="af5">
    <w:name w:val="annotation subject"/>
    <w:basedOn w:val="aff3"/>
    <w:next w:val="aff3"/>
    <w:link w:val="af4"/>
    <w:uiPriority w:val="99"/>
    <w:unhideWhenUsed/>
    <w:rPr>
      <w:b/>
      <w:bCs/>
    </w:rPr>
  </w:style>
  <w:style w:type="paragraph" w:styleId="aff3">
    <w:name w:val="annotation text"/>
    <w:basedOn w:val="a"/>
    <w:link w:val="aff2"/>
    <w:uiPriority w:val="99"/>
    <w:unhideWhenUsed/>
  </w:style>
  <w:style w:type="paragraph" w:styleId="aff">
    <w:name w:val="Body Text"/>
    <w:basedOn w:val="a"/>
    <w:link w:val="afe"/>
    <w:uiPriority w:val="99"/>
    <w:semiHidden/>
    <w:pPr>
      <w:spacing w:after="120"/>
    </w:pPr>
  </w:style>
  <w:style w:type="paragraph" w:styleId="aff1">
    <w:name w:val="Note Heading"/>
    <w:basedOn w:val="a"/>
    <w:next w:val="a"/>
    <w:link w:val="aff0"/>
    <w:uiPriority w:val="99"/>
    <w:semiHidden/>
    <w:pPr>
      <w:jc w:val="center"/>
    </w:pPr>
  </w:style>
  <w:style w:type="paragraph" w:styleId="af0">
    <w:name w:val="Balloon Text"/>
    <w:basedOn w:val="a"/>
    <w:link w:val="af"/>
    <w:uiPriority w:val="99"/>
    <w:unhideWhenUsed/>
    <w:pPr>
      <w:spacing w:line="240" w:lineRule="auto"/>
    </w:pPr>
    <w:rPr>
      <w:color w:val="auto"/>
      <w:sz w:val="18"/>
      <w:szCs w:val="18"/>
    </w:rPr>
  </w:style>
  <w:style w:type="paragraph" w:styleId="TOC3">
    <w:name w:val="toc 3"/>
    <w:basedOn w:val="a"/>
    <w:next w:val="a"/>
    <w:uiPriority w:val="39"/>
    <w:unhideWhenUsed/>
    <w:pPr>
      <w:spacing w:after="100" w:line="259" w:lineRule="auto"/>
      <w:ind w:left="440"/>
    </w:pPr>
    <w:rPr>
      <w:rFonts w:ascii="Calibri" w:hAnsi="Calibri"/>
      <w:color w:val="auto"/>
      <w:sz w:val="22"/>
      <w:szCs w:val="22"/>
    </w:rPr>
  </w:style>
  <w:style w:type="paragraph" w:styleId="affa">
    <w:name w:val="Block Text"/>
    <w:basedOn w:val="a"/>
    <w:uiPriority w:val="99"/>
    <w:semiHidden/>
    <w:pPr>
      <w:spacing w:after="120"/>
      <w:ind w:leftChars="700" w:left="1440" w:rightChars="700" w:right="1440"/>
    </w:pPr>
  </w:style>
  <w:style w:type="paragraph" w:styleId="afa">
    <w:name w:val="Body Text Indent"/>
    <w:basedOn w:val="a"/>
    <w:link w:val="af9"/>
    <w:uiPriority w:val="99"/>
    <w:semiHidden/>
    <w:pPr>
      <w:spacing w:after="120"/>
      <w:ind w:leftChars="200" w:left="420"/>
    </w:pPr>
  </w:style>
  <w:style w:type="paragraph" w:styleId="affb">
    <w:name w:val="caption"/>
    <w:basedOn w:val="a"/>
    <w:next w:val="a0"/>
    <w:uiPriority w:val="2"/>
    <w:qFormat/>
    <w:pPr>
      <w:spacing w:line="300" w:lineRule="auto"/>
      <w:jc w:val="center"/>
    </w:pPr>
    <w:rPr>
      <w:bCs/>
      <w:szCs w:val="18"/>
    </w:rPr>
  </w:style>
  <w:style w:type="paragraph" w:styleId="32">
    <w:name w:val="Body Text Indent 3"/>
    <w:basedOn w:val="a"/>
    <w:link w:val="31"/>
    <w:uiPriority w:val="99"/>
    <w:semiHidden/>
    <w:pPr>
      <w:spacing w:after="120"/>
      <w:ind w:leftChars="200" w:left="420"/>
    </w:pPr>
    <w:rPr>
      <w:color w:val="auto"/>
      <w:sz w:val="16"/>
      <w:szCs w:val="16"/>
    </w:rPr>
  </w:style>
  <w:style w:type="paragraph" w:styleId="aff8">
    <w:name w:val="Body Text First Indent"/>
    <w:basedOn w:val="aff"/>
    <w:link w:val="aff7"/>
    <w:uiPriority w:val="99"/>
    <w:semiHidden/>
    <w:pPr>
      <w:ind w:firstLineChars="100" w:firstLine="420"/>
    </w:pPr>
  </w:style>
  <w:style w:type="paragraph" w:styleId="TOC2">
    <w:name w:val="toc 2"/>
    <w:basedOn w:val="a"/>
    <w:next w:val="a"/>
    <w:uiPriority w:val="39"/>
    <w:unhideWhenUsed/>
    <w:pPr>
      <w:spacing w:after="100" w:line="259" w:lineRule="auto"/>
      <w:ind w:left="220"/>
    </w:pPr>
    <w:rPr>
      <w:rFonts w:ascii="Calibri" w:hAnsi="Calibri"/>
      <w:color w:val="auto"/>
      <w:sz w:val="22"/>
      <w:szCs w:val="22"/>
    </w:rPr>
  </w:style>
  <w:style w:type="paragraph" w:styleId="ab">
    <w:name w:val="header"/>
    <w:basedOn w:val="a"/>
    <w:link w:val="aa"/>
    <w:uiPriority w:val="99"/>
    <w:unhideWhenUsed/>
    <w:pPr>
      <w:pBdr>
        <w:bottom w:val="single" w:sz="6" w:space="1" w:color="auto"/>
      </w:pBdr>
      <w:tabs>
        <w:tab w:val="center" w:pos="4153"/>
        <w:tab w:val="right" w:pos="8306"/>
      </w:tabs>
      <w:snapToGrid w:val="0"/>
      <w:spacing w:line="240" w:lineRule="auto"/>
      <w:jc w:val="center"/>
    </w:pPr>
    <w:rPr>
      <w:color w:val="auto"/>
      <w:sz w:val="18"/>
      <w:szCs w:val="18"/>
    </w:rPr>
  </w:style>
  <w:style w:type="paragraph" w:customStyle="1" w:styleId="affc">
    <w:name w:val="论文标题"/>
    <w:basedOn w:val="a"/>
    <w:next w:val="a0"/>
    <w:uiPriority w:val="12"/>
    <w:qFormat/>
    <w:pPr>
      <w:spacing w:afterLines="100"/>
      <w:jc w:val="center"/>
    </w:pPr>
    <w:rPr>
      <w:rFonts w:eastAsia="黑体"/>
      <w:sz w:val="36"/>
    </w:rPr>
  </w:style>
  <w:style w:type="paragraph" w:customStyle="1" w:styleId="27">
    <w:name w:val="样式2"/>
    <w:basedOn w:val="1"/>
    <w:next w:val="a"/>
    <w:pPr>
      <w:ind w:leftChars="300" w:left="0"/>
    </w:pPr>
    <w:rPr>
      <w:rFonts w:eastAsia="黑体"/>
    </w:rPr>
  </w:style>
  <w:style w:type="paragraph" w:customStyle="1" w:styleId="affd">
    <w:name w:val="引用(起)"/>
    <w:basedOn w:val="affe"/>
    <w:next w:val="a0"/>
    <w:uiPriority w:val="3"/>
    <w:qFormat/>
    <w:pPr>
      <w:spacing w:beforeLines="100" w:afterLines="0"/>
    </w:pPr>
  </w:style>
  <w:style w:type="paragraph" w:customStyle="1" w:styleId="afff">
    <w:name w:val="正文（接案例）"/>
    <w:basedOn w:val="afff0"/>
    <w:next w:val="a0"/>
    <w:uiPriority w:val="11"/>
    <w:pPr>
      <w:spacing w:beforeLines="50" w:afterLines="0"/>
      <w:ind w:firstLineChars="200" w:firstLine="200"/>
    </w:pPr>
    <w:rPr>
      <w:rFonts w:eastAsia="宋体"/>
      <w:sz w:val="21"/>
    </w:rPr>
  </w:style>
  <w:style w:type="paragraph" w:styleId="afff1">
    <w:name w:val="List Paragraph"/>
    <w:basedOn w:val="a"/>
    <w:qFormat/>
    <w:pPr>
      <w:ind w:left="720"/>
      <w:contextualSpacing/>
    </w:pPr>
  </w:style>
  <w:style w:type="paragraph" w:customStyle="1" w:styleId="affe">
    <w:name w:val="引用(止)"/>
    <w:basedOn w:val="afff2"/>
    <w:next w:val="a0"/>
    <w:uiPriority w:val="3"/>
    <w:qFormat/>
    <w:pPr>
      <w:spacing w:beforeLines="0"/>
      <w:ind w:hanging="420"/>
    </w:pPr>
  </w:style>
  <w:style w:type="paragraph" w:customStyle="1" w:styleId="afff0">
    <w:name w:val="案例标题"/>
    <w:basedOn w:val="a0"/>
    <w:next w:val="a0"/>
    <w:uiPriority w:val="11"/>
    <w:pPr>
      <w:spacing w:beforeLines="100" w:afterLines="50"/>
      <w:ind w:firstLineChars="0" w:firstLine="0"/>
    </w:pPr>
    <w:rPr>
      <w:rFonts w:eastAsia="黑体"/>
    </w:rPr>
  </w:style>
  <w:style w:type="paragraph" w:customStyle="1" w:styleId="afff3">
    <w:name w:val="注释"/>
    <w:basedOn w:val="a"/>
    <w:next w:val="a0"/>
    <w:uiPriority w:val="2"/>
    <w:qFormat/>
    <w:pPr>
      <w:ind w:firstLineChars="200" w:firstLine="200"/>
    </w:pPr>
    <w:rPr>
      <w:sz w:val="18"/>
    </w:rPr>
  </w:style>
  <w:style w:type="paragraph" w:styleId="TOC">
    <w:name w:val="TOC Heading"/>
    <w:basedOn w:val="1"/>
    <w:next w:val="a"/>
    <w:uiPriority w:val="39"/>
    <w:qFormat/>
    <w:pPr>
      <w:numPr>
        <w:numId w:val="0"/>
      </w:numPr>
      <w:outlineLvl w:val="9"/>
    </w:pPr>
  </w:style>
  <w:style w:type="paragraph" w:customStyle="1" w:styleId="afff4">
    <w:name w:val="表格"/>
    <w:basedOn w:val="a0"/>
    <w:next w:val="a0"/>
    <w:uiPriority w:val="12"/>
    <w:qFormat/>
    <w:pPr>
      <w:spacing w:line="300" w:lineRule="auto"/>
    </w:pPr>
    <w:rPr>
      <w:sz w:val="21"/>
    </w:rPr>
  </w:style>
  <w:style w:type="paragraph" w:customStyle="1" w:styleId="afff5">
    <w:name w:val="案例小标题"/>
    <w:basedOn w:val="a0"/>
    <w:next w:val="a0"/>
    <w:uiPriority w:val="11"/>
    <w:pPr>
      <w:spacing w:beforeLines="50" w:afterLines="50"/>
    </w:pPr>
    <w:rPr>
      <w:rFonts w:eastAsia="黑体"/>
    </w:rPr>
  </w:style>
  <w:style w:type="paragraph" w:customStyle="1" w:styleId="afff6">
    <w:name w:val="图表标题"/>
    <w:basedOn w:val="a"/>
    <w:next w:val="a0"/>
    <w:uiPriority w:val="4"/>
    <w:qFormat/>
    <w:pPr>
      <w:ind w:firstLine="420"/>
      <w:jc w:val="center"/>
    </w:pPr>
  </w:style>
  <w:style w:type="paragraph" w:customStyle="1" w:styleId="afff2">
    <w:name w:val="引用(单)"/>
    <w:basedOn w:val="affa"/>
    <w:next w:val="a0"/>
    <w:uiPriority w:val="3"/>
    <w:qFormat/>
    <w:pPr>
      <w:spacing w:beforeLines="100" w:afterLines="100"/>
      <w:ind w:leftChars="0" w:left="0" w:rightChars="0" w:right="0" w:hangingChars="200" w:hanging="200"/>
    </w:pPr>
  </w:style>
  <w:style w:type="paragraph" w:styleId="aff5">
    <w:name w:val="Intense Quote"/>
    <w:basedOn w:val="a"/>
    <w:next w:val="a"/>
    <w:link w:val="aff4"/>
    <w:uiPriority w:val="30"/>
    <w:qFormat/>
    <w:pPr>
      <w:pBdr>
        <w:bottom w:val="single" w:sz="4" w:space="4" w:color="4F81BD"/>
      </w:pBdr>
      <w:spacing w:before="200" w:after="280"/>
      <w:ind w:left="936" w:right="936"/>
    </w:pPr>
    <w:rPr>
      <w:b/>
      <w:bCs/>
      <w:i/>
      <w:iCs/>
      <w:color w:val="4F81BD"/>
      <w:sz w:val="20"/>
      <w:szCs w:val="20"/>
    </w:rPr>
  </w:style>
  <w:style w:type="paragraph" w:styleId="afff7">
    <w:name w:val="No Spacing"/>
    <w:uiPriority w:val="12"/>
    <w:qFormat/>
    <w:rPr>
      <w:color w:val="000000"/>
      <w:sz w:val="21"/>
      <w:szCs w:val="21"/>
    </w:rPr>
  </w:style>
  <w:style w:type="paragraph" w:styleId="a9">
    <w:name w:val="Quote"/>
    <w:basedOn w:val="a"/>
    <w:next w:val="a"/>
    <w:link w:val="a8"/>
    <w:uiPriority w:val="29"/>
    <w:qFormat/>
    <w:rPr>
      <w:i/>
      <w:iCs/>
      <w:color w:val="auto"/>
      <w:sz w:val="20"/>
      <w:szCs w:val="20"/>
    </w:rPr>
  </w:style>
  <w:style w:type="paragraph" w:customStyle="1" w:styleId="Default">
    <w:name w:val="Default"/>
    <w:pPr>
      <w:widowControl w:val="0"/>
      <w:autoSpaceDE w:val="0"/>
      <w:autoSpaceDN w:val="0"/>
      <w:adjustRightInd w:val="0"/>
    </w:pPr>
    <w:rPr>
      <w:rFonts w:ascii="方正仿宋_GBK" w:eastAsia="方正仿宋_GBK" w:cs="方正仿宋_GBK"/>
      <w:color w:val="000000"/>
      <w:sz w:val="24"/>
      <w:szCs w:val="24"/>
    </w:rPr>
  </w:style>
  <w:style w:type="paragraph" w:styleId="afff8">
    <w:name w:val="Revision"/>
    <w:uiPriority w:val="99"/>
    <w:semiHidden/>
    <w:rPr>
      <w:color w:val="000000"/>
      <w:sz w:val="21"/>
      <w:szCs w:val="21"/>
    </w:rPr>
  </w:style>
  <w:style w:type="paragraph" w:customStyle="1" w:styleId="Char">
    <w:name w:val="Char"/>
    <w:basedOn w:val="a"/>
    <w:pPr>
      <w:widowControl w:val="0"/>
      <w:tabs>
        <w:tab w:val="left" w:pos="425"/>
      </w:tabs>
      <w:spacing w:line="400" w:lineRule="exact"/>
      <w:ind w:left="425" w:hanging="425"/>
      <w:jc w:val="both"/>
    </w:pPr>
    <w:rPr>
      <w:color w:val="auto"/>
      <w:kern w:val="2"/>
      <w:szCs w:val="20"/>
    </w:rPr>
  </w:style>
  <w:style w:type="paragraph" w:customStyle="1" w:styleId="35">
    <w:name w:val="样式3"/>
    <w:basedOn w:val="20"/>
    <w:next w:val="a"/>
    <w:pPr>
      <w:spacing w:line="580" w:lineRule="exact"/>
      <w:ind w:left="0" w:firstLineChars="200" w:firstLine="720"/>
    </w:pPr>
  </w:style>
  <w:style w:type="paragraph" w:customStyle="1" w:styleId="afff9">
    <w:name w:val="参考文献"/>
    <w:basedOn w:val="2"/>
    <w:next w:val="a0"/>
    <w:uiPriority w:val="4"/>
    <w:qFormat/>
    <w:pPr>
      <w:spacing w:after="0" w:line="300" w:lineRule="auto"/>
      <w:ind w:hangingChars="200" w:hanging="200"/>
    </w:pPr>
  </w:style>
  <w:style w:type="paragraph" w:customStyle="1" w:styleId="12">
    <w:name w:val="样式1"/>
    <w:basedOn w:val="1"/>
    <w:next w:val="a"/>
    <w:pPr>
      <w:ind w:left="0"/>
    </w:pPr>
  </w:style>
  <w:style w:type="paragraph" w:customStyle="1" w:styleId="42">
    <w:name w:val="样式4"/>
    <w:basedOn w:val="20"/>
    <w:next w:val="a"/>
  </w:style>
  <w:style w:type="table" w:styleId="afffa">
    <w:name w:val="Table Grid"/>
    <w:basedOn w:val="a2"/>
    <w:uiPriority w:val="39"/>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table" w:styleId="13">
    <w:name w:val="Table Simple 1"/>
    <w:basedOn w:val="a2"/>
    <w:uiPriority w:val="99"/>
    <w:unhideWhenUsed/>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afffb">
    <w:name w:val="Light Shading"/>
    <w:basedOn w:val="a2"/>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chen">
    <w:name w:val="chen"/>
    <w:basedOn w:val="a2"/>
    <w:uiPriority w:val="99"/>
    <w:tblPr/>
  </w:style>
  <w:style w:type="table" w:customStyle="1" w:styleId="afffc">
    <w:name w:val="三线表"/>
    <w:basedOn w:val="a2"/>
    <w:uiPriority w:val="99"/>
    <w:pPr>
      <w:spacing w:line="264" w:lineRule="auto"/>
    </w:pPr>
    <w:tblPr>
      <w:tblBorders>
        <w:top w:val="single" w:sz="4" w:space="0" w:color="auto"/>
        <w:bottom w:val="single" w:sz="4" w:space="0" w:color="auto"/>
      </w:tblBorders>
    </w:tblPr>
    <w:tblStylePr w:type="firstRow">
      <w:tblPr/>
      <w:tcPr>
        <w:tcBorders>
          <w:top w:val="nil"/>
          <w:left w:val="nil"/>
          <w:bottom w:val="nil"/>
          <w:right w:val="nil"/>
          <w:insideH w:val="nil"/>
          <w:insideV w:val="nil"/>
          <w:tl2br w:val="nil"/>
          <w:tr2bl w:val="nil"/>
        </w:tcBorders>
      </w:tcPr>
    </w:tblStylePr>
  </w:style>
  <w:style w:type="table" w:customStyle="1" w:styleId="14">
    <w:name w:val="三线表1"/>
    <w:basedOn w:val="13"/>
    <w:uiPriority w:val="99"/>
    <w:tblPr>
      <w:tblBorders>
        <w:top w:val="single" w:sz="4" w:space="0" w:color="000000"/>
        <w:bottom w:val="single" w:sz="4" w:space="0" w:color="000000"/>
      </w:tblBorders>
    </w:tblPr>
    <w:tcPr>
      <w:shd w:val="clear" w:color="auto" w:fill="auto"/>
    </w:tcPr>
    <w:tblStylePr w:type="firstRow">
      <w:tblPr/>
      <w:tcPr>
        <w:tcBorders>
          <w:top w:val="nil"/>
          <w:left w:val="nil"/>
          <w:bottom w:val="single" w:sz="4" w:space="0" w:color="000000"/>
          <w:right w:val="nil"/>
          <w:insideH w:val="nil"/>
          <w:insideV w:val="nil"/>
          <w:tl2br w:val="nil"/>
          <w:tr2bl w:val="nil"/>
        </w:tcBorders>
        <w:shd w:val="clear" w:color="auto" w:fill="auto"/>
      </w:tcPr>
    </w:tblStylePr>
    <w:tblStylePr w:type="lastRow">
      <w:tblPr/>
      <w:tcPr>
        <w:tcBorders>
          <w:top w:val="single" w:sz="4" w:space="0" w:color="000000"/>
          <w:left w:val="nil"/>
          <w:bottom w:val="nil"/>
          <w:right w:val="nil"/>
          <w:insideH w:val="nil"/>
          <w:insideV w:val="nil"/>
          <w:tl2br w:val="nil"/>
          <w:tr2bl w:val="nil"/>
        </w:tcBorders>
        <w:shd w:val="clear" w:color="auto" w:fill="auto"/>
      </w:tcPr>
    </w:tblStylePr>
  </w:style>
  <w:style w:type="table" w:customStyle="1" w:styleId="-11">
    <w:name w:val="浅色底纹 - 强调文字颜色 11"/>
    <w:basedOn w:val="a2"/>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21">
    <w:name w:val="浅色底纹 - 强调文字颜色 21"/>
    <w:basedOn w:val="a2"/>
    <w:uiPriority w:val="60"/>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oleObject" Target="embeddings/oleObject1.bin"/><Relationship Id="rId14"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1czgproject.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1czgproject.dotx</Template>
  <TotalTime>1</TotalTime>
  <Pages>1</Pages>
  <Words>5929</Words>
  <Characters>33798</Characters>
  <Application>Microsoft Office Word</Application>
  <DocSecurity>0</DocSecurity>
  <Lines>281</Lines>
  <Paragraphs>79</Paragraphs>
  <ScaleCrop>false</ScaleCrop>
  <Company/>
  <LinksUpToDate>false</LinksUpToDate>
  <CharactersWithSpaces>39648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ccj1</dc:creator>
  <cp:keywords/>
  <dc:description/>
  <cp:lastModifiedBy>雷 紫晶</cp:lastModifiedBy>
  <cp:revision>3</cp:revision>
  <cp:lastPrinted>2021-11-05T01:51:00Z</cp:lastPrinted>
  <dcterms:created xsi:type="dcterms:W3CDTF">2023-01-11T07:04:00Z</dcterms:created>
  <dcterms:modified xsi:type="dcterms:W3CDTF">2023-01-11T07:04:00Z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y fmtid="{D5CDD505-2E9C-101B-9397-08002B2CF9AE}" pid="3" name="ICV">
    <vt:lpwstr>61D8AF9ECFE448FB86A0525F8D655D44</vt:lpwstr>
  </property>
</Properties>
</file>