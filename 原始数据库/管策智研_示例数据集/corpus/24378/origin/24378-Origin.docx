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pStyle w:val="2"/>
      </w:pPr>
    </w:p>
    <w:p/>
    <w:p>
      <w:pPr>
        <w:pStyle w:val="2"/>
      </w:pPr>
    </w:p>
    <w:p/>
    <w:p>
      <w:pPr>
        <w:pStyle w:val="2"/>
      </w:pPr>
    </w:p>
    <w:p>
      <w:pPr>
        <w:jc w:val="center"/>
        <w:rPr>
          <w:rFonts w:hint="eastAsia" w:ascii="方正小标宋简体" w:hAnsi="方正小标宋简体" w:eastAsia="方正小标宋简体" w:cs="方正小标宋简体"/>
          <w:b w:val="0"/>
          <w:bCs w:val="0"/>
          <w:w w:val="98"/>
          <w:sz w:val="48"/>
          <w:szCs w:val="48"/>
        </w:rPr>
      </w:pPr>
      <w:r>
        <w:rPr>
          <w:rFonts w:hint="eastAsia" w:ascii="方正小标宋简体" w:hAnsi="方正小标宋简体" w:eastAsia="方正小标宋简体" w:cs="方正小标宋简体"/>
          <w:b w:val="0"/>
          <w:bCs w:val="0"/>
          <w:w w:val="98"/>
          <w:sz w:val="48"/>
          <w:szCs w:val="48"/>
        </w:rPr>
        <w:t>五指山市“十四五”时期巩固拓展脱贫</w:t>
      </w:r>
    </w:p>
    <w:p>
      <w:pPr>
        <w:jc w:val="center"/>
        <w:rPr>
          <w:rFonts w:hint="eastAsia" w:ascii="方正小标宋简体" w:hAnsi="方正小标宋简体" w:eastAsia="方正小标宋简体" w:cs="方正小标宋简体"/>
          <w:b w:val="0"/>
          <w:bCs w:val="0"/>
          <w:w w:val="98"/>
          <w:sz w:val="48"/>
          <w:szCs w:val="48"/>
        </w:rPr>
      </w:pPr>
      <w:r>
        <w:rPr>
          <w:rFonts w:hint="eastAsia" w:ascii="方正小标宋简体" w:hAnsi="方正小标宋简体" w:eastAsia="方正小标宋简体" w:cs="方正小标宋简体"/>
          <w:b w:val="0"/>
          <w:bCs w:val="0"/>
          <w:w w:val="98"/>
          <w:sz w:val="48"/>
          <w:szCs w:val="48"/>
        </w:rPr>
        <w:t>攻坚成果同乡村振兴有效衔接规划</w:t>
      </w:r>
    </w:p>
    <w:p>
      <w:pPr>
        <w:jc w:val="center"/>
        <w:rPr>
          <w:rFonts w:hint="eastAsia" w:ascii="方正小标宋简体" w:hAnsi="方正小标宋简体" w:eastAsia="方正小标宋简体" w:cs="方正小标宋简体"/>
          <w:b w:val="0"/>
          <w:bCs w:val="0"/>
          <w:sz w:val="48"/>
          <w:szCs w:val="48"/>
        </w:rPr>
      </w:pPr>
      <w:r>
        <w:rPr>
          <w:rFonts w:hint="eastAsia" w:ascii="方正小标宋简体" w:hAnsi="方正小标宋简体" w:eastAsia="方正小标宋简体" w:cs="方正小标宋简体"/>
          <w:b w:val="0"/>
          <w:bCs w:val="0"/>
          <w:sz w:val="48"/>
          <w:szCs w:val="48"/>
        </w:rPr>
        <w:t>（2021—2025年）</w:t>
      </w:r>
    </w:p>
    <w:p>
      <w:pPr>
        <w:rPr>
          <w:rFonts w:eastAsia="仿宋"/>
        </w:rPr>
      </w:pPr>
    </w:p>
    <w:p>
      <w:pPr>
        <w:pStyle w:val="2"/>
      </w:pPr>
    </w:p>
    <w:p>
      <w:pPr>
        <w:rPr>
          <w:rFonts w:eastAsia="仿宋"/>
        </w:rPr>
      </w:pPr>
    </w:p>
    <w:p>
      <w:pPr>
        <w:pStyle w:val="2"/>
      </w:pPr>
    </w:p>
    <w:p>
      <w:pPr>
        <w:pStyle w:val="2"/>
      </w:pPr>
    </w:p>
    <w:p>
      <w:pPr>
        <w:jc w:val="center"/>
        <w:rPr>
          <w:rFonts w:eastAsia="仿宋"/>
          <w:sz w:val="44"/>
          <w:szCs w:val="44"/>
        </w:rPr>
      </w:pPr>
    </w:p>
    <w:p>
      <w:pPr>
        <w:jc w:val="center"/>
        <w:rPr>
          <w:rFonts w:eastAsia="仿宋"/>
          <w:sz w:val="44"/>
          <w:szCs w:val="44"/>
        </w:rPr>
      </w:pPr>
    </w:p>
    <w:p>
      <w:pPr>
        <w:jc w:val="center"/>
        <w:rPr>
          <w:rFonts w:eastAsia="仿宋"/>
          <w:sz w:val="44"/>
          <w:szCs w:val="44"/>
        </w:rPr>
      </w:pPr>
    </w:p>
    <w:p>
      <w:pPr>
        <w:jc w:val="center"/>
        <w:rPr>
          <w:rFonts w:eastAsia="仿宋"/>
          <w:sz w:val="44"/>
          <w:szCs w:val="44"/>
        </w:rPr>
      </w:pPr>
    </w:p>
    <w:p>
      <w:pPr>
        <w:jc w:val="center"/>
        <w:rPr>
          <w:rFonts w:eastAsia="仿宋"/>
          <w:sz w:val="44"/>
          <w:szCs w:val="44"/>
        </w:rPr>
      </w:pPr>
    </w:p>
    <w:p>
      <w:pPr>
        <w:jc w:val="center"/>
        <w:rPr>
          <w:rFonts w:eastAsia="仿宋"/>
          <w:sz w:val="44"/>
          <w:szCs w:val="44"/>
        </w:rPr>
      </w:pPr>
    </w:p>
    <w:p>
      <w:pPr>
        <w:jc w:val="center"/>
        <w:rPr>
          <w:rFonts w:eastAsia="仿宋"/>
          <w:sz w:val="44"/>
          <w:szCs w:val="44"/>
        </w:rPr>
      </w:pPr>
    </w:p>
    <w:p>
      <w:pPr>
        <w:jc w:val="center"/>
        <w:rPr>
          <w:rFonts w:hint="eastAsia" w:ascii="仿宋" w:hAnsi="仿宋" w:eastAsia="仿宋" w:cs="仿宋"/>
          <w:b/>
          <w:bCs/>
          <w:sz w:val="44"/>
          <w:szCs w:val="44"/>
        </w:rPr>
      </w:pPr>
    </w:p>
    <w:p>
      <w:pPr>
        <w:jc w:val="center"/>
        <w:rPr>
          <w:rFonts w:hint="eastAsia" w:ascii="仿宋" w:hAnsi="仿宋" w:eastAsia="仿宋" w:cs="仿宋"/>
          <w:b/>
          <w:bCs/>
          <w:sz w:val="44"/>
          <w:szCs w:val="44"/>
        </w:rPr>
      </w:pPr>
    </w:p>
    <w:p/>
    <w:p>
      <w:pPr>
        <w:rPr>
          <w:rFonts w:eastAsia="仿宋"/>
        </w:rPr>
      </w:pPr>
    </w:p>
    <w:p>
      <w:pPr>
        <w:pStyle w:val="2"/>
      </w:pPr>
    </w:p>
    <w:p/>
    <w:p>
      <w:pPr>
        <w:pStyle w:val="3"/>
        <w:numPr>
          <w:ilvl w:val="-1"/>
          <w:numId w:val="0"/>
        </w:numPr>
        <w:spacing w:before="0"/>
        <w:jc w:val="left"/>
        <w:rPr>
          <w:rFonts w:hint="default"/>
        </w:rPr>
        <w:pPrChange w:id="0" w:author="汪缨林" w:date="2023-01-13T11:39:45Z">
          <w:pPr>
            <w:pStyle w:val="3"/>
            <w:numPr>
              <w:ilvl w:val="0"/>
              <w:numId w:val="2"/>
            </w:numPr>
            <w:spacing w:before="624"/>
            <w:jc w:val="center"/>
          </w:pPr>
        </w:pPrChange>
      </w:pPr>
      <w:ins w:id="1" w:author="汪缨林" w:date="2023-01-13T11:39:49Z">
        <w:bookmarkStart w:id="0" w:name="_Toc26196"/>
        <w:bookmarkStart w:id="1" w:name="_Toc24026"/>
        <w:r>
          <w:rPr>
            <w:rFonts w:hint="eastAsia"/>
            <w:lang w:eastAsia="zh-CN"/>
          </w:rPr>
          <w:t>第一部分</w:t>
        </w:r>
      </w:ins>
      <w:ins w:id="2" w:author="汪缨林" w:date="2023-01-13T11:39:50Z">
        <w:r>
          <w:rPr>
            <w:rFonts w:hint="eastAsia"/>
            <w:lang w:val="en-US" w:eastAsia="zh-CN"/>
          </w:rPr>
          <w:t xml:space="preserve"> </w:t>
        </w:r>
      </w:ins>
      <w:r>
        <w:t>现实基础</w:t>
      </w:r>
      <w:bookmarkEnd w:id="0"/>
      <w:bookmarkEnd w:id="1"/>
    </w:p>
    <w:p>
      <w:pPr>
        <w:pStyle w:val="2"/>
      </w:pPr>
    </w:p>
    <w:p>
      <w:pPr>
        <w:pStyle w:val="3"/>
        <w:spacing w:before="624"/>
        <w:jc w:val="center"/>
        <w:rPr>
          <w:rFonts w:hint="default" w:ascii="Times New Roman" w:hAnsi="Times New Roman"/>
        </w:rPr>
        <w:sectPr>
          <w:headerReference r:id="rId3" w:type="default"/>
          <w:footerReference r:id="rId4" w:type="default"/>
          <w:pgSz w:w="11906" w:h="16838"/>
          <w:pgMar w:top="1440" w:right="1800" w:bottom="1440" w:left="1800" w:header="851" w:footer="992" w:gutter="0"/>
          <w:pgNumType w:start="1"/>
          <w:cols w:space="425" w:num="1"/>
          <w:docGrid w:type="lines" w:linePitch="312" w:charSpace="0"/>
        </w:sectPr>
      </w:pPr>
      <w:bookmarkStart w:id="2" w:name="_Toc7630"/>
      <w:bookmarkStart w:id="3" w:name="_Toc3798"/>
    </w:p>
    <w:p>
      <w:pPr>
        <w:pStyle w:val="3"/>
        <w:spacing w:before="624"/>
        <w:jc w:val="center"/>
        <w:rPr>
          <w:rFonts w:hint="eastAsia" w:ascii="方正小标宋简体" w:hAnsi="方正小标宋简体" w:eastAsia="方正小标宋简体" w:cs="方正小标宋简体"/>
          <w:b w:val="0"/>
          <w:bCs w:val="0"/>
          <w:color w:val="auto"/>
          <w:sz w:val="44"/>
          <w:szCs w:val="44"/>
          <w:highlight w:val="none"/>
        </w:rPr>
      </w:pPr>
      <w:bookmarkStart w:id="4" w:name="_Toc15872"/>
      <w:r>
        <w:rPr>
          <w:rFonts w:hint="eastAsia" w:ascii="方正小标宋简体" w:hAnsi="方正小标宋简体" w:eastAsia="方正小标宋简体" w:cs="方正小标宋简体"/>
          <w:b w:val="0"/>
          <w:bCs w:val="0"/>
          <w:color w:val="auto"/>
          <w:sz w:val="44"/>
          <w:szCs w:val="44"/>
          <w:highlight w:val="none"/>
        </w:rPr>
        <w:t>第一章 五指山市拓展脱贫攻坚和乡村振兴主要成效</w:t>
      </w:r>
      <w:bookmarkEnd w:id="2"/>
      <w:bookmarkEnd w:id="3"/>
      <w:bookmarkEnd w:id="4"/>
    </w:p>
    <w:p>
      <w:pPr>
        <w:pStyle w:val="5"/>
        <w:rPr>
          <w:rFonts w:hint="default" w:ascii="Times New Roman" w:hAnsi="Times New Roman"/>
          <w:b w:val="0"/>
          <w:bCs w:val="0"/>
          <w:color w:val="auto"/>
          <w:highlight w:val="none"/>
        </w:rPr>
      </w:pPr>
      <w:bookmarkStart w:id="5" w:name="_Toc11917"/>
      <w:bookmarkStart w:id="6" w:name="_Toc30127"/>
      <w:bookmarkStart w:id="7" w:name="_Toc24577"/>
      <w:bookmarkStart w:id="8" w:name="_Toc13002"/>
      <w:bookmarkStart w:id="9" w:name="_Toc687"/>
      <w:r>
        <w:rPr>
          <w:rFonts w:hint="default" w:ascii="Times New Roman" w:hAnsi="Times New Roman"/>
          <w:b w:val="0"/>
          <w:bCs w:val="0"/>
          <w:color w:val="auto"/>
          <w:highlight w:val="none"/>
        </w:rPr>
        <w:t xml:space="preserve">第一节 </w:t>
      </w:r>
      <w:bookmarkEnd w:id="5"/>
      <w:bookmarkEnd w:id="6"/>
      <w:bookmarkEnd w:id="7"/>
      <w:r>
        <w:rPr>
          <w:rFonts w:hint="default" w:ascii="Times New Roman" w:hAnsi="Times New Roman"/>
          <w:b w:val="0"/>
          <w:bCs w:val="0"/>
          <w:color w:val="auto"/>
          <w:highlight w:val="none"/>
        </w:rPr>
        <w:t>五指山市脱贫攻坚工作主要成效</w:t>
      </w:r>
      <w:bookmarkEnd w:id="8"/>
      <w:bookmarkEnd w:id="9"/>
    </w:p>
    <w:p>
      <w:pPr>
        <w:pStyle w:val="6"/>
        <w:ind w:firstLine="643"/>
        <w:rPr>
          <w:rFonts w:ascii="Times New Roman" w:hAnsi="Times New Roman"/>
          <w:color w:val="auto"/>
          <w:highlight w:val="none"/>
        </w:rPr>
      </w:pPr>
      <w:r>
        <w:rPr>
          <w:rFonts w:ascii="Times New Roman" w:hAnsi="Times New Roman"/>
          <w:color w:val="auto"/>
          <w:highlight w:val="none"/>
        </w:rPr>
        <w:t>一、五指山市脱贫攻坚总体情况</w:t>
      </w:r>
    </w:p>
    <w:p>
      <w:pPr>
        <w:pStyle w:val="7"/>
        <w:ind w:firstLine="602"/>
        <w:rPr>
          <w:color w:val="auto"/>
          <w:highlight w:val="none"/>
        </w:rPr>
      </w:pPr>
      <w:r>
        <w:rPr>
          <w:color w:val="auto"/>
          <w:highlight w:val="none"/>
        </w:rPr>
        <w:t>（一）五指山市基本概况</w:t>
      </w:r>
    </w:p>
    <w:p>
      <w:pPr>
        <w:pStyle w:val="10"/>
        <w:autoSpaceDE w:val="0"/>
        <w:autoSpaceDN w:val="0"/>
        <w:spacing w:line="560" w:lineRule="exact"/>
        <w:ind w:firstLine="600" w:firstLineChars="200"/>
        <w:rPr>
          <w:rFonts w:eastAsia="仿宋"/>
          <w:color w:val="auto"/>
          <w:kern w:val="0"/>
          <w:highlight w:val="none"/>
          <w:lang w:bidi="zh-CN"/>
        </w:rPr>
      </w:pPr>
      <w:r>
        <w:rPr>
          <w:rFonts w:eastAsia="仿宋"/>
          <w:color w:val="auto"/>
          <w:kern w:val="0"/>
          <w:highlight w:val="none"/>
          <w:lang w:bidi="zh-CN"/>
        </w:rPr>
        <w:t>根据《五指山市2020年第七次人口普查主要数据公报》，全市总人口为112269人，居住在城镇的人口为67645人，占60.25%；居住在乡村的人口为44624人，占39.75%。与2010年第六次全国人口普查相比，城镇人口增加14377人，乡村人口减少6227人，城镇人口比重提高9.09个百分点。</w:t>
      </w:r>
    </w:p>
    <w:p>
      <w:pPr>
        <w:pStyle w:val="10"/>
        <w:autoSpaceDE w:val="0"/>
        <w:autoSpaceDN w:val="0"/>
        <w:spacing w:line="560" w:lineRule="exact"/>
        <w:ind w:firstLine="600" w:firstLineChars="200"/>
        <w:rPr>
          <w:rFonts w:eastAsia="仿宋"/>
          <w:color w:val="auto"/>
          <w:kern w:val="0"/>
          <w:highlight w:val="none"/>
          <w:lang w:bidi="zh-CN"/>
        </w:rPr>
      </w:pPr>
      <w:r>
        <w:rPr>
          <w:rFonts w:eastAsia="仿宋"/>
          <w:color w:val="auto"/>
          <w:kern w:val="0"/>
          <w:highlight w:val="none"/>
          <w:lang w:bidi="zh-CN"/>
        </w:rPr>
        <w:t>五指山市下辖通什镇、南圣镇、毛阳镇、番阳镇、水满乡、畅好乡和毛道乡7个乡镇，59个行政村，4个社区，</w:t>
      </w:r>
      <w:r>
        <w:rPr>
          <w:rFonts w:hint="eastAsia" w:eastAsia="仿宋"/>
          <w:color w:val="auto"/>
          <w:kern w:val="0"/>
          <w:highlight w:val="none"/>
          <w:lang w:bidi="zh-CN"/>
        </w:rPr>
        <w:t>全市</w:t>
      </w:r>
      <w:r>
        <w:rPr>
          <w:rFonts w:eastAsia="仿宋"/>
          <w:color w:val="auto"/>
          <w:kern w:val="0"/>
          <w:highlight w:val="none"/>
          <w:lang w:bidi="zh-CN"/>
        </w:rPr>
        <w:t>少数民族主要由黎族和苗族构成，其中黎族人口</w:t>
      </w:r>
      <w:r>
        <w:rPr>
          <w:rFonts w:hint="eastAsia" w:eastAsia="仿宋"/>
          <w:color w:val="auto"/>
          <w:kern w:val="0"/>
          <w:highlight w:val="none"/>
          <w:lang w:bidi="zh-CN"/>
        </w:rPr>
        <w:t>64078</w:t>
      </w:r>
      <w:r>
        <w:rPr>
          <w:rFonts w:eastAsia="仿宋"/>
          <w:color w:val="auto"/>
          <w:kern w:val="0"/>
          <w:highlight w:val="none"/>
          <w:lang w:bidi="zh-CN"/>
        </w:rPr>
        <w:t>人，苗族人口5</w:t>
      </w:r>
      <w:r>
        <w:rPr>
          <w:rFonts w:hint="eastAsia" w:eastAsia="仿宋"/>
          <w:color w:val="auto"/>
          <w:kern w:val="0"/>
          <w:highlight w:val="none"/>
          <w:lang w:bidi="zh-CN"/>
        </w:rPr>
        <w:t>683</w:t>
      </w:r>
      <w:r>
        <w:rPr>
          <w:rFonts w:eastAsia="仿宋"/>
          <w:color w:val="auto"/>
          <w:kern w:val="0"/>
          <w:highlight w:val="none"/>
          <w:lang w:bidi="zh-CN"/>
        </w:rPr>
        <w:t>人，分布在不同乡镇及村落。</w:t>
      </w:r>
    </w:p>
    <w:p>
      <w:pPr>
        <w:pStyle w:val="10"/>
        <w:autoSpaceDE w:val="0"/>
        <w:autoSpaceDN w:val="0"/>
        <w:spacing w:line="560" w:lineRule="exact"/>
        <w:ind w:firstLine="600" w:firstLineChars="200"/>
        <w:rPr>
          <w:rFonts w:eastAsia="仿宋"/>
          <w:color w:val="auto"/>
          <w:kern w:val="0"/>
          <w:highlight w:val="none"/>
          <w:lang w:bidi="zh-CN"/>
        </w:rPr>
      </w:pPr>
      <w:r>
        <w:rPr>
          <w:rFonts w:eastAsia="仿宋"/>
          <w:color w:val="auto"/>
          <w:kern w:val="0"/>
          <w:highlight w:val="none"/>
          <w:lang w:bidi="zh-CN"/>
        </w:rPr>
        <w:t>“十三五”期间，五指山市社会经济保持平稳增长，其中2020年地方生产总值达34.05亿元，</w:t>
      </w:r>
      <w:r>
        <w:rPr>
          <w:rFonts w:hint="eastAsia" w:eastAsia="仿宋"/>
          <w:color w:val="auto"/>
          <w:kern w:val="0"/>
          <w:highlight w:val="none"/>
          <w:lang w:bidi="zh-CN"/>
        </w:rPr>
        <w:t>比</w:t>
      </w:r>
      <w:r>
        <w:rPr>
          <w:rFonts w:eastAsia="仿宋"/>
          <w:color w:val="auto"/>
          <w:kern w:val="0"/>
          <w:highlight w:val="none"/>
          <w:lang w:bidi="zh-CN"/>
        </w:rPr>
        <w:t>2015年增长27.4%，</w:t>
      </w:r>
      <w:r>
        <w:rPr>
          <w:rFonts w:hint="eastAsia" w:eastAsia="仿宋"/>
          <w:color w:val="auto"/>
          <w:kern w:val="0"/>
          <w:highlight w:val="none"/>
          <w:lang w:bidi="zh-CN"/>
        </w:rPr>
        <w:t>5年</w:t>
      </w:r>
      <w:r>
        <w:rPr>
          <w:rFonts w:eastAsia="仿宋"/>
          <w:color w:val="auto"/>
          <w:kern w:val="0"/>
          <w:highlight w:val="none"/>
          <w:lang w:bidi="zh-CN"/>
        </w:rPr>
        <w:t>年均增长4.97%；社会消费品零售总额达11.13亿元，年均增长</w:t>
      </w:r>
      <w:r>
        <w:rPr>
          <w:rFonts w:hint="eastAsia" w:eastAsia="仿宋"/>
          <w:color w:val="auto"/>
          <w:kern w:val="0"/>
          <w:highlight w:val="none"/>
          <w:lang w:bidi="zh-CN"/>
        </w:rPr>
        <w:t>4.92</w:t>
      </w:r>
      <w:r>
        <w:rPr>
          <w:rFonts w:eastAsia="仿宋"/>
          <w:color w:val="auto"/>
          <w:kern w:val="0"/>
          <w:highlight w:val="none"/>
          <w:lang w:bidi="zh-CN"/>
        </w:rPr>
        <w:t>%；城乡居民人均可支配收入分别为32067元、13804元，</w:t>
      </w:r>
      <w:r>
        <w:rPr>
          <w:rFonts w:hint="eastAsia" w:eastAsia="仿宋"/>
          <w:color w:val="auto"/>
          <w:kern w:val="0"/>
          <w:highlight w:val="none"/>
          <w:lang w:bidi="zh-CN"/>
        </w:rPr>
        <w:t>5年</w:t>
      </w:r>
      <w:r>
        <w:rPr>
          <w:rFonts w:eastAsia="仿宋"/>
          <w:color w:val="auto"/>
          <w:kern w:val="0"/>
          <w:highlight w:val="none"/>
          <w:lang w:bidi="zh-CN"/>
        </w:rPr>
        <w:t>年均分别增长8.52%和10.2</w:t>
      </w:r>
      <w:r>
        <w:rPr>
          <w:rFonts w:hint="eastAsia" w:eastAsia="仿宋"/>
          <w:color w:val="auto"/>
          <w:kern w:val="0"/>
          <w:highlight w:val="none"/>
          <w:lang w:bidi="zh-CN"/>
        </w:rPr>
        <w:t>4</w:t>
      </w:r>
      <w:r>
        <w:rPr>
          <w:rFonts w:eastAsia="仿宋"/>
          <w:color w:val="auto"/>
          <w:kern w:val="0"/>
          <w:highlight w:val="none"/>
          <w:lang w:bidi="zh-CN"/>
        </w:rPr>
        <w:t>%。产业结构进一步优化，以旅游业为主导、热带山地特色高效农业和康养产业为支撑的产业体系基本构建。三次产业结构比例由2015年的2</w:t>
      </w:r>
      <w:r>
        <w:rPr>
          <w:rFonts w:hint="eastAsia" w:eastAsia="仿宋"/>
          <w:color w:val="auto"/>
          <w:kern w:val="0"/>
          <w:highlight w:val="none"/>
          <w:lang w:bidi="zh-CN"/>
        </w:rPr>
        <w:t>2</w:t>
      </w:r>
      <w:r>
        <w:rPr>
          <w:rFonts w:eastAsia="仿宋"/>
          <w:color w:val="auto"/>
          <w:kern w:val="0"/>
          <w:highlight w:val="none"/>
          <w:lang w:bidi="zh-CN"/>
        </w:rPr>
        <w:t>.</w:t>
      </w:r>
      <w:r>
        <w:rPr>
          <w:rFonts w:hint="eastAsia" w:eastAsia="仿宋"/>
          <w:color w:val="auto"/>
          <w:kern w:val="0"/>
          <w:highlight w:val="none"/>
          <w:lang w:bidi="zh-CN"/>
        </w:rPr>
        <w:t>0</w:t>
      </w:r>
      <w:r>
        <w:rPr>
          <w:rFonts w:eastAsia="仿宋"/>
          <w:color w:val="auto"/>
          <w:kern w:val="0"/>
          <w:highlight w:val="none"/>
          <w:lang w:bidi="zh-CN"/>
        </w:rPr>
        <w:t>：2</w:t>
      </w:r>
      <w:r>
        <w:rPr>
          <w:rFonts w:hint="eastAsia" w:eastAsia="仿宋"/>
          <w:color w:val="auto"/>
          <w:kern w:val="0"/>
          <w:highlight w:val="none"/>
          <w:lang w:bidi="zh-CN"/>
        </w:rPr>
        <w:t>3</w:t>
      </w:r>
      <w:r>
        <w:rPr>
          <w:rFonts w:eastAsia="仿宋"/>
          <w:color w:val="auto"/>
          <w:kern w:val="0"/>
          <w:highlight w:val="none"/>
          <w:lang w:bidi="zh-CN"/>
        </w:rPr>
        <w:t>.</w:t>
      </w:r>
      <w:r>
        <w:rPr>
          <w:rFonts w:hint="eastAsia" w:eastAsia="仿宋"/>
          <w:color w:val="auto"/>
          <w:kern w:val="0"/>
          <w:highlight w:val="none"/>
          <w:lang w:bidi="zh-CN"/>
        </w:rPr>
        <w:t>2</w:t>
      </w:r>
      <w:r>
        <w:rPr>
          <w:rFonts w:eastAsia="仿宋"/>
          <w:color w:val="auto"/>
          <w:kern w:val="0"/>
          <w:highlight w:val="none"/>
          <w:lang w:bidi="zh-CN"/>
        </w:rPr>
        <w:t>：5</w:t>
      </w:r>
      <w:r>
        <w:rPr>
          <w:rFonts w:hint="eastAsia" w:eastAsia="仿宋"/>
          <w:color w:val="auto"/>
          <w:kern w:val="0"/>
          <w:highlight w:val="none"/>
          <w:lang w:bidi="zh-CN"/>
        </w:rPr>
        <w:t>4</w:t>
      </w:r>
      <w:r>
        <w:rPr>
          <w:rFonts w:eastAsia="仿宋"/>
          <w:color w:val="auto"/>
          <w:kern w:val="0"/>
          <w:highlight w:val="none"/>
          <w:lang w:bidi="zh-CN"/>
        </w:rPr>
        <w:t>.</w:t>
      </w:r>
      <w:r>
        <w:rPr>
          <w:rFonts w:hint="eastAsia" w:eastAsia="仿宋"/>
          <w:color w:val="auto"/>
          <w:kern w:val="0"/>
          <w:highlight w:val="none"/>
          <w:lang w:bidi="zh-CN"/>
        </w:rPr>
        <w:t>8</w:t>
      </w:r>
      <w:r>
        <w:rPr>
          <w:rFonts w:eastAsia="仿宋"/>
          <w:color w:val="auto"/>
          <w:kern w:val="0"/>
          <w:highlight w:val="none"/>
          <w:lang w:bidi="zh-CN"/>
        </w:rPr>
        <w:t>调整为2020年的21.6：20.0：58.4。热带雨林旅游发展突飞猛进，基本形成“一山、一线、一圈”的旅游发展格局，雨林生态旅游、民族文化体验、休闲养生度假等特色业态不断丰富，旅游人数逐年上升，“十三五”累计接待游客681.05万人次，旅游总收入达24.81亿元。热带特色农业提质增效，农业增加值不断提升，由2015年的5.21亿元提高至2020年7.37亿元。大力发展五指山山鸡、五指山五脚猪、忧遁草、红茶等特色农产品，深入实施农产品品牌发展战略，“五指山五脚猪”、“五指山红茶”、“五指山蜘蛛”获得国家农产品地理标志认证。全市“三品一标”产品达到1</w:t>
      </w:r>
      <w:r>
        <w:rPr>
          <w:rFonts w:hint="eastAsia" w:eastAsia="仿宋"/>
          <w:color w:val="auto"/>
          <w:kern w:val="0"/>
          <w:highlight w:val="none"/>
          <w:lang w:bidi="zh-CN"/>
        </w:rPr>
        <w:t>2</w:t>
      </w:r>
      <w:r>
        <w:rPr>
          <w:rFonts w:eastAsia="仿宋"/>
          <w:color w:val="auto"/>
          <w:kern w:val="0"/>
          <w:highlight w:val="none"/>
          <w:lang w:bidi="zh-CN"/>
        </w:rPr>
        <w:t>个，全国首例天然橡胶收入价格保险落地五指山。创新型县（市）建设成效凸显，科技支撑产业发展水平进一步提升。</w:t>
      </w:r>
    </w:p>
    <w:p>
      <w:pPr>
        <w:pStyle w:val="7"/>
        <w:ind w:firstLine="602"/>
        <w:rPr>
          <w:color w:val="auto"/>
          <w:highlight w:val="none"/>
        </w:rPr>
      </w:pPr>
      <w:r>
        <w:rPr>
          <w:color w:val="auto"/>
          <w:highlight w:val="none"/>
        </w:rPr>
        <w:t>（二）“十三五”期间五指山市脱贫攻坚总体情况</w:t>
      </w:r>
    </w:p>
    <w:p>
      <w:pPr>
        <w:pStyle w:val="10"/>
        <w:autoSpaceDE w:val="0"/>
        <w:autoSpaceDN w:val="0"/>
        <w:spacing w:line="560" w:lineRule="exact"/>
        <w:ind w:left="0" w:firstLine="600" w:firstLineChars="200"/>
        <w:rPr>
          <w:rFonts w:eastAsia="仿宋"/>
          <w:color w:val="auto"/>
          <w:highlight w:val="none"/>
        </w:rPr>
      </w:pPr>
      <w:r>
        <w:rPr>
          <w:rFonts w:eastAsia="仿宋"/>
          <w:color w:val="auto"/>
          <w:kern w:val="0"/>
          <w:highlight w:val="none"/>
          <w:lang w:bidi="zh-CN"/>
        </w:rPr>
        <w:t>2016年以来，五指山市严格按照党中央国务院决策部署和省委省政府的工作安排，把农村摆脱贫困作为头等大事和第一民生工程，</w:t>
      </w:r>
      <w:r>
        <w:rPr>
          <w:rFonts w:eastAsia="仿宋"/>
          <w:color w:val="auto"/>
          <w:kern w:val="0"/>
          <w:highlight w:val="none"/>
          <w:lang w:val="zh-CN" w:bidi="zh-CN"/>
        </w:rPr>
        <w:t>坚持以脱贫攻坚统揽工作全局，</w:t>
      </w:r>
      <w:r>
        <w:rPr>
          <w:rFonts w:eastAsia="仿宋"/>
          <w:color w:val="auto"/>
          <w:kern w:val="0"/>
          <w:highlight w:val="none"/>
          <w:lang w:bidi="zh-CN"/>
        </w:rPr>
        <w:t>聚全市之力全面投入脱贫攻坚战，通过落实最严格的主体责任、保障最大限度的资金投入、实施最大程度的精准扶贫、构建最大范围的扶贫格局等措施，高标准高质量完成脱贫攻坚各项目标任务。截至2020年底，全市44个贫困村全部脱贫出列，6182户22949名贫困人口脱贫退出，贫困发生率从</w:t>
      </w:r>
      <w:r>
        <w:rPr>
          <w:rFonts w:hint="eastAsia" w:eastAsia="仿宋"/>
          <w:color w:val="auto"/>
          <w:kern w:val="0"/>
          <w:highlight w:val="none"/>
          <w:lang w:bidi="zh-CN"/>
        </w:rPr>
        <w:t>28.2%降至零</w:t>
      </w:r>
      <w:r>
        <w:rPr>
          <w:rFonts w:eastAsia="仿宋"/>
          <w:color w:val="auto"/>
          <w:kern w:val="0"/>
          <w:highlight w:val="none"/>
          <w:lang w:bidi="zh-CN"/>
        </w:rPr>
        <w:t>，全市农村面貌焕然一新，发展基础进一步夯实，群众生活质量明显提升。2020年2月28日正式退出贫困县序列。</w:t>
      </w:r>
    </w:p>
    <w:p>
      <w:pPr>
        <w:pStyle w:val="6"/>
        <w:numPr>
          <w:ilvl w:val="255"/>
          <w:numId w:val="0"/>
        </w:numPr>
        <w:ind w:firstLine="643" w:firstLineChars="200"/>
        <w:rPr>
          <w:rFonts w:ascii="Times New Roman" w:hAnsi="Times New Roman"/>
          <w:color w:val="auto"/>
          <w:highlight w:val="none"/>
        </w:rPr>
      </w:pPr>
      <w:r>
        <w:rPr>
          <w:rFonts w:hint="eastAsia" w:ascii="Times New Roman" w:hAnsi="Times New Roman"/>
          <w:color w:val="auto"/>
          <w:highlight w:val="none"/>
        </w:rPr>
        <w:t>二、</w:t>
      </w:r>
      <w:r>
        <w:rPr>
          <w:rFonts w:ascii="Times New Roman" w:hAnsi="Times New Roman"/>
          <w:color w:val="auto"/>
          <w:highlight w:val="none"/>
        </w:rPr>
        <w:t>“十三五”期间脱贫攻坚的主要措施与成效</w:t>
      </w:r>
    </w:p>
    <w:p>
      <w:pPr>
        <w:pStyle w:val="7"/>
        <w:ind w:firstLine="602"/>
        <w:rPr>
          <w:color w:val="auto"/>
          <w:highlight w:val="none"/>
        </w:rPr>
      </w:pPr>
      <w:r>
        <w:rPr>
          <w:color w:val="auto"/>
          <w:highlight w:val="none"/>
        </w:rPr>
        <w:t>（一）强化理论学习，狠抓认识提高</w:t>
      </w:r>
    </w:p>
    <w:p>
      <w:pPr>
        <w:pStyle w:val="20"/>
        <w:widowControl/>
        <w:spacing w:before="0" w:beforeAutospacing="0" w:after="0" w:afterAutospacing="0" w:line="560" w:lineRule="exact"/>
        <w:ind w:firstLine="600" w:firstLineChars="200"/>
        <w:jc w:val="both"/>
        <w:rPr>
          <w:rFonts w:eastAsia="仿宋"/>
          <w:color w:val="auto"/>
          <w:sz w:val="30"/>
          <w:szCs w:val="30"/>
          <w:highlight w:val="none"/>
        </w:rPr>
      </w:pPr>
      <w:r>
        <w:rPr>
          <w:rFonts w:eastAsia="仿宋"/>
          <w:color w:val="auto"/>
          <w:sz w:val="30"/>
          <w:szCs w:val="30"/>
          <w:highlight w:val="none"/>
        </w:rPr>
        <w:t>五指山市委市政府主要领导通过召开市委常委会会议、市政府常务</w:t>
      </w:r>
      <w:r>
        <w:rPr>
          <w:rFonts w:hint="eastAsia" w:eastAsia="仿宋"/>
          <w:color w:val="auto"/>
          <w:sz w:val="30"/>
          <w:szCs w:val="30"/>
          <w:highlight w:val="none"/>
          <w:lang w:eastAsia="zh-CN"/>
        </w:rPr>
        <w:t>会议</w:t>
      </w:r>
      <w:r>
        <w:rPr>
          <w:rFonts w:eastAsia="仿宋"/>
          <w:color w:val="auto"/>
          <w:sz w:val="30"/>
          <w:szCs w:val="30"/>
          <w:highlight w:val="none"/>
        </w:rPr>
        <w:t>、市委理论学习中心组会议、市脱贫攻坚工作领导小组会议先后集中学习310次，深刻学习领会习近平总书记关于扶贫的重要论述，深入学习贯彻落实全国、全省扶贫开发工作重要会议和文件精神，不断深化对打赢脱贫攻坚战重大意义的认识。持续加大对各级扶贫干部的培训力度，先后开展脱贫攻坚能力素质提升培训74期8838人次，不断提高全体干部投入参与扶贫攻坚的思想认识，全面提升全市扶贫干部掌握政策、运用政策、执行政策、服务贫困群众的能力和水平。</w:t>
      </w:r>
    </w:p>
    <w:p>
      <w:pPr>
        <w:pStyle w:val="7"/>
        <w:numPr>
          <w:ilvl w:val="0"/>
          <w:numId w:val="3"/>
        </w:numPr>
        <w:ind w:firstLine="602"/>
        <w:rPr>
          <w:color w:val="auto"/>
          <w:highlight w:val="none"/>
        </w:rPr>
      </w:pPr>
      <w:r>
        <w:rPr>
          <w:color w:val="auto"/>
          <w:highlight w:val="none"/>
        </w:rPr>
        <w:t>建立健全责任体系，凝聚强大攻坚合力</w:t>
      </w:r>
    </w:p>
    <w:p>
      <w:pPr>
        <w:pStyle w:val="20"/>
        <w:widowControl/>
        <w:spacing w:before="0" w:beforeAutospacing="0" w:after="0" w:afterAutospacing="0" w:line="560" w:lineRule="exact"/>
        <w:ind w:firstLine="600" w:firstLineChars="200"/>
        <w:jc w:val="both"/>
        <w:rPr>
          <w:rFonts w:eastAsia="仿宋"/>
          <w:color w:val="auto"/>
          <w:sz w:val="30"/>
          <w:szCs w:val="30"/>
          <w:highlight w:val="none"/>
        </w:rPr>
      </w:pPr>
      <w:r>
        <w:rPr>
          <w:rFonts w:eastAsia="仿宋"/>
          <w:color w:val="auto"/>
          <w:sz w:val="30"/>
          <w:szCs w:val="30"/>
          <w:highlight w:val="none"/>
        </w:rPr>
        <w:t>五指山市委市政府主动履行脱贫攻坚主体责任，成立了由市委书记、市政府市长共同任组长的市脱贫攻坚工作领导小组，并组建市打赢脱贫攻坚战指挥部，下设16个脱贫攻坚专项工作组，同时设立脱贫攻坚三级战斗队，成立脱贫攻坚大队7个、中队59个、小队280个；安排全市29名市级领导定点帮扶“十三五”22个建档立卡贫困村，95家单位定点帮扶59个行政村，1624名党员干部结对帮扶所有建档立卡贫困户；先后选派三轮驻村“第一书记”和驻村工作队员，实现驻村工作队行政村全覆盖；积极对接协调中国海油、省纪委等17个单位结对帮扶19个行政村，24家民营企业参与脱贫攻坚。2016年以来各定点单位总共投入5992.68万元，并通过统筹整合各方力量，构建起了责任清晰、各负其责、合力攻坚的责任体系，为全面打赢脱贫攻坚战提供了坚强组织保障和财力支持。</w:t>
      </w:r>
    </w:p>
    <w:p>
      <w:pPr>
        <w:pStyle w:val="7"/>
        <w:numPr>
          <w:ilvl w:val="0"/>
          <w:numId w:val="3"/>
        </w:numPr>
        <w:ind w:firstLine="602"/>
        <w:rPr>
          <w:color w:val="auto"/>
          <w:highlight w:val="none"/>
        </w:rPr>
      </w:pPr>
      <w:r>
        <w:rPr>
          <w:color w:val="auto"/>
          <w:highlight w:val="none"/>
        </w:rPr>
        <w:t>坚持精准为要，高质量推动政策落实</w:t>
      </w:r>
    </w:p>
    <w:p>
      <w:pPr>
        <w:pStyle w:val="20"/>
        <w:widowControl/>
        <w:spacing w:before="0" w:beforeAutospacing="0" w:after="0" w:afterAutospacing="0" w:line="560" w:lineRule="exact"/>
        <w:ind w:firstLine="600" w:firstLineChars="200"/>
        <w:jc w:val="both"/>
        <w:rPr>
          <w:rFonts w:eastAsia="仿宋"/>
          <w:color w:val="auto"/>
          <w:sz w:val="30"/>
          <w:szCs w:val="30"/>
          <w:highlight w:val="none"/>
        </w:rPr>
      </w:pPr>
      <w:r>
        <w:rPr>
          <w:rFonts w:eastAsia="仿宋"/>
          <w:color w:val="auto"/>
          <w:sz w:val="30"/>
          <w:szCs w:val="30"/>
          <w:highlight w:val="none"/>
        </w:rPr>
        <w:t>五指山市坚持把精准</w:t>
      </w:r>
      <w:r>
        <w:rPr>
          <w:rFonts w:hint="eastAsia" w:eastAsia="仿宋"/>
          <w:color w:val="auto"/>
          <w:sz w:val="30"/>
          <w:szCs w:val="30"/>
          <w:highlight w:val="none"/>
          <w:lang w:eastAsia="zh-CN"/>
        </w:rPr>
        <w:t>扶</w:t>
      </w:r>
      <w:r>
        <w:rPr>
          <w:rFonts w:eastAsia="仿宋"/>
          <w:color w:val="auto"/>
          <w:sz w:val="30"/>
          <w:szCs w:val="30"/>
          <w:highlight w:val="none"/>
        </w:rPr>
        <w:t>贫作为高质量推动政策落实的重要前提，在充分了解掌握贫困群众致贫原因、生产条件、劳动能力等情况的基础上，相继出台了《五指山市脱贫攻坚工作方案》《五指山市打赢脱贫攻坚战三年行动实施方案》等总体工作方案，按年度出台了减贫工作实施方案，并配套出台了一系列专项工作方案，高质量推动脱贫攻坚工作落地落实。先后组织市、乡、村上千名扶贫干部多轮次开展产业就业需求大调查、脱贫攻坚大调研大走访大推进等活动，最大限度做到因地因时制宜、因村因户施策，确保取得扎实成效。大力实施以产业扶贫和就业扶贫为主导的增收举措，不断引导扶持贫困户发展茶叶、忧遁草、五指山五脚猪、五指山山鸡等本地特色优势产业，具有产业发展条件的贫困户产业扶贫覆盖率达100%；累计开发公益性岗位3617个，共转移贫困劳动力10073人次，全面消除零就业家庭。2020年全市农村居民人均可支配收入1380</w:t>
      </w:r>
      <w:r>
        <w:rPr>
          <w:rFonts w:hint="eastAsia" w:eastAsia="仿宋"/>
          <w:color w:val="auto"/>
          <w:sz w:val="30"/>
          <w:szCs w:val="30"/>
          <w:highlight w:val="none"/>
        </w:rPr>
        <w:t>4</w:t>
      </w:r>
      <w:r>
        <w:rPr>
          <w:rFonts w:eastAsia="仿宋"/>
          <w:color w:val="auto"/>
          <w:sz w:val="30"/>
          <w:szCs w:val="30"/>
          <w:highlight w:val="none"/>
        </w:rPr>
        <w:t>元，较2015年的8490元增加531</w:t>
      </w:r>
      <w:r>
        <w:rPr>
          <w:rFonts w:hint="eastAsia" w:eastAsia="仿宋"/>
          <w:color w:val="auto"/>
          <w:sz w:val="30"/>
          <w:szCs w:val="30"/>
          <w:highlight w:val="none"/>
        </w:rPr>
        <w:t>4</w:t>
      </w:r>
      <w:r>
        <w:rPr>
          <w:rFonts w:eastAsia="仿宋"/>
          <w:color w:val="auto"/>
          <w:sz w:val="30"/>
          <w:szCs w:val="30"/>
          <w:highlight w:val="none"/>
        </w:rPr>
        <w:t>元，</w:t>
      </w:r>
      <w:r>
        <w:rPr>
          <w:rFonts w:hint="eastAsia" w:eastAsia="仿宋"/>
          <w:color w:val="auto"/>
          <w:sz w:val="30"/>
          <w:szCs w:val="30"/>
          <w:highlight w:val="none"/>
        </w:rPr>
        <w:t>5年</w:t>
      </w:r>
      <w:r>
        <w:rPr>
          <w:rFonts w:eastAsia="仿宋"/>
          <w:color w:val="auto"/>
          <w:sz w:val="30"/>
          <w:szCs w:val="30"/>
          <w:highlight w:val="none"/>
        </w:rPr>
        <w:t>年均增长达到10.2%。</w:t>
      </w:r>
    </w:p>
    <w:p>
      <w:pPr>
        <w:pStyle w:val="7"/>
        <w:numPr>
          <w:ilvl w:val="0"/>
          <w:numId w:val="3"/>
        </w:numPr>
        <w:ind w:firstLine="602"/>
        <w:rPr>
          <w:color w:val="auto"/>
          <w:highlight w:val="none"/>
        </w:rPr>
      </w:pPr>
      <w:r>
        <w:rPr>
          <w:color w:val="auto"/>
          <w:highlight w:val="none"/>
        </w:rPr>
        <w:t>坚持目标导向，狠抓工作落实</w:t>
      </w:r>
    </w:p>
    <w:p>
      <w:pPr>
        <w:adjustRightInd w:val="0"/>
        <w:snapToGrid w:val="0"/>
        <w:spacing w:line="560" w:lineRule="exact"/>
        <w:ind w:firstLine="602" w:firstLineChars="200"/>
        <w:rPr>
          <w:rFonts w:eastAsia="仿宋"/>
          <w:color w:val="auto"/>
          <w:sz w:val="30"/>
          <w:szCs w:val="30"/>
          <w:highlight w:val="none"/>
        </w:rPr>
      </w:pPr>
      <w:r>
        <w:rPr>
          <w:rFonts w:eastAsia="仿宋"/>
          <w:b/>
          <w:bCs/>
          <w:color w:val="auto"/>
          <w:sz w:val="30"/>
          <w:szCs w:val="30"/>
          <w:highlight w:val="none"/>
        </w:rPr>
        <w:t>一是强化资金保障。</w:t>
      </w:r>
      <w:r>
        <w:rPr>
          <w:rFonts w:eastAsia="仿宋"/>
          <w:color w:val="auto"/>
          <w:sz w:val="30"/>
          <w:szCs w:val="30"/>
          <w:highlight w:val="none"/>
        </w:rPr>
        <w:t>2016年以来，五指山不断加大扶贫攻坚财政资金投入，累计统筹安排扶贫资金12.94亿元，其中统筹整合使用财政涉农资金11.43亿元、其他财政扶贫资金1.51亿元，为全市脱贫攻坚工作提供强有力的资金保障。坚持自下而上原则，按照贫困村和贫困户实际需求，建立了脱贫攻坚县级项目库，将所有使用财政扶贫资金的项目纳入项目库管理，目前在库项目2094个，资金预算规模13.94亿元，并常态化进行动态调整，确保扶贫项目资金“用在刀刃上”。</w:t>
      </w:r>
      <w:r>
        <w:rPr>
          <w:rFonts w:eastAsia="仿宋"/>
          <w:b/>
          <w:bCs/>
          <w:color w:val="auto"/>
          <w:sz w:val="30"/>
          <w:szCs w:val="30"/>
          <w:highlight w:val="none"/>
        </w:rPr>
        <w:t>二是强化动态管理。</w:t>
      </w:r>
      <w:r>
        <w:rPr>
          <w:rFonts w:eastAsia="仿宋"/>
          <w:color w:val="auto"/>
          <w:sz w:val="30"/>
          <w:szCs w:val="30"/>
          <w:highlight w:val="none"/>
        </w:rPr>
        <w:t>每年度至少开展1次农户家庭情况大排查，提升贫困户识别退出质量，做到应纳尽纳、应退尽退。深入对标“两不愁三保障”标准，全面实施教育、健康、危房改造、饮水安全等扶贫工程，确保脱贫基础牢固，经得起检验</w:t>
      </w:r>
      <w:r>
        <w:rPr>
          <w:rFonts w:eastAsia="仿宋"/>
          <w:b/>
          <w:bCs/>
          <w:color w:val="auto"/>
          <w:sz w:val="30"/>
          <w:szCs w:val="30"/>
          <w:highlight w:val="none"/>
        </w:rPr>
        <w:t>。三是坚持问题导向，确保整改工作高质量完成。</w:t>
      </w:r>
      <w:r>
        <w:rPr>
          <w:rFonts w:eastAsia="仿宋"/>
          <w:color w:val="auto"/>
          <w:sz w:val="30"/>
          <w:szCs w:val="30"/>
          <w:highlight w:val="none"/>
        </w:rPr>
        <w:t>坚持把问题整改作为全面提升脱贫攻坚质量的重要举措。针对各级考核、督查、巡视、普查等反馈问题，深入查摆、举一反三，制定出台整改方案，明确整改任务，推动各项整改按时高质量完成。国家成效考核反馈和脱贫攻坚“回头看”排查通报以及省、市自查发现的73个问题，国家脱贫攻坚督查反馈及普查发现的21个问题，均已全部实现“清零”。</w:t>
      </w:r>
      <w:r>
        <w:rPr>
          <w:rFonts w:eastAsia="仿宋"/>
          <w:b/>
          <w:bCs/>
          <w:color w:val="auto"/>
          <w:sz w:val="30"/>
          <w:szCs w:val="30"/>
          <w:highlight w:val="none"/>
        </w:rPr>
        <w:t>四是坚持务实作风，力戒形式主义、官僚主义。</w:t>
      </w:r>
      <w:r>
        <w:rPr>
          <w:rFonts w:eastAsia="仿宋"/>
          <w:color w:val="auto"/>
          <w:sz w:val="30"/>
          <w:szCs w:val="30"/>
          <w:highlight w:val="none"/>
        </w:rPr>
        <w:t>扶贫领域作风建设事关高质量打赢脱贫攻坚收官战的成败，五指山市出台了解决形式主义、官僚主义突出问题的22条具体举措，通过严控文件会议数量、规范督查检查考核、改进调研、强化约束激励等措施，全力解决存在的突出问题，确保基层干部有更多时间和精力推动工作落实。</w:t>
      </w:r>
    </w:p>
    <w:p>
      <w:pPr>
        <w:pStyle w:val="7"/>
        <w:numPr>
          <w:ilvl w:val="0"/>
          <w:numId w:val="3"/>
        </w:numPr>
        <w:ind w:firstLine="602"/>
        <w:rPr>
          <w:color w:val="auto"/>
          <w:highlight w:val="none"/>
        </w:rPr>
      </w:pPr>
      <w:r>
        <w:rPr>
          <w:color w:val="auto"/>
          <w:highlight w:val="none"/>
        </w:rPr>
        <w:t>坚持群众主体，狠抓内生动力</w:t>
      </w:r>
    </w:p>
    <w:p>
      <w:pPr>
        <w:pStyle w:val="20"/>
        <w:widowControl/>
        <w:spacing w:before="0" w:beforeAutospacing="0" w:after="0" w:afterAutospacing="0" w:line="560" w:lineRule="exact"/>
        <w:ind w:firstLine="600" w:firstLineChars="200"/>
        <w:jc w:val="both"/>
        <w:rPr>
          <w:rFonts w:eastAsia="仿宋"/>
          <w:color w:val="auto"/>
          <w:sz w:val="30"/>
          <w:szCs w:val="30"/>
          <w:highlight w:val="none"/>
        </w:rPr>
      </w:pPr>
      <w:r>
        <w:rPr>
          <w:rFonts w:eastAsia="仿宋"/>
          <w:color w:val="auto"/>
          <w:sz w:val="30"/>
          <w:szCs w:val="30"/>
          <w:highlight w:val="none"/>
        </w:rPr>
        <w:t>五指山牢固树立“扶贫先扶志，扶贫必扶智”的理念，持续强化志智双扶，不断教育引导贫困群众转变思想观念，积极营造勤劳致富、脱贫光荣的浓厚氛围。</w:t>
      </w:r>
      <w:r>
        <w:rPr>
          <w:rFonts w:eastAsia="仿宋"/>
          <w:b/>
          <w:bCs/>
          <w:color w:val="auto"/>
          <w:sz w:val="30"/>
          <w:szCs w:val="30"/>
          <w:highlight w:val="none"/>
        </w:rPr>
        <w:t>一是开展“大宣讲”</w:t>
      </w:r>
      <w:r>
        <w:rPr>
          <w:rFonts w:hint="eastAsia" w:eastAsia="仿宋"/>
          <w:b/>
          <w:bCs/>
          <w:color w:val="auto"/>
          <w:sz w:val="30"/>
          <w:szCs w:val="30"/>
          <w:highlight w:val="none"/>
        </w:rPr>
        <w:t>。</w:t>
      </w:r>
      <w:r>
        <w:rPr>
          <w:rFonts w:eastAsia="仿宋"/>
          <w:color w:val="auto"/>
          <w:sz w:val="30"/>
          <w:szCs w:val="30"/>
          <w:highlight w:val="none"/>
        </w:rPr>
        <w:t>2016年以来组织娘子军宣讲团、百姓宣讲团和文艺轻骑兵深入全市287个自然村开展宣传宣讲1043场次，让党的好政策家喻户晓，不断更新转变贫困群众思想观念。</w:t>
      </w:r>
      <w:r>
        <w:rPr>
          <w:rFonts w:eastAsia="仿宋"/>
          <w:b/>
          <w:bCs/>
          <w:color w:val="auto"/>
          <w:sz w:val="30"/>
          <w:szCs w:val="30"/>
          <w:highlight w:val="none"/>
        </w:rPr>
        <w:t>二是开展“大营造”</w:t>
      </w:r>
      <w:r>
        <w:rPr>
          <w:rFonts w:hint="eastAsia" w:eastAsia="仿宋"/>
          <w:b/>
          <w:bCs/>
          <w:color w:val="auto"/>
          <w:sz w:val="30"/>
          <w:szCs w:val="30"/>
          <w:highlight w:val="none"/>
        </w:rPr>
        <w:t>。</w:t>
      </w:r>
      <w:r>
        <w:rPr>
          <w:rFonts w:eastAsia="仿宋"/>
          <w:color w:val="auto"/>
          <w:sz w:val="30"/>
          <w:szCs w:val="30"/>
          <w:highlight w:val="none"/>
        </w:rPr>
        <w:t>出台移风易俗指导意见，建立村规民约，设置脱贫攻坚“红黑榜”，乡风民风持续向好。</w:t>
      </w:r>
      <w:r>
        <w:rPr>
          <w:rFonts w:eastAsia="仿宋"/>
          <w:b/>
          <w:bCs/>
          <w:color w:val="auto"/>
          <w:sz w:val="30"/>
          <w:szCs w:val="30"/>
          <w:highlight w:val="none"/>
        </w:rPr>
        <w:t>三是开展“大奖励”</w:t>
      </w:r>
      <w:r>
        <w:rPr>
          <w:rFonts w:hint="eastAsia" w:eastAsia="仿宋"/>
          <w:color w:val="auto"/>
          <w:sz w:val="30"/>
          <w:szCs w:val="30"/>
          <w:highlight w:val="none"/>
        </w:rPr>
        <w:t>。</w:t>
      </w:r>
      <w:r>
        <w:rPr>
          <w:rFonts w:eastAsia="仿宋"/>
          <w:color w:val="auto"/>
          <w:sz w:val="30"/>
          <w:szCs w:val="30"/>
          <w:highlight w:val="none"/>
        </w:rPr>
        <w:t>实施“产业奖”“务工奖”以及扶贫扶志爱心超市“励志奖”等，引导群众扩大再生产，改变了以往“吃光喝净”“等靠要”等传统陋习，贫困群众内生动力明显增强。</w:t>
      </w:r>
    </w:p>
    <w:p>
      <w:pPr>
        <w:pStyle w:val="6"/>
        <w:ind w:firstLine="643"/>
        <w:rPr>
          <w:rFonts w:ascii="Times New Roman" w:hAnsi="Times New Roman"/>
          <w:color w:val="auto"/>
          <w:highlight w:val="none"/>
        </w:rPr>
      </w:pPr>
      <w:r>
        <w:rPr>
          <w:rFonts w:ascii="Times New Roman" w:hAnsi="Times New Roman"/>
          <w:color w:val="auto"/>
          <w:highlight w:val="none"/>
        </w:rPr>
        <w:t>三、巩固提升脱贫攻坚工作情况</w:t>
      </w:r>
    </w:p>
    <w:p>
      <w:pPr>
        <w:pStyle w:val="7"/>
        <w:numPr>
          <w:ilvl w:val="0"/>
          <w:numId w:val="4"/>
        </w:numPr>
        <w:ind w:firstLine="602"/>
        <w:rPr>
          <w:color w:val="auto"/>
          <w:highlight w:val="none"/>
        </w:rPr>
      </w:pPr>
      <w:r>
        <w:rPr>
          <w:color w:val="auto"/>
          <w:highlight w:val="none"/>
        </w:rPr>
        <w:t>加强领导，推动“四不摘”落实落地</w:t>
      </w:r>
    </w:p>
    <w:p>
      <w:pPr>
        <w:adjustRightInd w:val="0"/>
        <w:snapToGrid w:val="0"/>
        <w:spacing w:line="560" w:lineRule="exact"/>
        <w:ind w:firstLine="600" w:firstLineChars="200"/>
        <w:rPr>
          <w:rFonts w:eastAsia="仿宋"/>
          <w:color w:val="auto"/>
          <w:sz w:val="30"/>
          <w:szCs w:val="30"/>
          <w:highlight w:val="none"/>
        </w:rPr>
      </w:pPr>
      <w:r>
        <w:rPr>
          <w:rFonts w:eastAsia="仿宋"/>
          <w:color w:val="auto"/>
          <w:sz w:val="30"/>
          <w:szCs w:val="30"/>
          <w:highlight w:val="none"/>
        </w:rPr>
        <w:t>累计召开市委常委会会议、市政府常务会议、市脱贫攻坚工作领导小组会议等会议专题研究扶贫工作57次，先后研究制定18个脱贫巩固提升方案，集中调度解决实际问题。严格落实“五级书记抓脱贫攻坚”责任制度，市委书记带头遍访贫困村，乡镇党委书记、村支部书记遍访本乡镇、本村的贫困户，深入一线帮助贫困群众解决实际困难。继续将组织力量向基层一线倾斜，除对15名因工作调整、身体健康、家庭困难等特殊原因无法正常履职的驻村干部进行了调整外，其余驻村帮扶干部基本上保持了队伍稳定。结合巡视巡察上下联动，组建专项巡察组，对全市包含7个乡镇在内的20个脱贫攻坚重点责任单位党委（党组）开展了脱贫攻坚“回头看”专项巡察，持续压实脱贫攻坚责任。</w:t>
      </w:r>
    </w:p>
    <w:p>
      <w:pPr>
        <w:pStyle w:val="7"/>
        <w:numPr>
          <w:ilvl w:val="0"/>
          <w:numId w:val="4"/>
        </w:numPr>
        <w:ind w:firstLine="602"/>
        <w:rPr>
          <w:color w:val="auto"/>
          <w:highlight w:val="none"/>
        </w:rPr>
      </w:pPr>
      <w:r>
        <w:rPr>
          <w:color w:val="auto"/>
          <w:highlight w:val="none"/>
        </w:rPr>
        <w:t>坚持疫情防控和脱贫攻坚两手抓两不误，全力克服疫情不利影响</w:t>
      </w:r>
    </w:p>
    <w:p>
      <w:pPr>
        <w:adjustRightInd w:val="0"/>
        <w:snapToGrid w:val="0"/>
        <w:spacing w:line="560" w:lineRule="exact"/>
        <w:ind w:firstLine="600" w:firstLineChars="200"/>
        <w:rPr>
          <w:rFonts w:eastAsia="仿宋"/>
          <w:color w:val="auto"/>
          <w:sz w:val="30"/>
          <w:szCs w:val="30"/>
          <w:highlight w:val="none"/>
        </w:rPr>
      </w:pPr>
      <w:r>
        <w:rPr>
          <w:rFonts w:eastAsia="仿宋"/>
          <w:color w:val="auto"/>
          <w:sz w:val="30"/>
          <w:szCs w:val="30"/>
          <w:highlight w:val="none"/>
        </w:rPr>
        <w:t>及时有针对性制定了一系列抗疫情惠民惠企政策，千方百计克服疫情影响，坚决夺取疫情防控和脱贫攻坚“双胜利”。</w:t>
      </w:r>
      <w:r>
        <w:rPr>
          <w:rFonts w:eastAsia="仿宋"/>
          <w:b/>
          <w:bCs/>
          <w:color w:val="auto"/>
          <w:sz w:val="30"/>
          <w:szCs w:val="30"/>
          <w:highlight w:val="none"/>
        </w:rPr>
        <w:t>一是大力支持农户扩种增养。</w:t>
      </w:r>
      <w:r>
        <w:rPr>
          <w:rFonts w:eastAsia="仿宋"/>
          <w:color w:val="auto"/>
          <w:sz w:val="30"/>
          <w:szCs w:val="30"/>
          <w:highlight w:val="none"/>
        </w:rPr>
        <w:t>及时调整了冬季瓜菜奖补政策，对种植冬种瓜菜的贫困户每亩补贴800元，累计为2913户贫困户发放补贴568.46万元；出台了复种瓜菜奖补政策，对种植二茬瓜菜的贫困户每亩再补贴200元，目前已为1761户复种贫困户发放补贴73.23万元；安排1536.5万元实施了贫困家庭人均800元产业扶持到户项目，实现有产业需求的建档立卡户全覆盖。同时，出台瓜菜设施大棚建设、撂荒地复产、生猪补栏、特色养殖项目巩固提升等扶持政策，进一步激励贫困群众扩大农业种植面积和养殖规模。全市累计种植瓜菜面积2.66万亩，同比增长79%；禽类存栏36.16万羽，同比增长16.82%。</w:t>
      </w:r>
      <w:r>
        <w:rPr>
          <w:rFonts w:eastAsia="仿宋"/>
          <w:b/>
          <w:bCs/>
          <w:color w:val="auto"/>
          <w:sz w:val="30"/>
          <w:szCs w:val="30"/>
          <w:highlight w:val="none"/>
        </w:rPr>
        <w:t>二是积极引导贫困劳动力稳定就业。</w:t>
      </w:r>
      <w:r>
        <w:rPr>
          <w:rFonts w:eastAsia="仿宋"/>
          <w:color w:val="auto"/>
          <w:sz w:val="30"/>
          <w:szCs w:val="30"/>
          <w:highlight w:val="none"/>
        </w:rPr>
        <w:t>“点对点”输送一批贫困劳动力至</w:t>
      </w:r>
      <w:r>
        <w:rPr>
          <w:rFonts w:hint="eastAsia" w:eastAsia="仿宋"/>
          <w:color w:val="auto"/>
          <w:sz w:val="30"/>
          <w:szCs w:val="30"/>
          <w:highlight w:val="none"/>
          <w:lang w:eastAsia="zh-CN"/>
        </w:rPr>
        <w:t>中国</w:t>
      </w:r>
      <w:r>
        <w:rPr>
          <w:rFonts w:eastAsia="仿宋"/>
          <w:color w:val="auto"/>
          <w:sz w:val="30"/>
          <w:szCs w:val="30"/>
          <w:highlight w:val="none"/>
        </w:rPr>
        <w:t>海油、比亚迪等省外企业和山海高速、省委党校新校区等企业项目务工，帮助716名贫困劳动力在带贫企业和合作社就地就近就业，新开发防疫消杀、社区巡查、卡点值守等临时公益性岗位311个，有效解决了疫情防控期间贫困劳动力稳岗就业问题。</w:t>
      </w:r>
      <w:r>
        <w:rPr>
          <w:rFonts w:eastAsia="仿宋"/>
          <w:b/>
          <w:bCs/>
          <w:color w:val="auto"/>
          <w:sz w:val="30"/>
          <w:szCs w:val="30"/>
          <w:highlight w:val="none"/>
        </w:rPr>
        <w:t>三是加大带贫经营主体扶持力度。</w:t>
      </w:r>
      <w:r>
        <w:rPr>
          <w:rFonts w:eastAsia="仿宋"/>
          <w:color w:val="auto"/>
          <w:sz w:val="30"/>
          <w:szCs w:val="30"/>
          <w:highlight w:val="none"/>
        </w:rPr>
        <w:t>出台了《五指山市新型农业经营主体（含村集体）带贫补贴实施方案》，对受疫情影响的种养业带贫经营主体进行扶持，目前已为138家带贫经营主体发放补贴307.8万元。</w:t>
      </w:r>
      <w:r>
        <w:rPr>
          <w:rFonts w:eastAsia="仿宋"/>
          <w:b/>
          <w:bCs/>
          <w:color w:val="auto"/>
          <w:sz w:val="30"/>
          <w:szCs w:val="30"/>
          <w:highlight w:val="none"/>
        </w:rPr>
        <w:t>四是加大金融扶贫服务力度。</w:t>
      </w:r>
      <w:r>
        <w:rPr>
          <w:rFonts w:eastAsia="仿宋"/>
          <w:color w:val="auto"/>
          <w:sz w:val="30"/>
          <w:szCs w:val="30"/>
          <w:highlight w:val="none"/>
        </w:rPr>
        <w:t>出台支持特色产业共渡难关的措施6条，对特色产业项目发展新增放贷2990万元。在保持利率、期限等政策不变的基础上，对受疫情影响的贫困户通过延长还款期限、变更还款计划、展期减免逾期贷款利息、办理无还本续贷等方式，切实减轻贫困群众经济负担，目前累计发放扶贫小额信贷11791.03万元，涉及户数3279户，覆盖率达46.22%，超过全省平均覆盖率4.53个百分点。</w:t>
      </w:r>
      <w:r>
        <w:rPr>
          <w:rFonts w:eastAsia="仿宋"/>
          <w:b/>
          <w:bCs/>
          <w:color w:val="auto"/>
          <w:sz w:val="30"/>
          <w:szCs w:val="30"/>
          <w:highlight w:val="none"/>
        </w:rPr>
        <w:t>五是大力开展消费扶贫行动。</w:t>
      </w:r>
      <w:r>
        <w:rPr>
          <w:rFonts w:eastAsia="仿宋"/>
          <w:color w:val="auto"/>
          <w:sz w:val="30"/>
          <w:szCs w:val="30"/>
          <w:highlight w:val="none"/>
        </w:rPr>
        <w:t>通过开通“每日鲜”宅家服务、微信同城配送、电商“直播带货”，开展“爱心扶贫赶集日”“春风大行动”和“消费扶贫月”等线上线下方式，全面拓宽扶贫产品销售渠道，贫困户农产品线上线下销售额达1180.31万元。</w:t>
      </w:r>
      <w:r>
        <w:rPr>
          <w:rFonts w:eastAsia="仿宋"/>
          <w:b/>
          <w:bCs/>
          <w:color w:val="auto"/>
          <w:sz w:val="30"/>
          <w:szCs w:val="30"/>
          <w:highlight w:val="none"/>
        </w:rPr>
        <w:t>六是积极开展禁食野生动物退出工作。</w:t>
      </w:r>
      <w:r>
        <w:rPr>
          <w:rFonts w:eastAsia="仿宋"/>
          <w:color w:val="auto"/>
          <w:sz w:val="30"/>
          <w:szCs w:val="30"/>
          <w:highlight w:val="none"/>
        </w:rPr>
        <w:t>制定印发专项实施工作方案，顺利完成全市82家野生动物人工繁育场（户）的退出工作，其中带贫人工繁育场（户）57家，累计发放补偿金603.7万元。全市57家带贫人工繁育场（户）已全部完成转产产业的种苗投放工作。</w:t>
      </w:r>
      <w:r>
        <w:rPr>
          <w:rFonts w:eastAsia="仿宋"/>
          <w:b/>
          <w:bCs/>
          <w:color w:val="auto"/>
          <w:sz w:val="30"/>
          <w:szCs w:val="30"/>
          <w:highlight w:val="none"/>
        </w:rPr>
        <w:t>七是加大兜底扶持力度。</w:t>
      </w:r>
      <w:r>
        <w:rPr>
          <w:rFonts w:eastAsia="仿宋"/>
          <w:color w:val="auto"/>
          <w:sz w:val="30"/>
          <w:szCs w:val="30"/>
          <w:highlight w:val="none"/>
        </w:rPr>
        <w:t>对因疫情造成重大生活困难的群众，及时启动实施临时救助、最低生活保障等措施。累计把符合条件的困难家庭357户788人纳入低保，为困难群众发放各类社会救助资金2456.79万元；为671户2456人发放临时救助金371.3万元，发放物价补贴26657人次141.34万元，确保了困难群众不因疫致贫、因疫返贫。疫情发生以来，全市没有出现因疫致贫、因疫返贫情况。</w:t>
      </w:r>
    </w:p>
    <w:p>
      <w:pPr>
        <w:pStyle w:val="7"/>
        <w:numPr>
          <w:ilvl w:val="0"/>
          <w:numId w:val="4"/>
        </w:numPr>
        <w:ind w:firstLine="602"/>
        <w:rPr>
          <w:color w:val="auto"/>
          <w:highlight w:val="none"/>
        </w:rPr>
      </w:pPr>
      <w:r>
        <w:rPr>
          <w:color w:val="auto"/>
          <w:highlight w:val="none"/>
        </w:rPr>
        <w:t>坚持夯基固本，持续巩固提升脱贫攻坚成果</w:t>
      </w:r>
    </w:p>
    <w:p>
      <w:pPr>
        <w:adjustRightInd w:val="0"/>
        <w:snapToGrid w:val="0"/>
        <w:spacing w:line="560" w:lineRule="exact"/>
        <w:ind w:firstLine="600" w:firstLineChars="200"/>
        <w:rPr>
          <w:rFonts w:eastAsia="仿宋"/>
          <w:color w:val="auto"/>
          <w:sz w:val="30"/>
          <w:szCs w:val="30"/>
          <w:highlight w:val="none"/>
        </w:rPr>
      </w:pPr>
      <w:r>
        <w:rPr>
          <w:rFonts w:eastAsia="仿宋"/>
          <w:color w:val="auto"/>
          <w:sz w:val="30"/>
          <w:szCs w:val="30"/>
          <w:highlight w:val="none"/>
        </w:rPr>
        <w:t>2019年底，五指山市出台了《五指山市2020年持续巩固提升脱贫攻坚成果实施方案》，提出实施“八大”巩固提升工程和建立“四项”全覆盖机制，为今年巩固提升脱贫攻坚成果指明了方向。</w:t>
      </w:r>
      <w:r>
        <w:rPr>
          <w:rFonts w:eastAsia="仿宋"/>
          <w:b/>
          <w:bCs/>
          <w:color w:val="auto"/>
          <w:sz w:val="30"/>
          <w:szCs w:val="30"/>
          <w:highlight w:val="none"/>
        </w:rPr>
        <w:t>一是加强产业扶贫。</w:t>
      </w:r>
      <w:r>
        <w:rPr>
          <w:rFonts w:eastAsia="仿宋"/>
          <w:color w:val="auto"/>
          <w:sz w:val="30"/>
          <w:szCs w:val="30"/>
          <w:highlight w:val="none"/>
        </w:rPr>
        <w:t>累计投入2.88亿元发展456个产业扶贫项目，以大力发展热带山地高效农业为着力点，充分发挥产业优势，管好橡胶、槟榔、益智、瓜菜“老四样”，种好茶叶、忧遁草、树仔菜、百香果“新四样”以及五指山五脚猪、五指山山鸡等特色养殖，积极引导贫困户发展全市产业基础好、经济效益高的种养产业。扎实开展产业扶贫项目大排查大评估大提升活动，对全市2016年以来集中种养殖的产业扶贫项目进行全面排查和整改提升。继续强化扶贫产业科技支撑，充分发挥生态科技特派员带动作用，投资877万元推动生态科技特派员项目成功立项74个，已实施项目55个。大力推进村级光伏项目建设，2016年以来，已为全市44个贫困村建设光伏扶贫村级电站77个，总投资7842.03万元，实现贫困村光伏电站全覆盖，不断为村集体和贫困户带来了稳定收益。继续实施橡胶价格收入保险，对全市7519户12.71万亩可开割橡胶进行投保，其中建档立卡户3380户5.32万亩，已为贫困群众理赔1002户次31.96万元。根据产业发展和贫困户的需求，分类办班，采取田间培训与室内培训相结合、集中理论授课与实践操作相结合的方式，重点培训茶叶、油茶、百香果、五指山五脚猪、五指山山鸡等种植、养殖技术，累计培训贫困户约40872余人次，切实提高贫困户生产实用技术水平。</w:t>
      </w:r>
      <w:r>
        <w:rPr>
          <w:rFonts w:eastAsia="仿宋"/>
          <w:b/>
          <w:bCs/>
          <w:color w:val="auto"/>
          <w:sz w:val="30"/>
          <w:szCs w:val="30"/>
          <w:highlight w:val="none"/>
        </w:rPr>
        <w:t>二是加强就业扶贫。</w:t>
      </w:r>
      <w:r>
        <w:rPr>
          <w:rFonts w:eastAsia="仿宋"/>
          <w:color w:val="auto"/>
          <w:sz w:val="30"/>
          <w:szCs w:val="30"/>
          <w:highlight w:val="none"/>
        </w:rPr>
        <w:t>对全市所有建档立卡户开展了两轮务工就业意愿调查摸底，全面摸清了贫困劳动力的务工状态、务工意向、培训需求等就业底数。根据市场用工及贫困劳动力实际情况，与企业联合开展定向、定岗、订单式就业创业技能培训，已开展贫困劳动力培训157期2691人次，切实让贫困家庭劳动力掌握一技之长。</w:t>
      </w:r>
      <w:r>
        <w:rPr>
          <w:rStyle w:val="46"/>
          <w:rFonts w:eastAsia="仿宋"/>
          <w:color w:val="auto"/>
          <w:sz w:val="30"/>
          <w:szCs w:val="30"/>
          <w:highlight w:val="none"/>
        </w:rPr>
        <w:t>利用村级光伏电站80%以上的收益新开发护河员、村级治安巡查员等公益性岗位711个，有效保障了一批贫困群众稳定就业。</w:t>
      </w:r>
      <w:r>
        <w:rPr>
          <w:rFonts w:eastAsia="仿宋"/>
          <w:color w:val="auto"/>
          <w:sz w:val="30"/>
          <w:szCs w:val="30"/>
          <w:highlight w:val="none"/>
        </w:rPr>
        <w:t>积极做好就业供需对接，拓展就业信息发布渠道和招聘形式，累计开展“春风行动暨就业援助月网络招聘会”“农民工专场招聘会”等线上线下招聘会35场、就业宣讲会8场。简化务工奖补发放流程，落实贫困家庭劳动力外出务工奖补和交通补贴9746人次1755.93万元，有力促进贫困人口外出务工就业。截至目前，已累计促进贫困劳动力外出务工22084人，实现了有劳动力的零就业家庭动态清零，就业扶贫质量进一步提升。</w:t>
      </w:r>
      <w:r>
        <w:rPr>
          <w:rFonts w:eastAsia="仿宋"/>
          <w:b/>
          <w:bCs/>
          <w:color w:val="auto"/>
          <w:sz w:val="30"/>
          <w:szCs w:val="30"/>
          <w:highlight w:val="none"/>
        </w:rPr>
        <w:t>三是强化扶志扶智。</w:t>
      </w:r>
      <w:r>
        <w:rPr>
          <w:rFonts w:eastAsia="仿宋"/>
          <w:color w:val="auto"/>
          <w:sz w:val="30"/>
          <w:szCs w:val="30"/>
          <w:highlight w:val="none"/>
        </w:rPr>
        <w:t>成立由脱贫攻坚三级战斗队员组成的乡风文明暨扶志扶智宣讲小组，通过日常走访、电视夜校等方式，帮助引导贫困群众学政策、习技术，调动贫困群众的积极性、主动性、创造性。大力开展“扶志大宣讲”、重点人群“六治”专项活动和“扶贫扶志爱心超市”活动，进一步增强了贫困群众的内生动力。</w:t>
      </w:r>
      <w:r>
        <w:rPr>
          <w:rFonts w:eastAsia="仿宋"/>
          <w:b/>
          <w:bCs/>
          <w:color w:val="auto"/>
          <w:sz w:val="30"/>
          <w:szCs w:val="30"/>
          <w:highlight w:val="none"/>
        </w:rPr>
        <w:t>四是加强生态扶贫移民搬迁后续扶持。</w:t>
      </w:r>
      <w:r>
        <w:rPr>
          <w:rFonts w:eastAsia="仿宋"/>
          <w:color w:val="auto"/>
          <w:sz w:val="30"/>
          <w:szCs w:val="30"/>
          <w:highlight w:val="none"/>
        </w:rPr>
        <w:t>严格按照“搬得出、稳得住、能就业”的原则，全力做好新春村生态移民搬迁后续发展扶持工作。通过安排97亩产业发展用地、50万元成立养殖合作社、16间沿街店铺作为村集体经济项目、建成409千瓦的村级光伏电站等产业帮扶措施，确保贫困群众搬迁后产业持续发展。引导51名有就业意愿的贫困劳动力实现稳定就业，其中24名纳入公益性岗位就业，确保贫困家庭至少有1名劳动力稳定就业。</w:t>
      </w:r>
    </w:p>
    <w:p>
      <w:pPr>
        <w:pStyle w:val="7"/>
        <w:numPr>
          <w:ilvl w:val="0"/>
          <w:numId w:val="4"/>
        </w:numPr>
        <w:ind w:firstLine="602"/>
        <w:rPr>
          <w:color w:val="auto"/>
          <w:highlight w:val="none"/>
        </w:rPr>
      </w:pPr>
      <w:r>
        <w:rPr>
          <w:color w:val="auto"/>
          <w:highlight w:val="none"/>
        </w:rPr>
        <w:t>加强“三保障”和饮水安全，不断夯实脱贫基础</w:t>
      </w:r>
    </w:p>
    <w:p>
      <w:pPr>
        <w:ind w:firstLine="600" w:firstLineChars="200"/>
        <w:rPr>
          <w:rFonts w:eastAsia="仿宋"/>
          <w:color w:val="auto"/>
          <w:sz w:val="30"/>
          <w:szCs w:val="30"/>
          <w:highlight w:val="none"/>
        </w:rPr>
      </w:pPr>
      <w:r>
        <w:rPr>
          <w:rFonts w:eastAsia="仿宋"/>
          <w:color w:val="auto"/>
          <w:sz w:val="30"/>
          <w:szCs w:val="30"/>
          <w:highlight w:val="none"/>
        </w:rPr>
        <w:t>坚持把稳定实现贫困人口“三保障”和农村饮水安全作为巩固提升脱贫攻坚成果的硬指标，扎实补短板、强弱项、提质量。</w:t>
      </w:r>
      <w:r>
        <w:rPr>
          <w:rFonts w:eastAsia="仿宋"/>
          <w:b/>
          <w:bCs/>
          <w:color w:val="auto"/>
          <w:sz w:val="30"/>
          <w:szCs w:val="30"/>
          <w:highlight w:val="none"/>
        </w:rPr>
        <w:t>一是全方位实现教育资助保障。</w:t>
      </w:r>
      <w:r>
        <w:rPr>
          <w:rFonts w:hint="eastAsia" w:eastAsia="仿宋"/>
          <w:color w:val="auto"/>
          <w:sz w:val="30"/>
          <w:szCs w:val="30"/>
          <w:highlight w:val="none"/>
        </w:rPr>
        <w:t>2016</w:t>
      </w:r>
      <w:r>
        <w:rPr>
          <w:rFonts w:hint="eastAsia" w:ascii="仿宋" w:hAnsi="仿宋" w:eastAsia="仿宋"/>
          <w:color w:val="auto"/>
          <w:sz w:val="30"/>
          <w:szCs w:val="30"/>
          <w:highlight w:val="none"/>
        </w:rPr>
        <w:t>年至今</w:t>
      </w:r>
      <w:r>
        <w:rPr>
          <w:rFonts w:ascii="仿宋" w:hAnsi="仿宋" w:eastAsia="仿宋"/>
          <w:color w:val="auto"/>
          <w:sz w:val="30"/>
          <w:szCs w:val="30"/>
          <w:highlight w:val="none"/>
        </w:rPr>
        <w:t>为全市特惠性教育补助金</w:t>
      </w:r>
      <w:r>
        <w:rPr>
          <w:rFonts w:hint="eastAsia" w:eastAsia="仿宋"/>
          <w:color w:val="auto"/>
          <w:sz w:val="30"/>
          <w:szCs w:val="30"/>
          <w:highlight w:val="none"/>
        </w:rPr>
        <w:t>35410</w:t>
      </w:r>
      <w:r>
        <w:rPr>
          <w:rFonts w:ascii="仿宋" w:hAnsi="仿宋" w:eastAsia="仿宋"/>
          <w:color w:val="auto"/>
          <w:sz w:val="30"/>
          <w:szCs w:val="30"/>
          <w:highlight w:val="none"/>
        </w:rPr>
        <w:t>人次</w:t>
      </w:r>
      <w:r>
        <w:rPr>
          <w:rFonts w:hint="eastAsia" w:eastAsia="仿宋"/>
          <w:color w:val="auto"/>
          <w:sz w:val="30"/>
          <w:szCs w:val="30"/>
          <w:highlight w:val="none"/>
        </w:rPr>
        <w:t>5449.682</w:t>
      </w:r>
      <w:r>
        <w:rPr>
          <w:rFonts w:ascii="仿宋" w:hAnsi="仿宋" w:eastAsia="仿宋"/>
          <w:color w:val="auto"/>
          <w:sz w:val="30"/>
          <w:szCs w:val="30"/>
          <w:highlight w:val="none"/>
        </w:rPr>
        <w:t>万元，发放</w:t>
      </w:r>
      <w:r>
        <w:rPr>
          <w:rFonts w:eastAsia="仿宋"/>
          <w:color w:val="auto"/>
          <w:sz w:val="30"/>
          <w:szCs w:val="30"/>
          <w:highlight w:val="none"/>
        </w:rPr>
        <w:t>“</w:t>
      </w:r>
      <w:r>
        <w:rPr>
          <w:rFonts w:ascii="仿宋" w:hAnsi="仿宋" w:eastAsia="仿宋"/>
          <w:color w:val="auto"/>
          <w:sz w:val="30"/>
          <w:szCs w:val="30"/>
          <w:highlight w:val="none"/>
        </w:rPr>
        <w:t>雨露计划</w:t>
      </w:r>
      <w:r>
        <w:rPr>
          <w:rFonts w:eastAsia="仿宋"/>
          <w:color w:val="auto"/>
          <w:sz w:val="30"/>
          <w:szCs w:val="30"/>
          <w:highlight w:val="none"/>
        </w:rPr>
        <w:t>”</w:t>
      </w:r>
      <w:r>
        <w:rPr>
          <w:rFonts w:ascii="仿宋" w:hAnsi="仿宋" w:eastAsia="仿宋"/>
          <w:color w:val="auto"/>
          <w:sz w:val="30"/>
          <w:szCs w:val="30"/>
          <w:highlight w:val="none"/>
        </w:rPr>
        <w:t>职业教育助学补助资金款</w:t>
      </w:r>
      <w:r>
        <w:rPr>
          <w:rFonts w:eastAsia="仿宋"/>
          <w:color w:val="auto"/>
          <w:sz w:val="30"/>
          <w:szCs w:val="30"/>
          <w:highlight w:val="none"/>
        </w:rPr>
        <w:t>214.375</w:t>
      </w:r>
      <w:r>
        <w:rPr>
          <w:rFonts w:ascii="仿宋" w:hAnsi="仿宋" w:eastAsia="仿宋"/>
          <w:color w:val="auto"/>
          <w:sz w:val="30"/>
          <w:szCs w:val="30"/>
          <w:highlight w:val="none"/>
        </w:rPr>
        <w:t>万元，为家庭经济困难学生办理生源地信用助学贷款，累计贷款</w:t>
      </w:r>
      <w:r>
        <w:rPr>
          <w:rFonts w:hint="eastAsia" w:ascii="仿宋" w:hAnsi="仿宋" w:eastAsia="仿宋"/>
          <w:color w:val="auto"/>
          <w:sz w:val="30"/>
          <w:szCs w:val="30"/>
          <w:highlight w:val="none"/>
        </w:rPr>
        <w:t>人次</w:t>
      </w:r>
      <w:r>
        <w:rPr>
          <w:rFonts w:hint="eastAsia" w:eastAsia="仿宋"/>
          <w:color w:val="auto"/>
          <w:sz w:val="30"/>
          <w:szCs w:val="30"/>
          <w:highlight w:val="none"/>
        </w:rPr>
        <w:t>3846</w:t>
      </w:r>
      <w:r>
        <w:rPr>
          <w:rFonts w:ascii="仿宋" w:hAnsi="仿宋" w:eastAsia="仿宋"/>
          <w:color w:val="auto"/>
          <w:sz w:val="30"/>
          <w:szCs w:val="30"/>
          <w:highlight w:val="none"/>
        </w:rPr>
        <w:t>人，贷款金额</w:t>
      </w:r>
      <w:r>
        <w:rPr>
          <w:rFonts w:hint="eastAsia" w:eastAsia="仿宋"/>
          <w:color w:val="auto"/>
          <w:sz w:val="30"/>
          <w:szCs w:val="30"/>
          <w:highlight w:val="none"/>
        </w:rPr>
        <w:t>2905.055</w:t>
      </w:r>
      <w:r>
        <w:rPr>
          <w:rFonts w:ascii="仿宋" w:hAnsi="仿宋" w:eastAsia="仿宋"/>
          <w:color w:val="auto"/>
          <w:sz w:val="30"/>
          <w:szCs w:val="30"/>
          <w:highlight w:val="none"/>
        </w:rPr>
        <w:t>万元，真正将</w:t>
      </w:r>
      <w:r>
        <w:rPr>
          <w:rFonts w:eastAsia="仿宋"/>
          <w:color w:val="auto"/>
          <w:sz w:val="30"/>
          <w:szCs w:val="30"/>
          <w:highlight w:val="none"/>
        </w:rPr>
        <w:t>“</w:t>
      </w:r>
      <w:r>
        <w:rPr>
          <w:rFonts w:ascii="仿宋" w:hAnsi="仿宋" w:eastAsia="仿宋"/>
          <w:color w:val="auto"/>
          <w:sz w:val="30"/>
          <w:szCs w:val="30"/>
          <w:highlight w:val="none"/>
        </w:rPr>
        <w:t>应发尽发、应补尽补、应贷尽贷</w:t>
      </w:r>
      <w:r>
        <w:rPr>
          <w:rFonts w:eastAsia="仿宋"/>
          <w:color w:val="auto"/>
          <w:sz w:val="30"/>
          <w:szCs w:val="30"/>
          <w:highlight w:val="none"/>
        </w:rPr>
        <w:t>”</w:t>
      </w:r>
      <w:r>
        <w:rPr>
          <w:rFonts w:ascii="仿宋" w:hAnsi="仿宋" w:eastAsia="仿宋"/>
          <w:color w:val="auto"/>
          <w:sz w:val="30"/>
          <w:szCs w:val="30"/>
          <w:highlight w:val="none"/>
        </w:rPr>
        <w:t>落到实处。持续加强控辍保学工作，逐级签订控辍保学目标责任书，压实</w:t>
      </w:r>
      <w:r>
        <w:rPr>
          <w:rFonts w:eastAsia="仿宋"/>
          <w:color w:val="auto"/>
          <w:sz w:val="30"/>
          <w:szCs w:val="30"/>
          <w:highlight w:val="none"/>
        </w:rPr>
        <w:t>“</w:t>
      </w:r>
      <w:r>
        <w:rPr>
          <w:rFonts w:ascii="仿宋" w:hAnsi="仿宋" w:eastAsia="仿宋"/>
          <w:color w:val="auto"/>
          <w:sz w:val="30"/>
          <w:szCs w:val="30"/>
          <w:highlight w:val="none"/>
        </w:rPr>
        <w:t>两条线</w:t>
      </w:r>
      <w:r>
        <w:rPr>
          <w:rFonts w:eastAsia="仿宋"/>
          <w:color w:val="auto"/>
          <w:sz w:val="30"/>
          <w:szCs w:val="30"/>
          <w:highlight w:val="none"/>
        </w:rPr>
        <w:t>”</w:t>
      </w:r>
      <w:r>
        <w:rPr>
          <w:rFonts w:ascii="仿宋" w:hAnsi="仿宋" w:eastAsia="仿宋"/>
          <w:color w:val="auto"/>
          <w:sz w:val="30"/>
          <w:szCs w:val="30"/>
          <w:highlight w:val="none"/>
        </w:rPr>
        <w:t>控辍保学责任。组织开展</w:t>
      </w:r>
      <w:r>
        <w:rPr>
          <w:rFonts w:eastAsia="仿宋"/>
          <w:color w:val="auto"/>
          <w:sz w:val="30"/>
          <w:szCs w:val="30"/>
          <w:highlight w:val="none"/>
        </w:rPr>
        <w:t>“</w:t>
      </w:r>
      <w:r>
        <w:rPr>
          <w:rFonts w:ascii="仿宋" w:hAnsi="仿宋" w:eastAsia="仿宋"/>
          <w:color w:val="auto"/>
          <w:sz w:val="30"/>
          <w:szCs w:val="30"/>
          <w:highlight w:val="none"/>
        </w:rPr>
        <w:t>万名教师访万家</w:t>
      </w:r>
      <w:r>
        <w:rPr>
          <w:rFonts w:eastAsia="仿宋"/>
          <w:color w:val="auto"/>
          <w:sz w:val="30"/>
          <w:szCs w:val="30"/>
          <w:highlight w:val="none"/>
        </w:rPr>
        <w:t>”</w:t>
      </w:r>
      <w:r>
        <w:rPr>
          <w:rFonts w:ascii="仿宋" w:hAnsi="仿宋" w:eastAsia="仿宋"/>
          <w:color w:val="auto"/>
          <w:sz w:val="30"/>
          <w:szCs w:val="30"/>
          <w:highlight w:val="none"/>
        </w:rPr>
        <w:t>活动，全市共有</w:t>
      </w:r>
      <w:r>
        <w:rPr>
          <w:rFonts w:hint="eastAsia" w:eastAsia="仿宋"/>
          <w:color w:val="auto"/>
          <w:sz w:val="30"/>
          <w:szCs w:val="30"/>
          <w:highlight w:val="none"/>
        </w:rPr>
        <w:t>871</w:t>
      </w:r>
      <w:r>
        <w:rPr>
          <w:rFonts w:ascii="仿宋" w:hAnsi="仿宋" w:eastAsia="仿宋"/>
          <w:color w:val="auto"/>
          <w:sz w:val="30"/>
          <w:szCs w:val="30"/>
          <w:highlight w:val="none"/>
        </w:rPr>
        <w:t>名老师关爱帮扶</w:t>
      </w:r>
      <w:r>
        <w:rPr>
          <w:rFonts w:hint="eastAsia" w:eastAsia="仿宋"/>
          <w:color w:val="auto"/>
          <w:sz w:val="30"/>
          <w:szCs w:val="30"/>
          <w:highlight w:val="none"/>
        </w:rPr>
        <w:t>2558</w:t>
      </w:r>
      <w:r>
        <w:rPr>
          <w:rFonts w:ascii="仿宋" w:hAnsi="仿宋" w:eastAsia="仿宋"/>
          <w:color w:val="auto"/>
          <w:sz w:val="30"/>
          <w:szCs w:val="30"/>
          <w:highlight w:val="none"/>
        </w:rPr>
        <w:t>名贫困学生，</w:t>
      </w:r>
      <w:r>
        <w:rPr>
          <w:rFonts w:eastAsia="仿宋"/>
          <w:color w:val="auto"/>
          <w:sz w:val="30"/>
          <w:szCs w:val="30"/>
          <w:highlight w:val="none"/>
        </w:rPr>
        <w:t>建立“一生一档”，实现关怀、辅导和劝返工作常态化；试点推进“教育村长”工作，已安排7名教师当“教育村长”，在一线落实教育扶贫工作。全市义务教育阶段学生没有因贫失学辍学情况发生。</w:t>
      </w:r>
      <w:r>
        <w:rPr>
          <w:rFonts w:eastAsia="仿宋"/>
          <w:b/>
          <w:bCs/>
          <w:color w:val="auto"/>
          <w:sz w:val="30"/>
          <w:szCs w:val="30"/>
          <w:highlight w:val="none"/>
        </w:rPr>
        <w:t>二是基本医疗全覆盖重服务。</w:t>
      </w:r>
      <w:r>
        <w:rPr>
          <w:rFonts w:eastAsia="仿宋"/>
          <w:color w:val="auto"/>
          <w:sz w:val="30"/>
          <w:szCs w:val="30"/>
          <w:highlight w:val="none"/>
        </w:rPr>
        <w:t>投入805.5万元全额补贴建档立卡贫困人口2020年城乡居民医疗保险个人缴费部分和购买商业补充保险及人身意外险。组织59个家庭医生团队与所有建档立卡户开展签约服务，做到应签尽签、常态化服务，扩大农村贫困人口大病专项救治病种范围至30种，实施贫困户</w:t>
      </w:r>
      <w:r>
        <w:rPr>
          <w:rFonts w:eastAsia="仿宋"/>
          <w:color w:val="auto"/>
          <w:kern w:val="0"/>
          <w:sz w:val="30"/>
          <w:szCs w:val="30"/>
          <w:highlight w:val="none"/>
        </w:rPr>
        <w:t>在定点医院就医</w:t>
      </w:r>
      <w:r>
        <w:rPr>
          <w:rFonts w:eastAsia="仿宋"/>
          <w:color w:val="auto"/>
          <w:sz w:val="30"/>
          <w:szCs w:val="30"/>
          <w:highlight w:val="none"/>
        </w:rPr>
        <w:t>先诊疗后付费，落实“一站式”结算，</w:t>
      </w:r>
      <w:r>
        <w:rPr>
          <w:rFonts w:eastAsia="仿宋"/>
          <w:color w:val="auto"/>
          <w:kern w:val="0"/>
          <w:sz w:val="30"/>
          <w:szCs w:val="30"/>
          <w:highlight w:val="none"/>
        </w:rPr>
        <w:t>做到应治尽治</w:t>
      </w:r>
      <w:r>
        <w:rPr>
          <w:rFonts w:eastAsia="仿宋"/>
          <w:color w:val="auto"/>
          <w:sz w:val="30"/>
          <w:szCs w:val="30"/>
          <w:highlight w:val="none"/>
        </w:rPr>
        <w:t>。组织医疗力量深入基层开展残疾鉴定、慢性病排查工作，累计排查登记建档立卡贫困人口慢性病患者3260人，残疾人贫困户有1410户1600人（已脱贫1403户1590人，未脱贫7户10人）。严格执行就医报销政策，既不提高也不降低贫困人口医疗费报销比例。“十三五”期间，全市建档立卡贫困人口享受新农合（城乡居民医疗保险）报销169050人次8929.55万元，大病保险4069人次745.01万元 ，商业补充保险补偿4189人次964.14万元，医疗救助补16842人次1655.24万元，医疗兜底保障累计13137人次440.01万元，有效解决贫困群众因病返贫、因病致贫问题。</w:t>
      </w:r>
      <w:r>
        <w:rPr>
          <w:rFonts w:eastAsia="仿宋"/>
          <w:b/>
          <w:bCs/>
          <w:color w:val="auto"/>
          <w:sz w:val="30"/>
          <w:szCs w:val="30"/>
          <w:highlight w:val="none"/>
        </w:rPr>
        <w:t>三是住房安全严鉴定有保障。</w:t>
      </w:r>
      <w:r>
        <w:rPr>
          <w:rFonts w:eastAsia="仿宋"/>
          <w:color w:val="auto"/>
          <w:sz w:val="30"/>
          <w:szCs w:val="30"/>
          <w:highlight w:val="none"/>
        </w:rPr>
        <w:t>扎实开展农村“四类重点对象”住房安全认定鉴定工作，实现全市6902户“四类重点对象”住房安全认定鉴定全覆盖，C、D级危房已全部消除，没有新增危房和无住危房的情况，住房安全得到有效保障。</w:t>
      </w:r>
      <w:r>
        <w:rPr>
          <w:rFonts w:eastAsia="仿宋"/>
          <w:b/>
          <w:bCs/>
          <w:color w:val="auto"/>
          <w:sz w:val="30"/>
          <w:szCs w:val="30"/>
          <w:highlight w:val="none"/>
        </w:rPr>
        <w:t>四是饮水安全强建设重管理。</w:t>
      </w:r>
      <w:r>
        <w:rPr>
          <w:rFonts w:eastAsia="仿宋"/>
          <w:color w:val="auto"/>
          <w:sz w:val="30"/>
          <w:szCs w:val="30"/>
          <w:highlight w:val="none"/>
        </w:rPr>
        <w:t>完成197宗农村饮水安全工程及所有建档立卡户饮水安全情况排查，并建立台账。完成68宗饮水管网延伸工程建设，委托专业公司对全市农村饮水安全工程进行统一运营管理，常态化对农村饮水水质进行现场检测，水质检测结果均为合格。</w:t>
      </w:r>
    </w:p>
    <w:p>
      <w:pPr>
        <w:pStyle w:val="7"/>
        <w:numPr>
          <w:ilvl w:val="0"/>
          <w:numId w:val="4"/>
        </w:numPr>
        <w:ind w:firstLine="602"/>
        <w:rPr>
          <w:color w:val="auto"/>
          <w:highlight w:val="none"/>
        </w:rPr>
      </w:pPr>
      <w:bookmarkStart w:id="129" w:name="_GoBack"/>
      <w:bookmarkEnd w:id="129"/>
      <w:r>
        <w:rPr>
          <w:color w:val="auto"/>
          <w:highlight w:val="none"/>
        </w:rPr>
        <w:t>坚持目标标准，确保全面小康路上“不漏一户”“不落一人”</w:t>
      </w:r>
    </w:p>
    <w:p>
      <w:pPr>
        <w:adjustRightInd w:val="0"/>
        <w:snapToGrid w:val="0"/>
        <w:spacing w:line="560" w:lineRule="exact"/>
        <w:ind w:firstLine="600" w:firstLineChars="200"/>
        <w:rPr>
          <w:rFonts w:eastAsia="仿宋"/>
          <w:color w:val="auto"/>
          <w:highlight w:val="none"/>
        </w:rPr>
      </w:pPr>
      <w:r>
        <w:rPr>
          <w:rFonts w:eastAsia="仿宋"/>
          <w:color w:val="auto"/>
          <w:sz w:val="30"/>
          <w:szCs w:val="30"/>
          <w:highlight w:val="none"/>
        </w:rPr>
        <w:t>一</w:t>
      </w:r>
      <w:r>
        <w:rPr>
          <w:rFonts w:eastAsia="仿宋"/>
          <w:b/>
          <w:bCs/>
          <w:color w:val="auto"/>
          <w:sz w:val="30"/>
          <w:szCs w:val="30"/>
          <w:highlight w:val="none"/>
        </w:rPr>
        <w:t>是建立防贫综合保险机制。</w:t>
      </w:r>
      <w:r>
        <w:rPr>
          <w:rFonts w:eastAsia="仿宋"/>
          <w:color w:val="auto"/>
          <w:sz w:val="30"/>
          <w:szCs w:val="30"/>
          <w:highlight w:val="none"/>
        </w:rPr>
        <w:t>按照每人每年11元保费标准，投入26.49万元为全市“四类重点对象”24080人购买防贫综合保险，重点解决农村人口返贫致贫问题，实现了全市建档立卡人口“零返贫”。加大人力物力财力纪律“四重保障”，全力配合完成国家脱贫攻坚普查和建档立卡数据质量评估，完成全市应清查摸底户6191户的清查和信息录入工作，有效检验了全市脱贫攻坚质量和成色。</w:t>
      </w:r>
      <w:r>
        <w:rPr>
          <w:rFonts w:eastAsia="仿宋"/>
          <w:b/>
          <w:bCs/>
          <w:color w:val="auto"/>
          <w:sz w:val="30"/>
          <w:szCs w:val="30"/>
          <w:highlight w:val="none"/>
        </w:rPr>
        <w:t>二是加强动态监测管理。</w:t>
      </w:r>
      <w:r>
        <w:rPr>
          <w:rFonts w:eastAsia="仿宋"/>
          <w:color w:val="auto"/>
          <w:sz w:val="30"/>
          <w:szCs w:val="30"/>
          <w:highlight w:val="none"/>
        </w:rPr>
        <w:t>严格按照五指山市健全防止返贫动态监测和帮扶机制实施方案识别纳入。截止12月初，全市2021年新增监测对象173户652 人（监测户脱贫不稳定户5户25人、边缘易致贫户38户127人和突发严重困难户130户500人）。建立防止返贫致贫监测和帮扶机制，对全市监测对象243户923人（脱贫不稳户34户125人、边缘易致贫户79户298人和突发严重困难户130户500人）实行“一户一策”帮扶。目前全市已有113户426人消除风险（脱贫不稳定户61户234人、边缘易致贫户52户192人）</w:t>
      </w:r>
      <w:r>
        <w:rPr>
          <w:rFonts w:hint="eastAsia" w:eastAsia="仿宋"/>
          <w:color w:val="auto"/>
          <w:sz w:val="30"/>
          <w:szCs w:val="30"/>
          <w:highlight w:val="none"/>
        </w:rPr>
        <w:t>。</w:t>
      </w:r>
    </w:p>
    <w:p>
      <w:pPr>
        <w:pStyle w:val="5"/>
        <w:rPr>
          <w:rFonts w:hint="default" w:ascii="Times New Roman" w:hAnsi="Times New Roman"/>
          <w:b w:val="0"/>
          <w:bCs w:val="0"/>
          <w:color w:val="auto"/>
          <w:highlight w:val="none"/>
        </w:rPr>
      </w:pPr>
      <w:bookmarkStart w:id="10" w:name="_Toc7820"/>
      <w:bookmarkStart w:id="11" w:name="_Toc27947"/>
      <w:r>
        <w:rPr>
          <w:rFonts w:hint="default" w:ascii="Times New Roman" w:hAnsi="Times New Roman"/>
          <w:b w:val="0"/>
          <w:bCs w:val="0"/>
          <w:color w:val="auto"/>
          <w:highlight w:val="none"/>
        </w:rPr>
        <w:t>第二节 五指山市乡村振兴取得的主要成绩</w:t>
      </w:r>
      <w:bookmarkEnd w:id="10"/>
      <w:bookmarkEnd w:id="11"/>
    </w:p>
    <w:p>
      <w:pPr>
        <w:pStyle w:val="6"/>
        <w:ind w:firstLine="643"/>
        <w:rPr>
          <w:rFonts w:ascii="Times New Roman" w:hAnsi="Times New Roman"/>
          <w:color w:val="auto"/>
          <w:highlight w:val="none"/>
        </w:rPr>
      </w:pPr>
      <w:r>
        <w:rPr>
          <w:rFonts w:ascii="Times New Roman" w:hAnsi="Times New Roman"/>
          <w:color w:val="auto"/>
          <w:highlight w:val="none"/>
        </w:rPr>
        <w:t>一、</w:t>
      </w:r>
      <w:r>
        <w:rPr>
          <w:rFonts w:hint="eastAsia" w:ascii="Times New Roman" w:hAnsi="Times New Roman"/>
          <w:color w:val="auto"/>
          <w:highlight w:val="none"/>
        </w:rPr>
        <w:t>多措并举</w:t>
      </w:r>
      <w:r>
        <w:rPr>
          <w:rFonts w:ascii="Times New Roman" w:hAnsi="Times New Roman"/>
          <w:color w:val="auto"/>
          <w:highlight w:val="none"/>
        </w:rPr>
        <w:t>推乡村产业振兴</w:t>
      </w:r>
    </w:p>
    <w:p>
      <w:pPr>
        <w:pStyle w:val="7"/>
        <w:ind w:firstLine="602"/>
        <w:rPr>
          <w:color w:val="auto"/>
          <w:highlight w:val="none"/>
        </w:rPr>
      </w:pPr>
      <w:r>
        <w:rPr>
          <w:color w:val="auto"/>
          <w:highlight w:val="none"/>
        </w:rPr>
        <w:t>（一）农业农村经济持续稳定增长</w:t>
      </w:r>
    </w:p>
    <w:p>
      <w:pPr>
        <w:pStyle w:val="20"/>
        <w:widowControl/>
        <w:spacing w:before="0" w:beforeAutospacing="0" w:after="0" w:afterAutospacing="0" w:line="560" w:lineRule="exact"/>
        <w:ind w:firstLine="600" w:firstLineChars="200"/>
        <w:jc w:val="both"/>
        <w:rPr>
          <w:rFonts w:eastAsia="仿宋"/>
          <w:color w:val="auto"/>
          <w:kern w:val="2"/>
          <w:sz w:val="30"/>
          <w:szCs w:val="30"/>
          <w:highlight w:val="none"/>
        </w:rPr>
      </w:pPr>
      <w:r>
        <w:rPr>
          <w:rFonts w:eastAsia="仿宋"/>
          <w:color w:val="auto"/>
          <w:kern w:val="2"/>
          <w:sz w:val="30"/>
          <w:szCs w:val="30"/>
          <w:highlight w:val="none"/>
        </w:rPr>
        <w:t>“十三五”期间，五指山市以大力发展热带山地高效农业为着力点，稳步实施农业产业扶持增收项目，狠抓“三农”工作落实，大力发展五指山红茶、忧遁草、五指山山鸡、五指山五脚猪等优势特色产业，全市农村经济稳步增长。出台《五指山市创建“一村一品”三年行动方案（2020-2022）》，逐步打造一批特色产业突出、组织化程度较高、农民增收效果明显的特色村庄。</w:t>
      </w:r>
    </w:p>
    <w:p>
      <w:pPr>
        <w:rPr>
          <w:color w:val="auto"/>
          <w:highlight w:val="none"/>
        </w:rPr>
      </w:pPr>
      <w:r>
        <w:rPr>
          <w:color w:val="auto"/>
          <w:highlight w:val="none"/>
        </w:rPr>
        <w:drawing>
          <wp:inline distT="0" distB="0" distL="0" distR="0">
            <wp:extent cx="5362575" cy="2819400"/>
            <wp:effectExtent l="0" t="0" r="9525" b="19050"/>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pPr>
        <w:pStyle w:val="2"/>
        <w:spacing w:line="500" w:lineRule="exact"/>
        <w:rPr>
          <w:b/>
          <w:bCs/>
          <w:color w:val="auto"/>
          <w:sz w:val="28"/>
          <w:szCs w:val="28"/>
          <w:highlight w:val="none"/>
        </w:rPr>
      </w:pPr>
      <w:r>
        <w:rPr>
          <w:b/>
          <w:bCs/>
          <w:color w:val="auto"/>
          <w:sz w:val="28"/>
          <w:szCs w:val="28"/>
          <w:highlight w:val="none"/>
          <w:lang w:val="zh-CN"/>
        </w:rPr>
        <w:t>图1</w:t>
      </w:r>
      <w:r>
        <w:rPr>
          <w:rFonts w:hint="eastAsia"/>
          <w:b/>
          <w:bCs/>
          <w:color w:val="auto"/>
          <w:sz w:val="28"/>
          <w:szCs w:val="28"/>
          <w:highlight w:val="none"/>
          <w:lang w:val="zh-CN"/>
        </w:rPr>
        <w:t xml:space="preserve">  </w:t>
      </w:r>
      <w:r>
        <w:rPr>
          <w:b/>
          <w:bCs/>
          <w:color w:val="auto"/>
          <w:sz w:val="28"/>
          <w:szCs w:val="28"/>
          <w:highlight w:val="none"/>
          <w:lang w:val="zh-CN"/>
        </w:rPr>
        <w:t xml:space="preserve"> “十三五”期间五指山市</w:t>
      </w:r>
      <w:r>
        <w:rPr>
          <w:b/>
          <w:bCs/>
          <w:color w:val="auto"/>
          <w:sz w:val="28"/>
          <w:szCs w:val="28"/>
          <w:highlight w:val="none"/>
        </w:rPr>
        <w:t>农林牧渔业增加值变化图</w:t>
      </w:r>
    </w:p>
    <w:p>
      <w:pPr>
        <w:pStyle w:val="2"/>
        <w:spacing w:line="360" w:lineRule="auto"/>
        <w:ind w:firstLine="600" w:firstLineChars="200"/>
        <w:jc w:val="left"/>
        <w:rPr>
          <w:color w:val="auto"/>
          <w:szCs w:val="30"/>
          <w:highlight w:val="none"/>
        </w:rPr>
      </w:pPr>
    </w:p>
    <w:p>
      <w:pPr>
        <w:pStyle w:val="2"/>
        <w:spacing w:line="360" w:lineRule="auto"/>
        <w:ind w:firstLine="600" w:firstLineChars="200"/>
        <w:jc w:val="left"/>
        <w:rPr>
          <w:color w:val="auto"/>
          <w:szCs w:val="30"/>
          <w:highlight w:val="none"/>
        </w:rPr>
      </w:pPr>
      <w:r>
        <w:rPr>
          <w:color w:val="auto"/>
          <w:szCs w:val="30"/>
          <w:highlight w:val="none"/>
        </w:rPr>
        <w:t>农林牧渔业</w:t>
      </w:r>
      <w:r>
        <w:rPr>
          <w:rFonts w:hint="eastAsia"/>
          <w:color w:val="auto"/>
          <w:szCs w:val="30"/>
          <w:highlight w:val="none"/>
        </w:rPr>
        <w:t>增加值</w:t>
      </w:r>
      <w:r>
        <w:rPr>
          <w:color w:val="auto"/>
          <w:szCs w:val="30"/>
          <w:highlight w:val="none"/>
        </w:rPr>
        <w:t>从2016年的</w:t>
      </w:r>
      <w:r>
        <w:rPr>
          <w:rFonts w:hint="eastAsia"/>
          <w:color w:val="auto"/>
          <w:szCs w:val="30"/>
          <w:highlight w:val="none"/>
        </w:rPr>
        <w:t>59388</w:t>
      </w:r>
      <w:r>
        <w:rPr>
          <w:color w:val="auto"/>
          <w:szCs w:val="30"/>
          <w:highlight w:val="none"/>
        </w:rPr>
        <w:t>万元</w:t>
      </w:r>
      <w:r>
        <w:rPr>
          <w:rFonts w:hint="eastAsia"/>
          <w:color w:val="auto"/>
          <w:szCs w:val="30"/>
          <w:highlight w:val="none"/>
        </w:rPr>
        <w:t>增加</w:t>
      </w:r>
      <w:r>
        <w:rPr>
          <w:color w:val="auto"/>
          <w:szCs w:val="30"/>
          <w:highlight w:val="none"/>
        </w:rPr>
        <w:t>到2020年的</w:t>
      </w:r>
      <w:r>
        <w:rPr>
          <w:rFonts w:hint="eastAsia"/>
          <w:color w:val="auto"/>
          <w:szCs w:val="30"/>
          <w:highlight w:val="none"/>
        </w:rPr>
        <w:t>73894</w:t>
      </w:r>
      <w:r>
        <w:rPr>
          <w:color w:val="auto"/>
          <w:szCs w:val="30"/>
          <w:highlight w:val="none"/>
        </w:rPr>
        <w:t>万元，</w:t>
      </w:r>
      <w:r>
        <w:rPr>
          <w:rFonts w:hint="eastAsia"/>
          <w:color w:val="auto"/>
          <w:szCs w:val="30"/>
          <w:highlight w:val="none"/>
        </w:rPr>
        <w:t>5年</w:t>
      </w:r>
      <w:r>
        <w:rPr>
          <w:color w:val="auto"/>
          <w:szCs w:val="30"/>
          <w:highlight w:val="none"/>
        </w:rPr>
        <w:t>年均增长率为</w:t>
      </w:r>
      <w:r>
        <w:rPr>
          <w:rFonts w:hint="eastAsia"/>
          <w:color w:val="auto"/>
          <w:szCs w:val="30"/>
          <w:highlight w:val="none"/>
        </w:rPr>
        <w:t>4.92</w:t>
      </w:r>
      <w:r>
        <w:rPr>
          <w:color w:val="auto"/>
          <w:szCs w:val="30"/>
          <w:highlight w:val="none"/>
        </w:rPr>
        <w:t>%；全市农村常住居民人均可支配收入从2016年的9398元增加到2020年的1380</w:t>
      </w:r>
      <w:r>
        <w:rPr>
          <w:rFonts w:hint="eastAsia"/>
          <w:color w:val="auto"/>
          <w:szCs w:val="30"/>
          <w:highlight w:val="none"/>
        </w:rPr>
        <w:t>4</w:t>
      </w:r>
      <w:r>
        <w:rPr>
          <w:color w:val="auto"/>
          <w:szCs w:val="30"/>
          <w:highlight w:val="none"/>
        </w:rPr>
        <w:t>元，年均增长率为10.2</w:t>
      </w:r>
      <w:r>
        <w:rPr>
          <w:rFonts w:hint="eastAsia"/>
          <w:color w:val="auto"/>
          <w:szCs w:val="30"/>
          <w:highlight w:val="none"/>
        </w:rPr>
        <w:t>4</w:t>
      </w:r>
      <w:r>
        <w:rPr>
          <w:color w:val="auto"/>
          <w:szCs w:val="30"/>
          <w:highlight w:val="none"/>
        </w:rPr>
        <w:t>%，增幅居全省前列。</w:t>
      </w:r>
    </w:p>
    <w:p>
      <w:pPr>
        <w:rPr>
          <w:color w:val="auto"/>
          <w:highlight w:val="none"/>
        </w:rPr>
      </w:pPr>
      <w:r>
        <w:rPr>
          <w:color w:val="auto"/>
          <w:highlight w:val="none"/>
        </w:rPr>
        <w:drawing>
          <wp:inline distT="0" distB="0" distL="0" distR="0">
            <wp:extent cx="5069205" cy="3270885"/>
            <wp:effectExtent l="0" t="0" r="17145" b="24765"/>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pPr>
        <w:pStyle w:val="2"/>
        <w:rPr>
          <w:b/>
          <w:bCs/>
          <w:color w:val="auto"/>
          <w:sz w:val="28"/>
          <w:szCs w:val="28"/>
          <w:highlight w:val="none"/>
          <w:lang w:val="zh-CN"/>
        </w:rPr>
      </w:pPr>
      <w:r>
        <w:rPr>
          <w:b/>
          <w:bCs/>
          <w:color w:val="auto"/>
          <w:sz w:val="28"/>
          <w:szCs w:val="28"/>
          <w:highlight w:val="none"/>
          <w:lang w:val="zh-CN"/>
        </w:rPr>
        <w:t>图2</w:t>
      </w:r>
      <w:r>
        <w:rPr>
          <w:rFonts w:hint="eastAsia"/>
          <w:b/>
          <w:bCs/>
          <w:color w:val="auto"/>
          <w:sz w:val="28"/>
          <w:szCs w:val="28"/>
          <w:highlight w:val="none"/>
          <w:lang w:val="zh-CN"/>
        </w:rPr>
        <w:t xml:space="preserve">  </w:t>
      </w:r>
      <w:r>
        <w:rPr>
          <w:b/>
          <w:bCs/>
          <w:color w:val="auto"/>
          <w:sz w:val="28"/>
          <w:szCs w:val="28"/>
          <w:highlight w:val="none"/>
          <w:lang w:val="zh-CN"/>
        </w:rPr>
        <w:t>“十三五”期间五指山市农民人均可支配收入变化图</w:t>
      </w:r>
    </w:p>
    <w:p>
      <w:pPr>
        <w:pStyle w:val="7"/>
        <w:ind w:firstLine="602"/>
        <w:rPr>
          <w:color w:val="auto"/>
          <w:highlight w:val="none"/>
        </w:rPr>
      </w:pPr>
      <w:r>
        <w:rPr>
          <w:rFonts w:hint="eastAsia"/>
          <w:color w:val="auto"/>
          <w:highlight w:val="none"/>
        </w:rPr>
        <w:t>（二）</w:t>
      </w:r>
      <w:r>
        <w:rPr>
          <w:color w:val="auto"/>
          <w:highlight w:val="none"/>
        </w:rPr>
        <w:t>优势特色产业发展态势持续向好</w:t>
      </w:r>
    </w:p>
    <w:p>
      <w:pPr>
        <w:spacing w:line="560" w:lineRule="exact"/>
        <w:ind w:firstLine="600" w:firstLineChars="200"/>
        <w:rPr>
          <w:rFonts w:eastAsia="仿宋"/>
          <w:color w:val="auto"/>
          <w:sz w:val="30"/>
          <w:szCs w:val="30"/>
          <w:highlight w:val="none"/>
        </w:rPr>
      </w:pPr>
      <w:r>
        <w:rPr>
          <w:rFonts w:eastAsia="仿宋"/>
          <w:color w:val="auto"/>
          <w:sz w:val="30"/>
          <w:szCs w:val="30"/>
          <w:highlight w:val="none"/>
        </w:rPr>
        <w:t>“十三五”期间，五指山市每年持续投入农民增收资金、产业扶贫资金等各类资金1亿元左右，累计扶持五指山鸡90.2万羽、鹅14.18万羽、五脚猪2.2万头、鱼苗4869.85亩，特色畜禽养殖业的优势得以进一步彰显；同时，形成了益智35000亩、槟榔30000亩、茶叶9000亩、胡椒1788亩、雪茄200亩、树仔菜1200多亩、忧遁草2000多亩的特色种植规模，进一步壮大了特色种植业。</w:t>
      </w:r>
    </w:p>
    <w:p>
      <w:pPr>
        <w:pStyle w:val="7"/>
        <w:ind w:firstLine="602"/>
        <w:rPr>
          <w:color w:val="auto"/>
          <w:highlight w:val="none"/>
        </w:rPr>
      </w:pPr>
      <w:r>
        <w:rPr>
          <w:color w:val="auto"/>
          <w:highlight w:val="none"/>
        </w:rPr>
        <w:t>（三）农业生产能力稳步持续提高</w:t>
      </w:r>
    </w:p>
    <w:p>
      <w:pPr>
        <w:spacing w:line="560" w:lineRule="exact"/>
        <w:ind w:firstLine="600" w:firstLineChars="200"/>
        <w:rPr>
          <w:rFonts w:eastAsia="仿宋"/>
          <w:color w:val="auto"/>
          <w:sz w:val="30"/>
          <w:szCs w:val="30"/>
          <w:highlight w:val="none"/>
        </w:rPr>
      </w:pPr>
      <w:r>
        <w:rPr>
          <w:rFonts w:eastAsia="仿宋"/>
          <w:color w:val="auto"/>
          <w:sz w:val="30"/>
          <w:szCs w:val="30"/>
          <w:highlight w:val="none"/>
        </w:rPr>
        <w:t>各级财政共投入资金1.65亿元，改善农业机械作业条件，优化田间生产道路布局，增强农田防洪抗灾能力和农业综合生产能力，稳步提高耕地质量，建成优质、抗旱防涝、保护生态、高产稳产的高标准基本农田18805.9亩有力推动了农业的生产化和集约化经营，提高了农业生产效益。推动建成7个五指山五脚猪标准化养殖基地、6个五指山野山鸡标准化养殖基地、10个常年瓜菜基地，带领群众走标准化、特色化、产业化种养致富之路。</w:t>
      </w:r>
    </w:p>
    <w:p>
      <w:pPr>
        <w:pStyle w:val="7"/>
        <w:ind w:firstLine="602"/>
        <w:rPr>
          <w:color w:val="auto"/>
          <w:highlight w:val="none"/>
        </w:rPr>
      </w:pPr>
      <w:r>
        <w:rPr>
          <w:rFonts w:hint="eastAsia"/>
          <w:color w:val="auto"/>
          <w:highlight w:val="none"/>
        </w:rPr>
        <w:t>（四）</w:t>
      </w:r>
      <w:r>
        <w:rPr>
          <w:color w:val="auto"/>
          <w:highlight w:val="none"/>
        </w:rPr>
        <w:t>农产品品牌建设成绩斐然</w:t>
      </w:r>
    </w:p>
    <w:p>
      <w:pPr>
        <w:spacing w:line="560" w:lineRule="exact"/>
        <w:ind w:firstLine="600" w:firstLineChars="200"/>
        <w:rPr>
          <w:rFonts w:eastAsia="仿宋"/>
          <w:color w:val="auto"/>
          <w:sz w:val="30"/>
          <w:szCs w:val="30"/>
          <w:highlight w:val="none"/>
        </w:rPr>
      </w:pPr>
      <w:r>
        <w:rPr>
          <w:rFonts w:eastAsia="仿宋"/>
          <w:color w:val="auto"/>
          <w:sz w:val="30"/>
          <w:szCs w:val="30"/>
          <w:highlight w:val="none"/>
        </w:rPr>
        <w:t>“十三五”期间，五指山市积极鼓励农业企业开展农产品“三品一标”认证，着力打造特色农产品品牌。“十三五”以来，“五指山红茶”“五指山五脚猪”“五指山蜘蛛”已获地理标志认证，其中“五指山红茶”2020年被评为海南省最受欢迎十大地理标志农产品，忧遁草作为新食品原料获国家</w:t>
      </w:r>
      <w:r>
        <w:rPr>
          <w:rFonts w:hint="eastAsia" w:eastAsia="仿宋"/>
          <w:color w:val="auto"/>
          <w:sz w:val="30"/>
          <w:szCs w:val="30"/>
          <w:highlight w:val="none"/>
          <w:lang w:eastAsia="zh-CN"/>
        </w:rPr>
        <w:t>卫生健康</w:t>
      </w:r>
      <w:r>
        <w:rPr>
          <w:rFonts w:eastAsia="仿宋"/>
          <w:color w:val="auto"/>
          <w:sz w:val="30"/>
          <w:szCs w:val="30"/>
          <w:highlight w:val="none"/>
        </w:rPr>
        <w:t>委审批通过，“五指山山鸡”“五指山树仔菜”地理标志认证申请进展顺利。截至2020年12月，全市共有“三品一标”农产品品牌1</w:t>
      </w:r>
      <w:r>
        <w:rPr>
          <w:rFonts w:hint="eastAsia" w:eastAsia="仿宋"/>
          <w:color w:val="auto"/>
          <w:sz w:val="30"/>
          <w:szCs w:val="30"/>
          <w:highlight w:val="none"/>
        </w:rPr>
        <w:t>2</w:t>
      </w:r>
      <w:r>
        <w:rPr>
          <w:rFonts w:eastAsia="仿宋"/>
          <w:color w:val="auto"/>
          <w:sz w:val="30"/>
          <w:szCs w:val="30"/>
          <w:highlight w:val="none"/>
        </w:rPr>
        <w:t>个，其中地理标志3个、有机农产品3个、无公害农产品</w:t>
      </w:r>
      <w:r>
        <w:rPr>
          <w:rFonts w:hint="eastAsia" w:eastAsia="仿宋"/>
          <w:color w:val="auto"/>
          <w:sz w:val="30"/>
          <w:szCs w:val="30"/>
          <w:highlight w:val="none"/>
        </w:rPr>
        <w:t>5</w:t>
      </w:r>
      <w:r>
        <w:rPr>
          <w:rFonts w:eastAsia="仿宋"/>
          <w:color w:val="auto"/>
          <w:sz w:val="30"/>
          <w:szCs w:val="30"/>
          <w:highlight w:val="none"/>
        </w:rPr>
        <w:t>个、绿色农产品1个。</w:t>
      </w:r>
    </w:p>
    <w:p>
      <w:pPr>
        <w:pStyle w:val="6"/>
        <w:ind w:firstLine="643"/>
        <w:rPr>
          <w:color w:val="auto"/>
          <w:highlight w:val="none"/>
        </w:rPr>
      </w:pPr>
      <w:r>
        <w:rPr>
          <w:rFonts w:hint="eastAsia"/>
          <w:color w:val="auto"/>
          <w:highlight w:val="none"/>
        </w:rPr>
        <w:t>二</w:t>
      </w:r>
      <w:r>
        <w:rPr>
          <w:color w:val="auto"/>
          <w:highlight w:val="none"/>
        </w:rPr>
        <w:t>、筑起“人才池”激活乡村人才振兴</w:t>
      </w:r>
    </w:p>
    <w:p>
      <w:pPr>
        <w:pStyle w:val="7"/>
        <w:ind w:firstLine="602"/>
        <w:rPr>
          <w:color w:val="auto"/>
          <w:highlight w:val="none"/>
        </w:rPr>
      </w:pPr>
      <w:r>
        <w:rPr>
          <w:color w:val="auto"/>
          <w:highlight w:val="none"/>
        </w:rPr>
        <w:t>（一）农村人才培养持续开展</w:t>
      </w:r>
    </w:p>
    <w:p>
      <w:pPr>
        <w:spacing w:line="540" w:lineRule="exact"/>
        <w:ind w:firstLine="600" w:firstLineChars="200"/>
        <w:rPr>
          <w:rFonts w:eastAsia="仿宋"/>
          <w:color w:val="auto"/>
          <w:sz w:val="30"/>
          <w:szCs w:val="30"/>
          <w:highlight w:val="none"/>
        </w:rPr>
      </w:pPr>
      <w:r>
        <w:rPr>
          <w:rFonts w:eastAsia="仿宋"/>
          <w:color w:val="auto"/>
          <w:sz w:val="30"/>
          <w:szCs w:val="30"/>
          <w:highlight w:val="none"/>
        </w:rPr>
        <w:t>“十三五”期间，五指山市积极培育211名创业致富带头人，发挥农村创业致富带头人的示范引领作用，探索农村人才培养新机制，每年培训农村各类人才达到1万人次以上，通过“小班额、多轮次、到田头”的培训方式，让具备产业发展的贫困家庭和低收入家庭至少1人掌握1-2项农村实用技术，增强致富信心和致富本领。</w:t>
      </w:r>
    </w:p>
    <w:p>
      <w:pPr>
        <w:pStyle w:val="7"/>
        <w:ind w:firstLine="602"/>
        <w:rPr>
          <w:color w:val="auto"/>
          <w:highlight w:val="none"/>
        </w:rPr>
      </w:pPr>
      <w:r>
        <w:rPr>
          <w:color w:val="auto"/>
          <w:highlight w:val="none"/>
        </w:rPr>
        <w:t>（二）建立健全人才激励机制</w:t>
      </w:r>
    </w:p>
    <w:p>
      <w:pPr>
        <w:spacing w:line="560" w:lineRule="exact"/>
        <w:ind w:firstLine="600" w:firstLineChars="200"/>
        <w:rPr>
          <w:rFonts w:eastAsia="仿宋"/>
          <w:color w:val="auto"/>
          <w:sz w:val="30"/>
          <w:szCs w:val="30"/>
          <w:highlight w:val="none"/>
        </w:rPr>
      </w:pPr>
      <w:r>
        <w:rPr>
          <w:rFonts w:hint="eastAsia" w:eastAsia="仿宋"/>
          <w:color w:val="auto"/>
          <w:sz w:val="30"/>
          <w:szCs w:val="30"/>
          <w:highlight w:val="none"/>
        </w:rPr>
        <w:t>在全省率先实施基层教育和医疗专业技术人才激励机制试点改革，</w:t>
      </w:r>
      <w:r>
        <w:rPr>
          <w:rFonts w:eastAsia="仿宋"/>
          <w:color w:val="auto"/>
          <w:sz w:val="30"/>
          <w:szCs w:val="30"/>
          <w:highlight w:val="none"/>
        </w:rPr>
        <w:t>制定出台基层专业技术人才激励</w:t>
      </w:r>
      <w:r>
        <w:rPr>
          <w:rFonts w:hint="eastAsia" w:eastAsia="仿宋"/>
          <w:color w:val="auto"/>
          <w:sz w:val="30"/>
          <w:szCs w:val="30"/>
          <w:highlight w:val="none"/>
          <w:lang w:eastAsia="zh-CN"/>
        </w:rPr>
        <w:t>政策</w:t>
      </w:r>
      <w:r>
        <w:rPr>
          <w:rFonts w:eastAsia="仿宋"/>
          <w:color w:val="auto"/>
          <w:sz w:val="30"/>
          <w:szCs w:val="30"/>
          <w:highlight w:val="none"/>
        </w:rPr>
        <w:t>，给予乡村教师和乡镇基层卫生专业技术人才最高10000元的补贴，每年选派10名教育、卫生领域的业务骨干参加省级或省外不少于3个月的对口专业学习进修，对引进的优秀骨干教师不受岗位结构比例限制，按已取得的专业技术资格层次聘任相应岗位，鼓励教育、医疗专业技术人才向基层一线流动。</w:t>
      </w:r>
    </w:p>
    <w:p>
      <w:pPr>
        <w:pStyle w:val="7"/>
        <w:ind w:firstLine="602"/>
        <w:rPr>
          <w:color w:val="auto"/>
          <w:highlight w:val="none"/>
        </w:rPr>
      </w:pPr>
      <w:r>
        <w:rPr>
          <w:color w:val="auto"/>
          <w:highlight w:val="none"/>
        </w:rPr>
        <w:t>（三）充分落实人才政策保障</w:t>
      </w:r>
    </w:p>
    <w:p>
      <w:pPr>
        <w:spacing w:line="560" w:lineRule="exact"/>
        <w:ind w:firstLine="600" w:firstLineChars="200"/>
        <w:rPr>
          <w:rFonts w:eastAsia="仿宋"/>
          <w:color w:val="auto"/>
          <w:sz w:val="30"/>
          <w:szCs w:val="30"/>
          <w:highlight w:val="none"/>
        </w:rPr>
      </w:pPr>
      <w:r>
        <w:rPr>
          <w:rFonts w:eastAsia="仿宋"/>
          <w:color w:val="auto"/>
          <w:sz w:val="30"/>
          <w:szCs w:val="30"/>
          <w:highlight w:val="none"/>
        </w:rPr>
        <w:t>五指山市先后已制定出台《五指山市引进人才住房保障实施细则》《关于修订五指山市引进人才住房保障实施细则的通知》《五指山市市级人才服务“一站式”平台工作方案》《五指山市科技成果评价体系方案（试行）》《五指山市科技创新产业风险管理方案》《五指山市人民政府聘请科技顾问团实施方案》等政策，分类整理住房、购车、医疗等方面的政策精神，为人才落户、购房、购车、开展人才服务等方面提供政策支持。</w:t>
      </w:r>
    </w:p>
    <w:p>
      <w:pPr>
        <w:pStyle w:val="6"/>
        <w:ind w:firstLine="643"/>
        <w:rPr>
          <w:color w:val="auto"/>
          <w:highlight w:val="none"/>
        </w:rPr>
      </w:pPr>
      <w:r>
        <w:rPr>
          <w:rFonts w:hint="eastAsia"/>
          <w:color w:val="auto"/>
          <w:highlight w:val="none"/>
        </w:rPr>
        <w:t>三</w:t>
      </w:r>
      <w:r>
        <w:rPr>
          <w:color w:val="auto"/>
          <w:highlight w:val="none"/>
        </w:rPr>
        <w:t>、旅文体深度融合力促乡村文化振兴</w:t>
      </w:r>
    </w:p>
    <w:p>
      <w:pPr>
        <w:pStyle w:val="7"/>
        <w:ind w:firstLine="602"/>
        <w:rPr>
          <w:color w:val="auto"/>
          <w:highlight w:val="none"/>
          <w:lang w:val="zh-CN"/>
        </w:rPr>
      </w:pPr>
      <w:r>
        <w:rPr>
          <w:color w:val="auto"/>
          <w:highlight w:val="none"/>
        </w:rPr>
        <w:t>（一）不断丰富</w:t>
      </w:r>
      <w:r>
        <w:rPr>
          <w:color w:val="auto"/>
          <w:highlight w:val="none"/>
          <w:lang w:val="zh-CN"/>
        </w:rPr>
        <w:t>文旅产品体系</w:t>
      </w:r>
    </w:p>
    <w:p>
      <w:pPr>
        <w:pStyle w:val="2"/>
        <w:spacing w:line="560" w:lineRule="exact"/>
        <w:ind w:firstLine="600" w:firstLineChars="200"/>
        <w:rPr>
          <w:color w:val="auto"/>
          <w:szCs w:val="30"/>
          <w:highlight w:val="none"/>
        </w:rPr>
      </w:pPr>
      <w:r>
        <w:rPr>
          <w:color w:val="auto"/>
          <w:kern w:val="0"/>
          <w:szCs w:val="30"/>
          <w:highlight w:val="none"/>
          <w:lang w:val="zh-CN" w:bidi="zh-CN"/>
        </w:rPr>
        <w:t>大力推进乡村旅游发展，累计打造了12个椰级乡村旅游点；五指山市水满旅游小镇（水满乡）成功获批为海南省旅游小镇；作为黎族苗族传统节日“三月三”的永久举办地，每年成功举办了“三月三”节庆活动和“三月三”祭祀袍隆扣大典活动，为五指山市旅游发展注入了新的文化元素。</w:t>
      </w:r>
    </w:p>
    <w:p>
      <w:pPr>
        <w:pStyle w:val="7"/>
        <w:ind w:firstLine="602"/>
        <w:rPr>
          <w:color w:val="auto"/>
          <w:highlight w:val="none"/>
          <w:lang w:val="zh-CN"/>
        </w:rPr>
      </w:pPr>
      <w:r>
        <w:rPr>
          <w:color w:val="auto"/>
          <w:highlight w:val="none"/>
        </w:rPr>
        <w:t>（二）</w:t>
      </w:r>
      <w:r>
        <w:rPr>
          <w:color w:val="auto"/>
          <w:highlight w:val="none"/>
          <w:lang w:val="zh-CN"/>
        </w:rPr>
        <w:t>“旅游+体育”产业融合大放异彩</w:t>
      </w:r>
    </w:p>
    <w:p>
      <w:pPr>
        <w:pStyle w:val="10"/>
        <w:autoSpaceDE w:val="0"/>
        <w:autoSpaceDN w:val="0"/>
        <w:spacing w:line="560" w:lineRule="exact"/>
        <w:ind w:left="0" w:firstLine="600" w:firstLineChars="200"/>
        <w:rPr>
          <w:rFonts w:eastAsia="仿宋"/>
          <w:color w:val="auto"/>
          <w:kern w:val="0"/>
          <w:highlight w:val="none"/>
          <w:lang w:val="zh-CN" w:bidi="zh-CN"/>
        </w:rPr>
      </w:pPr>
      <w:r>
        <w:rPr>
          <w:rFonts w:eastAsia="仿宋"/>
          <w:color w:val="auto"/>
          <w:kern w:val="0"/>
          <w:highlight w:val="none"/>
          <w:lang w:val="zh-CN" w:bidi="zh-CN"/>
        </w:rPr>
        <w:t>“十三五”期间，五指山市规划建设了市区－毛阳镇－水满乡－南圣镇－市区－毛道乡－番阳镇－毛阳镇－市区8字形、覆盖市域全部7个乡镇、穿越57个自然村、全程158千米自行车综合运动绿道线路，途经牙胡梯田、牙排水库、青春岭瀑布群、红峡谷漂流、南圣河、昌化江、五指山革命根据地纪念园等景点景区，打造了骑行旅游“新名片”；举办了亚洲顶级赛事之一的环岛自行车赛五指山赛段、全国群众登山大赛、“亲水三项赛”等系列国内外知名体育赛事，吸引了大量体育爱好者和游客前来，推动形成了“旅游+体育”产业融合发展的良好局面。</w:t>
      </w:r>
    </w:p>
    <w:p>
      <w:pPr>
        <w:pStyle w:val="7"/>
        <w:ind w:firstLine="602"/>
        <w:rPr>
          <w:color w:val="auto"/>
          <w:highlight w:val="none"/>
          <w:lang w:val="zh-CN"/>
        </w:rPr>
      </w:pPr>
      <w:r>
        <w:rPr>
          <w:color w:val="auto"/>
          <w:highlight w:val="none"/>
          <w:lang w:val="zh-CN"/>
        </w:rPr>
        <w:t>（</w:t>
      </w:r>
      <w:r>
        <w:rPr>
          <w:color w:val="auto"/>
          <w:highlight w:val="none"/>
        </w:rPr>
        <w:t>三</w:t>
      </w:r>
      <w:r>
        <w:rPr>
          <w:color w:val="auto"/>
          <w:highlight w:val="none"/>
          <w:lang w:val="zh-CN"/>
        </w:rPr>
        <w:t>）“旅游+文化”产业融合初显成效</w:t>
      </w:r>
    </w:p>
    <w:p>
      <w:pPr>
        <w:pStyle w:val="10"/>
        <w:autoSpaceDE w:val="0"/>
        <w:autoSpaceDN w:val="0"/>
        <w:spacing w:line="540" w:lineRule="exact"/>
        <w:ind w:firstLine="600" w:firstLineChars="200"/>
        <w:rPr>
          <w:color w:val="auto"/>
          <w:highlight w:val="none"/>
        </w:rPr>
      </w:pPr>
      <w:r>
        <w:rPr>
          <w:rFonts w:eastAsia="仿宋"/>
          <w:color w:val="auto"/>
          <w:kern w:val="0"/>
          <w:highlight w:val="none"/>
          <w:lang w:val="zh-CN" w:bidi="zh-CN"/>
        </w:rPr>
        <w:t>“十三五”期间，五指山市牢牢把握“五指山革命根据地”红色文化标识，深入挖掘其红色文化内涵，弘扬红色革命优良品质，大力推进五指山革命根据地纪念园创建高A级旅游景区，不断向游客展现五指山革命老区的崇高形象；依托省民族博物馆3A级旅游景区，采取“非遗文化+公司+合作社”的文化产业创新发展模式，建设了7家非遗工坊，在做好非遗文化保护的基础上，取得了较好的社会经济效益。</w:t>
      </w:r>
    </w:p>
    <w:p>
      <w:pPr>
        <w:pStyle w:val="6"/>
        <w:ind w:firstLine="643"/>
        <w:rPr>
          <w:color w:val="auto"/>
          <w:highlight w:val="none"/>
        </w:rPr>
      </w:pPr>
      <w:r>
        <w:rPr>
          <w:rFonts w:hint="eastAsia"/>
          <w:color w:val="auto"/>
          <w:highlight w:val="none"/>
        </w:rPr>
        <w:t>四</w:t>
      </w:r>
      <w:r>
        <w:rPr>
          <w:color w:val="auto"/>
          <w:highlight w:val="none"/>
        </w:rPr>
        <w:t>、以绿色生态引领乡村生态振兴</w:t>
      </w:r>
    </w:p>
    <w:p>
      <w:pPr>
        <w:pStyle w:val="7"/>
        <w:ind w:firstLine="602"/>
        <w:rPr>
          <w:color w:val="auto"/>
          <w:highlight w:val="none"/>
          <w:lang w:val="zh-CN"/>
        </w:rPr>
      </w:pPr>
      <w:r>
        <w:rPr>
          <w:color w:val="auto"/>
          <w:highlight w:val="none"/>
        </w:rPr>
        <w:t>（一）</w:t>
      </w:r>
      <w:r>
        <w:rPr>
          <w:color w:val="auto"/>
          <w:highlight w:val="none"/>
          <w:lang w:val="zh-CN"/>
        </w:rPr>
        <w:t>农村</w:t>
      </w:r>
      <w:r>
        <w:rPr>
          <w:color w:val="auto"/>
          <w:highlight w:val="none"/>
        </w:rPr>
        <w:t>人居环境</w:t>
      </w:r>
      <w:r>
        <w:rPr>
          <w:color w:val="auto"/>
          <w:highlight w:val="none"/>
          <w:lang w:val="zh-CN"/>
        </w:rPr>
        <w:t>不断改善</w:t>
      </w:r>
    </w:p>
    <w:p>
      <w:pPr>
        <w:pStyle w:val="20"/>
        <w:widowControl/>
        <w:spacing w:before="0" w:beforeAutospacing="0" w:after="0" w:afterAutospacing="0" w:line="560" w:lineRule="exact"/>
        <w:ind w:firstLine="600" w:firstLineChars="200"/>
        <w:jc w:val="both"/>
        <w:rPr>
          <w:rFonts w:eastAsia="仿宋"/>
          <w:color w:val="auto"/>
          <w:kern w:val="2"/>
          <w:sz w:val="30"/>
          <w:szCs w:val="30"/>
          <w:highlight w:val="none"/>
        </w:rPr>
      </w:pPr>
      <w:r>
        <w:rPr>
          <w:rFonts w:eastAsia="仿宋"/>
          <w:color w:val="auto"/>
          <w:kern w:val="2"/>
          <w:sz w:val="30"/>
          <w:szCs w:val="30"/>
          <w:highlight w:val="none"/>
        </w:rPr>
        <w:t>“十三五”期间，</w:t>
      </w:r>
      <w:r>
        <w:rPr>
          <w:rFonts w:eastAsia="仿宋"/>
          <w:color w:val="auto"/>
          <w:kern w:val="2"/>
          <w:sz w:val="30"/>
          <w:szCs w:val="30"/>
          <w:highlight w:val="none"/>
          <w:lang w:val="zh-CN"/>
        </w:rPr>
        <w:t>全市</w:t>
      </w:r>
      <w:r>
        <w:rPr>
          <w:rFonts w:eastAsia="仿宋"/>
          <w:color w:val="auto"/>
          <w:sz w:val="30"/>
          <w:szCs w:val="30"/>
          <w:highlight w:val="none"/>
        </w:rPr>
        <w:t>整合各类基础设施建设项目共1241个，总投资12.65亿元</w:t>
      </w:r>
      <w:r>
        <w:rPr>
          <w:rFonts w:eastAsia="仿宋"/>
          <w:color w:val="auto"/>
          <w:kern w:val="2"/>
          <w:sz w:val="30"/>
          <w:szCs w:val="30"/>
          <w:highlight w:val="none"/>
          <w:lang w:val="zh-CN"/>
        </w:rPr>
        <w:t>，重点实施</w:t>
      </w:r>
      <w:r>
        <w:rPr>
          <w:rFonts w:eastAsia="仿宋"/>
          <w:color w:val="auto"/>
          <w:sz w:val="30"/>
          <w:szCs w:val="30"/>
          <w:highlight w:val="none"/>
        </w:rPr>
        <w:t>农村交通道路基础设施</w:t>
      </w:r>
      <w:r>
        <w:rPr>
          <w:rFonts w:eastAsia="仿宋"/>
          <w:color w:val="auto"/>
          <w:kern w:val="2"/>
          <w:sz w:val="30"/>
          <w:szCs w:val="30"/>
          <w:highlight w:val="none"/>
          <w:lang w:val="zh-CN"/>
        </w:rPr>
        <w:t>、</w:t>
      </w:r>
      <w:r>
        <w:rPr>
          <w:rFonts w:eastAsia="仿宋"/>
          <w:color w:val="auto"/>
          <w:sz w:val="30"/>
          <w:szCs w:val="30"/>
          <w:highlight w:val="none"/>
        </w:rPr>
        <w:t>旅游基础设施、饮水安全和水利灌溉基础设施、配电网基础设施、乡村整治及美丽乡村建设基础设施及新建挡土墙、太阳能路灯、新建公共厕所</w:t>
      </w:r>
      <w:r>
        <w:rPr>
          <w:rFonts w:eastAsia="仿宋"/>
          <w:color w:val="auto"/>
          <w:kern w:val="2"/>
          <w:sz w:val="30"/>
          <w:szCs w:val="30"/>
          <w:highlight w:val="none"/>
        </w:rPr>
        <w:t>等多个项目，全面</w:t>
      </w:r>
      <w:r>
        <w:rPr>
          <w:rFonts w:eastAsia="仿宋"/>
          <w:color w:val="auto"/>
          <w:kern w:val="2"/>
          <w:sz w:val="30"/>
          <w:szCs w:val="30"/>
          <w:highlight w:val="none"/>
          <w:lang w:val="zh-CN"/>
        </w:rPr>
        <w:t>实现行政村4G无线宽带全覆盖，实现自然村全部通硬化路和通信光缆全覆盖，基本实现农村村内道路及农村居民入户道路硬化全覆盖，</w:t>
      </w:r>
      <w:r>
        <w:rPr>
          <w:rFonts w:eastAsia="仿宋"/>
          <w:color w:val="auto"/>
          <w:kern w:val="2"/>
          <w:sz w:val="30"/>
          <w:szCs w:val="30"/>
          <w:highlight w:val="none"/>
        </w:rPr>
        <w:t>农村人居环境得到明显改善</w:t>
      </w:r>
      <w:r>
        <w:rPr>
          <w:rFonts w:eastAsia="仿宋"/>
          <w:color w:val="auto"/>
          <w:kern w:val="2"/>
          <w:sz w:val="30"/>
          <w:szCs w:val="30"/>
          <w:highlight w:val="none"/>
          <w:lang w:val="zh-CN"/>
        </w:rPr>
        <w:t>。</w:t>
      </w:r>
    </w:p>
    <w:p>
      <w:pPr>
        <w:pStyle w:val="7"/>
        <w:ind w:firstLine="602"/>
        <w:rPr>
          <w:color w:val="auto"/>
          <w:highlight w:val="none"/>
        </w:rPr>
      </w:pPr>
      <w:r>
        <w:rPr>
          <w:color w:val="auto"/>
          <w:highlight w:val="none"/>
        </w:rPr>
        <w:t>（二）生态循环农业有序发展</w:t>
      </w:r>
    </w:p>
    <w:p>
      <w:pPr>
        <w:spacing w:line="560" w:lineRule="exact"/>
        <w:ind w:firstLine="600" w:firstLineChars="200"/>
        <w:rPr>
          <w:rFonts w:eastAsia="仿宋"/>
          <w:color w:val="auto"/>
          <w:sz w:val="30"/>
          <w:szCs w:val="30"/>
          <w:highlight w:val="none"/>
        </w:rPr>
      </w:pPr>
      <w:r>
        <w:rPr>
          <w:rFonts w:eastAsia="仿宋"/>
          <w:color w:val="auto"/>
          <w:sz w:val="30"/>
          <w:szCs w:val="30"/>
          <w:highlight w:val="none"/>
        </w:rPr>
        <w:t>“十三五”期间，五指山市制定了《五指山市生态循环农业发展规划（2018－2025年）》，实施五指山五脚猪生态循环养殖、沼气建设、田间废弃物回收利用、秸秆综合利用以及有机肥施用示范推广等生态循环农业项目，以点带面推动全市农业转型升级和绿色发展。紧紧围绕“一控两减四基本”和“两减三增三结合”目标任务，在毛阳镇毛栈田洋常年蔬菜基地配套建成蔬菜种植排水设施和田间废弃物回收点25个；在全市规模畜禽养殖基地建成沼气池4个，推广有机肥示范面积1.1万亩次，推广秸秆还田腐熟技术示范面积2万亩次；开展田间废弃物回收利用工作，其中推广0.01mm农膜以上厚地膜2万亩次，废旧农膜回收100吨，农药包装废弃物回收1.65吨。</w:t>
      </w:r>
    </w:p>
    <w:p>
      <w:pPr>
        <w:pStyle w:val="7"/>
        <w:ind w:firstLine="602"/>
        <w:rPr>
          <w:color w:val="auto"/>
          <w:highlight w:val="none"/>
        </w:rPr>
      </w:pPr>
      <w:r>
        <w:rPr>
          <w:color w:val="auto"/>
          <w:highlight w:val="none"/>
        </w:rPr>
        <w:t>（三）特色产业小镇和美丽乡村建设持续推进</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1.</w:t>
      </w:r>
      <w:r>
        <w:rPr>
          <w:rFonts w:eastAsia="仿宋"/>
          <w:b/>
          <w:bCs/>
          <w:color w:val="auto"/>
          <w:sz w:val="30"/>
          <w:szCs w:val="30"/>
          <w:highlight w:val="none"/>
        </w:rPr>
        <w:t>特色产业小镇建设方面</w:t>
      </w:r>
      <w:r>
        <w:rPr>
          <w:rFonts w:hint="eastAsia" w:eastAsia="仿宋"/>
          <w:color w:val="auto"/>
          <w:sz w:val="30"/>
          <w:szCs w:val="30"/>
          <w:highlight w:val="none"/>
        </w:rPr>
        <w:t>。</w:t>
      </w:r>
      <w:r>
        <w:rPr>
          <w:rFonts w:eastAsia="仿宋"/>
          <w:color w:val="auto"/>
          <w:sz w:val="30"/>
          <w:szCs w:val="30"/>
          <w:highlight w:val="none"/>
        </w:rPr>
        <w:t>“十三五”期间，五指山市共建成特色产业小镇3个。</w:t>
      </w:r>
      <w:r>
        <w:rPr>
          <w:rFonts w:eastAsia="仿宋"/>
          <w:b/>
          <w:bCs/>
          <w:color w:val="auto"/>
          <w:sz w:val="30"/>
          <w:szCs w:val="30"/>
          <w:highlight w:val="none"/>
        </w:rPr>
        <w:t>水满乡</w:t>
      </w:r>
      <w:r>
        <w:rPr>
          <w:rFonts w:eastAsia="仿宋"/>
          <w:color w:val="auto"/>
          <w:sz w:val="30"/>
          <w:szCs w:val="30"/>
          <w:highlight w:val="none"/>
        </w:rPr>
        <w:t>特色产业小镇建设以“结构调优、农业增效、农民增收”为主线，茶叶、益智、百香果等特色农产品产量大幅增长，农民人均可支配收入持续增加。同时，累计投入3700万元，完成水满农贸市场、水满漫水桥改造和水满中心学校至黎苗古镇道路建设；完成各村道路、排水、路灯等26个扶贫工程项目；新村民宿项目进入招商引资阶段；水满加油站、黎峒文化园奥雅宫等项目正稳步推进。</w:t>
      </w:r>
      <w:r>
        <w:rPr>
          <w:rFonts w:eastAsia="仿宋"/>
          <w:b/>
          <w:bCs/>
          <w:color w:val="auto"/>
          <w:sz w:val="30"/>
          <w:szCs w:val="30"/>
          <w:highlight w:val="none"/>
        </w:rPr>
        <w:t>毛阳镇</w:t>
      </w:r>
      <w:r>
        <w:rPr>
          <w:rFonts w:eastAsia="仿宋"/>
          <w:color w:val="auto"/>
          <w:sz w:val="30"/>
          <w:szCs w:val="30"/>
          <w:highlight w:val="none"/>
        </w:rPr>
        <w:t>持续巩固橡胶、水稻和槟榔等传统产业，抓好冬季瓜菜种植，大力培育具有一定产业基础和市场竞争力的五指山五脚猪、益智等优势特色产业。同时，紧紧围绕特色产业小镇建设的发展战略，抢抓脱贫攻坚行动深入实施的有利时机，持续推进镇村基础设施建设。严格按照乡镇、村庄规划，打造毛阳红色田园风光小镇，总投资5000万元以上的23个农村基础设施项目正在稳步推进。</w:t>
      </w:r>
      <w:r>
        <w:rPr>
          <w:rFonts w:eastAsia="仿宋"/>
          <w:b/>
          <w:bCs/>
          <w:color w:val="auto"/>
          <w:sz w:val="30"/>
          <w:szCs w:val="30"/>
          <w:highlight w:val="none"/>
        </w:rPr>
        <w:t>番阳镇</w:t>
      </w:r>
      <w:r>
        <w:rPr>
          <w:rFonts w:eastAsia="仿宋"/>
          <w:color w:val="auto"/>
          <w:sz w:val="30"/>
          <w:szCs w:val="30"/>
          <w:highlight w:val="none"/>
        </w:rPr>
        <w:t>坚持以冬季瓜菜产业为支撑产业。2016年以来，冬季瓜菜种植面积和产值年连年增长，实施橡胶价格保险全覆盖实施后，天然橡胶产业的总产量和总收入均有所增加。总投入资金300万元的36个扶贫项目中的基础设施项目中已有25个竣工，番阳一村东片区基础设施工程正有序推进；番阳农贸市场、番阳自来水饮水工程、番阳“五网”建设等已完成建设。</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2.</w:t>
      </w:r>
      <w:r>
        <w:rPr>
          <w:rFonts w:eastAsia="仿宋"/>
          <w:b/>
          <w:bCs/>
          <w:color w:val="auto"/>
          <w:sz w:val="30"/>
          <w:szCs w:val="30"/>
          <w:highlight w:val="none"/>
        </w:rPr>
        <w:t>美丽乡村建设方面</w:t>
      </w:r>
      <w:r>
        <w:rPr>
          <w:rFonts w:eastAsia="仿宋"/>
          <w:color w:val="auto"/>
          <w:sz w:val="30"/>
          <w:szCs w:val="30"/>
          <w:highlight w:val="none"/>
        </w:rPr>
        <w:t>，“十三五”期间，全市各乡镇实施乡村整治及美丽乡村建设基础设施项目共672个，涵盖道路、桥梁、排水、水利、公厕、美化亮化、经济生产等多个方面基础工程，总投资42473.11万元，有力推动建成37个美丽乡村，其中4个美丽乡村被评为三星级、13个美丽乡村被评为一星级。</w:t>
      </w:r>
    </w:p>
    <w:p>
      <w:pPr>
        <w:pStyle w:val="6"/>
        <w:ind w:firstLine="643"/>
        <w:rPr>
          <w:color w:val="auto"/>
          <w:highlight w:val="none"/>
        </w:rPr>
      </w:pPr>
      <w:r>
        <w:rPr>
          <w:rFonts w:hint="eastAsia"/>
          <w:color w:val="auto"/>
          <w:highlight w:val="none"/>
        </w:rPr>
        <w:t>五</w:t>
      </w:r>
      <w:r>
        <w:rPr>
          <w:color w:val="auto"/>
          <w:highlight w:val="none"/>
        </w:rPr>
        <w:t>、把牢乡村组织振兴“主心骨”作用</w:t>
      </w:r>
    </w:p>
    <w:p>
      <w:pPr>
        <w:pStyle w:val="7"/>
        <w:ind w:firstLine="602"/>
        <w:rPr>
          <w:color w:val="auto"/>
          <w:highlight w:val="none"/>
        </w:rPr>
      </w:pPr>
      <w:r>
        <w:rPr>
          <w:color w:val="auto"/>
          <w:highlight w:val="none"/>
        </w:rPr>
        <w:t>（一）组织成立乡村振兴工作队</w:t>
      </w:r>
    </w:p>
    <w:p>
      <w:pPr>
        <w:spacing w:line="560" w:lineRule="exact"/>
        <w:ind w:firstLine="600" w:firstLineChars="200"/>
        <w:rPr>
          <w:rFonts w:eastAsia="仿宋"/>
          <w:color w:val="auto"/>
          <w:sz w:val="30"/>
          <w:szCs w:val="30"/>
          <w:highlight w:val="none"/>
        </w:rPr>
      </w:pPr>
      <w:r>
        <w:rPr>
          <w:rFonts w:eastAsia="仿宋"/>
          <w:color w:val="auto"/>
          <w:sz w:val="30"/>
          <w:szCs w:val="30"/>
          <w:highlight w:val="none"/>
        </w:rPr>
        <w:t>自2019年成立乡村振兴工作队以来，五指山市已先后选派两批乡村振兴工作队员和驻村第一书记下乡支持乡村建设，同时又在顺应国家关于乡村振兴的工作部署，组织建立了五指山市乡村振兴局，在打赢脱贫攻坚战、乡村振兴、全面小康社会硬任务和底线目标上提供了强有力的组织保障。</w:t>
      </w:r>
    </w:p>
    <w:p>
      <w:pPr>
        <w:pStyle w:val="7"/>
        <w:ind w:firstLine="602"/>
        <w:rPr>
          <w:color w:val="auto"/>
          <w:highlight w:val="none"/>
        </w:rPr>
      </w:pPr>
      <w:r>
        <w:rPr>
          <w:color w:val="auto"/>
          <w:highlight w:val="none"/>
        </w:rPr>
        <w:t>（二）强抓党建引领基层治理</w:t>
      </w:r>
    </w:p>
    <w:p>
      <w:pPr>
        <w:spacing w:line="540" w:lineRule="exact"/>
        <w:ind w:firstLine="600" w:firstLineChars="200"/>
        <w:rPr>
          <w:rFonts w:eastAsia="仿宋"/>
          <w:color w:val="auto"/>
          <w:sz w:val="30"/>
          <w:szCs w:val="30"/>
          <w:highlight w:val="none"/>
        </w:rPr>
      </w:pPr>
      <w:r>
        <w:rPr>
          <w:rFonts w:eastAsia="仿宋"/>
          <w:color w:val="auto"/>
          <w:sz w:val="30"/>
          <w:szCs w:val="30"/>
          <w:highlight w:val="none"/>
        </w:rPr>
        <w:t>坚持以提升基层组织力为重点，依法依规选举295名农村党员进入新一届农村“两委”班子，党员占比87.68%，组织农村“两委”干部开展能力素质提升轮训共33期2627人次，通过建立整顿台账，采取“一支部一方案”、市级党员领导干部包点、下派党建指导员等方式，推动软弱涣散党组织整顿转化升级。2016年以来评选“四星级”以上村级党组织36个，创建“山城红”农村党建示范点5个，不断提高村级组织工作经费保障，将村级组织工作经费提高至4-4.5万元，增设服务群众专项经费5万元，2016年以来投入2000余万元新扩建村级活动场所20间，全面解决活动场所“无、危、小”问题。</w:t>
      </w:r>
    </w:p>
    <w:p>
      <w:pPr>
        <w:pStyle w:val="7"/>
        <w:ind w:firstLine="602"/>
        <w:rPr>
          <w:color w:val="auto"/>
          <w:highlight w:val="none"/>
        </w:rPr>
      </w:pPr>
      <w:r>
        <w:rPr>
          <w:color w:val="auto"/>
          <w:highlight w:val="none"/>
        </w:rPr>
        <w:t>（三）农业经营主体带动力不断增强</w:t>
      </w:r>
    </w:p>
    <w:p>
      <w:pPr>
        <w:spacing w:line="560" w:lineRule="exact"/>
        <w:ind w:firstLine="600" w:firstLineChars="200"/>
        <w:rPr>
          <w:rFonts w:eastAsia="仿宋"/>
          <w:color w:val="auto"/>
          <w:sz w:val="30"/>
          <w:szCs w:val="30"/>
          <w:highlight w:val="none"/>
        </w:rPr>
      </w:pPr>
      <w:r>
        <w:rPr>
          <w:rFonts w:eastAsia="仿宋"/>
          <w:color w:val="auto"/>
          <w:sz w:val="30"/>
          <w:szCs w:val="30"/>
          <w:highlight w:val="none"/>
        </w:rPr>
        <w:t>“十三五”期间，五指山市加大了对种养业带动经营主体（含村集体）的补贴力度，充分发挥新型农业经营主体在带动农户（贫困户）中的主力军作用。目前全市注册登记的合作社达到</w:t>
      </w:r>
      <w:r>
        <w:rPr>
          <w:rFonts w:hint="eastAsia" w:eastAsia="仿宋"/>
          <w:color w:val="auto"/>
          <w:sz w:val="30"/>
          <w:szCs w:val="30"/>
          <w:highlight w:val="none"/>
        </w:rPr>
        <w:t>3</w:t>
      </w:r>
      <w:r>
        <w:rPr>
          <w:rFonts w:eastAsia="仿宋"/>
          <w:color w:val="auto"/>
          <w:sz w:val="30"/>
          <w:szCs w:val="30"/>
          <w:highlight w:val="none"/>
        </w:rPr>
        <w:t>00多家。</w:t>
      </w:r>
    </w:p>
    <w:p>
      <w:pPr>
        <w:pStyle w:val="7"/>
        <w:ind w:firstLine="602"/>
        <w:rPr>
          <w:color w:val="auto"/>
          <w:highlight w:val="none"/>
        </w:rPr>
      </w:pPr>
      <w:r>
        <w:rPr>
          <w:color w:val="auto"/>
          <w:highlight w:val="none"/>
        </w:rPr>
        <w:t>（四）强农惠农富农政策有效落实</w:t>
      </w:r>
    </w:p>
    <w:p>
      <w:pPr>
        <w:spacing w:line="560" w:lineRule="exact"/>
        <w:ind w:firstLine="600" w:firstLineChars="200"/>
        <w:rPr>
          <w:rFonts w:eastAsia="仿宋"/>
          <w:color w:val="auto"/>
          <w:sz w:val="30"/>
          <w:szCs w:val="30"/>
          <w:highlight w:val="none"/>
        </w:rPr>
      </w:pPr>
      <w:r>
        <w:rPr>
          <w:rFonts w:eastAsia="仿宋"/>
          <w:color w:val="auto"/>
          <w:sz w:val="30"/>
          <w:szCs w:val="30"/>
          <w:highlight w:val="none"/>
        </w:rPr>
        <w:t>“十三五”期间，五指山市全面落实强农惠农政策，及时足额发放补贴资金。2016年以来，共拨付冬季瓜菜补贴资金1599.49万元、常年瓜菜补贴资金454.71万元、耕地力补贴950.76万元</w:t>
      </w:r>
      <w:r>
        <w:rPr>
          <w:rFonts w:eastAsia="仿宋"/>
          <w:i/>
          <w:iCs/>
          <w:color w:val="auto"/>
          <w:sz w:val="30"/>
          <w:szCs w:val="30"/>
          <w:highlight w:val="none"/>
        </w:rPr>
        <w:t>、</w:t>
      </w:r>
      <w:r>
        <w:rPr>
          <w:rFonts w:eastAsia="仿宋"/>
          <w:color w:val="auto"/>
          <w:sz w:val="30"/>
          <w:szCs w:val="30"/>
          <w:highlight w:val="none"/>
        </w:rPr>
        <w:t>农机补贴254.68万元，切实保障了农民权益。</w:t>
      </w:r>
    </w:p>
    <w:p>
      <w:pPr>
        <w:pStyle w:val="7"/>
        <w:ind w:firstLine="602"/>
        <w:rPr>
          <w:color w:val="auto"/>
          <w:highlight w:val="none"/>
        </w:rPr>
      </w:pPr>
      <w:r>
        <w:rPr>
          <w:color w:val="auto"/>
          <w:highlight w:val="none"/>
        </w:rPr>
        <w:t>（五）农产品质量安全稳定</w:t>
      </w:r>
    </w:p>
    <w:p>
      <w:pPr>
        <w:spacing w:line="560" w:lineRule="exact"/>
        <w:ind w:firstLine="600" w:firstLineChars="200"/>
        <w:rPr>
          <w:color w:val="auto"/>
          <w:highlight w:val="none"/>
        </w:rPr>
      </w:pPr>
      <w:r>
        <w:rPr>
          <w:rFonts w:eastAsia="仿宋"/>
          <w:color w:val="auto"/>
          <w:sz w:val="30"/>
          <w:szCs w:val="30"/>
          <w:highlight w:val="none"/>
        </w:rPr>
        <w:t>“十三五”期间，五指山市坚决落实冬季瓜菜质量安全监管责任，每年派出执法人员近500人次，对全市农资店、种植基地用药进行全覆盖检查监管，重点监管20亩以上瓜果蔬种植基地的用药情况；开展假冒伪劣农资专项整治，加强产地、屠宰检疫饲养、经营等环节的监督检查，严厉打击违法经营动物及动物产品行为，重点在春耕备耕、春防、冬种等关键时期实行循环监督检查。2016年以来，全市未发生一起重大农产品质量安全事故，畜禽生产安全，质量稳定。</w:t>
      </w:r>
    </w:p>
    <w:p>
      <w:pPr>
        <w:pStyle w:val="5"/>
        <w:rPr>
          <w:rFonts w:hint="default" w:ascii="Times New Roman" w:hAnsi="Times New Roman"/>
          <w:b w:val="0"/>
          <w:bCs w:val="0"/>
          <w:color w:val="auto"/>
          <w:highlight w:val="none"/>
        </w:rPr>
      </w:pPr>
      <w:bookmarkStart w:id="12" w:name="_Toc10876"/>
      <w:bookmarkStart w:id="13" w:name="_Toc26154"/>
      <w:r>
        <w:rPr>
          <w:rFonts w:hint="default" w:ascii="Times New Roman" w:hAnsi="Times New Roman"/>
          <w:b w:val="0"/>
          <w:bCs w:val="0"/>
          <w:color w:val="auto"/>
          <w:highlight w:val="none"/>
        </w:rPr>
        <w:t>第三节 五指山市巩固拓展脱贫攻坚成果同乡村振兴有效衔接面临的形势</w:t>
      </w:r>
      <w:bookmarkEnd w:id="12"/>
      <w:bookmarkEnd w:id="13"/>
    </w:p>
    <w:p>
      <w:pPr>
        <w:pStyle w:val="6"/>
        <w:ind w:firstLine="643"/>
        <w:rPr>
          <w:color w:val="auto"/>
          <w:highlight w:val="none"/>
        </w:rPr>
      </w:pPr>
      <w:r>
        <w:rPr>
          <w:color w:val="auto"/>
          <w:highlight w:val="none"/>
        </w:rPr>
        <w:t>一、机遇和有利因素</w:t>
      </w:r>
    </w:p>
    <w:p>
      <w:pPr>
        <w:pStyle w:val="7"/>
        <w:ind w:firstLine="602"/>
        <w:rPr>
          <w:color w:val="auto"/>
          <w:highlight w:val="none"/>
        </w:rPr>
      </w:pPr>
      <w:r>
        <w:rPr>
          <w:color w:val="auto"/>
          <w:highlight w:val="none"/>
        </w:rPr>
        <w:t>（一）</w:t>
      </w:r>
      <w:r>
        <w:rPr>
          <w:rFonts w:hint="eastAsia"/>
          <w:color w:val="auto"/>
          <w:highlight w:val="none"/>
        </w:rPr>
        <w:t>脱贫攻坚成效</w:t>
      </w:r>
      <w:r>
        <w:rPr>
          <w:rFonts w:hint="eastAsia"/>
          <w:color w:val="auto"/>
          <w:highlight w:val="none"/>
          <w:lang w:eastAsia="zh-CN"/>
        </w:rPr>
        <w:t>是</w:t>
      </w:r>
      <w:r>
        <w:rPr>
          <w:rFonts w:hint="eastAsia"/>
          <w:color w:val="auto"/>
          <w:sz w:val="28"/>
          <w:szCs w:val="28"/>
          <w:highlight w:val="none"/>
        </w:rPr>
        <w:t>同乡村振兴有效衔接的</w:t>
      </w:r>
      <w:r>
        <w:rPr>
          <w:rFonts w:hint="eastAsia"/>
          <w:color w:val="auto"/>
          <w:sz w:val="28"/>
          <w:szCs w:val="28"/>
          <w:highlight w:val="none"/>
          <w:lang w:eastAsia="zh-CN"/>
        </w:rPr>
        <w:t>坚实</w:t>
      </w:r>
      <w:r>
        <w:rPr>
          <w:rFonts w:hint="eastAsia"/>
          <w:color w:val="auto"/>
          <w:sz w:val="28"/>
          <w:szCs w:val="28"/>
          <w:highlight w:val="none"/>
        </w:rPr>
        <w:t>基础</w:t>
      </w:r>
    </w:p>
    <w:p>
      <w:pPr>
        <w:pStyle w:val="10"/>
        <w:spacing w:line="560" w:lineRule="exact"/>
        <w:ind w:firstLine="600"/>
        <w:rPr>
          <w:color w:val="auto"/>
          <w:highlight w:val="none"/>
        </w:rPr>
      </w:pPr>
      <w:r>
        <w:rPr>
          <w:rFonts w:hint="eastAsia" w:eastAsia="仿宋"/>
          <w:color w:val="auto"/>
          <w:highlight w:val="none"/>
        </w:rPr>
        <w:t>“十三五”期间，五指山市委市政府始终把脱贫攻坚作为最大政治责任和第一民生工程来抓，有效</w:t>
      </w:r>
      <w:r>
        <w:rPr>
          <w:rFonts w:eastAsia="仿宋"/>
          <w:color w:val="auto"/>
          <w:highlight w:val="none"/>
        </w:rPr>
        <w:t>组织1624名党员干部用心用情结对帮扶所有建档立卡贫困户，全市44个贫困村全部脱贫出列，2.29万贫困人口稳定脱贫，贫困发生率从28.2%降至零，顺利完成脱贫“摘帽”目标，黎族、苗族同胞千百年来的绝对贫困问题得到历史性解决，与全国、全省一道迈入全面小康社会。</w:t>
      </w:r>
      <w:r>
        <w:rPr>
          <w:rFonts w:hint="eastAsia" w:eastAsia="仿宋"/>
          <w:color w:val="auto"/>
          <w:highlight w:val="none"/>
        </w:rPr>
        <w:t>脱贫攻坚取得的历史性成效源自背后坚实强大的扶贫队伍和组织力量，为下一步同乡村振兴有效衔接奠定了坚实础。</w:t>
      </w:r>
    </w:p>
    <w:p>
      <w:pPr>
        <w:pStyle w:val="7"/>
        <w:ind w:firstLine="602"/>
        <w:rPr>
          <w:color w:val="auto"/>
          <w:highlight w:val="none"/>
        </w:rPr>
      </w:pPr>
      <w:r>
        <w:rPr>
          <w:rFonts w:hint="eastAsia"/>
          <w:color w:val="auto"/>
          <w:highlight w:val="none"/>
        </w:rPr>
        <w:t>（二）基层党组织建设</w:t>
      </w:r>
      <w:r>
        <w:rPr>
          <w:rFonts w:hint="eastAsia"/>
          <w:color w:val="auto"/>
          <w:highlight w:val="none"/>
          <w:lang w:eastAsia="zh-CN"/>
        </w:rPr>
        <w:t>是</w:t>
      </w:r>
      <w:r>
        <w:rPr>
          <w:rFonts w:hint="eastAsia"/>
          <w:color w:val="auto"/>
          <w:sz w:val="28"/>
          <w:szCs w:val="28"/>
          <w:highlight w:val="none"/>
        </w:rPr>
        <w:t>同乡村振兴有效衔接的</w:t>
      </w:r>
      <w:r>
        <w:rPr>
          <w:rFonts w:hint="eastAsia"/>
          <w:color w:val="auto"/>
          <w:sz w:val="28"/>
          <w:szCs w:val="28"/>
          <w:highlight w:val="none"/>
          <w:lang w:eastAsia="zh-CN"/>
        </w:rPr>
        <w:t>坚强</w:t>
      </w:r>
      <w:r>
        <w:rPr>
          <w:rFonts w:hint="eastAsia"/>
          <w:color w:val="auto"/>
          <w:sz w:val="28"/>
          <w:szCs w:val="28"/>
          <w:highlight w:val="none"/>
        </w:rPr>
        <w:t>后盾</w:t>
      </w:r>
    </w:p>
    <w:p>
      <w:pPr>
        <w:pStyle w:val="10"/>
        <w:spacing w:line="560" w:lineRule="exact"/>
        <w:ind w:firstLine="600"/>
        <w:rPr>
          <w:b w:val="0"/>
          <w:color w:val="auto"/>
          <w:szCs w:val="30"/>
          <w:highlight w:val="none"/>
        </w:rPr>
      </w:pPr>
      <w:r>
        <w:rPr>
          <w:rFonts w:eastAsia="仿宋"/>
          <w:color w:val="auto"/>
          <w:highlight w:val="none"/>
        </w:rPr>
        <w:t>“十三五”期间，五指山市委市政府</w:t>
      </w:r>
      <w:r>
        <w:rPr>
          <w:rFonts w:hint="eastAsia" w:eastAsia="仿宋"/>
          <w:color w:val="auto"/>
          <w:highlight w:val="none"/>
        </w:rPr>
        <w:t>不断加强农村基层党组织建设，深入开展“不忘初心、牢记使命”主题教育和党史学习教育，整顿软弱涣散党组织73个，创评四星级以上村级党组织36个，党建工作质量持续提升。农村基层党组织在脱贫攻坚工作中发挥着中坚作用，更是未来实现乡村振兴的重要引领，五指山市基层党组织建设中取得的显著成效，更加成为后续实现脱贫攻坚成果同乡村振兴有效衔接的坚实后盾。</w:t>
      </w:r>
    </w:p>
    <w:p>
      <w:pPr>
        <w:pStyle w:val="7"/>
        <w:ind w:firstLine="602"/>
        <w:rPr>
          <w:color w:val="auto"/>
          <w:highlight w:val="none"/>
        </w:rPr>
      </w:pPr>
      <w:r>
        <w:rPr>
          <w:rFonts w:hint="eastAsia"/>
          <w:color w:val="auto"/>
          <w:highlight w:val="none"/>
        </w:rPr>
        <w:t>（三）</w:t>
      </w:r>
      <w:r>
        <w:rPr>
          <w:color w:val="auto"/>
          <w:highlight w:val="none"/>
        </w:rPr>
        <w:t>独一无二的自</w:t>
      </w:r>
      <w:r>
        <w:rPr>
          <w:rFonts w:hint="eastAsia"/>
          <w:color w:val="auto"/>
          <w:highlight w:val="none"/>
        </w:rPr>
        <w:t>然</w:t>
      </w:r>
      <w:r>
        <w:rPr>
          <w:color w:val="auto"/>
          <w:highlight w:val="none"/>
        </w:rPr>
        <w:t>生态和人文资源</w:t>
      </w:r>
      <w:r>
        <w:rPr>
          <w:rFonts w:hint="eastAsia"/>
          <w:color w:val="auto"/>
          <w:highlight w:val="none"/>
          <w:lang w:eastAsia="zh-CN"/>
        </w:rPr>
        <w:t>是</w:t>
      </w:r>
      <w:r>
        <w:rPr>
          <w:rFonts w:hint="eastAsia"/>
          <w:color w:val="auto"/>
          <w:sz w:val="28"/>
          <w:szCs w:val="28"/>
          <w:highlight w:val="none"/>
        </w:rPr>
        <w:t>同乡村振兴有效衔接的</w:t>
      </w:r>
      <w:r>
        <w:rPr>
          <w:rFonts w:hint="eastAsia"/>
          <w:color w:val="auto"/>
          <w:sz w:val="28"/>
          <w:szCs w:val="28"/>
          <w:highlight w:val="none"/>
          <w:lang w:eastAsia="zh-CN"/>
        </w:rPr>
        <w:t>显著</w:t>
      </w:r>
      <w:r>
        <w:rPr>
          <w:color w:val="auto"/>
          <w:highlight w:val="none"/>
        </w:rPr>
        <w:t>优势</w:t>
      </w:r>
    </w:p>
    <w:p>
      <w:pPr>
        <w:pStyle w:val="10"/>
        <w:spacing w:line="560" w:lineRule="exact"/>
        <w:ind w:firstLine="600" w:firstLineChars="0"/>
        <w:rPr>
          <w:rFonts w:eastAsia="仿宋"/>
          <w:color w:val="auto"/>
          <w:highlight w:val="none"/>
        </w:rPr>
      </w:pPr>
      <w:r>
        <w:rPr>
          <w:rFonts w:eastAsia="仿宋"/>
          <w:color w:val="auto"/>
          <w:highlight w:val="none"/>
        </w:rPr>
        <w:t>五指山市委市政府始终把保护生态环境作为“国之大者”，雨林服装秀等活动登上全国热搜，成功宣介热带雨林国家公园。“碧水绕城”行动稳步推进，城区“玉带”逐步显现。全市空气质量指数连续6年排名全省第一，主要河流湖库水质优良率达100%，森林覆盖率稳居全省前列。先后荣获“全国百佳深呼吸小城”“中国天然氧吧”等称号，以实际行动切实扛起了建设国家生态文明试验区的五指山担当。在人文资源方面，五指山市是海南黎族文化的发源地，全省唯一的黎族文物馆更是其黎族文化的集中体现，</w:t>
      </w:r>
      <w:r>
        <w:rPr>
          <w:rFonts w:hint="eastAsia" w:eastAsia="仿宋"/>
          <w:color w:val="auto"/>
          <w:highlight w:val="none"/>
        </w:rPr>
        <w:t>卓越的自然生态资源和人文资源将很好地成为推动五指山市从脱贫攻坚成果同乡村振兴有效衔接的关键支撑。</w:t>
      </w:r>
    </w:p>
    <w:p>
      <w:pPr>
        <w:pStyle w:val="7"/>
        <w:numPr>
          <w:ilvl w:val="255"/>
          <w:numId w:val="0"/>
        </w:numPr>
        <w:ind w:firstLine="602"/>
        <w:rPr>
          <w:rFonts w:hint="eastAsia" w:eastAsia="仿宋"/>
          <w:color w:val="auto"/>
          <w:highlight w:val="none"/>
          <w:lang w:eastAsia="zh-CN"/>
        </w:rPr>
      </w:pPr>
      <w:r>
        <w:rPr>
          <w:rFonts w:hint="eastAsia"/>
          <w:color w:val="auto"/>
          <w:highlight w:val="none"/>
        </w:rPr>
        <w:t>（四）</w:t>
      </w:r>
      <w:r>
        <w:rPr>
          <w:color w:val="auto"/>
          <w:highlight w:val="none"/>
        </w:rPr>
        <w:t>自贸港建设</w:t>
      </w:r>
      <w:r>
        <w:rPr>
          <w:rFonts w:hint="eastAsia"/>
          <w:color w:val="auto"/>
          <w:highlight w:val="none"/>
          <w:lang w:eastAsia="zh-CN"/>
        </w:rPr>
        <w:t>带来的</w:t>
      </w:r>
      <w:r>
        <w:rPr>
          <w:color w:val="auto"/>
          <w:highlight w:val="none"/>
        </w:rPr>
        <w:t>发展红利</w:t>
      </w:r>
      <w:r>
        <w:rPr>
          <w:rFonts w:hint="eastAsia"/>
          <w:color w:val="auto"/>
          <w:highlight w:val="none"/>
          <w:lang w:eastAsia="zh-CN"/>
        </w:rPr>
        <w:t>是</w:t>
      </w:r>
      <w:r>
        <w:rPr>
          <w:rFonts w:hint="eastAsia"/>
          <w:color w:val="auto"/>
          <w:sz w:val="28"/>
          <w:szCs w:val="28"/>
          <w:highlight w:val="none"/>
        </w:rPr>
        <w:t>同乡村振兴有效衔接的</w:t>
      </w:r>
      <w:r>
        <w:rPr>
          <w:rFonts w:hint="eastAsia"/>
          <w:color w:val="auto"/>
          <w:sz w:val="28"/>
          <w:szCs w:val="28"/>
          <w:highlight w:val="none"/>
          <w:lang w:eastAsia="zh-CN"/>
        </w:rPr>
        <w:t>重要驱动力</w:t>
      </w:r>
    </w:p>
    <w:p>
      <w:pPr>
        <w:pStyle w:val="10"/>
        <w:spacing w:line="560" w:lineRule="exact"/>
        <w:ind w:left="0" w:firstLine="600" w:firstLineChars="200"/>
        <w:rPr>
          <w:rFonts w:eastAsia="仿宋"/>
          <w:color w:val="auto"/>
          <w:highlight w:val="none"/>
        </w:rPr>
      </w:pPr>
      <w:r>
        <w:rPr>
          <w:rFonts w:eastAsia="仿宋"/>
          <w:color w:val="auto"/>
          <w:highlight w:val="none"/>
        </w:rPr>
        <w:t>《海南自由贸易港建设总体方案方案》提出，要发挥国家南繁科研育种基地优势，建设全球热带农业中心和全球动植物种质资源引进中转基地，为海南农业发展指明了方向。自贸港建设突出制度集成创新，打造法治化、国际化、便利化营商环境，为海南农业农村现代化发展带来新的活力和发展空间。农业是五指山市的基础产业、支柱产业和优势产业</w:t>
      </w:r>
      <w:r>
        <w:rPr>
          <w:rFonts w:hint="eastAsia" w:eastAsia="仿宋"/>
          <w:color w:val="auto"/>
          <w:highlight w:val="none"/>
        </w:rPr>
        <w:t>，更是农村产业发展基础，自脱贫攻坚工作开展以来，五指山市热带特色高效农业取得显著成效，一批养殖基地和常年瓜菜种植基地建成投用，并很好地成为助力脱贫攻坚的重要农业产业支撑</w:t>
      </w:r>
      <w:r>
        <w:rPr>
          <w:rFonts w:eastAsia="仿宋"/>
          <w:color w:val="auto"/>
          <w:highlight w:val="none"/>
        </w:rPr>
        <w:t>。随着自由贸易港建设的深入推进以及党和国家支持海南农业发展的优惠政策的落实，</w:t>
      </w:r>
      <w:r>
        <w:rPr>
          <w:rFonts w:hint="eastAsia" w:eastAsia="仿宋"/>
          <w:color w:val="auto"/>
          <w:highlight w:val="none"/>
          <w:lang w:eastAsia="zh-CN"/>
        </w:rPr>
        <w:t>五指山农业发展的动力必将越来越强劲，进而有效推动脱贫攻坚同</w:t>
      </w:r>
      <w:r>
        <w:rPr>
          <w:rFonts w:hint="eastAsia"/>
          <w:color w:val="auto"/>
          <w:sz w:val="28"/>
          <w:szCs w:val="28"/>
          <w:highlight w:val="none"/>
        </w:rPr>
        <w:t>乡村振兴</w:t>
      </w:r>
      <w:r>
        <w:rPr>
          <w:rFonts w:hint="eastAsia"/>
          <w:color w:val="auto"/>
          <w:sz w:val="28"/>
          <w:szCs w:val="28"/>
          <w:highlight w:val="none"/>
          <w:lang w:eastAsia="zh-CN"/>
        </w:rPr>
        <w:t>的</w:t>
      </w:r>
      <w:r>
        <w:rPr>
          <w:rFonts w:hint="eastAsia"/>
          <w:color w:val="auto"/>
          <w:sz w:val="28"/>
          <w:szCs w:val="28"/>
          <w:highlight w:val="none"/>
        </w:rPr>
        <w:t>衔接</w:t>
      </w:r>
      <w:r>
        <w:rPr>
          <w:rFonts w:hint="eastAsia" w:eastAsia="仿宋"/>
          <w:color w:val="auto"/>
          <w:highlight w:val="none"/>
        </w:rPr>
        <w:t>。</w:t>
      </w:r>
    </w:p>
    <w:p>
      <w:pPr>
        <w:pStyle w:val="7"/>
        <w:numPr>
          <w:ilvl w:val="255"/>
          <w:numId w:val="0"/>
        </w:numPr>
        <w:ind w:firstLine="602"/>
        <w:rPr>
          <w:color w:val="auto"/>
          <w:highlight w:val="none"/>
        </w:rPr>
      </w:pPr>
      <w:r>
        <w:rPr>
          <w:rFonts w:hint="eastAsia"/>
          <w:color w:val="auto"/>
          <w:highlight w:val="none"/>
        </w:rPr>
        <w:t>（五）</w:t>
      </w:r>
      <w:r>
        <w:rPr>
          <w:color w:val="auto"/>
          <w:highlight w:val="none"/>
        </w:rPr>
        <w:t>海南热带雨林国家公园试点赋予新机遇</w:t>
      </w:r>
    </w:p>
    <w:p>
      <w:pPr>
        <w:pStyle w:val="10"/>
        <w:autoSpaceDE w:val="0"/>
        <w:autoSpaceDN w:val="0"/>
        <w:spacing w:line="560" w:lineRule="exact"/>
        <w:ind w:left="0" w:firstLine="600" w:firstLineChars="200"/>
        <w:rPr>
          <w:rFonts w:eastAsia="仿宋"/>
          <w:color w:val="auto"/>
          <w:highlight w:val="none"/>
        </w:rPr>
      </w:pPr>
      <w:r>
        <w:rPr>
          <w:rFonts w:eastAsia="仿宋"/>
          <w:color w:val="auto"/>
          <w:highlight w:val="none"/>
        </w:rPr>
        <w:t>海南热带雨林国家公园体制在五指山率先试点建设，不仅让当地的生态环境越来越好，同时也进一步加深了村民的家园情怀。热带雨林是五指山市的主要特色，国家公园建设选点五指山作为试点，对打造以热带雨林为特色的旅游目的地形象，提促乡村旅游经济，带动周边产业发展具有重要意义，通过建设热带雨林国家公园，还可以进一步提升当地群众的生态环保意识及本地居民的家园情怀，从而获得更多的认同感和收获感</w:t>
      </w:r>
      <w:r>
        <w:rPr>
          <w:rFonts w:hint="eastAsia" w:eastAsia="仿宋"/>
          <w:color w:val="auto"/>
          <w:highlight w:val="none"/>
        </w:rPr>
        <w:t>，对推动巩固脱贫攻坚成果同乡村振兴衔接</w:t>
      </w:r>
      <w:r>
        <w:rPr>
          <w:rFonts w:hint="eastAsia" w:eastAsia="仿宋"/>
          <w:color w:val="auto"/>
          <w:highlight w:val="none"/>
          <w:lang w:eastAsia="zh-CN"/>
        </w:rPr>
        <w:t>意义重大</w:t>
      </w:r>
      <w:r>
        <w:rPr>
          <w:rFonts w:hint="eastAsia" w:eastAsia="仿宋"/>
          <w:color w:val="auto"/>
          <w:highlight w:val="none"/>
        </w:rPr>
        <w:t>。</w:t>
      </w:r>
    </w:p>
    <w:p>
      <w:pPr>
        <w:pStyle w:val="6"/>
        <w:ind w:firstLine="643"/>
        <w:rPr>
          <w:color w:val="auto"/>
          <w:highlight w:val="none"/>
        </w:rPr>
      </w:pPr>
      <w:r>
        <w:rPr>
          <w:color w:val="auto"/>
          <w:highlight w:val="none"/>
        </w:rPr>
        <w:t>二、挑战和不利因素</w:t>
      </w:r>
    </w:p>
    <w:p>
      <w:pPr>
        <w:pStyle w:val="7"/>
        <w:ind w:firstLine="602"/>
        <w:rPr>
          <w:color w:val="auto"/>
          <w:highlight w:val="none"/>
        </w:rPr>
      </w:pPr>
      <w:r>
        <w:rPr>
          <w:color w:val="auto"/>
          <w:highlight w:val="none"/>
          <w:lang w:val="zh-CN"/>
        </w:rPr>
        <w:t>（</w:t>
      </w:r>
      <w:r>
        <w:rPr>
          <w:color w:val="auto"/>
          <w:highlight w:val="none"/>
        </w:rPr>
        <w:t>一</w:t>
      </w:r>
      <w:r>
        <w:rPr>
          <w:color w:val="auto"/>
          <w:highlight w:val="none"/>
          <w:lang w:val="zh-CN"/>
        </w:rPr>
        <w:t>）</w:t>
      </w:r>
      <w:r>
        <w:rPr>
          <w:color w:val="auto"/>
          <w:highlight w:val="none"/>
        </w:rPr>
        <w:t>内生动力</w:t>
      </w:r>
      <w:r>
        <w:rPr>
          <w:rFonts w:hint="eastAsia"/>
          <w:color w:val="auto"/>
          <w:highlight w:val="none"/>
        </w:rPr>
        <w:t>仍需</w:t>
      </w:r>
      <w:r>
        <w:rPr>
          <w:color w:val="auto"/>
          <w:highlight w:val="none"/>
        </w:rPr>
        <w:t>增强，思想意识亟待提高</w:t>
      </w:r>
    </w:p>
    <w:p>
      <w:pPr>
        <w:pStyle w:val="10"/>
        <w:autoSpaceDE w:val="0"/>
        <w:autoSpaceDN w:val="0"/>
        <w:spacing w:line="560" w:lineRule="exact"/>
        <w:ind w:firstLine="600" w:firstLineChars="200"/>
        <w:rPr>
          <w:rFonts w:eastAsia="仿宋"/>
          <w:color w:val="auto"/>
          <w:highlight w:val="none"/>
        </w:rPr>
      </w:pPr>
      <w:r>
        <w:rPr>
          <w:rFonts w:eastAsia="仿宋"/>
          <w:color w:val="auto"/>
          <w:kern w:val="0"/>
          <w:highlight w:val="none"/>
          <w:lang w:val="zh-CN" w:bidi="zh-CN"/>
        </w:rPr>
        <w:t>乡村振兴不仅是农业农村的振兴，更是群众思想意识上的振兴。受限于五指山市地理区位及经济发展相对落后的影响，</w:t>
      </w:r>
      <w:r>
        <w:rPr>
          <w:rFonts w:eastAsia="仿宋"/>
          <w:color w:val="auto"/>
          <w:kern w:val="0"/>
          <w:highlight w:val="none"/>
          <w:lang w:bidi="zh-CN"/>
        </w:rPr>
        <w:t>大部分脱贫户、农户受教育程度有限，甚至还有部分脱贫户和农户还存在“等、靠、要”思想，</w:t>
      </w:r>
      <w:r>
        <w:rPr>
          <w:rFonts w:eastAsia="仿宋"/>
          <w:color w:val="auto"/>
          <w:highlight w:val="none"/>
        </w:rPr>
        <w:t>思想认识和能力素质跟不上乡村振兴战略实施的需要，短时间内改变乡村旧俗陋习的压力较大，未来面向乡村振兴需要，还须进一步解放思想，充分发挥群众主观能动性，激发其内生动力。</w:t>
      </w:r>
    </w:p>
    <w:p>
      <w:pPr>
        <w:pStyle w:val="7"/>
        <w:numPr>
          <w:ilvl w:val="0"/>
          <w:numId w:val="5"/>
        </w:numPr>
        <w:ind w:firstLine="602"/>
        <w:rPr>
          <w:color w:val="auto"/>
          <w:highlight w:val="none"/>
        </w:rPr>
      </w:pPr>
      <w:r>
        <w:rPr>
          <w:color w:val="auto"/>
          <w:highlight w:val="none"/>
        </w:rPr>
        <w:t>产业基础薄弱，缺少专业人才支撑</w:t>
      </w:r>
    </w:p>
    <w:p>
      <w:pPr>
        <w:pStyle w:val="10"/>
        <w:autoSpaceDE w:val="0"/>
        <w:autoSpaceDN w:val="0"/>
        <w:spacing w:line="540" w:lineRule="exact"/>
        <w:ind w:left="0" w:firstLine="600" w:firstLineChars="200"/>
        <w:rPr>
          <w:rFonts w:eastAsia="仿宋"/>
          <w:color w:val="auto"/>
          <w:highlight w:val="none"/>
          <w:lang w:val="zh-CN"/>
        </w:rPr>
      </w:pPr>
      <w:r>
        <w:rPr>
          <w:rFonts w:eastAsia="仿宋"/>
          <w:color w:val="auto"/>
          <w:highlight w:val="none"/>
        </w:rPr>
        <w:t>未来五年乡村振兴战略的实施意味着对产业发展及专业人才有更高的要求。五指山市2020年全年生产总值34.05亿元，在全省排行末位，产业基础薄弱、产业经济活力不强等一直是五指山市社会经济发展的瓶颈。当前五指山市</w:t>
      </w:r>
      <w:r>
        <w:rPr>
          <w:rFonts w:hint="eastAsia" w:eastAsia="仿宋"/>
          <w:color w:val="auto"/>
          <w:highlight w:val="none"/>
        </w:rPr>
        <w:t>乡村振兴</w:t>
      </w:r>
      <w:r>
        <w:rPr>
          <w:rFonts w:hint="eastAsia" w:eastAsia="仿宋"/>
          <w:color w:val="auto"/>
          <w:highlight w:val="none"/>
          <w:lang w:eastAsia="zh-CN"/>
        </w:rPr>
        <w:t>的产业</w:t>
      </w:r>
      <w:r>
        <w:rPr>
          <w:rFonts w:hint="eastAsia" w:eastAsia="仿宋"/>
          <w:color w:val="auto"/>
          <w:highlight w:val="none"/>
        </w:rPr>
        <w:t>基础仍较薄弱，特色优势产业链条还需进一步延伸拓宽，</w:t>
      </w:r>
      <w:r>
        <w:rPr>
          <w:rFonts w:eastAsia="仿宋"/>
          <w:color w:val="auto"/>
          <w:highlight w:val="none"/>
        </w:rPr>
        <w:t>农业农村发展还面临农业规模化、集约化程度不高等问题，加之受其地理区位的影响，在专业性人才引</w:t>
      </w:r>
      <w:r>
        <w:rPr>
          <w:rFonts w:hint="eastAsia" w:eastAsia="仿宋"/>
          <w:color w:val="auto"/>
          <w:highlight w:val="none"/>
        </w:rPr>
        <w:t>留</w:t>
      </w:r>
      <w:r>
        <w:rPr>
          <w:rFonts w:eastAsia="仿宋"/>
          <w:color w:val="auto"/>
          <w:highlight w:val="none"/>
        </w:rPr>
        <w:t>方面也困难重重</w:t>
      </w:r>
      <w:r>
        <w:rPr>
          <w:rFonts w:hint="eastAsia" w:eastAsia="仿宋"/>
          <w:color w:val="auto"/>
          <w:highlight w:val="none"/>
        </w:rPr>
        <w:t>，以及营商环境整体水平亟待提升，招商引资质量不高，项目谋划能力不强</w:t>
      </w:r>
      <w:r>
        <w:rPr>
          <w:rFonts w:eastAsia="仿宋"/>
          <w:color w:val="auto"/>
          <w:highlight w:val="none"/>
        </w:rPr>
        <w:t>。如何</w:t>
      </w:r>
      <w:r>
        <w:rPr>
          <w:rFonts w:hint="eastAsia" w:eastAsia="仿宋"/>
          <w:color w:val="auto"/>
          <w:highlight w:val="none"/>
          <w:lang w:eastAsia="zh-CN"/>
        </w:rPr>
        <w:t>应对</w:t>
      </w:r>
      <w:r>
        <w:rPr>
          <w:rFonts w:eastAsia="仿宋"/>
          <w:color w:val="auto"/>
          <w:highlight w:val="none"/>
        </w:rPr>
        <w:t>上述现实挑战，将是五指山市未来实现巩固脱贫攻坚成果与乡村振兴有效衔接的重要考量。</w:t>
      </w:r>
    </w:p>
    <w:p>
      <w:pPr>
        <w:pStyle w:val="7"/>
        <w:numPr>
          <w:ilvl w:val="0"/>
          <w:numId w:val="5"/>
        </w:numPr>
        <w:ind w:firstLine="602"/>
        <w:rPr>
          <w:color w:val="auto"/>
          <w:highlight w:val="none"/>
        </w:rPr>
      </w:pPr>
      <w:r>
        <w:rPr>
          <w:color w:val="auto"/>
          <w:highlight w:val="none"/>
        </w:rPr>
        <w:t>农村基础设施不足，公共服务较为落后</w:t>
      </w:r>
    </w:p>
    <w:p>
      <w:pPr>
        <w:pStyle w:val="10"/>
        <w:autoSpaceDE w:val="0"/>
        <w:autoSpaceDN w:val="0"/>
        <w:spacing w:line="540" w:lineRule="exact"/>
        <w:ind w:left="0" w:firstLine="600" w:firstLineChars="200"/>
        <w:rPr>
          <w:rFonts w:eastAsia="仿宋"/>
          <w:color w:val="auto"/>
          <w:highlight w:val="none"/>
        </w:rPr>
      </w:pPr>
      <w:r>
        <w:rPr>
          <w:rFonts w:eastAsia="仿宋"/>
          <w:color w:val="auto"/>
          <w:kern w:val="0"/>
          <w:highlight w:val="none"/>
          <w:lang w:bidi="zh-CN"/>
        </w:rPr>
        <w:t>农业基础设施关系到农业的高效发展，地方公共服务能力更是民生保障的最好体现。受限于农业基础设施不足，五指山市当前农业产业现代化程度相对其他市县发展仍较为落后，同时村级公共服务基础设施，如</w:t>
      </w:r>
      <w:r>
        <w:rPr>
          <w:rFonts w:eastAsia="仿宋"/>
          <w:color w:val="auto"/>
          <w:kern w:val="0"/>
          <w:highlight w:val="none"/>
          <w:lang w:val="zh-CN" w:bidi="zh-CN"/>
        </w:rPr>
        <w:t>农村村组道路、</w:t>
      </w:r>
      <w:r>
        <w:rPr>
          <w:rFonts w:eastAsia="仿宋"/>
          <w:color w:val="auto"/>
          <w:kern w:val="0"/>
          <w:highlight w:val="none"/>
          <w:lang w:bidi="zh-CN"/>
        </w:rPr>
        <w:t>医疗卫生、网络通信、教学教育等还存在较多不足</w:t>
      </w:r>
      <w:r>
        <w:rPr>
          <w:rFonts w:eastAsia="仿宋"/>
          <w:color w:val="auto"/>
          <w:kern w:val="0"/>
          <w:highlight w:val="none"/>
          <w:lang w:val="zh-CN" w:bidi="zh-CN"/>
        </w:rPr>
        <w:t>，</w:t>
      </w:r>
      <w:r>
        <w:rPr>
          <w:rFonts w:eastAsia="仿宋"/>
          <w:color w:val="auto"/>
          <w:kern w:val="0"/>
          <w:highlight w:val="none"/>
          <w:lang w:bidi="zh-CN"/>
        </w:rPr>
        <w:t>总体上农村公共服务保障能力不高</w:t>
      </w:r>
      <w:r>
        <w:rPr>
          <w:rFonts w:eastAsia="仿宋"/>
          <w:color w:val="auto"/>
          <w:kern w:val="0"/>
          <w:highlight w:val="none"/>
          <w:lang w:val="zh-CN" w:bidi="zh-CN"/>
        </w:rPr>
        <w:t>，部分</w:t>
      </w:r>
      <w:r>
        <w:rPr>
          <w:rFonts w:eastAsia="仿宋"/>
          <w:color w:val="auto"/>
          <w:kern w:val="0"/>
          <w:highlight w:val="none"/>
          <w:lang w:bidi="zh-CN"/>
        </w:rPr>
        <w:t>偏远村庄还存在</w:t>
      </w:r>
      <w:r>
        <w:rPr>
          <w:rFonts w:eastAsia="仿宋"/>
          <w:color w:val="auto"/>
          <w:highlight w:val="none"/>
        </w:rPr>
        <w:t>电力、通讯网络不够稳定等问题，农村人居环境还需进一步加强改善。</w:t>
      </w:r>
    </w:p>
    <w:p>
      <w:pPr>
        <w:pStyle w:val="7"/>
        <w:numPr>
          <w:ilvl w:val="0"/>
          <w:numId w:val="5"/>
        </w:numPr>
        <w:ind w:firstLine="602"/>
        <w:rPr>
          <w:color w:val="auto"/>
          <w:highlight w:val="none"/>
          <w:lang w:val="zh-CN"/>
        </w:rPr>
      </w:pPr>
      <w:r>
        <w:rPr>
          <w:color w:val="auto"/>
          <w:highlight w:val="none"/>
          <w:lang w:val="zh-CN"/>
        </w:rPr>
        <w:t>突发性新冠疫情，增加</w:t>
      </w:r>
      <w:r>
        <w:rPr>
          <w:color w:val="auto"/>
          <w:highlight w:val="none"/>
        </w:rPr>
        <w:t>较多未知</w:t>
      </w:r>
      <w:r>
        <w:rPr>
          <w:color w:val="auto"/>
          <w:highlight w:val="none"/>
          <w:lang w:val="zh-CN"/>
        </w:rPr>
        <w:t>风险</w:t>
      </w:r>
    </w:p>
    <w:p>
      <w:pPr>
        <w:pStyle w:val="10"/>
        <w:autoSpaceDE w:val="0"/>
        <w:autoSpaceDN w:val="0"/>
        <w:spacing w:line="540" w:lineRule="exact"/>
        <w:ind w:left="0" w:firstLine="600" w:firstLineChars="200"/>
        <w:rPr>
          <w:rFonts w:eastAsia="仿宋"/>
          <w:color w:val="auto"/>
          <w:kern w:val="0"/>
          <w:highlight w:val="none"/>
          <w:lang w:bidi="zh-CN"/>
        </w:rPr>
      </w:pPr>
      <w:r>
        <w:rPr>
          <w:rFonts w:eastAsia="仿宋"/>
          <w:color w:val="auto"/>
          <w:kern w:val="0"/>
          <w:highlight w:val="none"/>
          <w:lang w:val="zh-CN" w:bidi="zh-CN"/>
        </w:rPr>
        <w:t>从全球范围来看，当前</w:t>
      </w:r>
      <w:r>
        <w:rPr>
          <w:rFonts w:eastAsia="仿宋"/>
          <w:color w:val="auto"/>
          <w:kern w:val="0"/>
          <w:highlight w:val="none"/>
          <w:lang w:bidi="zh-CN"/>
        </w:rPr>
        <w:t>新冠疫情尚未得到有效控制，存在不确定性。新冠疫情依然对大部分产业尤其第三产业发展产生着重大影响。五指山市当前产业结构中以第三产业为主体，如何防范突发性疫情对产业振兴的影响将是巩固脱贫攻坚成果</w:t>
      </w:r>
      <w:r>
        <w:rPr>
          <w:rFonts w:hint="eastAsia" w:eastAsia="仿宋"/>
          <w:color w:val="auto"/>
          <w:kern w:val="0"/>
          <w:highlight w:val="none"/>
          <w:lang w:bidi="zh-CN"/>
        </w:rPr>
        <w:t>同</w:t>
      </w:r>
      <w:r>
        <w:rPr>
          <w:rFonts w:eastAsia="仿宋"/>
          <w:color w:val="auto"/>
          <w:kern w:val="0"/>
          <w:highlight w:val="none"/>
          <w:lang w:bidi="zh-CN"/>
        </w:rPr>
        <w:t>乡村振兴</w:t>
      </w:r>
      <w:r>
        <w:rPr>
          <w:rFonts w:hint="eastAsia" w:eastAsia="仿宋"/>
          <w:color w:val="auto"/>
          <w:kern w:val="0"/>
          <w:highlight w:val="none"/>
          <w:lang w:bidi="zh-CN"/>
        </w:rPr>
        <w:t>有效衔接</w:t>
      </w:r>
      <w:r>
        <w:rPr>
          <w:rFonts w:eastAsia="仿宋"/>
          <w:color w:val="auto"/>
          <w:kern w:val="0"/>
          <w:highlight w:val="none"/>
          <w:lang w:bidi="zh-CN"/>
        </w:rPr>
        <w:t>的重要关键，同时疫情对</w:t>
      </w:r>
      <w:r>
        <w:rPr>
          <w:rFonts w:hint="eastAsia" w:eastAsia="仿宋"/>
          <w:color w:val="auto"/>
          <w:kern w:val="0"/>
          <w:highlight w:val="none"/>
          <w:lang w:bidi="zh-CN"/>
        </w:rPr>
        <w:t>脱贫</w:t>
      </w:r>
      <w:r>
        <w:rPr>
          <w:rFonts w:eastAsia="仿宋"/>
          <w:color w:val="auto"/>
          <w:kern w:val="0"/>
          <w:highlight w:val="none"/>
          <w:lang w:bidi="zh-CN"/>
        </w:rPr>
        <w:t>劳动力的就业冲击也需要重点关注，切实防范因疫情导致贫困劳动力失业而返贫致贫的风险任务艰巨。</w:t>
      </w:r>
    </w:p>
    <w:p>
      <w:pPr>
        <w:pStyle w:val="10"/>
        <w:autoSpaceDE w:val="0"/>
        <w:autoSpaceDN w:val="0"/>
        <w:spacing w:line="540" w:lineRule="exact"/>
        <w:ind w:left="0" w:firstLine="600" w:firstLineChars="200"/>
        <w:rPr>
          <w:rFonts w:eastAsia="仿宋"/>
          <w:color w:val="auto"/>
          <w:kern w:val="0"/>
          <w:highlight w:val="none"/>
          <w:lang w:bidi="zh-CN"/>
        </w:rPr>
      </w:pPr>
    </w:p>
    <w:p>
      <w:pPr>
        <w:rPr>
          <w:rFonts w:eastAsia="仿宋"/>
          <w:color w:val="auto"/>
          <w:sz w:val="30"/>
          <w:szCs w:val="30"/>
          <w:highlight w:val="none"/>
        </w:rPr>
      </w:pPr>
      <w:r>
        <w:rPr>
          <w:rFonts w:eastAsia="仿宋"/>
          <w:color w:val="auto"/>
          <w:sz w:val="30"/>
          <w:szCs w:val="30"/>
          <w:highlight w:val="none"/>
        </w:rPr>
        <w:br w:type="page"/>
      </w:r>
    </w:p>
    <w:p>
      <w:pPr>
        <w:rPr>
          <w:color w:val="auto"/>
          <w:highlight w:val="none"/>
        </w:rPr>
      </w:pPr>
      <w:bookmarkStart w:id="14" w:name="_Toc27743"/>
      <w:bookmarkStart w:id="15" w:name="_Toc14082"/>
    </w:p>
    <w:p>
      <w:pPr>
        <w:pStyle w:val="2"/>
        <w:rPr>
          <w:color w:val="auto"/>
          <w:highlight w:val="none"/>
        </w:rPr>
      </w:pPr>
    </w:p>
    <w:p>
      <w:pPr>
        <w:rPr>
          <w:color w:val="auto"/>
          <w:highlight w:val="none"/>
        </w:rPr>
      </w:pPr>
    </w:p>
    <w:p>
      <w:pPr>
        <w:rPr>
          <w:color w:val="auto"/>
          <w:highlight w:val="none"/>
        </w:rPr>
      </w:pPr>
    </w:p>
    <w:p>
      <w:pPr>
        <w:pStyle w:val="2"/>
        <w:rPr>
          <w:color w:val="auto"/>
          <w:highlight w:val="none"/>
        </w:rPr>
      </w:pPr>
    </w:p>
    <w:p>
      <w:pPr>
        <w:rPr>
          <w:color w:val="auto"/>
          <w:highlight w:val="none"/>
        </w:rPr>
      </w:pPr>
    </w:p>
    <w:p>
      <w:pPr>
        <w:pStyle w:val="2"/>
        <w:rPr>
          <w:color w:val="auto"/>
          <w:highlight w:val="none"/>
        </w:rPr>
      </w:pPr>
    </w:p>
    <w:p>
      <w:pPr>
        <w:rPr>
          <w:color w:val="auto"/>
          <w:highlight w:val="none"/>
        </w:rPr>
      </w:pPr>
    </w:p>
    <w:p>
      <w:pPr>
        <w:pStyle w:val="2"/>
        <w:ind w:firstLine="0"/>
        <w:rPr>
          <w:color w:val="auto"/>
          <w:highlight w:val="none"/>
        </w:rPr>
      </w:pPr>
    </w:p>
    <w:p>
      <w:pPr>
        <w:rPr>
          <w:color w:val="auto"/>
          <w:highlight w:val="none"/>
        </w:rPr>
      </w:pPr>
    </w:p>
    <w:p>
      <w:pPr>
        <w:pStyle w:val="2"/>
        <w:rPr>
          <w:color w:val="auto"/>
          <w:highlight w:val="none"/>
        </w:rPr>
      </w:pPr>
    </w:p>
    <w:p>
      <w:pPr>
        <w:rPr>
          <w:color w:val="auto"/>
          <w:highlight w:val="none"/>
        </w:rPr>
      </w:pPr>
    </w:p>
    <w:p>
      <w:pPr>
        <w:pStyle w:val="3"/>
        <w:numPr>
          <w:numId w:val="0"/>
        </w:numPr>
        <w:spacing w:before="0"/>
        <w:jc w:val="left"/>
        <w:rPr>
          <w:rFonts w:hint="eastAsia" w:ascii="宋体" w:hAnsi="宋体"/>
          <w:rPrChange w:id="4" w:author="汪缨林" w:date="2023-01-13T11:39:58Z">
            <w:rPr>
              <w:rFonts w:hint="default" w:ascii="Times New Roman" w:hAnsi="Times New Roman"/>
              <w:color w:val="auto"/>
              <w:highlight w:val="none"/>
            </w:rPr>
          </w:rPrChange>
        </w:rPr>
        <w:pPrChange w:id="3" w:author="汪缨林" w:date="2023-01-13T11:39:58Z">
          <w:pPr>
            <w:pStyle w:val="3"/>
            <w:spacing w:before="624"/>
            <w:jc w:val="center"/>
          </w:pPr>
        </w:pPrChange>
      </w:pPr>
      <w:bookmarkStart w:id="16" w:name="_Toc3493"/>
      <w:bookmarkStart w:id="17" w:name="_Toc19900"/>
      <w:bookmarkStart w:id="18" w:name="_Toc18711"/>
      <w:r>
        <w:rPr>
          <w:rFonts w:hint="eastAsia" w:ascii="宋体" w:hAnsi="宋体"/>
          <w:rPrChange w:id="5" w:author="汪缨林" w:date="2023-01-13T11:39:58Z">
            <w:rPr>
              <w:rFonts w:hint="default" w:ascii="Times New Roman" w:hAnsi="Times New Roman"/>
              <w:color w:val="auto"/>
              <w:highlight w:val="none"/>
            </w:rPr>
          </w:rPrChange>
        </w:rPr>
        <w:t>第二部分  总体要求</w:t>
      </w:r>
      <w:bookmarkEnd w:id="16"/>
      <w:bookmarkEnd w:id="17"/>
      <w:bookmarkEnd w:id="18"/>
    </w:p>
    <w:p>
      <w:pPr>
        <w:rPr>
          <w:color w:val="auto"/>
          <w:highlight w:val="none"/>
        </w:rPr>
      </w:pPr>
      <w:r>
        <w:rPr>
          <w:color w:val="auto"/>
          <w:highlight w:val="none"/>
        </w:rPr>
        <w:br w:type="page"/>
      </w:r>
    </w:p>
    <w:p>
      <w:pPr>
        <w:pStyle w:val="4"/>
        <w:spacing w:before="624" w:after="312"/>
        <w:rPr>
          <w:rFonts w:hint="eastAsia" w:ascii="方正小标宋简体" w:hAnsi="方正小标宋简体" w:eastAsia="方正小标宋简体" w:cs="方正小标宋简体"/>
          <w:b w:val="0"/>
          <w:bCs w:val="0"/>
          <w:color w:val="auto"/>
          <w:highlight w:val="none"/>
        </w:rPr>
      </w:pPr>
      <w:bookmarkStart w:id="19" w:name="_Toc21966"/>
      <w:r>
        <w:rPr>
          <w:rFonts w:hint="eastAsia" w:ascii="方正小标宋简体" w:hAnsi="方正小标宋简体" w:eastAsia="方正小标宋简体" w:cs="方正小标宋简体"/>
          <w:b w:val="0"/>
          <w:bCs w:val="0"/>
          <w:color w:val="auto"/>
          <w:highlight w:val="none"/>
        </w:rPr>
        <w:t>第二章 总体要求</w:t>
      </w:r>
      <w:bookmarkEnd w:id="14"/>
      <w:bookmarkEnd w:id="15"/>
      <w:bookmarkEnd w:id="19"/>
    </w:p>
    <w:p>
      <w:pPr>
        <w:pStyle w:val="5"/>
        <w:rPr>
          <w:rFonts w:hint="default" w:ascii="Times New Roman" w:hAnsi="Times New Roman"/>
          <w:b w:val="0"/>
          <w:bCs w:val="0"/>
          <w:color w:val="auto"/>
          <w:highlight w:val="none"/>
        </w:rPr>
      </w:pPr>
      <w:bookmarkStart w:id="20" w:name="_Toc8219"/>
      <w:bookmarkStart w:id="21" w:name="_Toc29056"/>
      <w:r>
        <w:rPr>
          <w:rFonts w:hint="default" w:ascii="Times New Roman" w:hAnsi="Times New Roman"/>
          <w:b w:val="0"/>
          <w:bCs w:val="0"/>
          <w:color w:val="auto"/>
          <w:highlight w:val="none"/>
        </w:rPr>
        <w:t>第一节 编制依据</w:t>
      </w:r>
      <w:bookmarkEnd w:id="20"/>
      <w:bookmarkEnd w:id="21"/>
    </w:p>
    <w:p>
      <w:pPr>
        <w:pStyle w:val="6"/>
        <w:ind w:firstLine="643"/>
        <w:rPr>
          <w:color w:val="auto"/>
          <w:highlight w:val="none"/>
        </w:rPr>
      </w:pPr>
      <w:r>
        <w:rPr>
          <w:color w:val="auto"/>
          <w:highlight w:val="none"/>
        </w:rPr>
        <w:t>一、国家层面</w:t>
      </w:r>
    </w:p>
    <w:p>
      <w:pPr>
        <w:pStyle w:val="20"/>
        <w:widowControl/>
        <w:spacing w:before="0" w:beforeAutospacing="0" w:after="0" w:afterAutospacing="0" w:line="560" w:lineRule="exact"/>
        <w:ind w:firstLine="600" w:firstLineChars="200"/>
        <w:jc w:val="both"/>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《中华人民共和国乡村振兴促进法》</w:t>
      </w:r>
    </w:p>
    <w:p>
      <w:pPr>
        <w:pStyle w:val="20"/>
        <w:widowControl/>
        <w:spacing w:before="0" w:beforeAutospacing="0" w:after="0" w:afterAutospacing="0" w:line="560" w:lineRule="exact"/>
        <w:ind w:firstLine="600" w:firstLineChars="200"/>
        <w:jc w:val="both"/>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《中共中央、国务院关于全面推进乡村振兴加快农业农村现代化的意见》</w:t>
      </w:r>
    </w:p>
    <w:p>
      <w:pPr>
        <w:pStyle w:val="20"/>
        <w:widowControl/>
        <w:spacing w:before="0" w:beforeAutospacing="0" w:after="0" w:afterAutospacing="0" w:line="560" w:lineRule="exact"/>
        <w:ind w:firstLine="600" w:firstLineChars="200"/>
        <w:jc w:val="both"/>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《中共中央、国务院关于实现巩固拓展脱贫攻坚成果同乡村振兴有效衔接的意见》</w:t>
      </w:r>
    </w:p>
    <w:p>
      <w:pPr>
        <w:pStyle w:val="20"/>
        <w:widowControl/>
        <w:spacing w:before="0" w:beforeAutospacing="0" w:after="0" w:afterAutospacing="0" w:line="560" w:lineRule="exact"/>
        <w:ind w:firstLine="600" w:firstLineChars="200"/>
        <w:jc w:val="both"/>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《中华人民共和国海南自由贸易港法》</w:t>
      </w:r>
    </w:p>
    <w:p>
      <w:pPr>
        <w:pStyle w:val="20"/>
        <w:widowControl/>
        <w:spacing w:before="0" w:beforeAutospacing="0" w:after="0" w:afterAutospacing="0" w:line="560" w:lineRule="exact"/>
        <w:ind w:firstLine="600" w:firstLineChars="200"/>
        <w:jc w:val="both"/>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《海南自由贸易港建设总体方案》</w:t>
      </w:r>
    </w:p>
    <w:p>
      <w:pPr>
        <w:pStyle w:val="20"/>
        <w:widowControl/>
        <w:spacing w:before="0" w:beforeAutospacing="0" w:after="0" w:afterAutospacing="0" w:line="560" w:lineRule="exact"/>
        <w:ind w:firstLine="600" w:firstLineChars="200"/>
        <w:jc w:val="both"/>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《关于支持海南全面深化改革开放的指导意见》</w:t>
      </w:r>
    </w:p>
    <w:p>
      <w:pPr>
        <w:pStyle w:val="20"/>
        <w:widowControl/>
        <w:spacing w:before="0" w:beforeAutospacing="0" w:after="0" w:afterAutospacing="0" w:line="560" w:lineRule="exact"/>
        <w:ind w:firstLine="600" w:firstLineChars="200"/>
        <w:jc w:val="both"/>
        <w:rPr>
          <w:rFonts w:ascii="仿宋" w:hAnsi="仿宋" w:eastAsia="仿宋" w:cs="仿宋"/>
          <w:color w:val="auto"/>
          <w:kern w:val="2"/>
          <w:sz w:val="30"/>
          <w:szCs w:val="30"/>
          <w:highlight w:val="none"/>
        </w:rPr>
      </w:pPr>
      <w:r>
        <w:rPr>
          <w:rFonts w:hint="eastAsia" w:ascii="仿宋" w:hAnsi="仿宋" w:eastAsia="仿宋" w:cs="仿宋"/>
          <w:color w:val="auto"/>
          <w:kern w:val="2"/>
          <w:sz w:val="30"/>
          <w:szCs w:val="30"/>
          <w:highlight w:val="none"/>
        </w:rPr>
        <w:t>《关于实施乡村振兴战略的意见》</w:t>
      </w:r>
    </w:p>
    <w:p>
      <w:pPr>
        <w:pStyle w:val="20"/>
        <w:widowControl/>
        <w:spacing w:before="0" w:beforeAutospacing="0" w:after="0" w:afterAutospacing="0" w:line="560" w:lineRule="exact"/>
        <w:ind w:firstLine="600" w:firstLineChars="200"/>
        <w:jc w:val="both"/>
        <w:rPr>
          <w:rFonts w:eastAsia="仿宋"/>
          <w:color w:val="auto"/>
          <w:sz w:val="30"/>
          <w:szCs w:val="30"/>
          <w:highlight w:val="none"/>
        </w:rPr>
      </w:pPr>
      <w:r>
        <w:rPr>
          <w:rFonts w:hint="eastAsia" w:ascii="仿宋" w:hAnsi="仿宋" w:eastAsia="仿宋" w:cs="仿宋"/>
          <w:color w:val="auto"/>
          <w:kern w:val="2"/>
          <w:sz w:val="30"/>
          <w:szCs w:val="30"/>
          <w:highlight w:val="none"/>
        </w:rPr>
        <w:t>《国家生态文明试验区（海南）实施方案》</w:t>
      </w:r>
    </w:p>
    <w:p>
      <w:pPr>
        <w:pStyle w:val="6"/>
        <w:ind w:firstLine="643"/>
        <w:rPr>
          <w:color w:val="auto"/>
          <w:highlight w:val="none"/>
        </w:rPr>
      </w:pPr>
      <w:r>
        <w:rPr>
          <w:color w:val="auto"/>
          <w:highlight w:val="none"/>
        </w:rPr>
        <w:t>二、省级层面</w:t>
      </w:r>
    </w:p>
    <w:p>
      <w:pPr>
        <w:pStyle w:val="20"/>
        <w:widowControl/>
        <w:spacing w:before="0" w:beforeAutospacing="0" w:after="0" w:afterAutospacing="0" w:line="560" w:lineRule="exact"/>
        <w:ind w:firstLine="600" w:firstLineChars="200"/>
        <w:jc w:val="both"/>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《海南省人民政府关于全面推进乡村振兴加快农业农村现代化的实施意见》</w:t>
      </w:r>
    </w:p>
    <w:p>
      <w:pPr>
        <w:pStyle w:val="20"/>
        <w:widowControl/>
        <w:spacing w:before="0" w:beforeAutospacing="0" w:after="0" w:afterAutospacing="0" w:line="560" w:lineRule="exact"/>
        <w:ind w:firstLine="600" w:firstLineChars="200"/>
        <w:jc w:val="both"/>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《海南省关于巩固拓展脱贫攻坚成果同乡村振兴有效衔接的实施方案》</w:t>
      </w:r>
    </w:p>
    <w:p>
      <w:pPr>
        <w:pStyle w:val="20"/>
        <w:widowControl/>
        <w:spacing w:before="0" w:beforeAutospacing="0" w:after="0" w:afterAutospacing="0" w:line="560" w:lineRule="exact"/>
        <w:ind w:firstLine="600" w:firstLineChars="200"/>
        <w:jc w:val="both"/>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《海南省2021年市县党委和政府巩固脱贫成果后评估实施方案》</w:t>
      </w:r>
    </w:p>
    <w:p>
      <w:pPr>
        <w:pStyle w:val="6"/>
        <w:ind w:firstLine="643"/>
        <w:rPr>
          <w:color w:val="auto"/>
          <w:highlight w:val="none"/>
        </w:rPr>
      </w:pPr>
      <w:r>
        <w:rPr>
          <w:color w:val="auto"/>
          <w:highlight w:val="none"/>
        </w:rPr>
        <w:t>三、市（县）级层面</w:t>
      </w:r>
    </w:p>
    <w:p>
      <w:pPr>
        <w:pStyle w:val="20"/>
        <w:widowControl/>
        <w:spacing w:before="0" w:beforeAutospacing="0" w:after="0" w:afterAutospacing="0" w:line="560" w:lineRule="exact"/>
        <w:ind w:firstLine="600" w:firstLineChars="200"/>
        <w:jc w:val="both"/>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《五指山市国民经济和社会发展第十四个五年规划和二〇三五年远景目标纲要》</w:t>
      </w:r>
    </w:p>
    <w:p>
      <w:pPr>
        <w:pStyle w:val="20"/>
        <w:widowControl/>
        <w:spacing w:before="0" w:beforeAutospacing="0" w:after="0" w:afterAutospacing="0" w:line="560" w:lineRule="exact"/>
        <w:ind w:firstLine="600" w:firstLineChars="200"/>
        <w:jc w:val="both"/>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《五指山市2016年以来脱贫攻坚自评工作报告》</w:t>
      </w:r>
    </w:p>
    <w:p>
      <w:pPr>
        <w:pStyle w:val="5"/>
        <w:rPr>
          <w:rFonts w:hint="default" w:ascii="Times New Roman" w:hAnsi="Times New Roman"/>
          <w:b w:val="0"/>
          <w:bCs w:val="0"/>
          <w:color w:val="auto"/>
          <w:highlight w:val="none"/>
        </w:rPr>
      </w:pPr>
      <w:bookmarkStart w:id="22" w:name="_Toc9876"/>
      <w:bookmarkStart w:id="23" w:name="_Toc26334"/>
      <w:r>
        <w:rPr>
          <w:rFonts w:hint="default" w:ascii="Times New Roman" w:hAnsi="Times New Roman"/>
          <w:b w:val="0"/>
          <w:bCs w:val="0"/>
          <w:color w:val="auto"/>
          <w:highlight w:val="none"/>
        </w:rPr>
        <w:t>第二节 指导思想</w:t>
      </w:r>
      <w:bookmarkEnd w:id="22"/>
      <w:bookmarkEnd w:id="23"/>
    </w:p>
    <w:p>
      <w:pPr>
        <w:spacing w:line="560" w:lineRule="exact"/>
        <w:ind w:firstLine="600" w:firstLineChars="200"/>
        <w:rPr>
          <w:color w:val="auto"/>
          <w:sz w:val="30"/>
          <w:szCs w:val="30"/>
          <w:highlight w:val="none"/>
        </w:rPr>
      </w:pPr>
      <w:r>
        <w:rPr>
          <w:rFonts w:eastAsia="仿宋"/>
          <w:color w:val="auto"/>
          <w:kern w:val="0"/>
          <w:sz w:val="30"/>
          <w:szCs w:val="30"/>
          <w:highlight w:val="none"/>
          <w:lang w:bidi="zh-CN"/>
        </w:rPr>
        <w:t>以习近平新时代中国特色社会主义思想为指导，全面贯彻党的十九大和十九届二中、三中、四中、五中全会精神，深入贯彻落实习近平总书记关于海南自由贸易港建设系列重要讲话和指示批示精神，坚定不移贯彻新发展理念，坚持党的全面领导，坚持平稳有序过渡，坚持群众主体地位，坚持凝聚各方力量，</w:t>
      </w:r>
      <w:r>
        <w:rPr>
          <w:rFonts w:hint="eastAsia" w:eastAsia="仿宋"/>
          <w:color w:val="auto"/>
          <w:kern w:val="0"/>
          <w:sz w:val="30"/>
          <w:szCs w:val="30"/>
          <w:highlight w:val="none"/>
          <w:lang w:bidi="zh-CN"/>
        </w:rPr>
        <w:t>围绕“六园建设”目标任务，</w:t>
      </w:r>
      <w:r>
        <w:rPr>
          <w:rFonts w:eastAsia="仿宋"/>
          <w:color w:val="auto"/>
          <w:kern w:val="0"/>
          <w:sz w:val="30"/>
          <w:szCs w:val="30"/>
          <w:highlight w:val="none"/>
          <w:lang w:bidi="zh-CN"/>
        </w:rPr>
        <w:t>将巩固拓展脱贫攻坚成果放在突出位置，建立农村低收入人口和脱贫村帮扶机制，健全乡村振兴领导体制和工作体系，加快推进脱贫村产业、人才、文化、生态、组织等全面振兴，为加快五指山乡村振兴和农业农村现代化实现持续稳定发展，助力海南自由贸易港建设奠定坚实基础。</w:t>
      </w:r>
    </w:p>
    <w:p>
      <w:pPr>
        <w:pStyle w:val="5"/>
        <w:rPr>
          <w:rFonts w:hint="default" w:ascii="Times New Roman" w:hAnsi="Times New Roman"/>
          <w:b w:val="0"/>
          <w:bCs w:val="0"/>
          <w:color w:val="auto"/>
          <w:highlight w:val="none"/>
        </w:rPr>
      </w:pPr>
      <w:bookmarkStart w:id="24" w:name="_Toc14243"/>
      <w:bookmarkStart w:id="25" w:name="_Toc17869"/>
      <w:r>
        <w:rPr>
          <w:rFonts w:hint="default" w:ascii="Times New Roman" w:hAnsi="Times New Roman"/>
          <w:b w:val="0"/>
          <w:bCs w:val="0"/>
          <w:color w:val="auto"/>
          <w:highlight w:val="none"/>
        </w:rPr>
        <w:t>第三节 主要原则</w:t>
      </w:r>
      <w:bookmarkEnd w:id="24"/>
      <w:bookmarkEnd w:id="25"/>
    </w:p>
    <w:p>
      <w:pPr>
        <w:pStyle w:val="6"/>
        <w:ind w:firstLine="643"/>
        <w:rPr>
          <w:color w:val="auto"/>
          <w:highlight w:val="none"/>
          <w:lang w:val="zh-CN"/>
        </w:rPr>
      </w:pPr>
      <w:r>
        <w:rPr>
          <w:color w:val="auto"/>
          <w:highlight w:val="none"/>
        </w:rPr>
        <w:t>一、</w:t>
      </w:r>
      <w:r>
        <w:rPr>
          <w:color w:val="auto"/>
          <w:highlight w:val="none"/>
          <w:lang w:val="zh-CN"/>
        </w:rPr>
        <w:t>坚持党的全面领导</w:t>
      </w:r>
    </w:p>
    <w:p>
      <w:pPr>
        <w:pStyle w:val="20"/>
        <w:widowControl/>
        <w:spacing w:before="0" w:beforeAutospacing="0" w:after="0" w:afterAutospacing="0" w:line="560" w:lineRule="exact"/>
        <w:ind w:firstLine="600" w:firstLineChars="200"/>
        <w:jc w:val="both"/>
        <w:rPr>
          <w:rFonts w:eastAsia="仿宋"/>
          <w:color w:val="auto"/>
          <w:sz w:val="30"/>
          <w:szCs w:val="30"/>
          <w:highlight w:val="none"/>
          <w:lang w:val="zh-CN" w:bidi="zh-CN"/>
        </w:rPr>
      </w:pPr>
      <w:r>
        <w:rPr>
          <w:rFonts w:hint="eastAsia" w:eastAsia="仿宋"/>
          <w:color w:val="auto"/>
          <w:sz w:val="30"/>
          <w:szCs w:val="30"/>
          <w:highlight w:val="none"/>
          <w:lang w:val="zh-CN" w:bidi="zh-CN"/>
        </w:rPr>
        <w:t>紧密地团结在以习近平同志为核心的党中央周围，坚持以习近平新时代中国特色社会主义思想为指导，提高政治站位，</w:t>
      </w:r>
      <w:r>
        <w:rPr>
          <w:rFonts w:eastAsia="仿宋"/>
          <w:color w:val="auto"/>
          <w:sz w:val="30"/>
          <w:szCs w:val="30"/>
          <w:highlight w:val="none"/>
          <w:lang w:val="zh-CN" w:bidi="zh-CN"/>
        </w:rPr>
        <w:t>毫充分发挥各级党委总揽全局、协调各方的领导作用，</w:t>
      </w:r>
      <w:r>
        <w:rPr>
          <w:rFonts w:eastAsia="仿宋"/>
          <w:color w:val="auto"/>
          <w:sz w:val="30"/>
          <w:szCs w:val="30"/>
          <w:highlight w:val="none"/>
          <w:lang w:bidi="zh-CN"/>
        </w:rPr>
        <w:t>坚定镇、村</w:t>
      </w:r>
      <w:r>
        <w:rPr>
          <w:rFonts w:eastAsia="仿宋"/>
          <w:color w:val="auto"/>
          <w:sz w:val="30"/>
          <w:szCs w:val="30"/>
          <w:highlight w:val="none"/>
          <w:lang w:val="zh-CN" w:bidi="zh-CN"/>
        </w:rPr>
        <w:t>级书记</w:t>
      </w:r>
      <w:r>
        <w:rPr>
          <w:rFonts w:eastAsia="仿宋"/>
          <w:color w:val="auto"/>
          <w:sz w:val="30"/>
          <w:szCs w:val="30"/>
          <w:highlight w:val="none"/>
          <w:lang w:bidi="zh-CN"/>
        </w:rPr>
        <w:t>稳</w:t>
      </w:r>
      <w:r>
        <w:rPr>
          <w:rFonts w:eastAsia="仿宋"/>
          <w:color w:val="auto"/>
          <w:sz w:val="30"/>
          <w:szCs w:val="30"/>
          <w:highlight w:val="none"/>
          <w:lang w:val="zh-CN" w:bidi="zh-CN"/>
        </w:rPr>
        <w:t>抓巩固拓展脱贫攻坚成果和乡村振兴。总结脱贫攻坚经验，发挥脱贫攻坚体制机制作用。</w:t>
      </w:r>
    </w:p>
    <w:p>
      <w:pPr>
        <w:pStyle w:val="6"/>
        <w:ind w:firstLine="643"/>
        <w:rPr>
          <w:color w:val="auto"/>
          <w:highlight w:val="none"/>
          <w:lang w:val="zh-CN"/>
        </w:rPr>
      </w:pPr>
      <w:r>
        <w:rPr>
          <w:color w:val="auto"/>
          <w:highlight w:val="none"/>
          <w:lang w:val="zh-CN"/>
        </w:rPr>
        <w:t>二、坚持有序调整</w:t>
      </w:r>
      <w:r>
        <w:rPr>
          <w:rFonts w:hint="eastAsia"/>
          <w:color w:val="auto"/>
          <w:highlight w:val="none"/>
          <w:lang w:val="zh-CN"/>
        </w:rPr>
        <w:t>，</w:t>
      </w:r>
      <w:r>
        <w:rPr>
          <w:color w:val="auto"/>
          <w:highlight w:val="none"/>
          <w:lang w:val="zh-CN"/>
        </w:rPr>
        <w:t>平稳过渡</w:t>
      </w:r>
    </w:p>
    <w:p>
      <w:pPr>
        <w:pStyle w:val="20"/>
        <w:widowControl/>
        <w:spacing w:before="0" w:beforeAutospacing="0" w:after="0" w:afterAutospacing="0" w:line="560" w:lineRule="exact"/>
        <w:ind w:firstLine="600" w:firstLineChars="200"/>
        <w:jc w:val="both"/>
        <w:rPr>
          <w:rFonts w:eastAsia="仿宋"/>
          <w:color w:val="auto"/>
          <w:sz w:val="30"/>
          <w:szCs w:val="30"/>
          <w:highlight w:val="none"/>
          <w:lang w:val="zh-CN" w:bidi="zh-CN"/>
        </w:rPr>
      </w:pPr>
      <w:r>
        <w:rPr>
          <w:rFonts w:eastAsia="仿宋"/>
          <w:color w:val="auto"/>
          <w:sz w:val="30"/>
          <w:szCs w:val="30"/>
          <w:highlight w:val="none"/>
          <w:lang w:val="zh-CN" w:bidi="zh-CN"/>
        </w:rPr>
        <w:t>过渡期内在巩固拓展脱贫攻坚成果上下更大功夫、想更多办法、给予更多后续帮扶支持，对脱贫村、脱贫人口扶上马送一程，确保脱贫群众不返贫。在主要帮扶政策保持总体稳定的基础上，分类优化调整，合理把握调整节奏、力度和时限，增强脱贫稳定性。</w:t>
      </w:r>
    </w:p>
    <w:p>
      <w:pPr>
        <w:pStyle w:val="6"/>
        <w:ind w:firstLine="643"/>
        <w:rPr>
          <w:color w:val="auto"/>
          <w:highlight w:val="none"/>
          <w:lang w:val="zh-CN"/>
        </w:rPr>
      </w:pPr>
      <w:r>
        <w:rPr>
          <w:color w:val="auto"/>
          <w:highlight w:val="none"/>
          <w:lang w:val="zh-CN"/>
        </w:rPr>
        <w:t>三、坚持群众主体、激发内生动力</w:t>
      </w:r>
    </w:p>
    <w:p>
      <w:pPr>
        <w:pStyle w:val="20"/>
        <w:widowControl/>
        <w:spacing w:before="0" w:beforeAutospacing="0" w:after="0" w:afterAutospacing="0" w:line="560" w:lineRule="exact"/>
        <w:ind w:firstLine="600" w:firstLineChars="200"/>
        <w:jc w:val="both"/>
        <w:rPr>
          <w:rFonts w:eastAsia="仿宋"/>
          <w:color w:val="auto"/>
          <w:sz w:val="30"/>
          <w:szCs w:val="30"/>
          <w:highlight w:val="none"/>
          <w:lang w:val="zh-CN" w:bidi="zh-CN"/>
        </w:rPr>
      </w:pPr>
      <w:r>
        <w:rPr>
          <w:rFonts w:eastAsia="仿宋"/>
          <w:color w:val="auto"/>
          <w:sz w:val="30"/>
          <w:szCs w:val="30"/>
          <w:highlight w:val="none"/>
          <w:lang w:val="zh-CN" w:bidi="zh-CN"/>
        </w:rPr>
        <w:t>坚持扶志扶智相结合，防止政策养懒汉和泛福利化倾向，发挥奋进致富典型示范引领作用，激励有劳动能力的低收入人口勤劳致富。</w:t>
      </w:r>
    </w:p>
    <w:p>
      <w:pPr>
        <w:pStyle w:val="6"/>
        <w:ind w:firstLine="643"/>
        <w:rPr>
          <w:color w:val="auto"/>
          <w:highlight w:val="none"/>
          <w:lang w:val="zh-CN"/>
        </w:rPr>
      </w:pPr>
      <w:r>
        <w:rPr>
          <w:color w:val="auto"/>
          <w:highlight w:val="none"/>
          <w:lang w:val="zh-CN"/>
        </w:rPr>
        <w:t>四、坚持政府推动引导</w:t>
      </w:r>
      <w:r>
        <w:rPr>
          <w:rFonts w:hint="eastAsia"/>
          <w:color w:val="auto"/>
          <w:highlight w:val="none"/>
          <w:lang w:val="zh-CN"/>
        </w:rPr>
        <w:t>，</w:t>
      </w:r>
      <w:r>
        <w:rPr>
          <w:color w:val="auto"/>
          <w:highlight w:val="none"/>
          <w:lang w:val="zh-CN"/>
        </w:rPr>
        <w:t>社会市场协同发力</w:t>
      </w:r>
    </w:p>
    <w:p>
      <w:pPr>
        <w:pStyle w:val="20"/>
        <w:widowControl/>
        <w:spacing w:before="0" w:beforeAutospacing="0" w:after="0" w:afterAutospacing="0" w:line="560" w:lineRule="exact"/>
        <w:ind w:firstLine="600" w:firstLineChars="200"/>
        <w:jc w:val="both"/>
        <w:rPr>
          <w:rFonts w:eastAsia="仿宋"/>
          <w:color w:val="auto"/>
          <w:sz w:val="30"/>
          <w:szCs w:val="30"/>
          <w:highlight w:val="none"/>
          <w:lang w:val="zh-CN" w:bidi="zh-CN"/>
        </w:rPr>
      </w:pPr>
      <w:r>
        <w:rPr>
          <w:rFonts w:eastAsia="仿宋"/>
          <w:color w:val="auto"/>
          <w:sz w:val="30"/>
          <w:szCs w:val="30"/>
          <w:highlight w:val="none"/>
          <w:lang w:val="zh-CN" w:bidi="zh-CN"/>
        </w:rPr>
        <w:t>坚持行政推动与市场机制有机结合，发挥集中力量办大事的优势，广泛动员社会力量参与，形成巩固拓展脱贫攻坚成果、全面推进乡村振兴的强大</w:t>
      </w:r>
      <w:r>
        <w:rPr>
          <w:rFonts w:eastAsia="仿宋"/>
          <w:color w:val="auto"/>
          <w:sz w:val="30"/>
          <w:szCs w:val="30"/>
          <w:highlight w:val="none"/>
          <w:lang w:bidi="zh-CN"/>
        </w:rPr>
        <w:t>内生</w:t>
      </w:r>
      <w:r>
        <w:rPr>
          <w:rFonts w:eastAsia="仿宋"/>
          <w:color w:val="auto"/>
          <w:sz w:val="30"/>
          <w:szCs w:val="30"/>
          <w:highlight w:val="none"/>
          <w:lang w:val="zh-CN" w:bidi="zh-CN"/>
        </w:rPr>
        <w:t>合力。</w:t>
      </w:r>
    </w:p>
    <w:p>
      <w:pPr>
        <w:pStyle w:val="6"/>
        <w:widowControl/>
        <w:spacing w:before="0" w:after="0" w:line="560" w:lineRule="exact"/>
        <w:ind w:firstLine="643"/>
        <w:rPr>
          <w:rFonts w:eastAsia="仿宋"/>
          <w:color w:val="auto"/>
          <w:sz w:val="30"/>
          <w:szCs w:val="30"/>
          <w:highlight w:val="none"/>
          <w:lang w:val="zh-CN" w:bidi="zh-CN"/>
        </w:rPr>
      </w:pPr>
      <w:r>
        <w:rPr>
          <w:rFonts w:hint="eastAsia"/>
          <w:b/>
          <w:color w:val="auto"/>
          <w:sz w:val="30"/>
          <w:szCs w:val="30"/>
          <w:highlight w:val="none"/>
          <w:lang w:val="zh-CN" w:bidi="zh-CN"/>
        </w:rPr>
        <w:t>五、坚持改革创新，保持优良作风</w:t>
      </w:r>
    </w:p>
    <w:p>
      <w:pPr>
        <w:pStyle w:val="20"/>
        <w:widowControl/>
        <w:spacing w:before="0" w:beforeAutospacing="0" w:after="0" w:afterAutospacing="0" w:line="560" w:lineRule="exact"/>
        <w:ind w:firstLine="600" w:firstLineChars="200"/>
        <w:jc w:val="both"/>
        <w:rPr>
          <w:rFonts w:eastAsia="仿宋"/>
          <w:color w:val="auto"/>
          <w:sz w:val="30"/>
          <w:szCs w:val="30"/>
          <w:highlight w:val="none"/>
          <w:lang w:bidi="zh-CN"/>
        </w:rPr>
      </w:pPr>
      <w:r>
        <w:rPr>
          <w:rFonts w:hint="eastAsia" w:eastAsia="仿宋"/>
          <w:color w:val="auto"/>
          <w:sz w:val="30"/>
          <w:szCs w:val="30"/>
          <w:highlight w:val="none"/>
          <w:lang w:bidi="zh-CN"/>
        </w:rPr>
        <w:t>勇于解放思想、开拓进取，以思想破冰引领改革突围，弘扬脚踏实地、苦干实干精神，全力营造风清气正的良好政治生态，为推动</w:t>
      </w:r>
      <w:r>
        <w:rPr>
          <w:rFonts w:eastAsia="仿宋"/>
          <w:color w:val="auto"/>
          <w:sz w:val="30"/>
          <w:szCs w:val="30"/>
          <w:highlight w:val="none"/>
          <w:lang w:val="zh-CN" w:bidi="zh-CN"/>
        </w:rPr>
        <w:t>巩固脱贫攻坚成果</w:t>
      </w:r>
      <w:r>
        <w:rPr>
          <w:rFonts w:hint="eastAsia" w:eastAsia="仿宋"/>
          <w:color w:val="auto"/>
          <w:sz w:val="30"/>
          <w:szCs w:val="30"/>
          <w:highlight w:val="none"/>
          <w:lang w:val="zh-CN" w:bidi="zh-CN"/>
        </w:rPr>
        <w:t>、</w:t>
      </w:r>
      <w:r>
        <w:rPr>
          <w:rFonts w:hint="eastAsia" w:eastAsia="仿宋"/>
          <w:color w:val="auto"/>
          <w:sz w:val="30"/>
          <w:szCs w:val="30"/>
          <w:highlight w:val="none"/>
          <w:lang w:bidi="zh-CN"/>
        </w:rPr>
        <w:t>高质量推动乡村振兴提供坚强保证。</w:t>
      </w:r>
    </w:p>
    <w:p>
      <w:pPr>
        <w:pStyle w:val="6"/>
        <w:widowControl/>
        <w:spacing w:before="0" w:after="0" w:line="560" w:lineRule="exact"/>
        <w:ind w:firstLine="643"/>
        <w:rPr>
          <w:rFonts w:eastAsia="仿宋"/>
          <w:color w:val="auto"/>
          <w:sz w:val="30"/>
          <w:szCs w:val="30"/>
          <w:highlight w:val="none"/>
          <w:lang w:val="zh-CN" w:bidi="zh-CN"/>
        </w:rPr>
      </w:pPr>
      <w:r>
        <w:rPr>
          <w:rFonts w:hint="eastAsia"/>
          <w:b/>
          <w:color w:val="auto"/>
          <w:sz w:val="30"/>
          <w:szCs w:val="30"/>
          <w:highlight w:val="none"/>
          <w:lang w:val="zh-CN" w:bidi="zh-CN"/>
        </w:rPr>
        <w:t>六、坚持人民至上，守住底线思维</w:t>
      </w:r>
    </w:p>
    <w:p>
      <w:pPr>
        <w:pStyle w:val="20"/>
        <w:widowControl/>
        <w:spacing w:before="0" w:beforeAutospacing="0" w:after="0" w:afterAutospacing="0" w:line="560" w:lineRule="exact"/>
        <w:ind w:firstLine="600" w:firstLineChars="200"/>
        <w:jc w:val="both"/>
        <w:rPr>
          <w:rFonts w:eastAsia="仿宋"/>
          <w:color w:val="auto"/>
          <w:sz w:val="30"/>
          <w:szCs w:val="30"/>
          <w:highlight w:val="none"/>
          <w:lang w:bidi="zh-CN"/>
        </w:rPr>
      </w:pPr>
      <w:r>
        <w:rPr>
          <w:rFonts w:eastAsia="仿宋"/>
          <w:color w:val="auto"/>
          <w:sz w:val="30"/>
          <w:szCs w:val="30"/>
          <w:highlight w:val="none"/>
          <w:lang w:bidi="zh-CN"/>
        </w:rPr>
        <w:t>牢记习近平总书记“七一”伟大号召，把人民放在心中最高位置，把增进民生福祉作为不懈追求，着力防范和化解各类重大风险隐患，确保五指山在</w:t>
      </w:r>
      <w:r>
        <w:rPr>
          <w:rFonts w:hint="eastAsia" w:eastAsia="仿宋"/>
          <w:color w:val="auto"/>
          <w:sz w:val="30"/>
          <w:szCs w:val="30"/>
          <w:highlight w:val="none"/>
          <w:lang w:bidi="zh-CN"/>
        </w:rPr>
        <w:t>巩固脱贫攻坚成果同乡村振兴有效衔接的</w:t>
      </w:r>
      <w:r>
        <w:rPr>
          <w:rFonts w:eastAsia="仿宋"/>
          <w:color w:val="auto"/>
          <w:sz w:val="30"/>
          <w:szCs w:val="30"/>
          <w:highlight w:val="none"/>
          <w:lang w:bidi="zh-CN"/>
        </w:rPr>
        <w:t>新征程上更加行稳致远</w:t>
      </w:r>
      <w:r>
        <w:rPr>
          <w:rFonts w:hint="eastAsia" w:eastAsia="仿宋"/>
          <w:color w:val="auto"/>
          <w:sz w:val="30"/>
          <w:szCs w:val="30"/>
          <w:highlight w:val="none"/>
          <w:lang w:bidi="zh-CN"/>
        </w:rPr>
        <w:t>。</w:t>
      </w:r>
    </w:p>
    <w:p>
      <w:pPr>
        <w:pStyle w:val="5"/>
        <w:rPr>
          <w:rFonts w:hint="default" w:ascii="Times New Roman" w:hAnsi="Times New Roman"/>
          <w:b w:val="0"/>
          <w:bCs w:val="0"/>
          <w:color w:val="auto"/>
          <w:highlight w:val="none"/>
        </w:rPr>
      </w:pPr>
      <w:bookmarkStart w:id="26" w:name="_Toc26612"/>
      <w:bookmarkStart w:id="27" w:name="_Toc13657"/>
      <w:r>
        <w:rPr>
          <w:rFonts w:hint="default" w:ascii="Times New Roman" w:hAnsi="Times New Roman"/>
          <w:b w:val="0"/>
          <w:bCs w:val="0"/>
          <w:color w:val="auto"/>
          <w:highlight w:val="none"/>
        </w:rPr>
        <w:t>第四节 基本思路和目标任务</w:t>
      </w:r>
      <w:bookmarkEnd w:id="26"/>
      <w:bookmarkEnd w:id="27"/>
    </w:p>
    <w:p>
      <w:pPr>
        <w:pStyle w:val="6"/>
        <w:ind w:firstLine="643"/>
        <w:rPr>
          <w:rFonts w:ascii="Times New Roman" w:hAnsi="Times New Roman"/>
          <w:color w:val="auto"/>
          <w:highlight w:val="none"/>
        </w:rPr>
      </w:pPr>
      <w:r>
        <w:rPr>
          <w:rFonts w:ascii="Times New Roman" w:hAnsi="Times New Roman"/>
          <w:color w:val="auto"/>
          <w:highlight w:val="none"/>
        </w:rPr>
        <w:t>一、基本思路</w:t>
      </w:r>
    </w:p>
    <w:p>
      <w:pPr>
        <w:pStyle w:val="20"/>
        <w:widowControl/>
        <w:spacing w:before="0" w:beforeAutospacing="0" w:after="0" w:afterAutospacing="0" w:line="560" w:lineRule="exact"/>
        <w:ind w:firstLine="600" w:firstLineChars="200"/>
        <w:jc w:val="both"/>
        <w:rPr>
          <w:rFonts w:eastAsia="仿宋"/>
          <w:b/>
          <w:bCs/>
          <w:color w:val="auto"/>
          <w:sz w:val="30"/>
          <w:szCs w:val="30"/>
          <w:highlight w:val="none"/>
          <w:lang w:val="zh-CN" w:bidi="zh-CN"/>
        </w:rPr>
      </w:pPr>
      <w:r>
        <w:rPr>
          <w:rFonts w:hint="eastAsia" w:ascii="仿宋" w:hAnsi="仿宋" w:eastAsia="仿宋" w:cs="仿宋"/>
          <w:color w:val="auto"/>
          <w:sz w:val="30"/>
          <w:szCs w:val="30"/>
          <w:highlight w:val="none"/>
          <w:lang w:val="zh-CN" w:bidi="zh-CN"/>
        </w:rPr>
        <w:t>脱贫攻坚目标任务完成后</w:t>
      </w:r>
      <w:r>
        <w:rPr>
          <w:rFonts w:hint="eastAsia" w:ascii="仿宋" w:hAnsi="仿宋" w:eastAsia="仿宋" w:cs="仿宋"/>
          <w:color w:val="auto"/>
          <w:sz w:val="30"/>
          <w:szCs w:val="30"/>
          <w:highlight w:val="none"/>
          <w:lang w:bidi="zh-CN"/>
        </w:rPr>
        <w:t>5年过渡期内</w:t>
      </w:r>
      <w:r>
        <w:rPr>
          <w:rFonts w:hint="eastAsia" w:ascii="仿宋" w:hAnsi="仿宋" w:eastAsia="仿宋" w:cs="仿宋"/>
          <w:color w:val="auto"/>
          <w:sz w:val="30"/>
          <w:szCs w:val="30"/>
          <w:highlight w:val="none"/>
          <w:lang w:val="zh-CN" w:bidi="zh-CN"/>
        </w:rPr>
        <w:t>，</w:t>
      </w:r>
      <w:r>
        <w:rPr>
          <w:rFonts w:hint="eastAsia" w:ascii="仿宋" w:hAnsi="仿宋" w:eastAsia="仿宋" w:cs="仿宋"/>
          <w:color w:val="auto"/>
          <w:sz w:val="30"/>
          <w:szCs w:val="30"/>
          <w:highlight w:val="none"/>
          <w:lang w:bidi="zh-CN"/>
        </w:rPr>
        <w:t>全市各级党委政府</w:t>
      </w:r>
      <w:r>
        <w:rPr>
          <w:rFonts w:hint="eastAsia" w:ascii="仿宋" w:hAnsi="仿宋" w:eastAsia="仿宋" w:cs="仿宋"/>
          <w:color w:val="auto"/>
          <w:sz w:val="30"/>
          <w:szCs w:val="30"/>
          <w:highlight w:val="none"/>
          <w:lang w:val="zh-CN" w:bidi="zh-CN"/>
        </w:rPr>
        <w:t>要根据形势变化，理清工作思路，做好过渡期内领导体制、工作体系、发展规划、政策举措、考核机制等有效衔接，从解决建档立卡贫困人口“两不愁三保障”为重点转向实现乡村产业兴旺、生态宜居、乡风文明、治理有效、生活富裕，从集中资源支持脱贫攻坚转向巩固拓展脱贫攻坚成果和全面推进乡村振兴。</w:t>
      </w:r>
    </w:p>
    <w:p>
      <w:pPr>
        <w:pStyle w:val="6"/>
        <w:ind w:firstLine="643"/>
        <w:rPr>
          <w:rFonts w:ascii="Times New Roman" w:hAnsi="Times New Roman"/>
          <w:color w:val="auto"/>
          <w:highlight w:val="none"/>
          <w:lang w:val="zh-CN"/>
        </w:rPr>
      </w:pPr>
      <w:r>
        <w:rPr>
          <w:rFonts w:ascii="Times New Roman" w:hAnsi="Times New Roman"/>
          <w:color w:val="auto"/>
          <w:highlight w:val="none"/>
          <w:lang w:val="zh-CN"/>
        </w:rPr>
        <w:t>二、目标任务</w:t>
      </w:r>
    </w:p>
    <w:p>
      <w:pPr>
        <w:pStyle w:val="7"/>
        <w:ind w:firstLine="602"/>
        <w:rPr>
          <w:color w:val="auto"/>
          <w:highlight w:val="none"/>
          <w:lang w:val="zh-CN"/>
        </w:rPr>
      </w:pPr>
      <w:r>
        <w:rPr>
          <w:color w:val="auto"/>
          <w:highlight w:val="none"/>
          <w:lang w:val="zh-CN"/>
        </w:rPr>
        <w:t>（一）过渡期主要目标任务</w:t>
      </w:r>
    </w:p>
    <w:p>
      <w:pPr>
        <w:pStyle w:val="20"/>
        <w:widowControl/>
        <w:spacing w:before="0" w:beforeAutospacing="0" w:after="0" w:afterAutospacing="0" w:line="560" w:lineRule="exact"/>
        <w:ind w:firstLine="602" w:firstLineChars="200"/>
        <w:jc w:val="both"/>
        <w:rPr>
          <w:rFonts w:eastAsia="仿宋"/>
          <w:b/>
          <w:bCs/>
          <w:color w:val="auto"/>
          <w:sz w:val="30"/>
          <w:szCs w:val="30"/>
          <w:highlight w:val="none"/>
          <w:lang w:bidi="zh-CN"/>
        </w:rPr>
      </w:pPr>
      <w:r>
        <w:rPr>
          <w:rFonts w:eastAsia="仿宋"/>
          <w:b/>
          <w:bCs/>
          <w:color w:val="auto"/>
          <w:sz w:val="30"/>
          <w:szCs w:val="30"/>
          <w:highlight w:val="none"/>
          <w:lang w:bidi="zh-CN"/>
        </w:rPr>
        <w:t>1.主要目标</w:t>
      </w:r>
    </w:p>
    <w:p>
      <w:pPr>
        <w:pStyle w:val="20"/>
        <w:widowControl/>
        <w:spacing w:before="0" w:beforeAutospacing="0" w:after="0" w:afterAutospacing="0" w:line="560" w:lineRule="exact"/>
        <w:ind w:firstLine="600" w:firstLineChars="200"/>
        <w:jc w:val="both"/>
        <w:rPr>
          <w:rFonts w:eastAsia="仿宋"/>
          <w:color w:val="auto"/>
          <w:sz w:val="30"/>
          <w:szCs w:val="30"/>
          <w:highlight w:val="none"/>
          <w:lang w:val="zh-CN" w:bidi="zh-CN"/>
        </w:rPr>
      </w:pPr>
      <w:r>
        <w:rPr>
          <w:rFonts w:eastAsia="仿宋"/>
          <w:color w:val="auto"/>
          <w:sz w:val="30"/>
          <w:szCs w:val="30"/>
          <w:highlight w:val="none"/>
          <w:lang w:val="zh-CN" w:bidi="zh-CN"/>
        </w:rPr>
        <w:t>2021</w:t>
      </w:r>
      <w:r>
        <w:rPr>
          <w:rFonts w:hint="eastAsia" w:ascii="仿宋" w:hAnsi="仿宋" w:eastAsia="仿宋" w:cs="仿宋"/>
          <w:color w:val="auto"/>
          <w:sz w:val="30"/>
          <w:szCs w:val="30"/>
          <w:highlight w:val="none"/>
          <w:lang w:val="zh-CN" w:bidi="zh-CN"/>
        </w:rPr>
        <w:t>年</w:t>
      </w:r>
      <w:r>
        <w:rPr>
          <w:rFonts w:hint="eastAsia" w:ascii="仿宋" w:hAnsi="仿宋" w:eastAsia="仿宋" w:cs="仿宋"/>
          <w:color w:val="auto"/>
          <w:sz w:val="30"/>
          <w:szCs w:val="30"/>
          <w:highlight w:val="none"/>
          <w:lang w:bidi="zh-CN"/>
        </w:rPr>
        <w:t>至</w:t>
      </w:r>
      <w:r>
        <w:rPr>
          <w:rFonts w:eastAsia="仿宋"/>
          <w:color w:val="auto"/>
          <w:sz w:val="30"/>
          <w:szCs w:val="30"/>
          <w:highlight w:val="none"/>
          <w:lang w:val="zh-CN" w:bidi="zh-CN"/>
        </w:rPr>
        <w:t>2025年的五年过渡期，脱贫攻坚成果巩固拓展，乡村振兴全面推进，</w:t>
      </w:r>
      <w:r>
        <w:rPr>
          <w:rFonts w:eastAsia="仿宋"/>
          <w:color w:val="auto"/>
          <w:sz w:val="30"/>
          <w:szCs w:val="30"/>
          <w:highlight w:val="none"/>
          <w:lang w:bidi="zh-CN"/>
        </w:rPr>
        <w:t>全市整体乡村</w:t>
      </w:r>
      <w:r>
        <w:rPr>
          <w:rFonts w:eastAsia="仿宋"/>
          <w:color w:val="auto"/>
          <w:sz w:val="30"/>
          <w:szCs w:val="30"/>
          <w:highlight w:val="none"/>
          <w:lang w:val="zh-CN" w:bidi="zh-CN"/>
        </w:rPr>
        <w:t>经济活力和发展后劲明显增强，产业质量效益和竞争力进一步提高，农村基础设施和基本公共服务水平进一步提升，生态环境持续改善，美丽宜居乡村建设扎实推进，乡风文明建设取得显著进展，农村基层</w:t>
      </w:r>
      <w:r>
        <w:rPr>
          <w:rFonts w:hint="eastAsia" w:eastAsia="仿宋"/>
          <w:color w:val="auto"/>
          <w:sz w:val="30"/>
          <w:szCs w:val="30"/>
          <w:highlight w:val="none"/>
          <w:lang w:bidi="zh-CN"/>
        </w:rPr>
        <w:t>党</w:t>
      </w:r>
      <w:r>
        <w:rPr>
          <w:rFonts w:eastAsia="仿宋"/>
          <w:color w:val="auto"/>
          <w:sz w:val="30"/>
          <w:szCs w:val="30"/>
          <w:highlight w:val="none"/>
          <w:lang w:val="zh-CN" w:bidi="zh-CN"/>
        </w:rPr>
        <w:t>组织建设不断加强，农村低收入人口分类帮扶长效机制逐步完善，</w:t>
      </w:r>
      <w:r>
        <w:rPr>
          <w:rFonts w:hint="eastAsia" w:eastAsia="仿宋"/>
          <w:color w:val="auto"/>
          <w:sz w:val="30"/>
          <w:szCs w:val="30"/>
          <w:highlight w:val="none"/>
          <w:lang w:val="zh-CN" w:bidi="zh-CN"/>
        </w:rPr>
        <w:t>脱贫攻坚成果不断巩固拓展，乡村振兴走在全省前列，农民人均可支配收入增速高于全省平均水平</w:t>
      </w:r>
      <w:r>
        <w:rPr>
          <w:rFonts w:eastAsia="仿宋"/>
          <w:color w:val="auto"/>
          <w:sz w:val="30"/>
          <w:szCs w:val="30"/>
          <w:highlight w:val="none"/>
          <w:lang w:val="zh-CN" w:bidi="zh-CN"/>
        </w:rPr>
        <w:t>。</w:t>
      </w:r>
    </w:p>
    <w:p>
      <w:pPr>
        <w:pStyle w:val="20"/>
        <w:widowControl/>
        <w:spacing w:before="0" w:beforeAutospacing="0" w:after="0" w:afterAutospacing="0" w:line="560" w:lineRule="exact"/>
        <w:ind w:left="420" w:leftChars="200" w:firstLine="301" w:firstLineChars="100"/>
        <w:jc w:val="both"/>
        <w:rPr>
          <w:rFonts w:eastAsia="仿宋"/>
          <w:b/>
          <w:bCs/>
          <w:color w:val="auto"/>
          <w:sz w:val="30"/>
          <w:szCs w:val="30"/>
          <w:highlight w:val="none"/>
          <w:lang w:bidi="zh-CN"/>
        </w:rPr>
      </w:pPr>
      <w:r>
        <w:rPr>
          <w:rFonts w:eastAsia="仿宋"/>
          <w:b/>
          <w:bCs/>
          <w:color w:val="auto"/>
          <w:sz w:val="30"/>
          <w:szCs w:val="30"/>
          <w:highlight w:val="none"/>
          <w:lang w:bidi="zh-CN"/>
        </w:rPr>
        <w:t>2.主要任务</w:t>
      </w:r>
    </w:p>
    <w:p>
      <w:pPr>
        <w:spacing w:line="560" w:lineRule="exact"/>
        <w:ind w:firstLine="600" w:firstLineChars="200"/>
        <w:rPr>
          <w:rFonts w:eastAsia="仿宋"/>
          <w:color w:val="auto"/>
          <w:kern w:val="0"/>
          <w:sz w:val="30"/>
          <w:szCs w:val="30"/>
          <w:highlight w:val="none"/>
          <w:lang w:bidi="zh-CN"/>
        </w:rPr>
      </w:pPr>
      <w:r>
        <w:rPr>
          <w:rFonts w:eastAsia="仿宋"/>
          <w:color w:val="auto"/>
          <w:kern w:val="0"/>
          <w:sz w:val="30"/>
          <w:szCs w:val="30"/>
          <w:highlight w:val="none"/>
          <w:lang w:val="zh-CN" w:bidi="zh-CN"/>
        </w:rPr>
        <w:t>过渡期内，</w:t>
      </w:r>
      <w:r>
        <w:rPr>
          <w:rFonts w:eastAsia="仿宋"/>
          <w:color w:val="auto"/>
          <w:kern w:val="0"/>
          <w:sz w:val="30"/>
          <w:szCs w:val="30"/>
          <w:highlight w:val="none"/>
          <w:lang w:bidi="zh-CN"/>
        </w:rPr>
        <w:t>五指山市巩固拓展脱贫攻坚成果同乡村振兴</w:t>
      </w:r>
      <w:r>
        <w:rPr>
          <w:rFonts w:eastAsia="仿宋"/>
          <w:color w:val="auto"/>
          <w:kern w:val="0"/>
          <w:sz w:val="30"/>
          <w:szCs w:val="30"/>
          <w:highlight w:val="none"/>
          <w:lang w:val="zh-CN" w:bidi="zh-CN"/>
        </w:rPr>
        <w:t>的</w:t>
      </w:r>
      <w:r>
        <w:rPr>
          <w:rFonts w:eastAsia="仿宋"/>
          <w:color w:val="auto"/>
          <w:kern w:val="0"/>
          <w:sz w:val="30"/>
          <w:szCs w:val="30"/>
          <w:highlight w:val="none"/>
          <w:lang w:bidi="zh-CN"/>
        </w:rPr>
        <w:t>主要任务是建立健全巩固拓展脱贫攻坚成果长效机制。</w:t>
      </w:r>
    </w:p>
    <w:p>
      <w:pPr>
        <w:pStyle w:val="20"/>
        <w:widowControl/>
        <w:numPr>
          <w:ilvl w:val="0"/>
          <w:numId w:val="6"/>
        </w:numPr>
        <w:spacing w:before="0" w:beforeAutospacing="0" w:after="0" w:afterAutospacing="0" w:line="560" w:lineRule="exact"/>
        <w:ind w:left="30" w:firstLine="600"/>
        <w:jc w:val="both"/>
        <w:rPr>
          <w:rFonts w:eastAsia="仿宋"/>
          <w:color w:val="auto"/>
          <w:sz w:val="30"/>
          <w:szCs w:val="30"/>
          <w:highlight w:val="none"/>
        </w:rPr>
      </w:pPr>
      <w:r>
        <w:rPr>
          <w:rFonts w:hint="eastAsia" w:ascii="仿宋" w:hAnsi="仿宋" w:eastAsia="仿宋" w:cs="仿宋"/>
          <w:b/>
          <w:bCs/>
          <w:color w:val="auto"/>
          <w:sz w:val="30"/>
          <w:szCs w:val="30"/>
          <w:highlight w:val="none"/>
        </w:rPr>
        <w:t>保持主要帮扶政策总体稳定。</w:t>
      </w:r>
      <w:r>
        <w:rPr>
          <w:rFonts w:hint="eastAsia" w:ascii="仿宋" w:hAnsi="仿宋" w:eastAsia="仿宋" w:cs="仿宋"/>
          <w:color w:val="auto"/>
          <w:sz w:val="30"/>
          <w:szCs w:val="30"/>
          <w:highlight w:val="none"/>
        </w:rPr>
        <w:t>严格落实“四个不摘”要求，摘帽不摘责任，防止松劲懈怠；摘帽不摘政策，防止急刹车；摘帽不摘帮扶，防止一撤了之；摘帽不摘监管，防止贫困反弹。现有帮扶政策该延续的延续、该优化的优化、该调整的调整，确保政策连续性。兜底救助类政策要继续保持稳定。落实好教育、医疗、住房、饮水等民生保障普惠性政策，并根据脱贫人口实际困难给予适度倾斜。优化产业就业等发展类政策。</w:t>
      </w:r>
    </w:p>
    <w:p>
      <w:pPr>
        <w:pStyle w:val="20"/>
        <w:widowControl/>
        <w:spacing w:before="0" w:beforeAutospacing="0" w:after="0" w:afterAutospacing="0" w:line="560" w:lineRule="exact"/>
        <w:ind w:firstLine="602" w:firstLineChars="200"/>
        <w:jc w:val="both"/>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——坚持基层党建引领推进乡村振兴。</w:t>
      </w:r>
      <w:r>
        <w:rPr>
          <w:rFonts w:hint="eastAsia" w:ascii="仿宋" w:hAnsi="仿宋" w:eastAsia="仿宋" w:cs="仿宋"/>
          <w:color w:val="auto"/>
          <w:sz w:val="30"/>
          <w:szCs w:val="30"/>
          <w:highlight w:val="none"/>
        </w:rPr>
        <w:t>以实干促振兴，由市委市政府牵头，全面压实各级乡镇政府及村书记工作职责，稳抓乡村振兴责任助力巩固脱贫攻坚成果，统筹做好政治账、民生账、发展账，培养更多乡村头雁，大力推动农业农村振兴，着力推动脱贫攻坚与乡村振兴的有机结合，抢抓发展机遇，全面推动五指山市农村经济社会高质量发展。</w:t>
      </w:r>
    </w:p>
    <w:p>
      <w:pPr>
        <w:pStyle w:val="20"/>
        <w:widowControl/>
        <w:spacing w:before="0" w:beforeAutospacing="0" w:after="0" w:afterAutospacing="0" w:line="560" w:lineRule="exact"/>
        <w:ind w:firstLine="600" w:firstLineChars="200"/>
        <w:jc w:val="both"/>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w:t>
      </w:r>
      <w:r>
        <w:rPr>
          <w:rFonts w:hint="eastAsia" w:ascii="仿宋" w:hAnsi="仿宋" w:eastAsia="仿宋" w:cs="仿宋"/>
          <w:b/>
          <w:bCs/>
          <w:color w:val="auto"/>
          <w:sz w:val="30"/>
          <w:szCs w:val="30"/>
          <w:highlight w:val="none"/>
        </w:rPr>
        <w:t>制定落实民生保障普惠性政策。</w:t>
      </w:r>
      <w:r>
        <w:rPr>
          <w:rFonts w:hint="eastAsia" w:ascii="仿宋" w:hAnsi="仿宋" w:eastAsia="仿宋" w:cs="仿宋"/>
          <w:color w:val="auto"/>
          <w:sz w:val="30"/>
          <w:szCs w:val="30"/>
          <w:highlight w:val="none"/>
        </w:rPr>
        <w:t>严格落实五年过渡期政策要求，健全完善组织领导体系，层层压实责任，各相关责任单位主要领导人做好统领，制定相关指导性文件，加强各项帮扶政策衔接，稳定兜底救助类政策，持续落实好教育、医疗、住房、饮水等民生保障普惠性政策，确保工作不留空当、政策不留空白，优化产业就业等发展类政策。巩固脱贫攻坚期，市财政部门要做好预算管理，确保过渡期内政府财政持续稳定支持巩固脱贫攻坚成果，并与全面推进乡村振兴加强衔接。</w:t>
      </w:r>
    </w:p>
    <w:p>
      <w:pPr>
        <w:pStyle w:val="20"/>
        <w:widowControl/>
        <w:numPr>
          <w:ilvl w:val="0"/>
          <w:numId w:val="6"/>
        </w:numPr>
        <w:spacing w:before="0" w:beforeAutospacing="0" w:after="0" w:afterAutospacing="0" w:line="560" w:lineRule="exact"/>
        <w:ind w:left="30" w:firstLine="600"/>
        <w:jc w:val="both"/>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健全防止返贫动态监测和帮扶机制。</w:t>
      </w:r>
      <w:r>
        <w:rPr>
          <w:rFonts w:hint="eastAsia" w:ascii="仿宋" w:hAnsi="仿宋" w:eastAsia="仿宋" w:cs="仿宋"/>
          <w:color w:val="auto"/>
          <w:sz w:val="30"/>
          <w:szCs w:val="30"/>
          <w:highlight w:val="none"/>
        </w:rPr>
        <w:t>对脱贫不稳定户、边缘易致贫户，以及因病因灾因意外事故等刚性支出较大或收入大幅缩减导致基本生活出现严重困难户，开展定期检查、动态管理，重点监测其收入支出状况、“两不愁三保障”及饮水安全状况，合理确定监测标准。建立健全易返贫致贫人口快速发现和响应机制，分层分类及时纳入帮扶政策范围，实行动态清零。健全防止返贫大数据监测平台，加强相关部门、单位数据共享和对接，充分利用先进技术手段提升监测准确性，以国家脱贫攻坚普查结果为依据，进一步完善基础数据库。建立农户主动申请、部门信息比对、基层干部定期跟踪回访相结合的易返贫致贫人口发现和核查机制，实施帮扶对象动态管理。坚持预防性措施和事后帮扶相结合，精准分析返贫致贫原因，采取有针对性的帮扶措施。</w:t>
      </w:r>
    </w:p>
    <w:p>
      <w:pPr>
        <w:pStyle w:val="20"/>
        <w:widowControl/>
        <w:spacing w:before="0" w:beforeAutospacing="0" w:after="0" w:afterAutospacing="0" w:line="560" w:lineRule="exact"/>
        <w:ind w:firstLine="602" w:firstLineChars="200"/>
        <w:jc w:val="both"/>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——加快建立“两不愁三保障”常态排查、动态清零机制。</w:t>
      </w:r>
      <w:r>
        <w:rPr>
          <w:rFonts w:hint="eastAsia" w:ascii="仿宋" w:hAnsi="仿宋" w:eastAsia="仿宋" w:cs="仿宋"/>
          <w:color w:val="auto"/>
          <w:sz w:val="30"/>
          <w:szCs w:val="30"/>
          <w:highlight w:val="none"/>
        </w:rPr>
        <w:t>五指山市委市政府应牵头定期组织各相关责任单位召开全市脱贫攻坚与乡村振兴衔接推进会，安排部署大排查工作，明确各部门工作职责，尤其要对“两不愁三保障”及饮水安全实行常态化排查、动态解决、动态清零。</w:t>
      </w:r>
    </w:p>
    <w:p>
      <w:pPr>
        <w:pStyle w:val="20"/>
        <w:widowControl/>
        <w:spacing w:before="0" w:beforeAutospacing="0" w:after="0" w:afterAutospacing="0" w:line="560" w:lineRule="exact"/>
        <w:ind w:firstLine="600" w:firstLineChars="200"/>
        <w:jc w:val="both"/>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w:t>
      </w:r>
      <w:r>
        <w:rPr>
          <w:rFonts w:hint="eastAsia" w:ascii="仿宋" w:hAnsi="仿宋" w:eastAsia="仿宋" w:cs="仿宋"/>
          <w:b/>
          <w:bCs/>
          <w:color w:val="auto"/>
          <w:sz w:val="30"/>
          <w:szCs w:val="30"/>
          <w:highlight w:val="none"/>
        </w:rPr>
        <w:t>抓紧完善低收入人口动态监测、动态帮扶机制。</w:t>
      </w:r>
      <w:r>
        <w:rPr>
          <w:rFonts w:hint="eastAsia" w:ascii="仿宋" w:hAnsi="仿宋" w:eastAsia="仿宋" w:cs="仿宋"/>
          <w:color w:val="auto"/>
          <w:sz w:val="30"/>
          <w:szCs w:val="30"/>
          <w:highlight w:val="none"/>
        </w:rPr>
        <w:t>各乡镇做好统筹，村级组织做好落实，通过广泛宣传、动员群众主动申报，实行网络化管理、组织村干部摸排，大数据比对、筛查预警等渠道，对易返贫致贫人口做到早发现、早干预、早帮扶。</w:t>
      </w:r>
    </w:p>
    <w:p>
      <w:pPr>
        <w:pStyle w:val="20"/>
        <w:widowControl/>
        <w:spacing w:before="0" w:beforeAutospacing="0" w:after="0" w:afterAutospacing="0" w:line="560" w:lineRule="exact"/>
        <w:ind w:firstLine="600" w:firstLineChars="200"/>
        <w:jc w:val="both"/>
        <w:rPr>
          <w:rFonts w:eastAsia="仿宋"/>
          <w:color w:val="auto"/>
          <w:sz w:val="30"/>
          <w:szCs w:val="30"/>
          <w:highlight w:val="none"/>
        </w:rPr>
      </w:pPr>
      <w:r>
        <w:rPr>
          <w:rFonts w:hint="eastAsia" w:ascii="仿宋" w:hAnsi="仿宋" w:eastAsia="仿宋" w:cs="仿宋"/>
          <w:color w:val="auto"/>
          <w:sz w:val="30"/>
          <w:szCs w:val="30"/>
          <w:highlight w:val="none"/>
        </w:rPr>
        <w:t>——</w:t>
      </w:r>
      <w:r>
        <w:rPr>
          <w:rFonts w:hint="eastAsia" w:ascii="仿宋" w:hAnsi="仿宋" w:eastAsia="仿宋" w:cs="仿宋"/>
          <w:b/>
          <w:bCs/>
          <w:color w:val="auto"/>
          <w:sz w:val="30"/>
          <w:szCs w:val="30"/>
          <w:highlight w:val="none"/>
        </w:rPr>
        <w:t>推动建设脱贫攻坚与乡村振兴衔接大数据平台。</w:t>
      </w:r>
      <w:r>
        <w:rPr>
          <w:rFonts w:hint="eastAsia" w:ascii="仿宋" w:hAnsi="仿宋" w:eastAsia="仿宋" w:cs="仿宋"/>
          <w:color w:val="auto"/>
          <w:sz w:val="30"/>
          <w:szCs w:val="30"/>
          <w:highlight w:val="none"/>
        </w:rPr>
        <w:t>推动建设五</w:t>
      </w:r>
      <w:r>
        <w:rPr>
          <w:rFonts w:eastAsia="仿宋"/>
          <w:color w:val="auto"/>
          <w:sz w:val="30"/>
          <w:szCs w:val="30"/>
          <w:highlight w:val="none"/>
        </w:rPr>
        <w:t>指山市脱贫攻坚与乡村振兴衔接大数据平台，由</w:t>
      </w:r>
      <w:r>
        <w:rPr>
          <w:rFonts w:hint="eastAsia" w:eastAsia="仿宋"/>
          <w:color w:val="auto"/>
          <w:sz w:val="30"/>
          <w:szCs w:val="30"/>
          <w:highlight w:val="none"/>
          <w:lang w:eastAsia="zh-CN"/>
        </w:rPr>
        <w:t>市科技和工业信息化局等</w:t>
      </w:r>
      <w:r>
        <w:rPr>
          <w:rFonts w:eastAsia="仿宋"/>
          <w:color w:val="auto"/>
          <w:sz w:val="30"/>
          <w:szCs w:val="30"/>
          <w:highlight w:val="none"/>
        </w:rPr>
        <w:t>部门负责建设及运管工作，全面统筹将脱贫攻坚普查数据集成纳入后台数据库，各帮扶单位及</w:t>
      </w:r>
      <w:r>
        <w:rPr>
          <w:rFonts w:hint="eastAsia" w:eastAsia="仿宋"/>
          <w:color w:val="auto"/>
          <w:sz w:val="30"/>
          <w:szCs w:val="30"/>
          <w:highlight w:val="none"/>
        </w:rPr>
        <w:t>帮扶联系人</w:t>
      </w:r>
      <w:r>
        <w:rPr>
          <w:rFonts w:eastAsia="仿宋"/>
          <w:color w:val="auto"/>
          <w:sz w:val="30"/>
          <w:szCs w:val="30"/>
          <w:highlight w:val="none"/>
        </w:rPr>
        <w:t>可以通过大数据平台实时完成扶贫工作数据共享和比对，切实保证监测数据的精确性和准确性。</w:t>
      </w:r>
    </w:p>
    <w:p>
      <w:pPr>
        <w:numPr>
          <w:ilvl w:val="0"/>
          <w:numId w:val="6"/>
        </w:numPr>
        <w:spacing w:line="560" w:lineRule="exact"/>
        <w:ind w:left="30" w:firstLine="600"/>
        <w:rPr>
          <w:rFonts w:ascii="仿宋" w:hAnsi="仿宋" w:eastAsia="仿宋" w:cs="仿宋"/>
          <w:color w:val="auto"/>
          <w:kern w:val="0"/>
          <w:sz w:val="30"/>
          <w:szCs w:val="30"/>
          <w:highlight w:val="none"/>
        </w:rPr>
      </w:pPr>
      <w:r>
        <w:rPr>
          <w:rFonts w:hint="eastAsia" w:ascii="仿宋" w:hAnsi="仿宋" w:eastAsia="仿宋" w:cs="仿宋"/>
          <w:b/>
          <w:bCs/>
          <w:color w:val="auto"/>
          <w:sz w:val="30"/>
          <w:szCs w:val="30"/>
          <w:highlight w:val="none"/>
        </w:rPr>
        <w:t>巩固“两不愁三保障”成果。</w:t>
      </w:r>
      <w:r>
        <w:rPr>
          <w:rFonts w:hint="eastAsia" w:ascii="仿宋" w:hAnsi="仿宋" w:eastAsia="仿宋" w:cs="仿宋"/>
          <w:color w:val="auto"/>
          <w:kern w:val="0"/>
          <w:sz w:val="30"/>
          <w:szCs w:val="30"/>
          <w:highlight w:val="none"/>
        </w:rPr>
        <w:t>落实行业主管部门工作责任。健全控辍保学工作机制，确保除身体原因不具备学习条件外脱贫家庭义务教育阶段适龄儿童少年不失学辍学。有效防范因病返贫致贫风险，落实分类资助参保政策，做好脱贫人口参保动员工作。建立农村脱贫人口住房安全动态监测机制，通过农村危房改造等多种方式保障低收入人口基本住房安全。巩固维护好已建农村供水工程成果，不断提升农村供水保障水平。</w:t>
      </w:r>
    </w:p>
    <w:p>
      <w:pPr>
        <w:spacing w:line="560" w:lineRule="exact"/>
        <w:ind w:firstLine="602" w:firstLineChars="200"/>
        <w:rPr>
          <w:rFonts w:ascii="仿宋" w:hAnsi="仿宋" w:eastAsia="仿宋" w:cs="仿宋"/>
          <w:color w:val="auto"/>
          <w:kern w:val="0"/>
          <w:sz w:val="30"/>
          <w:szCs w:val="30"/>
          <w:highlight w:val="none"/>
        </w:rPr>
      </w:pPr>
      <w:r>
        <w:rPr>
          <w:rFonts w:hint="eastAsia" w:ascii="仿宋" w:hAnsi="仿宋" w:eastAsia="仿宋" w:cs="仿宋"/>
          <w:b/>
          <w:bCs/>
          <w:color w:val="auto"/>
          <w:kern w:val="0"/>
          <w:sz w:val="30"/>
          <w:szCs w:val="30"/>
          <w:highlight w:val="none"/>
        </w:rPr>
        <w:t>——健全控辍保学工作机制。</w:t>
      </w:r>
      <w:r>
        <w:rPr>
          <w:rFonts w:hint="eastAsia" w:ascii="仿宋" w:hAnsi="仿宋" w:eastAsia="仿宋" w:cs="仿宋"/>
          <w:color w:val="auto"/>
          <w:kern w:val="0"/>
          <w:sz w:val="30"/>
          <w:szCs w:val="30"/>
          <w:highlight w:val="none"/>
        </w:rPr>
        <w:t>市教育部门应牵头统筹各相关单位及乡镇政府，稳步提升各乡镇初级中学、农村中心小学等教学机构的教育质量和水平，确保除身体原因不具备学习条件外脱贫家庭义务教育阶段适龄儿童少年不失学辍学。</w:t>
      </w:r>
    </w:p>
    <w:p>
      <w:pPr>
        <w:spacing w:line="56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kern w:val="0"/>
          <w:sz w:val="30"/>
          <w:szCs w:val="30"/>
          <w:highlight w:val="none"/>
        </w:rPr>
        <w:t>——健全因病返贫致贫风险防范机制。</w:t>
      </w:r>
      <w:r>
        <w:rPr>
          <w:rFonts w:hint="eastAsia" w:ascii="仿宋" w:hAnsi="仿宋" w:eastAsia="仿宋" w:cs="仿宋"/>
          <w:color w:val="auto"/>
          <w:kern w:val="0"/>
          <w:sz w:val="30"/>
          <w:szCs w:val="30"/>
          <w:highlight w:val="none"/>
        </w:rPr>
        <w:t>市卫生医疗保障部门应统筹制定落实分类资助参保政策，各乡镇及村级党委组织做好脱贫人口参保动员工作，进一步拓宽大病保障覆盖范围，确保大病患者、重病患者的脱贫家庭基本医疗保障。进一步提升村级医疗卫生机构的服务能力，</w:t>
      </w:r>
      <w:r>
        <w:rPr>
          <w:rFonts w:hint="eastAsia" w:ascii="仿宋" w:hAnsi="仿宋" w:eastAsia="仿宋" w:cs="仿宋"/>
          <w:color w:val="auto"/>
          <w:sz w:val="30"/>
          <w:szCs w:val="30"/>
          <w:highlight w:val="none"/>
        </w:rPr>
        <w:t>确保常见病、慢性病能够在市、镇（乡）、村等三级医疗机构获得及时诊治。</w:t>
      </w:r>
    </w:p>
    <w:p>
      <w:pPr>
        <w:spacing w:line="560" w:lineRule="exact"/>
        <w:ind w:firstLine="602" w:firstLineChars="200"/>
        <w:rPr>
          <w:rFonts w:eastAsia="仿宋"/>
          <w:color w:val="auto"/>
          <w:sz w:val="30"/>
          <w:szCs w:val="30"/>
          <w:highlight w:val="none"/>
        </w:rPr>
      </w:pPr>
      <w:r>
        <w:rPr>
          <w:rFonts w:hint="eastAsia" w:ascii="仿宋" w:hAnsi="仿宋" w:eastAsia="仿宋" w:cs="仿宋"/>
          <w:b/>
          <w:bCs/>
          <w:color w:val="auto"/>
          <w:sz w:val="30"/>
          <w:szCs w:val="30"/>
          <w:highlight w:val="none"/>
        </w:rPr>
        <w:t>——建立健全农村脱贫人口住房安全动态监测机制。</w:t>
      </w:r>
      <w:r>
        <w:rPr>
          <w:rFonts w:hint="eastAsia" w:ascii="仿宋" w:hAnsi="仿宋" w:eastAsia="仿宋" w:cs="仿宋"/>
          <w:color w:val="auto"/>
          <w:sz w:val="30"/>
          <w:szCs w:val="30"/>
          <w:highlight w:val="none"/>
        </w:rPr>
        <w:t>市</w:t>
      </w:r>
      <w:r>
        <w:rPr>
          <w:rFonts w:hint="eastAsia" w:ascii="仿宋" w:hAnsi="仿宋" w:eastAsia="仿宋" w:cs="仿宋"/>
          <w:color w:val="auto"/>
          <w:sz w:val="30"/>
          <w:szCs w:val="30"/>
          <w:highlight w:val="none"/>
          <w:lang w:eastAsia="zh-CN"/>
        </w:rPr>
        <w:t>住房保障</w:t>
      </w:r>
      <w:r>
        <w:rPr>
          <w:rFonts w:hint="eastAsia" w:ascii="仿宋" w:hAnsi="仿宋" w:eastAsia="仿宋" w:cs="仿宋"/>
          <w:color w:val="auto"/>
          <w:sz w:val="30"/>
          <w:szCs w:val="30"/>
          <w:highlight w:val="none"/>
        </w:rPr>
        <w:t>部门要严格落实住房保障程序，通过农村危房改造、闲置农房置换或长期租赁、闲置公用房安置等多种方式保障低收入人口基本住房安全。四是健全农村供水工程长效管理机制。市水务部门要建立完善农村饮水“建、管、用、维”长效管理机制，加强农村供水水质净化消毒，提高水质达标率，不断提升农村供水保障水平。</w:t>
      </w:r>
    </w:p>
    <w:p>
      <w:pPr>
        <w:widowControl/>
        <w:numPr>
          <w:ilvl w:val="0"/>
          <w:numId w:val="6"/>
        </w:numPr>
        <w:spacing w:line="560" w:lineRule="exact"/>
        <w:ind w:left="30" w:firstLine="600"/>
        <w:rPr>
          <w:rFonts w:eastAsia="仿宋"/>
          <w:color w:val="auto"/>
          <w:sz w:val="30"/>
          <w:szCs w:val="30"/>
          <w:highlight w:val="none"/>
        </w:rPr>
      </w:pPr>
      <w:r>
        <w:rPr>
          <w:rFonts w:eastAsia="仿宋"/>
          <w:b/>
          <w:bCs/>
          <w:color w:val="auto"/>
          <w:sz w:val="30"/>
          <w:szCs w:val="30"/>
          <w:highlight w:val="none"/>
        </w:rPr>
        <w:t>加强生态移民和国家公园生态搬迁后续扶持。</w:t>
      </w:r>
      <w:r>
        <w:rPr>
          <w:rFonts w:eastAsia="仿宋"/>
          <w:color w:val="auto"/>
          <w:sz w:val="30"/>
          <w:szCs w:val="30"/>
          <w:highlight w:val="none"/>
        </w:rPr>
        <w:t>聚焦原深度贫困地区、大型特大型安置区，从就业需要、产业发展和后续配套设施建设提升完善等方面加大扶持力度，完善后续扶持政策体系，持续巩固易地搬迁脱贫成果，确保搬迁群众稳得住、有就业、逐步能致富。提升安置区管理服务水平，建立关爱机制，促进社会融入</w:t>
      </w:r>
      <w:r>
        <w:rPr>
          <w:rFonts w:hint="eastAsia" w:eastAsia="仿宋"/>
          <w:color w:val="auto"/>
          <w:sz w:val="30"/>
          <w:szCs w:val="30"/>
          <w:highlight w:val="none"/>
        </w:rPr>
        <w:t>，</w:t>
      </w:r>
      <w:r>
        <w:rPr>
          <w:rFonts w:hint="eastAsia" w:ascii="Times New Roman" w:eastAsia="仿宋"/>
          <w:color w:val="auto"/>
          <w:sz w:val="30"/>
          <w:szCs w:val="30"/>
          <w:highlight w:val="none"/>
        </w:rPr>
        <w:t>最大限度保障搬迁群众收入和就学就医就业等权益</w:t>
      </w:r>
      <w:r>
        <w:rPr>
          <w:rFonts w:eastAsia="仿宋"/>
          <w:color w:val="auto"/>
          <w:sz w:val="30"/>
          <w:szCs w:val="30"/>
          <w:highlight w:val="none"/>
        </w:rPr>
        <w:t>。</w:t>
      </w:r>
    </w:p>
    <w:p>
      <w:pPr>
        <w:widowControl/>
        <w:spacing w:line="560" w:lineRule="exact"/>
        <w:ind w:firstLine="600" w:firstLineChars="200"/>
        <w:rPr>
          <w:rFonts w:eastAsia="仿宋"/>
          <w:color w:val="auto"/>
          <w:sz w:val="30"/>
          <w:szCs w:val="30"/>
          <w:highlight w:val="none"/>
        </w:rPr>
      </w:pPr>
      <w:r>
        <w:rPr>
          <w:rFonts w:hint="eastAsia" w:eastAsia="仿宋"/>
          <w:color w:val="auto"/>
          <w:sz w:val="30"/>
          <w:szCs w:val="30"/>
          <w:highlight w:val="none"/>
        </w:rPr>
        <w:t>——</w:t>
      </w:r>
      <w:r>
        <w:rPr>
          <w:rFonts w:eastAsia="仿宋"/>
          <w:b/>
          <w:bCs/>
          <w:color w:val="auto"/>
          <w:sz w:val="30"/>
          <w:szCs w:val="30"/>
          <w:highlight w:val="none"/>
        </w:rPr>
        <w:t>深化建设基本公共服务体系。</w:t>
      </w:r>
      <w:r>
        <w:rPr>
          <w:rFonts w:eastAsia="仿宋"/>
          <w:color w:val="auto"/>
          <w:sz w:val="30"/>
          <w:szCs w:val="30"/>
          <w:highlight w:val="none"/>
        </w:rPr>
        <w:t>市委市政府做好统筹，市教育、卫健、住建、社保、民政等相关部门结合工作职责，切实落实好生态搬迁安置区的公共教育、医疗卫生、社会保障、民生服务等公共服务设施建设，确保满足搬迁户子女就学需求，以及每个安置点有1个公共卫生服务机构和1—2个涵盖中小学教育机构，充分保障基本医疗和教育服务可以实现全覆盖。</w:t>
      </w:r>
    </w:p>
    <w:p>
      <w:pPr>
        <w:widowControl/>
        <w:spacing w:line="560" w:lineRule="exact"/>
        <w:ind w:firstLine="602" w:firstLineChars="200"/>
        <w:rPr>
          <w:rFonts w:ascii="仿宋" w:hAnsi="仿宋" w:eastAsia="仿宋" w:cs="仿宋"/>
          <w:color w:val="auto"/>
          <w:sz w:val="30"/>
          <w:szCs w:val="30"/>
          <w:highlight w:val="none"/>
        </w:rPr>
      </w:pPr>
      <w:r>
        <w:rPr>
          <w:rFonts w:hint="eastAsia" w:eastAsia="仿宋"/>
          <w:b/>
          <w:bCs/>
          <w:color w:val="auto"/>
          <w:sz w:val="30"/>
          <w:szCs w:val="30"/>
          <w:highlight w:val="none"/>
        </w:rPr>
        <w:t>——</w:t>
      </w:r>
      <w:r>
        <w:rPr>
          <w:rFonts w:eastAsia="仿宋"/>
          <w:b/>
          <w:bCs/>
          <w:color w:val="auto"/>
          <w:sz w:val="30"/>
          <w:szCs w:val="30"/>
          <w:highlight w:val="none"/>
        </w:rPr>
        <w:t>深化建设培训和就业服务体系。</w:t>
      </w:r>
      <w:r>
        <w:rPr>
          <w:rFonts w:eastAsia="仿宋"/>
          <w:color w:val="auto"/>
          <w:sz w:val="30"/>
          <w:szCs w:val="30"/>
          <w:highlight w:val="none"/>
        </w:rPr>
        <w:t>围绕搬迁群众生计方式非农化转变，结合市内外企业用工需求和贫困劳动力特点，市就业服务部门统筹好各单位培训资源，强力推进搬迁劳动力全员培训，确保有劳动力家庭1</w:t>
      </w:r>
      <w:r>
        <w:rPr>
          <w:rFonts w:hint="eastAsia" w:ascii="仿宋" w:hAnsi="仿宋" w:eastAsia="仿宋" w:cs="仿宋"/>
          <w:color w:val="auto"/>
          <w:sz w:val="30"/>
          <w:szCs w:val="30"/>
          <w:highlight w:val="none"/>
        </w:rPr>
        <w:t>人以上稳定就业，解决家庭零就业问题，适时有针对性开展服装、家政、综合素质、农业生产等专业技能培训，通过“政府引导、市场调剂、群众自主”三种模式，切实全方位保障稳定就业。</w:t>
      </w:r>
    </w:p>
    <w:p>
      <w:pPr>
        <w:widowControl/>
        <w:spacing w:line="56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——深化建设公共文化服务体系。</w:t>
      </w:r>
      <w:r>
        <w:rPr>
          <w:rFonts w:hint="eastAsia" w:ascii="仿宋" w:hAnsi="仿宋" w:eastAsia="仿宋" w:cs="仿宋"/>
          <w:color w:val="auto"/>
          <w:sz w:val="30"/>
          <w:szCs w:val="30"/>
          <w:highlight w:val="none"/>
        </w:rPr>
        <w:t>市民政部门统筹建立生态搬迁安置区的党员群众综合服务站和文化活动中心，配套建设篮球场、羽毛球场、乒乓球场等文体设施，配齐安置区管理干部，专项服务移民群众，为移民群众快速融入市民文化生活，切实增强安置区归属感和身份认同感。大力推进感恩教育、文明创建、公共文化、民族传承等优良品质和高尚情操，培育搬迁群众感恩奋进、积极向上、自强自力的良好心态和精神风貌。</w:t>
      </w:r>
    </w:p>
    <w:p>
      <w:pPr>
        <w:widowControl/>
        <w:spacing w:line="56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——深化建设社区综合治理体系。</w:t>
      </w:r>
      <w:r>
        <w:rPr>
          <w:rFonts w:hint="eastAsia" w:ascii="仿宋" w:hAnsi="仿宋" w:eastAsia="仿宋" w:cs="仿宋"/>
          <w:color w:val="auto"/>
          <w:sz w:val="30"/>
          <w:szCs w:val="30"/>
          <w:highlight w:val="none"/>
        </w:rPr>
        <w:t>以生态搬迁安置区党组织为总领，以群团组织和各类社会服务组织为纽带，着力构建“安置区党组织—网格员—搬迁户”的后续工作网格化管理服务体系，提升安置区综合治理能力。</w:t>
      </w:r>
    </w:p>
    <w:p>
      <w:pPr>
        <w:widowControl/>
        <w:spacing w:line="56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——深化建设基层党建体系。</w:t>
      </w:r>
      <w:r>
        <w:rPr>
          <w:rFonts w:hint="eastAsia" w:ascii="仿宋" w:hAnsi="仿宋" w:eastAsia="仿宋" w:cs="仿宋"/>
          <w:color w:val="auto"/>
          <w:sz w:val="30"/>
          <w:szCs w:val="30"/>
          <w:highlight w:val="none"/>
        </w:rPr>
        <w:t>坚持生态搬迁安置区建到哪里、党的工作就开展到哪里，把党的全面领导贯彻到安置点各项工作中，合理设置党总支、党支部、党小组，配强干部，完善机制，强化功能，确保每个安置点基层党组织成为坚强战斗堡垒。</w:t>
      </w:r>
    </w:p>
    <w:p>
      <w:pPr>
        <w:pStyle w:val="20"/>
        <w:widowControl/>
        <w:spacing w:before="0" w:beforeAutospacing="0" w:after="0" w:afterAutospacing="0" w:line="560" w:lineRule="exact"/>
        <w:ind w:firstLine="602" w:firstLineChars="200"/>
        <w:jc w:val="both"/>
        <w:rPr>
          <w:rFonts w:ascii="仿宋" w:hAnsi="仿宋" w:eastAsia="仿宋" w:cs="仿宋"/>
          <w:color w:val="auto"/>
          <w:sz w:val="30"/>
          <w:szCs w:val="30"/>
          <w:highlight w:val="none"/>
        </w:rPr>
      </w:pPr>
      <w:r>
        <w:rPr>
          <w:rFonts w:eastAsia="仿宋"/>
          <w:b/>
          <w:bCs/>
          <w:color w:val="auto"/>
          <w:sz w:val="30"/>
          <w:szCs w:val="30"/>
          <w:highlight w:val="none"/>
        </w:rPr>
        <w:t>（5）</w:t>
      </w:r>
      <w:r>
        <w:rPr>
          <w:rFonts w:hint="eastAsia" w:ascii="仿宋" w:hAnsi="仿宋" w:eastAsia="仿宋" w:cs="仿宋"/>
          <w:b/>
          <w:bCs/>
          <w:color w:val="auto"/>
          <w:sz w:val="30"/>
          <w:szCs w:val="30"/>
          <w:highlight w:val="none"/>
        </w:rPr>
        <w:t>加强扶贫项目资产管理和监督。</w:t>
      </w:r>
      <w:r>
        <w:rPr>
          <w:rFonts w:hint="eastAsia" w:ascii="仿宋" w:hAnsi="仿宋" w:eastAsia="仿宋" w:cs="仿宋"/>
          <w:color w:val="auto"/>
          <w:sz w:val="30"/>
          <w:szCs w:val="30"/>
          <w:highlight w:val="none"/>
        </w:rPr>
        <w:t>分类摸清各类扶贫项目形成的资产底数。公益性资产要落实管护主体，明确管护责任，确保继续发挥作用。经营性资产要明晰产权关系，防止资产流失和被侵占，资产收益重点用于项目运行管护、巩固拓展脱贫攻坚成果、村级公益事业等。确权到农户或其他经营主体的扶贫资产，依法维护其财产权利，由其自主管理和运营。</w:t>
      </w:r>
    </w:p>
    <w:p>
      <w:pPr>
        <w:pStyle w:val="20"/>
        <w:widowControl/>
        <w:spacing w:before="0" w:beforeAutospacing="0" w:after="0" w:afterAutospacing="0" w:line="560" w:lineRule="exact"/>
        <w:ind w:firstLine="602" w:firstLineChars="200"/>
        <w:jc w:val="both"/>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——完善扶贫项目资产管理和监督制度。</w:t>
      </w:r>
      <w:r>
        <w:rPr>
          <w:rFonts w:hint="eastAsia" w:ascii="仿宋" w:hAnsi="仿宋" w:eastAsia="仿宋" w:cs="仿宋"/>
          <w:color w:val="auto"/>
          <w:sz w:val="30"/>
          <w:szCs w:val="30"/>
          <w:highlight w:val="none"/>
        </w:rPr>
        <w:t>制定《五指山市扶贫项目资产后续管理和监督实施方案》。市乡村振兴局牵头制定实施《五指山市扶贫项目资产后续管理和监督实施方案》，按照经营性资产、公益性资产和到户类资产3种类型，分别建立市级扶贫项目资产台账、行业部门分类台账和乡村明细台账，定期更新完善台账，归档成册，以作为后续督查监管的主要依据。明确3种类型扶贫资产的确权登记、资产移交、管护运营、绩效管理、资产处置等主要程序及措施，明确相应的责任单位或个人等权责主体及其责任范围，建立扶贫项目资产全程跟踪监测机制和风险预警机制，切实做到事前事中事后均可以规范化管护好全市的扶贫资产。</w:t>
      </w:r>
    </w:p>
    <w:p>
      <w:pPr>
        <w:pStyle w:val="20"/>
        <w:widowControl/>
        <w:spacing w:before="0" w:beforeAutospacing="0" w:after="0" w:afterAutospacing="0" w:line="560" w:lineRule="exact"/>
        <w:ind w:firstLine="600" w:firstLineChars="200"/>
        <w:jc w:val="both"/>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w:t>
      </w:r>
      <w:r>
        <w:rPr>
          <w:rFonts w:hint="eastAsia" w:ascii="仿宋" w:hAnsi="仿宋" w:eastAsia="仿宋" w:cs="仿宋"/>
          <w:b/>
          <w:color w:val="auto"/>
          <w:sz w:val="30"/>
          <w:szCs w:val="30"/>
          <w:highlight w:val="none"/>
        </w:rPr>
        <w:t>完善</w:t>
      </w:r>
      <w:r>
        <w:rPr>
          <w:rFonts w:hint="eastAsia" w:ascii="仿宋" w:hAnsi="仿宋" w:eastAsia="仿宋" w:cs="仿宋"/>
          <w:b/>
          <w:bCs/>
          <w:color w:val="auto"/>
          <w:sz w:val="30"/>
          <w:szCs w:val="30"/>
          <w:highlight w:val="none"/>
        </w:rPr>
        <w:t>扶贫项目资产管理集成系统。</w:t>
      </w:r>
      <w:r>
        <w:rPr>
          <w:rFonts w:hint="eastAsia" w:ascii="仿宋" w:hAnsi="仿宋" w:eastAsia="仿宋" w:cs="仿宋"/>
          <w:color w:val="auto"/>
          <w:sz w:val="30"/>
          <w:szCs w:val="30"/>
          <w:highlight w:val="none"/>
        </w:rPr>
        <w:t>市乡村振兴局会同市科工信部门，基于扶贫大数据，开发扶贫项目资产专门性管理集成系统，各相关责任部门及责任人可以通过该系统将扶贫项目资产相关信息进行上传，及时有效实现线上线下同步，方便调查取阅。</w:t>
      </w:r>
    </w:p>
    <w:p>
      <w:pPr>
        <w:pStyle w:val="20"/>
        <w:widowControl/>
        <w:spacing w:before="0" w:beforeAutospacing="0" w:after="0" w:afterAutospacing="0" w:line="600" w:lineRule="exact"/>
        <w:ind w:firstLine="602" w:firstLineChars="200"/>
        <w:jc w:val="both"/>
        <w:rPr>
          <w:rFonts w:eastAsia="仿宋"/>
          <w:color w:val="auto"/>
          <w:sz w:val="30"/>
          <w:szCs w:val="30"/>
          <w:highlight w:val="none"/>
        </w:rPr>
      </w:pPr>
      <w:r>
        <w:rPr>
          <w:rFonts w:hint="eastAsia" w:ascii="仿宋" w:hAnsi="仿宋" w:eastAsia="仿宋" w:cs="仿宋"/>
          <w:b/>
          <w:bCs/>
          <w:color w:val="auto"/>
          <w:sz w:val="30"/>
          <w:szCs w:val="30"/>
          <w:highlight w:val="none"/>
        </w:rPr>
        <w:t>——分类管好各类扶贫项目资</w:t>
      </w:r>
      <w:r>
        <w:rPr>
          <w:rFonts w:hint="eastAsia" w:ascii="仿宋" w:hAnsi="仿宋" w:eastAsia="仿宋" w:cs="仿宋"/>
          <w:b/>
          <w:color w:val="auto"/>
          <w:sz w:val="30"/>
          <w:szCs w:val="30"/>
          <w:highlight w:val="none"/>
        </w:rPr>
        <w:t>产</w:t>
      </w:r>
      <w:r>
        <w:rPr>
          <w:rFonts w:hint="eastAsia" w:ascii="仿宋" w:hAnsi="仿宋" w:eastAsia="仿宋" w:cs="仿宋"/>
          <w:color w:val="auto"/>
          <w:sz w:val="30"/>
          <w:szCs w:val="30"/>
          <w:highlight w:val="none"/>
        </w:rPr>
        <w:t>。</w:t>
      </w:r>
      <w:r>
        <w:rPr>
          <w:rFonts w:hint="eastAsia" w:ascii="仿宋" w:hAnsi="仿宋" w:eastAsia="仿宋" w:cs="仿宋"/>
          <w:b/>
          <w:bCs/>
          <w:color w:val="auto"/>
          <w:sz w:val="30"/>
          <w:szCs w:val="30"/>
          <w:highlight w:val="none"/>
        </w:rPr>
        <w:t>一是加强对经营性资产的运营管理。</w:t>
      </w:r>
      <w:r>
        <w:rPr>
          <w:rFonts w:hint="eastAsia" w:ascii="仿宋" w:hAnsi="仿宋" w:eastAsia="仿宋" w:cs="仿宋"/>
          <w:color w:val="auto"/>
          <w:sz w:val="30"/>
          <w:szCs w:val="30"/>
          <w:highlight w:val="none"/>
        </w:rPr>
        <w:t>市乡村振兴局要做好公益性及经营性的扶贫项目资产入库管理工作，完善运营方案，确定运营主体、经营方式和期限，明确运营各方权利义务，做好风险防控，并统筹好各相关责任单位、乡镇政府及村级组织根据项目实际，探索实行集中统一管护。</w:t>
      </w:r>
      <w:r>
        <w:rPr>
          <w:rFonts w:hint="eastAsia" w:ascii="仿宋" w:hAnsi="仿宋" w:eastAsia="仿宋" w:cs="仿宋"/>
          <w:b/>
          <w:bCs/>
          <w:color w:val="auto"/>
          <w:sz w:val="30"/>
          <w:szCs w:val="30"/>
          <w:highlight w:val="none"/>
        </w:rPr>
        <w:t>二是推动规范化公益性资产管理。</w:t>
      </w:r>
      <w:r>
        <w:rPr>
          <w:rFonts w:hint="eastAsia" w:ascii="仿宋" w:hAnsi="仿宋" w:eastAsia="仿宋" w:cs="仿宋"/>
          <w:color w:val="auto"/>
          <w:sz w:val="30"/>
          <w:szCs w:val="30"/>
          <w:highlight w:val="none"/>
        </w:rPr>
        <w:t>对公益性资产，要完善管护标准和规范，由相应的产权主体落实管护责任人和管护经费。可通过调整优化现有公益性岗位等方式解决管护力量不足问题，优先聘请符合条件的脱贫人口参与管护。属于村集体的公益性资产管护经费，可由村集体经营收益、地方财政资金统筹解决。落实受益群众责任，引导农户参与管护和运营。</w:t>
      </w:r>
      <w:r>
        <w:rPr>
          <w:rFonts w:hint="eastAsia" w:ascii="仿宋" w:hAnsi="仿宋" w:eastAsia="仿宋" w:cs="仿宋"/>
          <w:b/>
          <w:bCs/>
          <w:color w:val="auto"/>
          <w:sz w:val="30"/>
          <w:szCs w:val="30"/>
          <w:highlight w:val="none"/>
        </w:rPr>
        <w:t>三是推进到户类资产可由农户自行管理。</w:t>
      </w:r>
      <w:r>
        <w:rPr>
          <w:rFonts w:hint="eastAsia" w:ascii="仿宋" w:hAnsi="仿宋" w:eastAsia="仿宋" w:cs="仿宋"/>
          <w:color w:val="auto"/>
          <w:sz w:val="30"/>
          <w:szCs w:val="30"/>
          <w:highlight w:val="none"/>
        </w:rPr>
        <w:t>对到户类资产，可实行由农户自行管理，各相关责任单位、乡镇政府及村级组织应结合工作职责加强对农户使用资产的指导和帮扶，使到户扶贫项目资产更好地发挥帮扶效益。</w:t>
      </w:r>
      <w:r>
        <w:rPr>
          <w:rFonts w:hint="eastAsia" w:ascii="仿宋" w:hAnsi="仿宋" w:eastAsia="仿宋" w:cs="仿宋"/>
          <w:b/>
          <w:bCs/>
          <w:color w:val="auto"/>
          <w:sz w:val="30"/>
          <w:szCs w:val="30"/>
          <w:highlight w:val="none"/>
        </w:rPr>
        <w:t>四是做到盘活</w:t>
      </w:r>
      <w:r>
        <w:rPr>
          <w:rFonts w:eastAsia="仿宋"/>
          <w:b/>
          <w:bCs/>
          <w:color w:val="auto"/>
          <w:sz w:val="30"/>
          <w:szCs w:val="30"/>
          <w:highlight w:val="none"/>
        </w:rPr>
        <w:t>用好扶贫项目资产。</w:t>
      </w:r>
      <w:r>
        <w:rPr>
          <w:rFonts w:eastAsia="仿宋"/>
          <w:color w:val="auto"/>
          <w:sz w:val="30"/>
          <w:szCs w:val="30"/>
          <w:highlight w:val="none"/>
        </w:rPr>
        <w:t>建立扶贫项目资产全程跟踪监测机制和风险预警机制，对长期闲置、效益较差甚至亏损的公益性资产，及早预警、及时介入，督促管护主体管好用好资产。属于村集体的资产收益，以设立专项公积公益金的方式，通过设置一定的条件，鼓励采取参加村内项目建设和发展等劳动增收方式进行分配，同时相关资金还可以用于项目运营管护、村级公益事业等方面。严禁采用简单发钱发物、一分了之的做法分配收益。</w:t>
      </w:r>
      <w:r>
        <w:rPr>
          <w:rFonts w:eastAsia="仿宋"/>
          <w:b/>
          <w:bCs/>
          <w:color w:val="auto"/>
          <w:sz w:val="30"/>
          <w:szCs w:val="30"/>
          <w:highlight w:val="none"/>
        </w:rPr>
        <w:t>五是严格落实扶贫项目资产处置。</w:t>
      </w:r>
      <w:r>
        <w:rPr>
          <w:rFonts w:eastAsia="仿宋"/>
          <w:color w:val="auto"/>
          <w:sz w:val="30"/>
          <w:szCs w:val="30"/>
          <w:highlight w:val="none"/>
        </w:rPr>
        <w:t>任何单位和个人不得随意处置国有和集体扶贫项目资产。对达到使用年限、长期闲置、报废、报损、淘汰、拆除、盘亏、所有权或使用权发生转移，以及因管理不善、自然灾害或意外事故等造成非正常损失、确需处置的扶贫项目资产，各相关责任单位、乡镇政府及村级组织应严格按照国有资产、集体资产管理有关规定，履行相应审批手续规范处置。</w:t>
      </w:r>
    </w:p>
    <w:p>
      <w:pPr>
        <w:pStyle w:val="20"/>
        <w:widowControl/>
        <w:shd w:val="clear" w:color="auto" w:fill="FFFFFF"/>
        <w:spacing w:before="0" w:beforeAutospacing="0" w:after="0" w:afterAutospacing="0" w:line="600" w:lineRule="exact"/>
        <w:ind w:left="630"/>
        <w:jc w:val="both"/>
        <w:rPr>
          <w:rFonts w:ascii="仿宋" w:hAnsi="仿宋" w:eastAsia="仿宋" w:cs="仿宋"/>
          <w:b/>
          <w:bCs/>
          <w:color w:val="auto"/>
          <w:sz w:val="30"/>
          <w:szCs w:val="30"/>
          <w:highlight w:val="none"/>
        </w:rPr>
      </w:pPr>
      <w:r>
        <w:rPr>
          <w:rFonts w:hint="eastAsia" w:ascii="仿宋" w:hAnsi="仿宋" w:eastAsia="仿宋" w:cs="仿宋"/>
          <w:b/>
          <w:bCs/>
          <w:color w:val="auto"/>
          <w:sz w:val="30"/>
          <w:szCs w:val="30"/>
          <w:highlight w:val="none"/>
        </w:rPr>
        <w:t>（6）加强脱贫攻坚与乡村振兴政策有效衔接。</w:t>
      </w:r>
    </w:p>
    <w:p>
      <w:pPr>
        <w:pStyle w:val="20"/>
        <w:widowControl/>
        <w:shd w:val="clear" w:color="auto" w:fill="FFFFFF"/>
        <w:spacing w:before="0" w:beforeAutospacing="0" w:after="0" w:afterAutospacing="0" w:line="600" w:lineRule="exact"/>
        <w:ind w:firstLine="602" w:firstLineChars="200"/>
        <w:jc w:val="both"/>
        <w:rPr>
          <w:rFonts w:eastAsia="仿宋"/>
          <w:color w:val="auto"/>
          <w:sz w:val="30"/>
          <w:szCs w:val="30"/>
          <w:highlight w:val="none"/>
        </w:rPr>
      </w:pPr>
      <w:r>
        <w:rPr>
          <w:rFonts w:hint="eastAsia" w:ascii="仿宋" w:hAnsi="仿宋" w:eastAsia="仿宋" w:cs="仿宋"/>
          <w:b/>
          <w:bCs/>
          <w:color w:val="auto"/>
          <w:sz w:val="30"/>
          <w:szCs w:val="30"/>
          <w:highlight w:val="none"/>
        </w:rPr>
        <w:t>——做好财政投入政策衔接。</w:t>
      </w:r>
      <w:r>
        <w:rPr>
          <w:rFonts w:hint="eastAsia" w:ascii="仿宋" w:hAnsi="仿宋" w:eastAsia="仿宋" w:cs="仿宋"/>
          <w:color w:val="auto"/>
          <w:sz w:val="30"/>
          <w:szCs w:val="30"/>
          <w:highlight w:val="none"/>
        </w:rPr>
        <w:t>过渡期内在保持财政支持政策总体稳定的前提下，根据巩固拓展脱贫攻坚成果同乡村振兴有效衔接的需要和财力状况，合理安排财政投入规模，优化支出结构，调整支持重点。用好财政衔接资金，逐步提高用于产业发展的比例。用好城乡建设用地增减挂钩政策，统筹地方可支配财力，支持“十三五”易地扶贫搬迁融资资金偿还。对农村低收入人口的救助帮扶，通过现有资金支出渠道支持。过渡期前3年脱贫县用好涉农资金统筹整合试点政策。确保以工代赈中央预算内投资落实到项目，及时足额发放劳务报酬。现有财政相关转移支付继续倾斜支持脱贫地区。对支持脱贫地区产业发展效果明显的贷款贴息、政府采购</w:t>
      </w:r>
      <w:r>
        <w:rPr>
          <w:rFonts w:eastAsia="仿宋"/>
          <w:color w:val="auto"/>
          <w:sz w:val="30"/>
          <w:szCs w:val="30"/>
          <w:highlight w:val="none"/>
        </w:rPr>
        <w:t>等政策，在调整优化基础上继续实施。过渡期内延续脱贫攻坚相关税收优惠政策。</w:t>
      </w:r>
    </w:p>
    <w:p>
      <w:pPr>
        <w:pStyle w:val="20"/>
        <w:widowControl/>
        <w:shd w:val="clear" w:color="auto" w:fill="FFFFFF"/>
        <w:spacing w:before="0" w:beforeAutospacing="0" w:after="0" w:afterAutospacing="0" w:line="600" w:lineRule="exact"/>
        <w:ind w:firstLine="602" w:firstLineChars="200"/>
        <w:jc w:val="both"/>
        <w:rPr>
          <w:rFonts w:eastAsia="仿宋"/>
          <w:color w:val="auto"/>
          <w:sz w:val="30"/>
          <w:szCs w:val="30"/>
          <w:highlight w:val="none"/>
        </w:rPr>
      </w:pPr>
      <w:r>
        <w:rPr>
          <w:rFonts w:hint="eastAsia" w:eastAsia="仿宋"/>
          <w:b/>
          <w:bCs/>
          <w:color w:val="auto"/>
          <w:sz w:val="30"/>
          <w:szCs w:val="30"/>
          <w:highlight w:val="none"/>
        </w:rPr>
        <w:t>——</w:t>
      </w:r>
      <w:r>
        <w:rPr>
          <w:rFonts w:eastAsia="仿宋"/>
          <w:b/>
          <w:bCs/>
          <w:color w:val="auto"/>
          <w:sz w:val="30"/>
          <w:szCs w:val="30"/>
          <w:highlight w:val="none"/>
        </w:rPr>
        <w:t>做好金融服务政策衔接。</w:t>
      </w:r>
      <w:r>
        <w:rPr>
          <w:rFonts w:eastAsia="仿宋"/>
          <w:color w:val="auto"/>
          <w:sz w:val="30"/>
          <w:szCs w:val="30"/>
          <w:highlight w:val="none"/>
        </w:rPr>
        <w:t>继续发挥再贷款作用，现有再贷款帮扶政策在展期期间保持不变。进一步完善针对脱贫人口的小额信贷政策。对有较大贷款资金需求、符合贷款条件的对象，鼓励其申请创业担保贷款政策支持。加大对脱贫地区优势特色产业信贷和保险支持力度。鼓励开发优势特色农产品保险。</w:t>
      </w:r>
    </w:p>
    <w:p>
      <w:pPr>
        <w:pStyle w:val="20"/>
        <w:widowControl/>
        <w:shd w:val="clear" w:color="auto" w:fill="FFFFFF"/>
        <w:spacing w:before="0" w:beforeAutospacing="0" w:after="0" w:afterAutospacing="0" w:line="560" w:lineRule="exact"/>
        <w:ind w:firstLine="602" w:firstLineChars="200"/>
        <w:jc w:val="both"/>
        <w:rPr>
          <w:rFonts w:ascii="仿宋" w:hAnsi="仿宋" w:eastAsia="仿宋" w:cs="仿宋"/>
          <w:color w:val="auto"/>
          <w:sz w:val="30"/>
          <w:szCs w:val="30"/>
          <w:highlight w:val="none"/>
        </w:rPr>
      </w:pPr>
      <w:r>
        <w:rPr>
          <w:rFonts w:hint="eastAsia" w:eastAsia="仿宋"/>
          <w:b/>
          <w:bCs/>
          <w:color w:val="auto"/>
          <w:sz w:val="30"/>
          <w:szCs w:val="30"/>
          <w:highlight w:val="none"/>
        </w:rPr>
        <w:t>——</w:t>
      </w:r>
      <w:r>
        <w:rPr>
          <w:rFonts w:eastAsia="仿宋"/>
          <w:b/>
          <w:bCs/>
          <w:color w:val="auto"/>
          <w:sz w:val="30"/>
          <w:szCs w:val="30"/>
          <w:highlight w:val="none"/>
        </w:rPr>
        <w:t>做好土地支持政策衔接。</w:t>
      </w:r>
      <w:r>
        <w:rPr>
          <w:rFonts w:eastAsia="仿宋"/>
          <w:color w:val="auto"/>
          <w:sz w:val="30"/>
          <w:szCs w:val="30"/>
          <w:highlight w:val="none"/>
        </w:rPr>
        <w:t>坚持最严格耕地保护制度，强化耕地保护主体责任，严格控制非农建设占用耕地，坚决守住18</w:t>
      </w:r>
      <w:r>
        <w:rPr>
          <w:rFonts w:hint="eastAsia" w:ascii="仿宋" w:hAnsi="仿宋" w:eastAsia="仿宋" w:cs="仿宋"/>
          <w:color w:val="auto"/>
          <w:sz w:val="30"/>
          <w:szCs w:val="30"/>
          <w:highlight w:val="none"/>
        </w:rPr>
        <w:t>亿亩耕地红线。以国土空间规划为依据，按照应保尽保原则，新增建设用地计划指标优先保障巩固拓展脱贫攻坚成果和乡村振兴用地需要，用好过渡期内脱贫县年度新增建设用地计划专项指标，争取跨省域调剂指标。</w:t>
      </w:r>
    </w:p>
    <w:p>
      <w:pPr>
        <w:pStyle w:val="20"/>
        <w:widowControl/>
        <w:shd w:val="clear" w:color="auto" w:fill="FFFFFF"/>
        <w:spacing w:before="0" w:beforeAutospacing="0" w:after="0" w:afterAutospacing="0" w:line="560" w:lineRule="exact"/>
        <w:ind w:firstLine="602" w:firstLineChars="200"/>
        <w:jc w:val="both"/>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——做好人才智力支持政策衔接。</w:t>
      </w:r>
      <w:r>
        <w:rPr>
          <w:rFonts w:hint="eastAsia" w:ascii="仿宋" w:hAnsi="仿宋" w:eastAsia="仿宋" w:cs="仿宋"/>
          <w:color w:val="auto"/>
          <w:sz w:val="30"/>
          <w:szCs w:val="30"/>
          <w:highlight w:val="none"/>
        </w:rPr>
        <w:t>用好脱贫攻坚期间各项人才智力支持政策，建立健全引导各类人才服务乡村振兴长效机制。实施农村义务教育阶段教师特岗计划、中小学幼儿园教师国家级培训计划、银龄讲学计划、乡村教师生活补助政策，优先满足脱贫地区对高素质教师的补充需求。用好全科医生特岗和农村订单定向医学生免费培养计划。探索农业科技推广人员“县（市）管乡用、下沉到村”的新机制。继续支持脱贫户“两后生”接受职业教育，并按规定给予相应资助。吸引和引导各方面人才向五指山市流动。</w:t>
      </w:r>
    </w:p>
    <w:p>
      <w:pPr>
        <w:pStyle w:val="7"/>
        <w:ind w:firstLine="602"/>
        <w:rPr>
          <w:color w:val="auto"/>
          <w:highlight w:val="none"/>
        </w:rPr>
      </w:pPr>
      <w:r>
        <w:rPr>
          <w:color w:val="auto"/>
          <w:highlight w:val="none"/>
        </w:rPr>
        <w:t>（二）中长期目标任务</w:t>
      </w:r>
    </w:p>
    <w:p>
      <w:pPr>
        <w:pStyle w:val="20"/>
        <w:widowControl/>
        <w:spacing w:before="0" w:beforeAutospacing="0" w:after="0" w:afterAutospacing="0" w:line="560" w:lineRule="exact"/>
        <w:ind w:firstLine="600" w:firstLineChars="200"/>
        <w:jc w:val="both"/>
        <w:rPr>
          <w:rFonts w:eastAsia="仿宋"/>
          <w:color w:val="auto"/>
          <w:sz w:val="30"/>
          <w:szCs w:val="30"/>
          <w:highlight w:val="none"/>
          <w:lang w:val="zh-CN" w:bidi="zh-CN"/>
        </w:rPr>
      </w:pPr>
      <w:r>
        <w:rPr>
          <w:rFonts w:eastAsia="仿宋"/>
          <w:color w:val="auto"/>
          <w:sz w:val="30"/>
          <w:szCs w:val="30"/>
          <w:highlight w:val="none"/>
          <w:lang w:val="zh-CN" w:bidi="zh-CN"/>
        </w:rPr>
        <w:t>到2035年，</w:t>
      </w:r>
      <w:r>
        <w:rPr>
          <w:rFonts w:eastAsia="仿宋"/>
          <w:color w:val="auto"/>
          <w:sz w:val="30"/>
          <w:szCs w:val="30"/>
          <w:highlight w:val="none"/>
          <w:lang w:bidi="zh-CN"/>
        </w:rPr>
        <w:t>五指山市整体乡村</w:t>
      </w:r>
      <w:r>
        <w:rPr>
          <w:rFonts w:eastAsia="仿宋"/>
          <w:color w:val="auto"/>
          <w:sz w:val="30"/>
          <w:szCs w:val="30"/>
          <w:highlight w:val="none"/>
          <w:lang w:val="zh-CN" w:bidi="zh-CN"/>
        </w:rPr>
        <w:t>经济实力显著增强，乡村振兴</w:t>
      </w:r>
      <w:r>
        <w:rPr>
          <w:rFonts w:eastAsia="仿宋"/>
          <w:color w:val="auto"/>
          <w:sz w:val="30"/>
          <w:szCs w:val="30"/>
          <w:highlight w:val="none"/>
          <w:lang w:bidi="zh-CN"/>
        </w:rPr>
        <w:t>工作</w:t>
      </w:r>
      <w:r>
        <w:rPr>
          <w:rFonts w:eastAsia="仿宋"/>
          <w:color w:val="auto"/>
          <w:sz w:val="30"/>
          <w:szCs w:val="30"/>
          <w:highlight w:val="none"/>
          <w:lang w:val="zh-CN" w:bidi="zh-CN"/>
        </w:rPr>
        <w:t>取得重大进展，农村低收入人口生活水平显著提高，城乡差距进一步缩小，在促进全体人民共同富裕上取得更为明显的实质性进展。</w:t>
      </w:r>
    </w:p>
    <w:p>
      <w:pPr>
        <w:pStyle w:val="6"/>
        <w:ind w:firstLine="643"/>
        <w:rPr>
          <w:rFonts w:ascii="Times New Roman" w:hAnsi="Times New Roman"/>
          <w:color w:val="auto"/>
          <w:highlight w:val="none"/>
          <w:lang w:val="zh-CN"/>
        </w:rPr>
      </w:pPr>
      <w:r>
        <w:rPr>
          <w:rFonts w:hint="eastAsia" w:ascii="Times New Roman" w:hAnsi="Times New Roman"/>
          <w:color w:val="auto"/>
          <w:sz w:val="32"/>
          <w:szCs w:val="24"/>
          <w:highlight w:val="none"/>
          <w:lang w:val="zh-CN" w:bidi="ar-SA"/>
        </w:rPr>
        <w:t>三、五指山脱贫攻坚成果同乡村振兴有效衔接规划“十四五”规划重点项目</w:t>
      </w:r>
    </w:p>
    <w:p>
      <w:pPr>
        <w:jc w:val="center"/>
        <w:rPr>
          <w:rFonts w:ascii="仿宋" w:hAnsi="仿宋" w:eastAsia="仿宋" w:cs="仿宋"/>
          <w:b/>
          <w:color w:val="auto"/>
          <w:kern w:val="0"/>
          <w:sz w:val="30"/>
          <w:szCs w:val="30"/>
          <w:highlight w:val="none"/>
        </w:rPr>
      </w:pPr>
      <w:r>
        <w:rPr>
          <w:rFonts w:hint="eastAsia" w:ascii="仿宋" w:hAnsi="仿宋" w:eastAsia="仿宋" w:cs="仿宋"/>
          <w:b/>
          <w:color w:val="auto"/>
          <w:kern w:val="0"/>
          <w:sz w:val="30"/>
          <w:szCs w:val="30"/>
          <w:highlight w:val="none"/>
          <w:lang w:bidi="ar"/>
        </w:rPr>
        <w:t>“十四五”规划重点项目汇总表</w:t>
      </w: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1"/>
        <w:gridCol w:w="2549"/>
        <w:gridCol w:w="5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序号</w:t>
            </w:r>
          </w:p>
        </w:tc>
        <w:tc>
          <w:tcPr>
            <w:tcW w:w="2549" w:type="dxa"/>
            <w:tcBorders>
              <w:top w:val="single" w:color="auto" w:sz="4" w:space="0"/>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类型</w:t>
            </w:r>
          </w:p>
        </w:tc>
        <w:tc>
          <w:tcPr>
            <w:tcW w:w="5262" w:type="dxa"/>
            <w:tcBorders>
              <w:top w:val="single" w:color="auto" w:sz="4" w:space="0"/>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项目名称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1</w:t>
            </w:r>
          </w:p>
        </w:tc>
        <w:tc>
          <w:tcPr>
            <w:tcW w:w="2549" w:type="dxa"/>
            <w:tcBorders>
              <w:top w:val="single" w:color="auto" w:sz="4" w:space="0"/>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农业基础设施改造类</w:t>
            </w: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项目一 高山蔬菜基础设施改造项目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2</w:t>
            </w:r>
          </w:p>
        </w:tc>
        <w:tc>
          <w:tcPr>
            <w:tcW w:w="2549" w:type="dxa"/>
            <w:vMerge w:val="restart"/>
            <w:tcBorders>
              <w:top w:val="nil"/>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农业产业示范基地与标准化生产推广类</w:t>
            </w: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项目一 瓜菜集约化育苗示范基地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3</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项目二 水果新品种引种示范基地项目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4</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项目三 现代茶园项目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5</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项目四 百香果种植示范基地项目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6</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项目五 花卉苗木种植示范基地项目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7</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项目六 国家林下经济示范基地工程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8</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项目七  林下魔芋种植示范点项目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9</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项目八 智能化养殖场示范项目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10</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项目九 数字农业示范项目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11</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项目十 罗非鱼养殖示范场建设项目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12</w:t>
            </w:r>
          </w:p>
        </w:tc>
        <w:tc>
          <w:tcPr>
            <w:tcW w:w="2549" w:type="dxa"/>
            <w:vMerge w:val="restart"/>
            <w:tcBorders>
              <w:top w:val="nil"/>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农产品物流类</w:t>
            </w: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项目一 瓜菜物流项目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13</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项目二 五指山“网上花店”项目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14</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项目三 全产业链扶持项目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15</w:t>
            </w:r>
          </w:p>
        </w:tc>
        <w:tc>
          <w:tcPr>
            <w:tcW w:w="2549" w:type="dxa"/>
            <w:vMerge w:val="restart"/>
            <w:tcBorders>
              <w:top w:val="nil"/>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特色种养殖业扩能扩产类</w:t>
            </w: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项目一 大棚瓜菜扩能扩产项目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16</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项目二 忧遁草推广项目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17</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项目三 油茶扩能项目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18</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项目四 特色种养殖业扩能扩产项目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19</w:t>
            </w:r>
          </w:p>
        </w:tc>
        <w:tc>
          <w:tcPr>
            <w:tcW w:w="2549" w:type="dxa"/>
            <w:vMerge w:val="restart"/>
            <w:tcBorders>
              <w:top w:val="nil"/>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农业研发与科技类</w:t>
            </w: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项目一 忧遁草研发项目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20</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项目二 中药材综合利用项目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21</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项目三 农业科技110转型升级工程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22</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项目四 互联网（科技）示范乡村建设工程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23</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项目五 农业科技企业孵化平台建设项目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24</w:t>
            </w:r>
          </w:p>
        </w:tc>
        <w:tc>
          <w:tcPr>
            <w:tcW w:w="2549" w:type="dxa"/>
            <w:vMerge w:val="restart"/>
            <w:tcBorders>
              <w:top w:val="nil"/>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农产品加工类</w:t>
            </w: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项目一 番阳雪茄加工厂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25</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项目二 水稻深加工项目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26</w:t>
            </w:r>
          </w:p>
        </w:tc>
        <w:tc>
          <w:tcPr>
            <w:tcW w:w="2549" w:type="dxa"/>
            <w:vMerge w:val="restart"/>
            <w:tcBorders>
              <w:top w:val="nil"/>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农产品品牌打造类</w:t>
            </w: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项目一  五指山饮料品牌培育项目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27</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项目二  五指山南药、黎药、苗药国际交流及洽谈会项目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28</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项目三  五指山茶叶品牌创建工程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29</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项目四 五指山五脚猪公用品牌创建工程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30</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项目五 “三品一标”产品培育工程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31</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项目六 “一村一品”创建项目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32</w:t>
            </w:r>
          </w:p>
        </w:tc>
        <w:tc>
          <w:tcPr>
            <w:tcW w:w="2549" w:type="dxa"/>
            <w:vMerge w:val="restart"/>
            <w:tcBorders>
              <w:top w:val="nil"/>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产业融合类</w:t>
            </w: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项目一 原始村落保护工程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33</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项目二 文化精品民宿建设项目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34</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项目三 牙胡梯田休闲农业旅游项目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35</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项目四 海南黎峒文化旅游区建设项目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36</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项目五 仁帝山国家雨林康养基地建设项目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37</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项目六  畅好居农旅融合项目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38</w:t>
            </w:r>
          </w:p>
        </w:tc>
        <w:tc>
          <w:tcPr>
            <w:tcW w:w="2549" w:type="dxa"/>
            <w:vMerge w:val="restart"/>
            <w:tcBorders>
              <w:top w:val="nil"/>
              <w:left w:val="nil"/>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重点产业园类</w:t>
            </w: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项目一  番阳雨林农产品加工产业园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39</w:t>
            </w:r>
          </w:p>
        </w:tc>
        <w:tc>
          <w:tcPr>
            <w:tcW w:w="2549" w:type="dxa"/>
            <w:vMerge w:val="continue"/>
            <w:tcBorders>
              <w:left w:val="nil"/>
              <w:right w:val="single" w:color="auto" w:sz="4" w:space="0"/>
            </w:tcBorders>
            <w:vAlign w:val="center"/>
          </w:tcPr>
          <w:p>
            <w:pPr>
              <w:spacing w:line="240" w:lineRule="exact"/>
              <w:jc w:val="center"/>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项目二  水满雨林茶产业小镇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40</w:t>
            </w:r>
          </w:p>
        </w:tc>
        <w:tc>
          <w:tcPr>
            <w:tcW w:w="2549" w:type="dxa"/>
            <w:vMerge w:val="continue"/>
            <w:tcBorders>
              <w:left w:val="nil"/>
              <w:right w:val="single" w:color="auto" w:sz="4" w:space="0"/>
            </w:tcBorders>
            <w:vAlign w:val="center"/>
          </w:tcPr>
          <w:p>
            <w:pPr>
              <w:spacing w:line="240" w:lineRule="exact"/>
              <w:jc w:val="center"/>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项目三  新征程绿色金融产业园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41</w:t>
            </w:r>
          </w:p>
        </w:tc>
        <w:tc>
          <w:tcPr>
            <w:tcW w:w="2549" w:type="dxa"/>
            <w:vMerge w:val="continue"/>
            <w:tcBorders>
              <w:left w:val="nil"/>
              <w:right w:val="single" w:color="auto" w:sz="4" w:space="0"/>
            </w:tcBorders>
            <w:vAlign w:val="center"/>
          </w:tcPr>
          <w:p>
            <w:pPr>
              <w:spacing w:line="240" w:lineRule="exact"/>
              <w:jc w:val="center"/>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项目四  南圣雨林金融小镇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42</w:t>
            </w:r>
          </w:p>
        </w:tc>
        <w:tc>
          <w:tcPr>
            <w:tcW w:w="2549" w:type="dxa"/>
            <w:vMerge w:val="continue"/>
            <w:tcBorders>
              <w:left w:val="nil"/>
              <w:right w:val="single" w:color="auto" w:sz="4" w:space="0"/>
            </w:tcBorders>
            <w:vAlign w:val="center"/>
          </w:tcPr>
          <w:p>
            <w:pPr>
              <w:spacing w:line="240" w:lineRule="exact"/>
              <w:jc w:val="center"/>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项目五  琼崖革命初心悟园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43</w:t>
            </w:r>
          </w:p>
        </w:tc>
        <w:tc>
          <w:tcPr>
            <w:tcW w:w="2549" w:type="dxa"/>
            <w:vMerge w:val="continue"/>
            <w:tcBorders>
              <w:left w:val="nil"/>
              <w:right w:val="single" w:color="auto" w:sz="4" w:space="0"/>
            </w:tcBorders>
            <w:vAlign w:val="center"/>
          </w:tcPr>
          <w:p>
            <w:pPr>
              <w:spacing w:line="240" w:lineRule="exact"/>
              <w:jc w:val="center"/>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项目六  黎苗文化精神家园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45</w:t>
            </w:r>
          </w:p>
        </w:tc>
        <w:tc>
          <w:tcPr>
            <w:tcW w:w="2549" w:type="dxa"/>
            <w:vMerge w:val="continue"/>
            <w:tcBorders>
              <w:left w:val="nil"/>
              <w:right w:val="single" w:color="auto" w:sz="4" w:space="0"/>
            </w:tcBorders>
            <w:vAlign w:val="center"/>
          </w:tcPr>
          <w:p>
            <w:pPr>
              <w:spacing w:line="240" w:lineRule="exact"/>
              <w:jc w:val="center"/>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项目七  底蕴厚重州府故园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46</w:t>
            </w:r>
          </w:p>
        </w:tc>
        <w:tc>
          <w:tcPr>
            <w:tcW w:w="2549" w:type="dxa"/>
            <w:vMerge w:val="continue"/>
            <w:tcBorders>
              <w:left w:val="nil"/>
              <w:right w:val="single" w:color="auto" w:sz="4" w:space="0"/>
            </w:tcBorders>
            <w:vAlign w:val="center"/>
          </w:tcPr>
          <w:p>
            <w:pPr>
              <w:spacing w:line="240" w:lineRule="exact"/>
              <w:jc w:val="center"/>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项目八  热带雨林国家公园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47</w:t>
            </w:r>
          </w:p>
        </w:tc>
        <w:tc>
          <w:tcPr>
            <w:tcW w:w="2549" w:type="dxa"/>
            <w:vMerge w:val="continue"/>
            <w:tcBorders>
              <w:left w:val="nil"/>
              <w:right w:val="single" w:color="auto" w:sz="4" w:space="0"/>
            </w:tcBorders>
            <w:vAlign w:val="center"/>
          </w:tcPr>
          <w:p>
            <w:pPr>
              <w:spacing w:line="240" w:lineRule="exact"/>
              <w:jc w:val="center"/>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项目九  农旅融合富美田园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48</w:t>
            </w:r>
          </w:p>
        </w:tc>
        <w:tc>
          <w:tcPr>
            <w:tcW w:w="2549" w:type="dxa"/>
            <w:vMerge w:val="continue"/>
            <w:tcBorders>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项目十  四季宜居康养乐园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49</w:t>
            </w:r>
          </w:p>
        </w:tc>
        <w:tc>
          <w:tcPr>
            <w:tcW w:w="2549" w:type="dxa"/>
            <w:vMerge w:val="restart"/>
            <w:tcBorders>
              <w:top w:val="nil"/>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就业帮扶类</w:t>
            </w: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项目一  “以工代赈”拓展计划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50</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项目二 高素质农民培育工程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51</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项目三 脱贫致富示范家庭农场培育工程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52</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项目四 农村脱贫人才激励计划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53</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项目五 劳务品牌培树计划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54</w:t>
            </w:r>
          </w:p>
        </w:tc>
        <w:tc>
          <w:tcPr>
            <w:tcW w:w="2549" w:type="dxa"/>
            <w:tcBorders>
              <w:top w:val="single" w:color="auto" w:sz="4" w:space="0"/>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改善农村人居环境</w:t>
            </w: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项目一  “气代柴薪”民生工程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55</w:t>
            </w:r>
          </w:p>
        </w:tc>
        <w:tc>
          <w:tcPr>
            <w:tcW w:w="2549" w:type="dxa"/>
            <w:vMerge w:val="restart"/>
            <w:tcBorders>
              <w:top w:val="nil"/>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文物保护类</w:t>
            </w: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项目一  琼崖纵队革命文物整体保护工程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56</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项目二 五指山初保村文物保护利用工程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57</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项目三 五指山传统工艺振兴计划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58</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项目四 黎族传统纺染织绣技艺保护计划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59</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项目五 文化本土人才培育工程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60</w:t>
            </w:r>
          </w:p>
        </w:tc>
        <w:tc>
          <w:tcPr>
            <w:tcW w:w="2549" w:type="dxa"/>
            <w:vMerge w:val="restart"/>
            <w:tcBorders>
              <w:top w:val="nil"/>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乡村文明建设</w:t>
            </w: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项目一 乡村精神文明建设条件提升工程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61</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项目二 乡村“道德模范”选树工程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62</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项目三 精神文明创建工程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63</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项目四 文明生态村创建工程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64</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项目五 乡村“一约四会”制度建设工程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65</w:t>
            </w:r>
          </w:p>
        </w:tc>
        <w:tc>
          <w:tcPr>
            <w:tcW w:w="2549" w:type="dxa"/>
            <w:vMerge w:val="restart"/>
            <w:tcBorders>
              <w:top w:val="nil"/>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农村供水保障工程建设</w:t>
            </w: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项目一 59个饮水工程等管网延伸供水工程项目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66</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项目二 农村供水保障老旧工程更新改造项目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67</w:t>
            </w:r>
          </w:p>
        </w:tc>
        <w:tc>
          <w:tcPr>
            <w:tcW w:w="2549" w:type="dxa"/>
            <w:tcBorders>
              <w:top w:val="single" w:color="auto" w:sz="4" w:space="0"/>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水利工程建设</w:t>
            </w: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项目一 整治新建一批小型水源工程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68</w:t>
            </w:r>
          </w:p>
        </w:tc>
        <w:tc>
          <w:tcPr>
            <w:tcW w:w="2549" w:type="dxa"/>
            <w:vMerge w:val="restart"/>
            <w:tcBorders>
              <w:top w:val="nil"/>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物流体系建设</w:t>
            </w: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项目一 冷链物流配送体系建设项目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58</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项目二 冷链物流基地项目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59</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项目三 物流配送站（中转站）改扩建工程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60</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项目四 村级配送点建设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61</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项目五 畜禽定点屠宰冷链物流中心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62</w:t>
            </w:r>
          </w:p>
        </w:tc>
        <w:tc>
          <w:tcPr>
            <w:tcW w:w="2549" w:type="dxa"/>
            <w:vMerge w:val="restart"/>
            <w:tcBorders>
              <w:top w:val="nil"/>
              <w:left w:val="nil"/>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电网建设和乡村电气化提升</w:t>
            </w: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项目一 电力重大基础设施建设工程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711"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仿宋" w:hAnsi="仿宋" w:eastAsia="仿宋"/>
                <w:color w:val="auto"/>
                <w:sz w:val="24"/>
                <w:highlight w:val="none"/>
              </w:rPr>
            </w:pPr>
            <w:r>
              <w:rPr>
                <w:rFonts w:hint="eastAsia" w:ascii="仿宋" w:hAnsi="仿宋" w:eastAsia="仿宋"/>
                <w:color w:val="auto"/>
                <w:sz w:val="24"/>
                <w:highlight w:val="none"/>
              </w:rPr>
              <w:t>63</w:t>
            </w:r>
          </w:p>
        </w:tc>
        <w:tc>
          <w:tcPr>
            <w:tcW w:w="2549" w:type="dxa"/>
            <w:vMerge w:val="continue"/>
            <w:tcBorders>
              <w:top w:val="nil"/>
              <w:left w:val="nil"/>
              <w:bottom w:val="single" w:color="auto" w:sz="4" w:space="0"/>
              <w:right w:val="single" w:color="auto" w:sz="4" w:space="0"/>
            </w:tcBorders>
            <w:vAlign w:val="center"/>
          </w:tcPr>
          <w:p>
            <w:pPr>
              <w:widowControl/>
              <w:jc w:val="left"/>
              <w:rPr>
                <w:rFonts w:ascii="仿宋" w:hAnsi="仿宋" w:eastAsia="仿宋"/>
                <w:color w:val="auto"/>
                <w:sz w:val="24"/>
                <w:highlight w:val="none"/>
              </w:rPr>
            </w:pPr>
          </w:p>
        </w:tc>
        <w:tc>
          <w:tcPr>
            <w:tcW w:w="5262" w:type="dxa"/>
            <w:tcBorders>
              <w:top w:val="single" w:color="auto" w:sz="4" w:space="0"/>
              <w:left w:val="nil"/>
              <w:bottom w:val="single" w:color="auto" w:sz="4" w:space="0"/>
              <w:right w:val="single" w:color="auto" w:sz="4" w:space="0"/>
            </w:tcBorders>
            <w:vAlign w:val="center"/>
          </w:tcPr>
          <w:p>
            <w:pPr>
              <w:spacing w:line="240" w:lineRule="exact"/>
              <w:rPr>
                <w:rFonts w:ascii="仿宋" w:hAnsi="仿宋" w:eastAsia="仿宋"/>
                <w:color w:val="auto"/>
                <w:sz w:val="24"/>
                <w:highlight w:val="none"/>
              </w:rPr>
            </w:pPr>
            <w:r>
              <w:rPr>
                <w:rFonts w:hint="eastAsia" w:ascii="仿宋" w:hAnsi="仿宋" w:eastAsia="仿宋"/>
                <w:color w:val="auto"/>
                <w:sz w:val="24"/>
                <w:highlight w:val="none"/>
              </w:rPr>
              <w:t>项目二 电网建设项目</w:t>
            </w:r>
          </w:p>
        </w:tc>
      </w:tr>
    </w:tbl>
    <w:p>
      <w:pPr>
        <w:pStyle w:val="20"/>
        <w:widowControl/>
        <w:spacing w:before="150" w:beforeAutospacing="0" w:after="150" w:afterAutospacing="0" w:line="560" w:lineRule="exact"/>
        <w:jc w:val="both"/>
        <w:textAlignment w:val="baseline"/>
        <w:rPr>
          <w:rFonts w:ascii="仿宋" w:hAnsi="仿宋" w:eastAsia="仿宋" w:cs="仿宋"/>
          <w:color w:val="auto"/>
          <w:kern w:val="2"/>
          <w:sz w:val="30"/>
          <w:szCs w:val="30"/>
          <w:highlight w:val="none"/>
        </w:rPr>
      </w:pPr>
    </w:p>
    <w:p>
      <w:pPr>
        <w:rPr>
          <w:rFonts w:hint="eastAsia" w:eastAsia="仿宋"/>
          <w:color w:val="auto"/>
          <w:sz w:val="30"/>
          <w:szCs w:val="30"/>
          <w:highlight w:val="none"/>
          <w:lang w:val="zh-CN" w:bidi="zh-CN"/>
        </w:rPr>
      </w:pPr>
    </w:p>
    <w:p>
      <w:pPr>
        <w:rPr>
          <w:color w:val="auto"/>
          <w:highlight w:val="none"/>
        </w:rPr>
      </w:pPr>
      <w:r>
        <w:rPr>
          <w:color w:val="auto"/>
          <w:highlight w:val="none"/>
        </w:rPr>
        <w:t xml:space="preserve"> </w:t>
      </w:r>
      <w:r>
        <w:rPr>
          <w:color w:val="auto"/>
          <w:highlight w:val="none"/>
        </w:rPr>
        <w:br w:type="page"/>
      </w:r>
    </w:p>
    <w:p>
      <w:pPr>
        <w:rPr>
          <w:color w:val="auto"/>
          <w:highlight w:val="none"/>
        </w:rPr>
      </w:pPr>
      <w:bookmarkStart w:id="28" w:name="_Toc25719"/>
      <w:bookmarkStart w:id="29" w:name="_Toc21675"/>
    </w:p>
    <w:p>
      <w:pPr>
        <w:pStyle w:val="2"/>
        <w:rPr>
          <w:color w:val="auto"/>
          <w:highlight w:val="none"/>
        </w:rPr>
      </w:pPr>
    </w:p>
    <w:p>
      <w:pPr>
        <w:rPr>
          <w:color w:val="auto"/>
          <w:highlight w:val="none"/>
        </w:rPr>
      </w:pPr>
    </w:p>
    <w:p>
      <w:pPr>
        <w:pStyle w:val="2"/>
        <w:rPr>
          <w:color w:val="auto"/>
          <w:highlight w:val="none"/>
        </w:rPr>
      </w:pPr>
    </w:p>
    <w:p>
      <w:pPr>
        <w:rPr>
          <w:color w:val="auto"/>
          <w:highlight w:val="none"/>
        </w:rPr>
      </w:pPr>
    </w:p>
    <w:p>
      <w:pPr>
        <w:pStyle w:val="2"/>
        <w:rPr>
          <w:color w:val="auto"/>
          <w:highlight w:val="none"/>
        </w:rPr>
      </w:pPr>
    </w:p>
    <w:p>
      <w:pPr>
        <w:rPr>
          <w:color w:val="auto"/>
          <w:highlight w:val="none"/>
        </w:rPr>
      </w:pPr>
    </w:p>
    <w:p>
      <w:pPr>
        <w:pStyle w:val="2"/>
        <w:rPr>
          <w:color w:val="auto"/>
          <w:highlight w:val="none"/>
        </w:rPr>
      </w:pPr>
    </w:p>
    <w:p>
      <w:pPr>
        <w:rPr>
          <w:color w:val="auto"/>
          <w:highlight w:val="none"/>
        </w:rPr>
      </w:pPr>
    </w:p>
    <w:p>
      <w:pPr>
        <w:rPr>
          <w:color w:val="auto"/>
          <w:highlight w:val="none"/>
        </w:rPr>
      </w:pPr>
    </w:p>
    <w:p>
      <w:pPr>
        <w:pStyle w:val="2"/>
        <w:rPr>
          <w:color w:val="auto"/>
          <w:highlight w:val="none"/>
        </w:rPr>
      </w:pPr>
    </w:p>
    <w:p>
      <w:pPr>
        <w:pStyle w:val="2"/>
        <w:rPr>
          <w:color w:val="auto"/>
          <w:highlight w:val="none"/>
        </w:rPr>
      </w:pPr>
    </w:p>
    <w:p>
      <w:pPr>
        <w:pStyle w:val="3"/>
        <w:numPr>
          <w:numId w:val="0"/>
        </w:numPr>
        <w:spacing w:before="0"/>
        <w:jc w:val="left"/>
        <w:rPr>
          <w:rFonts w:hint="eastAsia"/>
          <w:b/>
          <w:bCs/>
          <w:rPrChange w:id="7" w:author="汪缨林" w:date="2023-01-13T11:40:04Z">
            <w:rPr>
              <w:rStyle w:val="53"/>
              <w:rFonts w:hint="default"/>
              <w:b/>
              <w:bCs/>
              <w:color w:val="auto"/>
              <w:highlight w:val="none"/>
            </w:rPr>
          </w:rPrChange>
        </w:rPr>
        <w:pPrChange w:id="6" w:author="汪缨林" w:date="2023-01-13T11:40:04Z">
          <w:pPr>
            <w:pStyle w:val="3"/>
            <w:spacing w:before="624"/>
            <w:jc w:val="center"/>
          </w:pPr>
        </w:pPrChange>
      </w:pPr>
      <w:bookmarkStart w:id="30" w:name="_Toc3733"/>
      <w:bookmarkStart w:id="31" w:name="_Toc29625"/>
      <w:bookmarkStart w:id="32" w:name="_Toc4220"/>
      <w:r>
        <w:rPr>
          <w:rFonts w:hint="eastAsia"/>
          <w:b/>
          <w:bCs/>
          <w:rPrChange w:id="8" w:author="汪缨林" w:date="2023-01-13T11:40:04Z">
            <w:rPr>
              <w:rStyle w:val="53"/>
              <w:rFonts w:hint="default"/>
              <w:b/>
              <w:bCs/>
              <w:color w:val="auto"/>
              <w:highlight w:val="none"/>
            </w:rPr>
          </w:rPrChange>
        </w:rPr>
        <w:t>第三部分 重点工作</w:t>
      </w:r>
      <w:bookmarkEnd w:id="30"/>
      <w:bookmarkEnd w:id="31"/>
      <w:bookmarkEnd w:id="32"/>
    </w:p>
    <w:p>
      <w:pPr>
        <w:rPr>
          <w:color w:val="auto"/>
          <w:highlight w:val="none"/>
        </w:rPr>
      </w:pPr>
    </w:p>
    <w:p>
      <w:pPr>
        <w:pStyle w:val="2"/>
        <w:rPr>
          <w:color w:val="auto"/>
          <w:highlight w:val="none"/>
        </w:rPr>
      </w:pPr>
    </w:p>
    <w:p>
      <w:pPr>
        <w:rPr>
          <w:color w:val="auto"/>
          <w:highlight w:val="none"/>
        </w:rPr>
      </w:pPr>
      <w:r>
        <w:rPr>
          <w:color w:val="auto"/>
          <w:highlight w:val="none"/>
        </w:rPr>
        <w:br w:type="page"/>
      </w:r>
    </w:p>
    <w:p>
      <w:pPr>
        <w:pStyle w:val="4"/>
        <w:spacing w:before="624" w:after="312"/>
        <w:rPr>
          <w:rFonts w:hint="eastAsia" w:ascii="方正小标宋简体" w:hAnsi="方正小标宋简体" w:eastAsia="方正小标宋简体" w:cs="方正小标宋简体"/>
          <w:b w:val="0"/>
          <w:bCs w:val="0"/>
          <w:color w:val="auto"/>
          <w:w w:val="90"/>
          <w:highlight w:val="none"/>
        </w:rPr>
      </w:pPr>
      <w:bookmarkStart w:id="33" w:name="_Toc32410"/>
      <w:r>
        <w:rPr>
          <w:rFonts w:hint="eastAsia" w:ascii="方正小标宋简体" w:hAnsi="方正小标宋简体" w:eastAsia="方正小标宋简体" w:cs="方正小标宋简体"/>
          <w:b w:val="0"/>
          <w:bCs w:val="0"/>
          <w:color w:val="auto"/>
          <w:w w:val="90"/>
          <w:highlight w:val="none"/>
        </w:rPr>
        <w:t>第三章 做强做优脱贫地区热带山地高效农业</w:t>
      </w:r>
      <w:bookmarkEnd w:id="28"/>
      <w:bookmarkEnd w:id="29"/>
      <w:bookmarkEnd w:id="33"/>
    </w:p>
    <w:p>
      <w:pPr>
        <w:pStyle w:val="5"/>
        <w:rPr>
          <w:rFonts w:hint="default" w:ascii="Times New Roman" w:hAnsi="Times New Roman"/>
          <w:b w:val="0"/>
          <w:bCs w:val="0"/>
          <w:color w:val="auto"/>
          <w:highlight w:val="none"/>
        </w:rPr>
      </w:pPr>
      <w:bookmarkStart w:id="34" w:name="_Toc32522"/>
      <w:bookmarkStart w:id="35" w:name="_Toc29698"/>
      <w:r>
        <w:rPr>
          <w:rFonts w:hint="default" w:ascii="Times New Roman" w:hAnsi="Times New Roman"/>
          <w:b w:val="0"/>
          <w:bCs w:val="0"/>
          <w:color w:val="auto"/>
          <w:highlight w:val="none"/>
        </w:rPr>
        <w:t>第一节 目标任务</w:t>
      </w:r>
      <w:bookmarkEnd w:id="34"/>
      <w:bookmarkEnd w:id="35"/>
    </w:p>
    <w:p>
      <w:pPr>
        <w:spacing w:line="560" w:lineRule="exact"/>
        <w:ind w:firstLine="600" w:firstLineChars="200"/>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着力打造重要生态屏障、特色农业发展、巩固拓展脱贫攻坚同乡村振兴有效衔接重点区。脱贫地区热带山地高效特色产业发展基础更加稳固，农业规模化、科技化、品牌化、标准化和产业链现代化水平明显提高，面向农户的农业社会化服务更加完善，产业发展与农户的利益联结更加紧密，四大产业园区、优势特色产业集群、农业产业强镇和“一村一品”专业村培育创建取得显著进展，农民增收渠道持续拓宽，发展活力持续增强，产业成为脱贫地区乡村振兴的重要支撑。</w:t>
      </w:r>
    </w:p>
    <w:p>
      <w:pPr>
        <w:pStyle w:val="5"/>
        <w:rPr>
          <w:rFonts w:hint="default" w:ascii="Times New Roman" w:hAnsi="Times New Roman"/>
          <w:b w:val="0"/>
          <w:bCs w:val="0"/>
          <w:color w:val="auto"/>
          <w:highlight w:val="none"/>
        </w:rPr>
      </w:pPr>
      <w:bookmarkStart w:id="36" w:name="_Toc12283"/>
      <w:bookmarkStart w:id="37" w:name="_Toc22416"/>
      <w:r>
        <w:rPr>
          <w:rFonts w:hint="default" w:ascii="Times New Roman" w:hAnsi="Times New Roman"/>
          <w:b w:val="0"/>
          <w:bCs w:val="0"/>
          <w:color w:val="auto"/>
          <w:highlight w:val="none"/>
        </w:rPr>
        <w:t>第二节 主要措施</w:t>
      </w:r>
      <w:bookmarkEnd w:id="36"/>
      <w:bookmarkEnd w:id="37"/>
    </w:p>
    <w:p>
      <w:pPr>
        <w:pStyle w:val="6"/>
        <w:ind w:firstLine="643"/>
        <w:rPr>
          <w:color w:val="auto"/>
          <w:highlight w:val="none"/>
        </w:rPr>
      </w:pPr>
      <w:r>
        <w:rPr>
          <w:rFonts w:hint="eastAsia"/>
          <w:color w:val="auto"/>
          <w:highlight w:val="none"/>
        </w:rPr>
        <w:t>一、</w:t>
      </w:r>
      <w:r>
        <w:rPr>
          <w:color w:val="auto"/>
          <w:highlight w:val="none"/>
        </w:rPr>
        <w:t>实施特色种养业提升行动</w:t>
      </w:r>
    </w:p>
    <w:p>
      <w:pPr>
        <w:widowControl/>
        <w:spacing w:line="560" w:lineRule="exact"/>
        <w:ind w:firstLine="600" w:firstLineChars="200"/>
        <w:textAlignment w:val="baseline"/>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以打造热带风情精品小镇</w:t>
      </w:r>
      <w:r>
        <w:rPr>
          <w:rFonts w:hint="eastAsia" w:ascii="仿宋" w:hAnsi="仿宋" w:eastAsia="仿宋" w:cs="仿宋"/>
          <w:color w:val="auto"/>
          <w:sz w:val="30"/>
          <w:szCs w:val="30"/>
          <w:highlight w:val="none"/>
          <w:lang w:eastAsia="zh-CN"/>
        </w:rPr>
        <w:t>、</w:t>
      </w:r>
      <w:r>
        <w:rPr>
          <w:rFonts w:hint="eastAsia" w:ascii="仿宋" w:hAnsi="仿宋" w:eastAsia="仿宋" w:cs="仿宋"/>
          <w:color w:val="auto"/>
          <w:sz w:val="30"/>
          <w:szCs w:val="30"/>
          <w:highlight w:val="none"/>
        </w:rPr>
        <w:t>促进农村一二三产业融合发展为主要抓手，以产业化为导向，按照“一村一景、一镇一业”的原则，以乡镇为单位编制并实施脱贫地区“十四五”乡村特色产业发展规划或方案，引导资金、技术、人才、项目、信息向脱贫地区聚集，发展“一村一品”“一乡一特”，培优壮大主导产业。重点推进水满雨林茶园风情小镇、毛阳红色田园风光小镇、番阳绿色农贸小镇等特色产业小镇建设，稳步推进通什智慧小镇、南圣南药特色小镇、畅好特色康养小镇、毛道合亩制农旅小镇建设。</w:t>
      </w:r>
      <w:r>
        <w:rPr>
          <w:rFonts w:hint="eastAsia" w:ascii="仿宋" w:hAnsi="仿宋" w:eastAsia="仿宋" w:cs="仿宋"/>
          <w:color w:val="auto"/>
          <w:sz w:val="28"/>
          <w:szCs w:val="28"/>
          <w:highlight w:val="none"/>
        </w:rPr>
        <w:t>特别是要加快编制五指山茶产业规划，严格执行“五指山红茶国家地理标志”标准，突出五指山红茶“低纬度、高海拔”的优质特色，高质量规划建设集种植、科研、加工、文旅、展销为一体的“水满茶叶小镇”。</w:t>
      </w:r>
    </w:p>
    <w:p>
      <w:pPr>
        <w:pStyle w:val="6"/>
        <w:ind w:firstLine="643"/>
        <w:rPr>
          <w:color w:val="auto"/>
          <w:highlight w:val="none"/>
        </w:rPr>
      </w:pPr>
      <w:r>
        <w:rPr>
          <w:rFonts w:hint="eastAsia"/>
          <w:color w:val="auto"/>
          <w:highlight w:val="none"/>
        </w:rPr>
        <w:t>二、</w:t>
      </w:r>
      <w:r>
        <w:rPr>
          <w:color w:val="auto"/>
          <w:highlight w:val="none"/>
        </w:rPr>
        <w:t>加强现有产业基地管护</w:t>
      </w:r>
    </w:p>
    <w:p>
      <w:pPr>
        <w:widowControl/>
        <w:spacing w:line="560" w:lineRule="exact"/>
        <w:ind w:firstLine="600" w:firstLineChars="200"/>
        <w:textAlignment w:val="baseline"/>
        <w:rPr>
          <w:rFonts w:eastAsia="仿宋"/>
          <w:color w:val="auto"/>
          <w:sz w:val="30"/>
          <w:szCs w:val="30"/>
          <w:highlight w:val="none"/>
        </w:rPr>
      </w:pPr>
      <w:r>
        <w:rPr>
          <w:rFonts w:eastAsia="仿宋"/>
          <w:color w:val="auto"/>
          <w:sz w:val="30"/>
          <w:szCs w:val="30"/>
          <w:highlight w:val="none"/>
        </w:rPr>
        <w:t>破除重建轻管思想倾向，建立现有产业基地管护制度，切实把脱贫地区现有产业基地管护摆到与发展同等重要位置，确保发展一片、管护一片、成功一片、见效一片。加强管护技术指导和培训，落实管护经费，实行基层农技人员包片指导，提高管护技术到位率和质量。健全完善管护责任制，明确乡镇村组、基层农技部门、农技人员、业主和农户各自的责任。</w:t>
      </w:r>
    </w:p>
    <w:p>
      <w:pPr>
        <w:pStyle w:val="6"/>
        <w:ind w:firstLine="643"/>
        <w:rPr>
          <w:rFonts w:ascii="Times New Roman" w:hAnsi="Times New Roman"/>
          <w:color w:val="auto"/>
          <w:highlight w:val="none"/>
        </w:rPr>
      </w:pPr>
      <w:r>
        <w:rPr>
          <w:rFonts w:hint="eastAsia" w:ascii="Times New Roman" w:hAnsi="Times New Roman"/>
          <w:color w:val="auto"/>
          <w:highlight w:val="none"/>
        </w:rPr>
        <w:t>三、</w:t>
      </w:r>
      <w:r>
        <w:rPr>
          <w:rFonts w:ascii="Times New Roman" w:hAnsi="Times New Roman"/>
          <w:color w:val="auto"/>
          <w:highlight w:val="none"/>
        </w:rPr>
        <w:t>持续推进标准化生产</w:t>
      </w:r>
    </w:p>
    <w:p>
      <w:pPr>
        <w:widowControl/>
        <w:spacing w:line="560" w:lineRule="exact"/>
        <w:ind w:firstLine="602" w:firstLineChars="200"/>
        <w:textAlignment w:val="baseline"/>
        <w:rPr>
          <w:rFonts w:eastAsia="仿宋"/>
          <w:b/>
          <w:color w:val="auto"/>
          <w:sz w:val="30"/>
          <w:highlight w:val="none"/>
        </w:rPr>
      </w:pPr>
      <w:r>
        <w:rPr>
          <w:rFonts w:hint="eastAsia" w:eastAsia="仿宋"/>
          <w:b/>
          <w:color w:val="auto"/>
          <w:sz w:val="30"/>
          <w:highlight w:val="none"/>
        </w:rPr>
        <w:t>（一）高标准建设特色产业基地</w:t>
      </w:r>
    </w:p>
    <w:p>
      <w:pPr>
        <w:widowControl/>
        <w:spacing w:line="560" w:lineRule="exact"/>
        <w:ind w:firstLine="600" w:firstLineChars="200"/>
        <w:textAlignment w:val="baseline"/>
        <w:rPr>
          <w:rFonts w:eastAsia="仿宋"/>
          <w:color w:val="auto"/>
          <w:sz w:val="30"/>
          <w:szCs w:val="30"/>
          <w:highlight w:val="none"/>
        </w:rPr>
      </w:pPr>
      <w:r>
        <w:rPr>
          <w:rFonts w:hint="eastAsia" w:eastAsia="仿宋"/>
          <w:bCs/>
          <w:color w:val="auto"/>
          <w:sz w:val="30"/>
          <w:highlight w:val="none"/>
        </w:rPr>
        <w:t>按照“小规模、多品种、高品质、好价钱”要求，高标准建设特色产业基地。培优品种，</w:t>
      </w:r>
      <w:r>
        <w:rPr>
          <w:rFonts w:hint="eastAsia" w:ascii="仿宋" w:hAnsi="仿宋" w:eastAsia="仿宋" w:cs="仿宋"/>
          <w:color w:val="auto"/>
          <w:sz w:val="30"/>
          <w:szCs w:val="30"/>
          <w:highlight w:val="none"/>
        </w:rPr>
        <w:t>聚焦构建五指山红茶、南圣树仔菜、忧遁草、油茶、胡椒、五指山山鸡、五指山五脚猪等优势特色物种群，实施一批重点工程，建设标准化良种生产基地，加大优良品种选育推广力度。提升品质，大力推广绿色生产方式和生产技术，深入开展有机肥替代化肥行动，推行病虫害绿色防控，规范使用兽药和饲料添加剂。加强污染土壤治理和修复，净化农业产地环境。严格农业投入品监管，健全农产品质量安全追溯体系。推进标准化生产，加快农业标准制（修）订，完善生产管理技术规程，推广标准化生产技术，开展现代农业全产业链标准化试点。引导农业企业、农民合作社和家庭农场等各类经营主体按标生产，鼓励全程标准化生产。“十四五”期末，农业标准化比重达到</w:t>
      </w:r>
      <w:r>
        <w:rPr>
          <w:rFonts w:eastAsia="仿宋"/>
          <w:color w:val="auto"/>
          <w:sz w:val="30"/>
          <w:szCs w:val="30"/>
          <w:highlight w:val="none"/>
        </w:rPr>
        <w:t>50%以上。</w:t>
      </w:r>
    </w:p>
    <w:p>
      <w:pPr>
        <w:spacing w:line="560" w:lineRule="exact"/>
        <w:ind w:firstLine="602" w:firstLineChars="200"/>
        <w:rPr>
          <w:rStyle w:val="55"/>
          <w:color w:val="auto"/>
          <w:highlight w:val="none"/>
        </w:rPr>
      </w:pPr>
      <w:r>
        <w:rPr>
          <w:rStyle w:val="55"/>
          <w:rFonts w:hint="eastAsia"/>
          <w:color w:val="auto"/>
          <w:highlight w:val="none"/>
        </w:rPr>
        <w:t>（二）</w:t>
      </w:r>
      <w:r>
        <w:rPr>
          <w:rStyle w:val="55"/>
          <w:color w:val="auto"/>
          <w:highlight w:val="none"/>
        </w:rPr>
        <w:t>做大做强农产品加工</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1.抓住特色，突出重点。</w:t>
      </w:r>
      <w:r>
        <w:rPr>
          <w:rFonts w:hint="eastAsia" w:eastAsia="仿宋"/>
          <w:color w:val="auto"/>
          <w:sz w:val="30"/>
          <w:szCs w:val="30"/>
          <w:highlight w:val="none"/>
        </w:rPr>
        <w:t>谋划好景田矿泉水项目向下游青瓜、益智、红茶、忧遁草等饮料加工项目，延伸农业产业链条，不断提升产业发展质量和效益。</w:t>
      </w:r>
      <w:r>
        <w:rPr>
          <w:rFonts w:eastAsia="仿宋"/>
          <w:color w:val="auto"/>
          <w:sz w:val="30"/>
          <w:szCs w:val="30"/>
          <w:highlight w:val="none"/>
        </w:rPr>
        <w:t>加大南药黎药研究、保护和开发利用力度，规范化生产中药饮片、中成药等产品，积极开展功能饮料为主的饮料、茶叶、功能性食品等延伸性产品研发。发展速食米面制品、杂粮方便食品和薯类食品。推广油脂加工新技术，增加特色油脂产量。开展果蔬汁加工，脱水果蔬加工，速冻果蔬加工，重点推广应用果蔬贮运保鲜新技术，发展果蔬冷链物流系统。运用工程化加工技术和冷链物流技术，积极发展冷却分割肉，扩大低温肉制品、功能性肉制品产量。发展鱼糜制品、各种鱼片、调味即食食品等精深加工。以精制加工及深加工为主，开发新型茶饮料、袋泡茶以及茶多糖、茶氨酸、茶色素等新产品。以发展蜂蜜、蜂王浆、蜂花粉、蜂胶等深加工保健产品为重点，大力发展有机蜂产品、保健蜂产品、出口蜂产品等。</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2.加快</w:t>
      </w:r>
      <w:r>
        <w:rPr>
          <w:rFonts w:eastAsia="仿宋"/>
          <w:b/>
          <w:bCs/>
          <w:color w:val="auto"/>
          <w:sz w:val="30"/>
          <w:szCs w:val="30"/>
          <w:highlight w:val="none"/>
        </w:rPr>
        <w:t>先进适用技术</w:t>
      </w:r>
      <w:r>
        <w:rPr>
          <w:rFonts w:hint="eastAsia" w:eastAsia="仿宋"/>
          <w:b/>
          <w:bCs/>
          <w:color w:val="auto"/>
          <w:sz w:val="30"/>
          <w:szCs w:val="30"/>
          <w:highlight w:val="none"/>
        </w:rPr>
        <w:t>的推广和应用。</w:t>
      </w:r>
      <w:r>
        <w:rPr>
          <w:rFonts w:eastAsia="仿宋"/>
          <w:color w:val="auto"/>
          <w:sz w:val="30"/>
          <w:szCs w:val="30"/>
          <w:highlight w:val="none"/>
        </w:rPr>
        <w:t>以解决农产品产后处理设施简陋、工艺落后、损失严重、质量安全隐患突出等问题为重点，采取国家扶持、农民建设、农业部门技术指导和服务等方式，支持农民和专业合作组织建设产地保鲜、烘干、分级等初加工设施，推广先进适用技术。</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3.加大农产品加工的政策支持力度。</w:t>
      </w:r>
      <w:r>
        <w:rPr>
          <w:rFonts w:eastAsia="仿宋"/>
          <w:color w:val="auto"/>
          <w:sz w:val="30"/>
          <w:szCs w:val="30"/>
          <w:highlight w:val="none"/>
        </w:rPr>
        <w:t xml:space="preserve">以发展农产品加工和提高资源综合利用率为目的，从财政、税收、投资、金融等方面制定和实施优惠政策，支持农产品加工企业技术装备改造升级，提升农产品加工业的发展水平和市场竞争能力；积极招商引资，引导龙头企业和加工项目向园区相对集中落地，建立与五指山市农产品生产基地相适应的农产品加工产业集聚区（农产品加工园区），充分发挥其集成、示范和辐射作用，带动农产品产地由资源经济向产业经济升级。延续支持扶贫车间的优惠政策。 </w:t>
      </w:r>
    </w:p>
    <w:p>
      <w:pPr>
        <w:spacing w:line="560" w:lineRule="exact"/>
        <w:ind w:firstLine="602" w:firstLineChars="200"/>
        <w:rPr>
          <w:rStyle w:val="55"/>
          <w:color w:val="auto"/>
          <w:highlight w:val="none"/>
        </w:rPr>
      </w:pPr>
      <w:r>
        <w:rPr>
          <w:rStyle w:val="55"/>
          <w:rFonts w:hint="eastAsia"/>
          <w:color w:val="auto"/>
          <w:highlight w:val="none"/>
        </w:rPr>
        <w:t>（三）补齐农产品流通短板</w:t>
      </w:r>
    </w:p>
    <w:p>
      <w:pPr>
        <w:spacing w:line="560" w:lineRule="exact"/>
        <w:ind w:firstLine="600" w:firstLineChars="200"/>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推进脱贫地区农产品流通骨干网络建设，因地制宜建设一批专业市场、产地集配中心。全面推进农产品产地仓储保鲜设施建设，加大对脱贫地区支持力度。深入发展农村电子商务，加强电商主体培育和电商人才培训，完善农村电商服务体系，提升特色产业电子商务支撑服务水平。实施“数商兴农”，统筹市场力量参与农村电商基础设施建设，培育发展农产品网络品牌。实施“互联网+”农产品出村进城工程，加强农村电商物流配送体系建设，推进“快递进村”。</w:t>
      </w:r>
    </w:p>
    <w:p>
      <w:pPr>
        <w:spacing w:line="560" w:lineRule="exact"/>
        <w:ind w:firstLine="602" w:firstLineChars="200"/>
        <w:rPr>
          <w:rStyle w:val="55"/>
          <w:color w:val="auto"/>
          <w:highlight w:val="none"/>
        </w:rPr>
      </w:pPr>
      <w:r>
        <w:rPr>
          <w:rStyle w:val="55"/>
          <w:rFonts w:hint="eastAsia"/>
          <w:color w:val="auto"/>
          <w:highlight w:val="none"/>
        </w:rPr>
        <w:t>（四）拓展农业功能价值，全力推进“农业+旅游”高质量发展</w:t>
      </w:r>
    </w:p>
    <w:p>
      <w:pPr>
        <w:adjustRightInd w:val="0"/>
        <w:snapToGrid w:val="0"/>
        <w:spacing w:line="60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1.推进城镇基础设施和公共服务向休闲农业基地延伸。</w:t>
      </w:r>
      <w:r>
        <w:rPr>
          <w:rFonts w:hint="eastAsia" w:ascii="仿宋" w:hAnsi="仿宋" w:eastAsia="仿宋" w:cs="仿宋"/>
          <w:color w:val="auto"/>
          <w:sz w:val="30"/>
          <w:szCs w:val="30"/>
          <w:highlight w:val="none"/>
        </w:rPr>
        <w:t>全面实现“三通（通路、通上下水、通网络）、三建（旅游停车场、旅游购物场所、游客中心）、四改（改厕所、改气、改水和改厨）、四保”保生态、保民俗、保卫生和保质量。</w:t>
      </w:r>
    </w:p>
    <w:p>
      <w:pPr>
        <w:adjustRightInd w:val="0"/>
        <w:snapToGrid w:val="0"/>
        <w:spacing w:line="60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2.</w:t>
      </w:r>
      <w:r>
        <w:rPr>
          <w:rFonts w:hint="eastAsia" w:ascii="仿宋" w:hAnsi="仿宋" w:eastAsia="仿宋" w:cs="仿宋"/>
          <w:b/>
          <w:color w:val="auto"/>
          <w:sz w:val="30"/>
          <w:szCs w:val="30"/>
          <w:highlight w:val="none"/>
        </w:rPr>
        <w:t>进一步丰富旅游模式。</w:t>
      </w:r>
      <w:r>
        <w:rPr>
          <w:rFonts w:hint="eastAsia" w:ascii="仿宋" w:hAnsi="仿宋" w:eastAsia="仿宋" w:cs="仿宋"/>
          <w:color w:val="auto"/>
          <w:sz w:val="30"/>
          <w:szCs w:val="30"/>
          <w:highlight w:val="none"/>
        </w:rPr>
        <w:t>重点发展农家乐、休闲农庄、休闲农业园区、民俗村、美丽乡村、康养园等六大模式开发的休闲农业。</w:t>
      </w:r>
    </w:p>
    <w:p>
      <w:pPr>
        <w:adjustRightInd w:val="0"/>
        <w:snapToGrid w:val="0"/>
        <w:spacing w:line="600" w:lineRule="exact"/>
        <w:ind w:firstLine="600" w:firstLineChars="200"/>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——“农家乐”突出乡村生活特点，营造乡土文化氛围。</w:t>
      </w:r>
    </w:p>
    <w:p>
      <w:pPr>
        <w:adjustRightInd w:val="0"/>
        <w:snapToGrid w:val="0"/>
        <w:spacing w:line="600" w:lineRule="exact"/>
        <w:ind w:firstLine="600" w:firstLineChars="200"/>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——休闲农庄突出挖掘当地农业文化和民俗文化内涵的，以文化来支撑旅游脉络。</w:t>
      </w:r>
    </w:p>
    <w:p>
      <w:pPr>
        <w:adjustRightInd w:val="0"/>
        <w:snapToGrid w:val="0"/>
        <w:spacing w:line="600" w:lineRule="exact"/>
        <w:ind w:firstLine="600" w:firstLineChars="200"/>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——休闲农业园区选择景观效果较佳的区域，以农业生产基地为载体，强调参与性，发挥农业与旅游的叠加效应。</w:t>
      </w:r>
    </w:p>
    <w:p>
      <w:pPr>
        <w:adjustRightInd w:val="0"/>
        <w:snapToGrid w:val="0"/>
        <w:spacing w:line="600" w:lineRule="exact"/>
        <w:ind w:firstLine="600" w:firstLineChars="200"/>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民俗村在保护好村寨原生态民族文化的基础上，结合美丽乡村建设，突出少数民族特色，加快建设初保村等一批独具特色的少数民族村寨。民俗村突出挖掘原生态古村落、民族村寨的民族风俗和生产生活特色，加强对文物遗迹和民居、街道等古老建筑的保护。</w:t>
      </w:r>
    </w:p>
    <w:p>
      <w:pPr>
        <w:adjustRightInd w:val="0"/>
        <w:snapToGrid w:val="0"/>
        <w:spacing w:line="600" w:lineRule="exact"/>
        <w:ind w:firstLine="600" w:firstLineChars="200"/>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——美丽乡村突出实现生态环境优美、村容村貌整洁、产业特色鲜明、社区服务健全、乡土文化繁荣、农民生活幸福的目标。</w:t>
      </w:r>
    </w:p>
    <w:p>
      <w:pPr>
        <w:adjustRightInd w:val="0"/>
        <w:snapToGrid w:val="0"/>
        <w:spacing w:line="600" w:lineRule="exact"/>
        <w:ind w:firstLine="600" w:firstLineChars="200"/>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田园康养综合体突出健康主题，借助热带雨林国家公园和“中国天然氧吧”的靓丽名片，以气候康养为主线，主打负氧、呼吸、睡眠、释压，大力建设一批热带雨林特色康养工程，力争把五指山培育成为国内首屈一指的康养目的地。</w:t>
      </w:r>
    </w:p>
    <w:p>
      <w:pPr>
        <w:adjustRightInd w:val="0"/>
        <w:snapToGrid w:val="0"/>
        <w:spacing w:line="600" w:lineRule="exact"/>
        <w:ind w:firstLine="600" w:firstLineChars="200"/>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加快推动省二医院与省外高水平医疗机构共建，提升基础医疗能力，高水平建设中部医疗中心；引进一批有品牌、有技术、有医资、有客源的康养项目，大力发展差异化的特色康养基地和康养品牌，为打造四季宜居康养乐园提供良好的医疗条件和康养体验主体。</w:t>
      </w:r>
    </w:p>
    <w:p>
      <w:pPr>
        <w:adjustRightInd w:val="0"/>
        <w:snapToGrid w:val="0"/>
        <w:spacing w:line="600" w:lineRule="exact"/>
        <w:ind w:firstLine="600" w:firstLineChars="200"/>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——大力支持房地产向康养产业转型发展，积极探索把商品住宅改造成康养服务设施，努力创新康养新业态，坚决打击以康养之名行房地产开发之实的项目。</w:t>
      </w:r>
    </w:p>
    <w:p>
      <w:pPr>
        <w:adjustRightInd w:val="0"/>
        <w:snapToGrid w:val="0"/>
        <w:spacing w:line="600" w:lineRule="exact"/>
        <w:ind w:firstLine="600" w:firstLineChars="200"/>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——加快运动绿道建设，使长跑、徒步、登高、骑行、漂流、越野成为健康五指山的一张靓丽名片。</w:t>
      </w:r>
    </w:p>
    <w:p>
      <w:pPr>
        <w:adjustRightInd w:val="0"/>
        <w:snapToGrid w:val="0"/>
        <w:spacing w:line="600" w:lineRule="exact"/>
        <w:ind w:firstLine="600" w:firstLineChars="200"/>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——依托中药材产地资源、景观资源、优质空气、特色农事、生态饮食、农耕文化进行多元化开发。</w:t>
      </w:r>
    </w:p>
    <w:p>
      <w:pPr>
        <w:adjustRightInd w:val="0"/>
        <w:snapToGrid w:val="0"/>
        <w:spacing w:line="600" w:lineRule="exact"/>
        <w:ind w:firstLine="600" w:firstLineChars="200"/>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3.</w:t>
      </w:r>
      <w:r>
        <w:rPr>
          <w:rFonts w:hint="eastAsia" w:ascii="仿宋" w:hAnsi="仿宋" w:eastAsia="仿宋" w:cs="仿宋"/>
          <w:b/>
          <w:bCs/>
          <w:color w:val="auto"/>
          <w:sz w:val="30"/>
          <w:szCs w:val="30"/>
          <w:highlight w:val="none"/>
        </w:rPr>
        <w:t>打造一批民族文化产品。</w:t>
      </w:r>
      <w:r>
        <w:rPr>
          <w:rFonts w:hint="eastAsia" w:ascii="仿宋" w:hAnsi="仿宋" w:eastAsia="仿宋" w:cs="仿宋"/>
          <w:color w:val="auto"/>
          <w:sz w:val="30"/>
          <w:szCs w:val="30"/>
          <w:highlight w:val="none"/>
        </w:rPr>
        <w:t>建设众创空间和孵化场所，将黎锦、黎陶、苗绣等非物质文化遗产，转化为少数民族文化产品和商品，带动文化消费，保护和传承民族优秀文化。要做大做强节庆文化、民俗展示、歌舞演艺、民族乐器、黎锦服装等民族文化品牌。要注重民族文化产品宣传与包装，不断提升产品的吸引力和竞争力。大力发展农业文化创意型加工业，推出一批农业旅游产品，丰富旅游“伴手礼”“后备箱”产品，鼓励建设家庭工场、手工作坊、乡村车间，开发五指山专属特色传承特色技艺，重点发展黎苗族特色的农业旅游手工业。</w:t>
      </w:r>
    </w:p>
    <w:p>
      <w:pPr>
        <w:adjustRightInd w:val="0"/>
        <w:snapToGrid w:val="0"/>
        <w:spacing w:line="60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4.积极参与</w:t>
      </w:r>
      <w:r>
        <w:rPr>
          <w:rFonts w:hint="eastAsia" w:ascii="仿宋" w:hAnsi="仿宋" w:eastAsia="仿宋" w:cs="仿宋"/>
          <w:b/>
          <w:color w:val="auto"/>
          <w:sz w:val="30"/>
          <w:szCs w:val="30"/>
          <w:highlight w:val="none"/>
        </w:rPr>
        <w:t>黎族苗族特色文化研究。</w:t>
      </w:r>
      <w:r>
        <w:rPr>
          <w:rFonts w:hint="eastAsia" w:ascii="仿宋" w:hAnsi="仿宋" w:eastAsia="仿宋" w:cs="仿宋"/>
          <w:color w:val="auto"/>
          <w:sz w:val="30"/>
          <w:szCs w:val="30"/>
          <w:highlight w:val="none"/>
        </w:rPr>
        <w:t>深入挖掘和收集黎族苗族特色文化，出版一批充分展示黎族苗族发展历史、传统习俗、技艺传承、饮食特色等文化成果的文献图书、通俗绘本，让更多人更好地了解作为中华民族分支文化的黎苗文化。在保护和传承本岛黎苗文化的同时，更要放眼中国，甚至从全世界的角度来看黎苗文化对社会进程的影响，规划建设岛屿民族博物馆和岛屿民族研究机构，研究探索海南黎族苗族文化与世界岛屿民族文化的关系，展现五指山在“一带一路”国家战略上的担当。打造农旅融合新样板。盘活</w:t>
      </w:r>
      <w:r>
        <w:rPr>
          <w:rFonts w:hint="eastAsia" w:ascii="仿宋" w:hAnsi="仿宋" w:eastAsia="仿宋" w:cs="仿宋"/>
          <w:color w:val="auto"/>
          <w:sz w:val="30"/>
          <w:szCs w:val="30"/>
          <w:highlight w:val="none"/>
          <w:lang w:eastAsia="zh-CN"/>
        </w:rPr>
        <w:t>市</w:t>
      </w:r>
      <w:r>
        <w:rPr>
          <w:rFonts w:hint="eastAsia" w:ascii="仿宋" w:hAnsi="仿宋" w:eastAsia="仿宋" w:cs="仿宋"/>
          <w:color w:val="auto"/>
          <w:sz w:val="30"/>
          <w:szCs w:val="30"/>
          <w:highlight w:val="none"/>
        </w:rPr>
        <w:t>畅好居和</w:t>
      </w:r>
      <w:r>
        <w:rPr>
          <w:rFonts w:hint="eastAsia" w:ascii="仿宋" w:hAnsi="仿宋" w:eastAsia="仿宋" w:cs="仿宋"/>
          <w:color w:val="auto"/>
          <w:sz w:val="30"/>
          <w:szCs w:val="30"/>
          <w:highlight w:val="none"/>
          <w:lang w:eastAsia="zh-CN"/>
        </w:rPr>
        <w:t>市</w:t>
      </w:r>
      <w:r>
        <w:rPr>
          <w:rFonts w:hint="eastAsia" w:ascii="仿宋" w:hAnsi="仿宋" w:eastAsia="仿宋" w:cs="仿宋"/>
          <w:color w:val="auto"/>
          <w:sz w:val="30"/>
          <w:szCs w:val="30"/>
          <w:highlight w:val="none"/>
        </w:rPr>
        <w:t>顺达公司的土地和资产，打造农旅融合新样板。要把丰富的热带雨林资源转化为发展优势，吃透政策，在一般控制区内探索开展生态旅游等特许经营活动，积极研究谋划建设特色微小型主题公园、森林人家、雨林婚庆、科普游学等雨林特色旅游产品，将五指山和黎族文化申报为“世界自然与文化双遗产”，实现生态保护、绿色发展、民生改善相统一。</w:t>
      </w:r>
      <w:r>
        <w:rPr>
          <w:rFonts w:hint="eastAsia" w:ascii="仿宋" w:hAnsi="仿宋" w:eastAsia="仿宋"/>
          <w:color w:val="auto"/>
          <w:sz w:val="28"/>
          <w:szCs w:val="28"/>
          <w:highlight w:val="none"/>
        </w:rPr>
        <w:t>坚持把“六园”建设作为主要抓手，全力将特色优势转化为发展优势。</w:t>
      </w:r>
    </w:p>
    <w:p>
      <w:pPr>
        <w:spacing w:line="560" w:lineRule="exact"/>
        <w:ind w:firstLine="602" w:firstLineChars="200"/>
        <w:rPr>
          <w:rStyle w:val="55"/>
          <w:color w:val="auto"/>
          <w:highlight w:val="none"/>
        </w:rPr>
      </w:pPr>
      <w:r>
        <w:rPr>
          <w:rStyle w:val="55"/>
          <w:rFonts w:hint="eastAsia"/>
          <w:color w:val="auto"/>
          <w:highlight w:val="none"/>
        </w:rPr>
        <w:t>（五）打造农产品知名品牌</w:t>
      </w:r>
    </w:p>
    <w:p>
      <w:pPr>
        <w:spacing w:line="560" w:lineRule="exact"/>
        <w:ind w:firstLine="600" w:firstLineChars="200"/>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制定五指山市农产品品牌建设规划，从顶层设计、标准提升、品牌规范、品牌文化建设、宣传推介和品牌保护等五方面入手，为农产品品牌建设提供规范性的指导方向；加快构建“五指山农产品”品牌培育、保护、发展和评价体系，以水满五指山红茶、南圣树仔菜、五指山五脚猪、忧遁草、毛道百香果、五指山山鸡等农品为培育重点，打造一批国家级农产品区域公用品牌、全国知名企业品牌和特色农产品品牌，打造五指山农产品金字招牌，扩大五指山农业品牌影响力。依托五色饭、山兰酒、五指山野菜、热带花卉、热带观叶植物等优势产品，实施国企混改，推进一批特色拳头产品商业化，打造“螺蛳粉”式的网红爆款。“十四五”期末，认证 “三品一标”产品5个以上。每个乡镇打造一个产业优势区，创建“一村一品” 37个以上，力争“五指山树仔菜”“五指山山鸡”通过地理标志评审。</w:t>
      </w:r>
    </w:p>
    <w:p>
      <w:pPr>
        <w:spacing w:line="560" w:lineRule="exact"/>
        <w:ind w:firstLine="602" w:firstLineChars="200"/>
        <w:rPr>
          <w:rStyle w:val="55"/>
          <w:rFonts w:ascii="仿宋" w:hAnsi="仿宋" w:cs="仿宋"/>
          <w:color w:val="auto"/>
          <w:szCs w:val="30"/>
          <w:highlight w:val="none"/>
        </w:rPr>
      </w:pPr>
      <w:r>
        <w:rPr>
          <w:rStyle w:val="55"/>
          <w:rFonts w:hint="eastAsia" w:ascii="仿宋" w:hAnsi="仿宋" w:cs="仿宋"/>
          <w:color w:val="auto"/>
          <w:szCs w:val="30"/>
          <w:highlight w:val="none"/>
        </w:rPr>
        <w:t>（六）推进“四大产业园区”建设</w:t>
      </w:r>
    </w:p>
    <w:p>
      <w:pPr>
        <w:spacing w:line="560" w:lineRule="exact"/>
        <w:ind w:firstLine="600" w:firstLineChars="200"/>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对标海南自由贸易港园区建设标准和先进地区重点园区发展模式，高标准高质量规划建设番阳雨林农产品加工产业园、水满雨林茶产业小镇、新征程绿色金融产业园和南圣雨林金融小镇等“四大产业园区”。培育壮大高新技术产业，加快发展虾青素、模式猪等符合五指山生态要求的产业项目。实行“揭榜挂帅”，重点抓好园区企业和项目招商工作，抓紧引进一批龙头企业入驻园区。坚持生产、生活、生态“三生合一”理念，同步建设园区生活服务设施，大力推进产城融合。</w:t>
      </w:r>
    </w:p>
    <w:p>
      <w:pPr>
        <w:spacing w:line="560" w:lineRule="exact"/>
        <w:ind w:firstLine="602" w:firstLineChars="200"/>
        <w:rPr>
          <w:rStyle w:val="55"/>
          <w:rFonts w:ascii="仿宋" w:hAnsi="仿宋" w:cs="仿宋"/>
          <w:color w:val="auto"/>
          <w:szCs w:val="30"/>
          <w:highlight w:val="none"/>
        </w:rPr>
      </w:pPr>
      <w:r>
        <w:rPr>
          <w:rStyle w:val="55"/>
          <w:rFonts w:hint="eastAsia" w:ascii="仿宋" w:hAnsi="仿宋" w:cs="仿宋"/>
          <w:color w:val="auto"/>
          <w:szCs w:val="30"/>
          <w:highlight w:val="none"/>
        </w:rPr>
        <w:t>（七）提升产业基础保障能力</w:t>
      </w:r>
    </w:p>
    <w:p>
      <w:pPr>
        <w:spacing w:line="560" w:lineRule="exact"/>
        <w:ind w:firstLine="600" w:firstLineChars="200"/>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加快推进高标准农田、农田水利、农产品冷链仓储物流、有机肥发酵、农业滴灌等现代农业基础设施建设，进一步提高农业综合生产能力。实施农村道路畅通工程，完善较大人口规模自然村（组）通硬化路，建设一批旅游路、资源路、产业路。推进中型灌区续建配套与节水改造、小型农田水利建设，提高耕地有效灌溉比重和农田灌溉水有效利用系数。加强农田宜机化改造，以“七化”为目标，建设高标准农田示范区。健全动物防疫和农作物病虫害防治体系。实施现代气象为农服务体系建设工程。</w:t>
      </w:r>
    </w:p>
    <w:p>
      <w:pPr>
        <w:spacing w:line="560" w:lineRule="exact"/>
        <w:ind w:firstLine="602" w:firstLineChars="200"/>
        <w:rPr>
          <w:rStyle w:val="55"/>
          <w:rFonts w:ascii="仿宋" w:hAnsi="仿宋" w:cs="仿宋"/>
          <w:color w:val="auto"/>
          <w:szCs w:val="30"/>
          <w:highlight w:val="none"/>
        </w:rPr>
      </w:pPr>
      <w:r>
        <w:rPr>
          <w:rStyle w:val="55"/>
          <w:rFonts w:hint="eastAsia" w:ascii="仿宋" w:hAnsi="仿宋" w:cs="仿宋"/>
          <w:color w:val="auto"/>
          <w:szCs w:val="30"/>
          <w:highlight w:val="none"/>
        </w:rPr>
        <w:t>（八）稳定并加强产业扶持政策</w:t>
      </w:r>
    </w:p>
    <w:p>
      <w:pPr>
        <w:spacing w:line="56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1.强化财政支持。</w:t>
      </w:r>
      <w:r>
        <w:rPr>
          <w:rFonts w:hint="eastAsia" w:ascii="仿宋" w:hAnsi="仿宋" w:eastAsia="仿宋" w:cs="仿宋"/>
          <w:color w:val="auto"/>
          <w:sz w:val="30"/>
          <w:szCs w:val="30"/>
          <w:highlight w:val="none"/>
        </w:rPr>
        <w:t>财政衔接推进乡村振兴补助资金重点支持培育和壮大欠发达地区特色产业发展，并逐年提高资金占比。继续支持脱贫区乡镇按规定开展财政涉农资金统筹整合使用试点，优先支持特色产业发展（含必要的产业配套基础设施）。市级农业生产发展资金、农业资源及生态保护补助资金等财政相关转移支付继续倾斜支持脱贫地区产业发展。对口支援、定点帮扶等资金重点用于脱贫地区产业发展。探索设立乡村振兴基金，重点支持乡村产业发展，并向脱贫地区倾斜。</w:t>
      </w:r>
    </w:p>
    <w:p>
      <w:pPr>
        <w:spacing w:line="56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2.创新金融服务。</w:t>
      </w:r>
      <w:r>
        <w:rPr>
          <w:rFonts w:hint="eastAsia" w:ascii="仿宋" w:hAnsi="仿宋" w:eastAsia="仿宋" w:cs="仿宋"/>
          <w:color w:val="auto"/>
          <w:sz w:val="30"/>
          <w:szCs w:val="30"/>
          <w:highlight w:val="none"/>
        </w:rPr>
        <w:t>加强与农行等金融机构的合作，加大脱贫地区金融支持力度，努力满足信贷需求，力争贷款余额和农业保险保额持续增长。认真落实过渡期脱贫人口小额信贷政策，并根据新形势新要求不断调整优化完善，鼓励金融机构创新服务方式和产品，切实满足脱贫人口贷款需求。推进脱贫地区信用体系建设，加大新型农业经营主体贷款支持力度。现有再贷款政策在展期期间保持不变，引导金融机构将再贷款资金重点用于支持发展特色产业。对脱贫市县100万元以下的担保项目，继续执行政府性担保机构担保费率不超过1.5%政策。推动农业保险提标扩面，支持区县因地制宜开展优势特色农产品保险。</w:t>
      </w:r>
    </w:p>
    <w:p>
      <w:pPr>
        <w:spacing w:line="56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3.完善用地政策。</w:t>
      </w:r>
      <w:r>
        <w:rPr>
          <w:rFonts w:hint="eastAsia" w:ascii="仿宋" w:hAnsi="仿宋" w:eastAsia="仿宋" w:cs="仿宋"/>
          <w:color w:val="auto"/>
          <w:sz w:val="30"/>
          <w:szCs w:val="30"/>
          <w:highlight w:val="none"/>
        </w:rPr>
        <w:t>优先安排农村产业融合发展新增建设用地计划，安排至少5%新增建设用地指标保障乡村重点产业和项目用地。针对规划带项目方式实施的农村小型建设项目，乡村建设规划许可实行承诺制审批（经营性建设项目除外）。除依法应当以招标拍卖、挂牌等方式公开出让的土地外，可将建设用地批准和规划许可手续合并办理，核发规划许可证书。设施农业地类按农用地调查和管理，按照有关规定可使用一般耕地及永久基本农田。种植设施不破坏耕地耕作层的，可以使用永久基本农田，不需补划；种植设施破坏耕地耕作层，确实难以避让永久基本农田的，以及养殖设施涉及少量永久基本农田确实难以避让的，经市级自然资源部门和农业农村部门认定，在落实补划方案的前提下，允许使用永久基本农田。</w:t>
      </w:r>
    </w:p>
    <w:p>
      <w:pPr>
        <w:spacing w:line="56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4.加强项目管理。</w:t>
      </w:r>
      <w:r>
        <w:rPr>
          <w:rFonts w:hint="eastAsia" w:ascii="仿宋" w:hAnsi="仿宋" w:eastAsia="仿宋" w:cs="仿宋"/>
          <w:color w:val="auto"/>
          <w:sz w:val="30"/>
          <w:szCs w:val="30"/>
          <w:highlight w:val="none"/>
        </w:rPr>
        <w:t>建立脱贫地区特色产业发展项目库，与巩固拓展脱贫攻坚成果和乡村振兴项目库共建、共享、共用。入库项目由支持种养环节向支持全产业链开发转变。加强入库项目论证，规范入库程序，建立入库项目动态调整机制。脱贫区</w:t>
      </w:r>
      <w:r>
        <w:rPr>
          <w:rFonts w:hint="eastAsia" w:ascii="仿宋" w:hAnsi="仿宋" w:eastAsia="仿宋" w:cs="仿宋"/>
          <w:color w:val="auto"/>
          <w:sz w:val="30"/>
          <w:szCs w:val="30"/>
          <w:highlight w:val="none"/>
          <w:lang w:eastAsia="zh-CN"/>
        </w:rPr>
        <w:t>市</w:t>
      </w:r>
      <w:r>
        <w:rPr>
          <w:rFonts w:hint="eastAsia" w:ascii="仿宋" w:hAnsi="仿宋" w:eastAsia="仿宋" w:cs="仿宋"/>
          <w:color w:val="auto"/>
          <w:sz w:val="30"/>
          <w:szCs w:val="30"/>
          <w:highlight w:val="none"/>
        </w:rPr>
        <w:t>财政涉农整合资金和其他各级各类财政资金支持产业发展项目，原则上从项目库中选择。强化项目管理，健全行业主管部门实施监管机制，落实监管责任制。</w:t>
      </w:r>
    </w:p>
    <w:p>
      <w:pPr>
        <w:spacing w:line="560" w:lineRule="exact"/>
        <w:ind w:firstLine="602" w:firstLineChars="200"/>
        <w:rPr>
          <w:rStyle w:val="55"/>
          <w:color w:val="auto"/>
          <w:szCs w:val="30"/>
          <w:highlight w:val="none"/>
        </w:rPr>
      </w:pPr>
      <w:r>
        <w:rPr>
          <w:rStyle w:val="55"/>
          <w:rFonts w:hint="eastAsia"/>
          <w:color w:val="auto"/>
          <w:szCs w:val="30"/>
          <w:highlight w:val="none"/>
        </w:rPr>
        <w:t>（九）</w:t>
      </w:r>
      <w:r>
        <w:rPr>
          <w:rStyle w:val="55"/>
          <w:color w:val="auto"/>
          <w:szCs w:val="30"/>
          <w:highlight w:val="none"/>
        </w:rPr>
        <w:t>强化产业发展服务支撑</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1.</w:t>
      </w:r>
      <w:r>
        <w:rPr>
          <w:rFonts w:eastAsia="仿宋"/>
          <w:b/>
          <w:bCs/>
          <w:color w:val="auto"/>
          <w:sz w:val="30"/>
          <w:szCs w:val="30"/>
          <w:highlight w:val="none"/>
        </w:rPr>
        <w:t>健全产销衔接机制。</w:t>
      </w:r>
      <w:r>
        <w:rPr>
          <w:rFonts w:eastAsia="仿宋"/>
          <w:color w:val="auto"/>
          <w:sz w:val="30"/>
          <w:szCs w:val="30"/>
          <w:highlight w:val="none"/>
        </w:rPr>
        <w:t>开展农产品产销对接活动，支持脱贫地区农业经营主体参加各类展示展销活动。推进农产品加工流通企业、电商企业、批发市场到脱贫地区建立原料生产基地，通过股权投资、订单采购等方式与生产主体建立稳定产销关系和利益联结关系。大力实施消费帮扶，继续开展脱贫地区帮扶产品认定，做大做实农产品销售专区专柜专馆和定向直供直销渠道，优化政府采购脱贫地区农副产品政策。依托</w:t>
      </w:r>
      <w:r>
        <w:rPr>
          <w:rFonts w:hint="eastAsia" w:eastAsia="仿宋"/>
          <w:color w:val="auto"/>
          <w:sz w:val="30"/>
          <w:szCs w:val="30"/>
          <w:highlight w:val="none"/>
          <w:lang w:eastAsia="zh-CN"/>
        </w:rPr>
        <w:t>市（</w:t>
      </w:r>
      <w:r>
        <w:rPr>
          <w:rFonts w:eastAsia="仿宋"/>
          <w:color w:val="auto"/>
          <w:sz w:val="30"/>
          <w:szCs w:val="30"/>
          <w:highlight w:val="none"/>
        </w:rPr>
        <w:t>县</w:t>
      </w:r>
      <w:r>
        <w:rPr>
          <w:rFonts w:hint="eastAsia" w:eastAsia="仿宋"/>
          <w:color w:val="auto"/>
          <w:sz w:val="30"/>
          <w:szCs w:val="30"/>
          <w:highlight w:val="none"/>
          <w:lang w:eastAsia="zh-CN"/>
        </w:rPr>
        <w:t>）</w:t>
      </w:r>
      <w:r>
        <w:rPr>
          <w:rFonts w:eastAsia="仿宋"/>
          <w:color w:val="auto"/>
          <w:sz w:val="30"/>
          <w:szCs w:val="30"/>
          <w:highlight w:val="none"/>
        </w:rPr>
        <w:t>级公路、高速公路服务区，开展脱贫地区特色农产品展示展销共同行动。加快发展农村寄递物流，促进与农村电商融合发展，与家庭农场、农民合作社等衔接。大力发展农产品社交电商、直播电商等新模式，打造一批重点网货生产基地和产地直播基地。</w:t>
      </w:r>
    </w:p>
    <w:p>
      <w:pPr>
        <w:spacing w:line="56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2.健全技术服务机制。</w:t>
      </w:r>
      <w:r>
        <w:rPr>
          <w:rFonts w:hint="eastAsia" w:ascii="仿宋" w:hAnsi="仿宋" w:eastAsia="仿宋" w:cs="仿宋"/>
          <w:color w:val="auto"/>
          <w:sz w:val="30"/>
          <w:szCs w:val="30"/>
          <w:highlight w:val="none"/>
        </w:rPr>
        <w:t>继续向脱贫地区选派生态科技特派员、在脱贫市</w:t>
      </w:r>
      <w:r>
        <w:rPr>
          <w:rFonts w:hint="eastAsia" w:ascii="仿宋" w:hAnsi="仿宋" w:eastAsia="仿宋" w:cs="仿宋"/>
          <w:color w:val="auto"/>
          <w:sz w:val="30"/>
          <w:szCs w:val="30"/>
          <w:highlight w:val="none"/>
          <w:lang w:eastAsia="zh-CN"/>
        </w:rPr>
        <w:t>（</w:t>
      </w:r>
      <w:r>
        <w:rPr>
          <w:rFonts w:hint="eastAsia" w:ascii="仿宋" w:hAnsi="仿宋" w:eastAsia="仿宋" w:cs="仿宋"/>
          <w:color w:val="auto"/>
          <w:sz w:val="30"/>
          <w:szCs w:val="30"/>
          <w:highlight w:val="none"/>
        </w:rPr>
        <w:t>县</w:t>
      </w:r>
      <w:r>
        <w:rPr>
          <w:rFonts w:hint="eastAsia" w:ascii="仿宋" w:hAnsi="仿宋" w:eastAsia="仿宋" w:cs="仿宋"/>
          <w:color w:val="auto"/>
          <w:sz w:val="30"/>
          <w:szCs w:val="30"/>
          <w:highlight w:val="none"/>
          <w:lang w:eastAsia="zh-CN"/>
        </w:rPr>
        <w:t>）</w:t>
      </w:r>
      <w:r>
        <w:rPr>
          <w:rFonts w:hint="eastAsia" w:ascii="仿宋" w:hAnsi="仿宋" w:eastAsia="仿宋" w:cs="仿宋"/>
          <w:color w:val="auto"/>
          <w:sz w:val="30"/>
          <w:szCs w:val="30"/>
          <w:highlight w:val="none"/>
        </w:rPr>
        <w:t>设立产业技术专家组，建立产业技术顾问制度。坚持向深度贫困乡镇派驻产业指导员，逐步将脱贫户产业发展指导员调整转化为乡村振兴指导员。全面实施农技推广特聘计划，探索农业科技推广人员“县管乡用、下沉到村”机制。探索推广“技物结合”等技术服务推广模式，支持农业龙头企业、供销社、农业服务公司、农民合作社等面向脱贫户开展全程社会化服务。大力培育脱贫地区创业致富带头人、科技示范户。农业社会化服务、高素质农民培训等项目向脱贫地区倾斜。</w:t>
      </w:r>
    </w:p>
    <w:p>
      <w:pPr>
        <w:spacing w:line="56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3.健全联农带农机制。</w:t>
      </w:r>
      <w:r>
        <w:rPr>
          <w:rFonts w:hint="eastAsia" w:ascii="仿宋" w:hAnsi="仿宋" w:eastAsia="仿宋" w:cs="仿宋"/>
          <w:color w:val="auto"/>
          <w:sz w:val="30"/>
          <w:szCs w:val="30"/>
          <w:highlight w:val="none"/>
        </w:rPr>
        <w:t>深入开展“万企兴万村”行动，对带动脱贫人口稳定增收的龙头企业继续给予认定与扶持。加强脱贫地区乡村振兴招商引资，做大做强龙头企业。积极引导发达地区对口帮扶企业到脱贫地区投资兴业，共建产业园区。提升农民合作社规范发展水平。发展壮大新型农村集体经济，分层分类开展集体经济组织负责人培训。实施农村本土人才培养计划，引导农民工、大中专毕业生等人员返乡创业创新。扩面深化农村“三变”改革，积极推进供销社、农民专业合作社、信用社“三社”融合发展，深入推进农业项目财政补助资金股权化改革，完善资产收益、土地流转、资金入股、房屋联营、务工就业、产品代销、生产托管、租赁经营等利益联结方式。将政策扶持与联农带农效果挂钩。</w:t>
      </w:r>
    </w:p>
    <w:p>
      <w:pPr>
        <w:spacing w:line="56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4.健全风险防范机制。</w:t>
      </w:r>
      <w:r>
        <w:rPr>
          <w:rFonts w:hint="eastAsia" w:ascii="仿宋" w:hAnsi="仿宋" w:eastAsia="仿宋" w:cs="仿宋"/>
          <w:color w:val="auto"/>
          <w:sz w:val="30"/>
          <w:szCs w:val="30"/>
          <w:highlight w:val="none"/>
        </w:rPr>
        <w:t>坚持风险防范工作和产业发展同研究同部署。落实责任，建立健全风险防范预警机制。定期开展脱贫地区特色产业发展风险评估，将龙头企业、农民合作社等新型农业经营主体作为主要评估对象，聚焦生产、经营、联农带农和政策措施落实等重点，系统评估产业发展面临的主要风险。从技术援助、市场服务、保险减损、金融风险化解、绿色发展等方面，完善防范和处置风险的具体措施。</w:t>
      </w:r>
    </w:p>
    <w:p>
      <w:pPr>
        <w:pStyle w:val="5"/>
        <w:rPr>
          <w:rFonts w:hint="default" w:ascii="Times New Roman" w:hAnsi="Times New Roman"/>
          <w:b w:val="0"/>
          <w:bCs w:val="0"/>
          <w:color w:val="auto"/>
          <w:highlight w:val="none"/>
        </w:rPr>
      </w:pPr>
      <w:bookmarkStart w:id="38" w:name="_Toc20973"/>
      <w:r>
        <w:rPr>
          <w:rFonts w:hint="default" w:ascii="Times New Roman" w:hAnsi="Times New Roman"/>
          <w:b w:val="0"/>
          <w:bCs w:val="0"/>
          <w:color w:val="auto"/>
          <w:highlight w:val="none"/>
        </w:rPr>
        <w:t>第三节 重点工程项目</w:t>
      </w:r>
      <w:bookmarkEnd w:id="38"/>
    </w:p>
    <w:p>
      <w:pPr>
        <w:pStyle w:val="6"/>
        <w:ind w:firstLine="643"/>
        <w:rPr>
          <w:rFonts w:ascii="Times New Roman" w:hAnsi="Times New Roman"/>
          <w:color w:val="auto"/>
          <w:highlight w:val="none"/>
        </w:rPr>
      </w:pPr>
      <w:r>
        <w:rPr>
          <w:rFonts w:hint="eastAsia" w:ascii="Times New Roman" w:hAnsi="Times New Roman"/>
          <w:color w:val="auto"/>
          <w:highlight w:val="none"/>
        </w:rPr>
        <w:t>一、农业基础设施改造类</w:t>
      </w:r>
    </w:p>
    <w:p>
      <w:pPr>
        <w:spacing w:line="560" w:lineRule="exact"/>
        <w:ind w:firstLine="602" w:firstLineChars="200"/>
        <w:rPr>
          <w:rFonts w:ascii="仿宋" w:hAnsi="仿宋" w:eastAsia="仿宋" w:cs="仿宋"/>
          <w:color w:val="auto"/>
          <w:sz w:val="30"/>
          <w:szCs w:val="30"/>
          <w:highlight w:val="none"/>
        </w:rPr>
      </w:pPr>
      <w:r>
        <w:rPr>
          <w:rFonts w:hint="eastAsia" w:eastAsia="仿宋"/>
          <w:b/>
          <w:bCs/>
          <w:color w:val="auto"/>
          <w:sz w:val="30"/>
          <w:szCs w:val="30"/>
          <w:highlight w:val="none"/>
        </w:rPr>
        <w:t xml:space="preserve">项目一  </w:t>
      </w:r>
      <w:r>
        <w:rPr>
          <w:rFonts w:hint="eastAsia" w:ascii="仿宋" w:hAnsi="仿宋" w:eastAsia="仿宋" w:cs="仿宋"/>
          <w:b/>
          <w:bCs/>
          <w:color w:val="auto"/>
          <w:sz w:val="30"/>
          <w:szCs w:val="30"/>
          <w:highlight w:val="none"/>
        </w:rPr>
        <w:t>高山蔬菜基础设施改造项目。</w:t>
      </w:r>
      <w:r>
        <w:rPr>
          <w:rFonts w:hint="eastAsia" w:ascii="仿宋" w:hAnsi="仿宋" w:eastAsia="仿宋" w:cs="仿宋"/>
          <w:color w:val="auto"/>
          <w:sz w:val="30"/>
          <w:szCs w:val="30"/>
          <w:highlight w:val="none"/>
        </w:rPr>
        <w:t>规划期内，设立高山蔬菜基础设施改造项目</w:t>
      </w:r>
      <w:r>
        <w:rPr>
          <w:rFonts w:hint="eastAsia" w:eastAsia="仿宋"/>
          <w:color w:val="auto"/>
          <w:sz w:val="30"/>
          <w:szCs w:val="30"/>
          <w:highlight w:val="none"/>
        </w:rPr>
        <w:t>1</w:t>
      </w:r>
      <w:r>
        <w:rPr>
          <w:rFonts w:hint="eastAsia" w:eastAsia="仿宋"/>
          <w:color w:val="auto"/>
          <w:sz w:val="30"/>
          <w:szCs w:val="30"/>
          <w:highlight w:val="none"/>
          <w:lang w:val="en-US" w:eastAsia="zh-CN"/>
        </w:rPr>
        <w:t>-</w:t>
      </w:r>
      <w:r>
        <w:rPr>
          <w:rFonts w:hint="eastAsia" w:eastAsia="仿宋"/>
          <w:color w:val="auto"/>
          <w:sz w:val="30"/>
          <w:szCs w:val="30"/>
          <w:highlight w:val="none"/>
        </w:rPr>
        <w:t>3</w:t>
      </w:r>
      <w:r>
        <w:rPr>
          <w:rFonts w:hint="eastAsia" w:ascii="仿宋" w:hAnsi="仿宋" w:eastAsia="仿宋" w:cs="仿宋"/>
          <w:color w:val="auto"/>
          <w:sz w:val="30"/>
          <w:szCs w:val="30"/>
          <w:highlight w:val="none"/>
        </w:rPr>
        <w:t>个，有计划、分阶段对高山蔬菜基础设施实施改造。</w:t>
      </w:r>
    </w:p>
    <w:p>
      <w:pPr>
        <w:pStyle w:val="6"/>
        <w:ind w:firstLine="643"/>
        <w:rPr>
          <w:color w:val="auto"/>
          <w:highlight w:val="none"/>
        </w:rPr>
      </w:pPr>
      <w:r>
        <w:rPr>
          <w:rFonts w:hint="eastAsia"/>
          <w:color w:val="auto"/>
          <w:highlight w:val="none"/>
        </w:rPr>
        <w:t>二、</w:t>
      </w:r>
      <w:r>
        <w:rPr>
          <w:color w:val="auto"/>
          <w:highlight w:val="none"/>
        </w:rPr>
        <w:t>农业产业示范基地与标准化生产推广类</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 xml:space="preserve">项目一  </w:t>
      </w:r>
      <w:r>
        <w:rPr>
          <w:rFonts w:eastAsia="仿宋"/>
          <w:b/>
          <w:bCs/>
          <w:color w:val="auto"/>
          <w:sz w:val="30"/>
          <w:szCs w:val="30"/>
          <w:highlight w:val="none"/>
        </w:rPr>
        <w:t>瓜菜集约化育苗示范基地</w:t>
      </w:r>
      <w:r>
        <w:rPr>
          <w:rFonts w:hint="eastAsia" w:eastAsia="仿宋"/>
          <w:color w:val="auto"/>
          <w:sz w:val="30"/>
          <w:szCs w:val="30"/>
          <w:highlight w:val="none"/>
        </w:rPr>
        <w:t>。</w:t>
      </w:r>
      <w:r>
        <w:rPr>
          <w:rFonts w:eastAsia="仿宋"/>
          <w:color w:val="auto"/>
          <w:sz w:val="30"/>
          <w:szCs w:val="30"/>
          <w:highlight w:val="none"/>
        </w:rPr>
        <w:t>规划期内，建设青瓜、苦瓜等瓜菜集约化育苗示范基地3个。</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 xml:space="preserve">项目二  </w:t>
      </w:r>
      <w:r>
        <w:rPr>
          <w:rFonts w:eastAsia="仿宋"/>
          <w:b/>
          <w:bCs/>
          <w:color w:val="auto"/>
          <w:sz w:val="30"/>
          <w:szCs w:val="30"/>
          <w:highlight w:val="none"/>
        </w:rPr>
        <w:t>水果新品种引种示范基地项目</w:t>
      </w:r>
      <w:r>
        <w:rPr>
          <w:rFonts w:hint="eastAsia" w:eastAsia="仿宋"/>
          <w:color w:val="auto"/>
          <w:sz w:val="30"/>
          <w:szCs w:val="30"/>
          <w:highlight w:val="none"/>
        </w:rPr>
        <w:t>。</w:t>
      </w:r>
      <w:r>
        <w:rPr>
          <w:rFonts w:eastAsia="仿宋"/>
          <w:color w:val="auto"/>
          <w:sz w:val="30"/>
          <w:szCs w:val="30"/>
          <w:highlight w:val="none"/>
        </w:rPr>
        <w:t>新引进（培育）并推广种植1-3个水果新品种。</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 xml:space="preserve">项目三  </w:t>
      </w:r>
      <w:r>
        <w:rPr>
          <w:rFonts w:hint="eastAsia" w:ascii="仿宋" w:hAnsi="仿宋" w:eastAsia="仿宋" w:cs="仿宋"/>
          <w:b/>
          <w:bCs/>
          <w:color w:val="auto"/>
          <w:sz w:val="30"/>
          <w:szCs w:val="30"/>
          <w:highlight w:val="none"/>
        </w:rPr>
        <w:t>现代茶园项目</w:t>
      </w:r>
      <w:r>
        <w:rPr>
          <w:rFonts w:hint="eastAsia" w:ascii="仿宋" w:hAnsi="仿宋" w:eastAsia="仿宋" w:cs="仿宋"/>
          <w:color w:val="auto"/>
          <w:sz w:val="30"/>
          <w:szCs w:val="30"/>
          <w:highlight w:val="none"/>
        </w:rPr>
        <w:t>。以水满乡为重点，加大连片茶园的调研摸底力度，加快标准化茶园建设，推动水满茶产业高质量发展，到“十四五”期末，建设现代化茶园</w:t>
      </w:r>
      <w:r>
        <w:rPr>
          <w:rFonts w:eastAsia="仿宋"/>
          <w:color w:val="auto"/>
          <w:sz w:val="30"/>
          <w:szCs w:val="30"/>
          <w:highlight w:val="none"/>
        </w:rPr>
        <w:t>2-3个。建成五指山红茶、水满绿茶茶叶清洁化生产示范基地各1个。</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 xml:space="preserve">项目四  </w:t>
      </w:r>
      <w:r>
        <w:rPr>
          <w:rFonts w:eastAsia="仿宋"/>
          <w:b/>
          <w:bCs/>
          <w:color w:val="auto"/>
          <w:sz w:val="30"/>
          <w:szCs w:val="30"/>
          <w:highlight w:val="none"/>
        </w:rPr>
        <w:t>百香果种植示范基地项目</w:t>
      </w:r>
      <w:r>
        <w:rPr>
          <w:rFonts w:hint="eastAsia" w:eastAsia="仿宋"/>
          <w:color w:val="auto"/>
          <w:sz w:val="30"/>
          <w:szCs w:val="30"/>
          <w:highlight w:val="none"/>
        </w:rPr>
        <w:t>。</w:t>
      </w:r>
      <w:r>
        <w:rPr>
          <w:rFonts w:eastAsia="仿宋"/>
          <w:color w:val="auto"/>
          <w:sz w:val="30"/>
          <w:szCs w:val="30"/>
          <w:highlight w:val="none"/>
        </w:rPr>
        <w:t>规划期内，新增百香果种植示范基地2个。</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 xml:space="preserve">项目五  </w:t>
      </w:r>
      <w:r>
        <w:rPr>
          <w:rFonts w:eastAsia="仿宋"/>
          <w:b/>
          <w:bCs/>
          <w:color w:val="auto"/>
          <w:sz w:val="30"/>
          <w:szCs w:val="30"/>
          <w:highlight w:val="none"/>
        </w:rPr>
        <w:t>花卉苗木种植示范基地项目。</w:t>
      </w:r>
      <w:r>
        <w:rPr>
          <w:rFonts w:eastAsia="仿宋"/>
          <w:color w:val="auto"/>
          <w:sz w:val="30"/>
          <w:szCs w:val="30"/>
          <w:highlight w:val="none"/>
        </w:rPr>
        <w:t>在通什、南圣等乡镇建设花卉苗木产销一体化、种植主体多元化的花卉苗木种植示范基地各1个。</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 xml:space="preserve">项目六  </w:t>
      </w:r>
      <w:r>
        <w:rPr>
          <w:rFonts w:eastAsia="仿宋"/>
          <w:b/>
          <w:bCs/>
          <w:color w:val="auto"/>
          <w:sz w:val="30"/>
          <w:szCs w:val="30"/>
          <w:highlight w:val="none"/>
        </w:rPr>
        <w:t>国家林下经济示范基地工程。</w:t>
      </w:r>
      <w:r>
        <w:rPr>
          <w:rFonts w:eastAsia="仿宋"/>
          <w:color w:val="auto"/>
          <w:sz w:val="30"/>
          <w:szCs w:val="30"/>
          <w:highlight w:val="none"/>
        </w:rPr>
        <w:t>培育1-2个国家林下经济示范基地，发挥带动、示范作用，引导林下经济产业化、规范化、规模化发展。</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 xml:space="preserve">项目七  </w:t>
      </w:r>
      <w:r>
        <w:rPr>
          <w:rFonts w:eastAsia="仿宋"/>
          <w:b/>
          <w:bCs/>
          <w:color w:val="auto"/>
          <w:sz w:val="30"/>
          <w:szCs w:val="30"/>
          <w:highlight w:val="none"/>
        </w:rPr>
        <w:t>林下魔芋种植示范点项目。</w:t>
      </w:r>
      <w:r>
        <w:rPr>
          <w:rFonts w:eastAsia="仿宋"/>
          <w:color w:val="auto"/>
          <w:sz w:val="30"/>
          <w:szCs w:val="30"/>
          <w:highlight w:val="none"/>
        </w:rPr>
        <w:t>在全市（水满乡外）建设5个单个规模50亩左右的林下魔芋种植示范点。</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 xml:space="preserve">项目八  </w:t>
      </w:r>
      <w:r>
        <w:rPr>
          <w:rFonts w:eastAsia="仿宋"/>
          <w:b/>
          <w:bCs/>
          <w:color w:val="auto"/>
          <w:sz w:val="30"/>
          <w:szCs w:val="30"/>
          <w:highlight w:val="none"/>
        </w:rPr>
        <w:t>智能化养殖场示范项目。</w:t>
      </w:r>
      <w:r>
        <w:rPr>
          <w:rFonts w:eastAsia="仿宋"/>
          <w:color w:val="auto"/>
          <w:sz w:val="30"/>
          <w:szCs w:val="30"/>
          <w:highlight w:val="none"/>
        </w:rPr>
        <w:t>建设集数字化饲喂设备，智能化产品收集、分等分级、粪污处理和动物疫病监测检测设施相配套的智能化示范养殖场。</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 xml:space="preserve">项目九  </w:t>
      </w:r>
      <w:r>
        <w:rPr>
          <w:rFonts w:eastAsia="仿宋"/>
          <w:b/>
          <w:bCs/>
          <w:color w:val="auto"/>
          <w:sz w:val="30"/>
          <w:szCs w:val="30"/>
          <w:highlight w:val="none"/>
        </w:rPr>
        <w:t>数字农业示范项目。</w:t>
      </w:r>
      <w:r>
        <w:rPr>
          <w:rFonts w:eastAsia="仿宋"/>
          <w:color w:val="auto"/>
          <w:sz w:val="30"/>
          <w:szCs w:val="30"/>
          <w:highlight w:val="none"/>
        </w:rPr>
        <w:t>配合海南省智慧农业建设项目，建设市级营运服务中心和村级益农信息社，建设数字农业示范基地。</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 xml:space="preserve">项目十  </w:t>
      </w:r>
      <w:r>
        <w:rPr>
          <w:rFonts w:eastAsia="仿宋"/>
          <w:b/>
          <w:bCs/>
          <w:color w:val="auto"/>
          <w:sz w:val="30"/>
          <w:szCs w:val="30"/>
          <w:highlight w:val="none"/>
        </w:rPr>
        <w:t>罗非鱼养殖示范场建设项目。</w:t>
      </w:r>
      <w:r>
        <w:rPr>
          <w:rFonts w:eastAsia="仿宋"/>
          <w:color w:val="auto"/>
          <w:sz w:val="30"/>
          <w:szCs w:val="30"/>
          <w:highlight w:val="none"/>
        </w:rPr>
        <w:t>新增罗非鱼养殖场1-2个，扩大罗非鱼产能。</w:t>
      </w:r>
    </w:p>
    <w:p>
      <w:pPr>
        <w:pStyle w:val="6"/>
        <w:ind w:firstLine="643"/>
        <w:rPr>
          <w:color w:val="auto"/>
          <w:highlight w:val="none"/>
        </w:rPr>
      </w:pPr>
      <w:r>
        <w:rPr>
          <w:rFonts w:hint="eastAsia"/>
          <w:color w:val="auto"/>
          <w:highlight w:val="none"/>
        </w:rPr>
        <w:t>三、</w:t>
      </w:r>
      <w:r>
        <w:rPr>
          <w:color w:val="auto"/>
          <w:highlight w:val="none"/>
        </w:rPr>
        <w:t>农产品物流类</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项目一  瓜菜物流项目。</w:t>
      </w:r>
      <w:r>
        <w:rPr>
          <w:rFonts w:hint="eastAsia" w:eastAsia="仿宋"/>
          <w:color w:val="auto"/>
          <w:sz w:val="30"/>
          <w:szCs w:val="30"/>
          <w:highlight w:val="none"/>
        </w:rPr>
        <w:t>利用五指山市农业全产业链扶持资金，规划期内建设瓜菜集分拣、冷冻、中转于一体的综合性冷库2个以上。</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项目二  五指山“网上花店”项目。</w:t>
      </w:r>
      <w:r>
        <w:rPr>
          <w:rFonts w:hint="eastAsia" w:eastAsia="仿宋"/>
          <w:color w:val="auto"/>
          <w:sz w:val="30"/>
          <w:szCs w:val="30"/>
          <w:highlight w:val="none"/>
        </w:rPr>
        <w:t>支持企业和个人创建“网上花店”，积极推动五指山市花卉走出五指山。“十四五”期间，建成1-3个全国覆盖的“网上花店”。</w:t>
      </w:r>
    </w:p>
    <w:p>
      <w:pPr>
        <w:spacing w:line="560" w:lineRule="exact"/>
        <w:ind w:firstLine="602" w:firstLineChars="200"/>
        <w:rPr>
          <w:rFonts w:ascii="仿宋" w:hAnsi="仿宋" w:eastAsia="仿宋" w:cs="仿宋"/>
          <w:color w:val="auto"/>
          <w:sz w:val="30"/>
          <w:szCs w:val="30"/>
          <w:highlight w:val="none"/>
        </w:rPr>
      </w:pPr>
      <w:r>
        <w:rPr>
          <w:rFonts w:hint="eastAsia" w:eastAsia="仿宋"/>
          <w:b/>
          <w:bCs/>
          <w:color w:val="auto"/>
          <w:sz w:val="30"/>
          <w:szCs w:val="30"/>
          <w:highlight w:val="none"/>
        </w:rPr>
        <w:t xml:space="preserve">项目三  </w:t>
      </w:r>
      <w:r>
        <w:rPr>
          <w:rFonts w:hint="eastAsia" w:ascii="仿宋" w:hAnsi="仿宋" w:eastAsia="仿宋" w:cs="仿宋"/>
          <w:b/>
          <w:bCs/>
          <w:color w:val="auto"/>
          <w:sz w:val="30"/>
          <w:szCs w:val="30"/>
          <w:highlight w:val="none"/>
        </w:rPr>
        <w:t>全产业链扶持项目。</w:t>
      </w:r>
      <w:r>
        <w:rPr>
          <w:rFonts w:hint="eastAsia" w:ascii="仿宋" w:hAnsi="仿宋" w:eastAsia="仿宋" w:cs="仿宋"/>
          <w:color w:val="auto"/>
          <w:sz w:val="30"/>
          <w:szCs w:val="30"/>
          <w:highlight w:val="none"/>
        </w:rPr>
        <w:t>采取“村党支部+合作社+贫困户”“职业院校+示范点+贫困户”等模式，对茶叶、忧遁草、树仔菜、百香果、五指山山鸡、五指山五脚猪等全市产业基础好、经济效益高的特色种养产业实施农业全产业链扶持，让传统农业不再“传统”。</w:t>
      </w:r>
    </w:p>
    <w:p>
      <w:pPr>
        <w:pStyle w:val="6"/>
        <w:ind w:firstLine="643"/>
        <w:rPr>
          <w:color w:val="auto"/>
          <w:highlight w:val="none"/>
        </w:rPr>
      </w:pPr>
      <w:r>
        <w:rPr>
          <w:rFonts w:hint="eastAsia"/>
          <w:color w:val="auto"/>
          <w:highlight w:val="none"/>
        </w:rPr>
        <w:t>四、</w:t>
      </w:r>
      <w:r>
        <w:rPr>
          <w:color w:val="auto"/>
          <w:highlight w:val="none"/>
        </w:rPr>
        <w:t>特色种养殖业扩能扩产类</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 xml:space="preserve">项目一  </w:t>
      </w:r>
      <w:r>
        <w:rPr>
          <w:rFonts w:eastAsia="仿宋"/>
          <w:b/>
          <w:bCs/>
          <w:color w:val="auto"/>
          <w:sz w:val="30"/>
          <w:szCs w:val="30"/>
          <w:highlight w:val="none"/>
        </w:rPr>
        <w:t>大棚瓜菜扩能扩产项目。</w:t>
      </w:r>
      <w:r>
        <w:rPr>
          <w:rFonts w:eastAsia="仿宋"/>
          <w:color w:val="auto"/>
          <w:sz w:val="30"/>
          <w:szCs w:val="30"/>
          <w:highlight w:val="none"/>
        </w:rPr>
        <w:t>规划期内，新增大棚瓜菜800亩以上。</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 xml:space="preserve">项目二  </w:t>
      </w:r>
      <w:r>
        <w:rPr>
          <w:rFonts w:eastAsia="仿宋"/>
          <w:b/>
          <w:bCs/>
          <w:color w:val="auto"/>
          <w:sz w:val="30"/>
          <w:szCs w:val="30"/>
          <w:highlight w:val="none"/>
        </w:rPr>
        <w:t>忧遁草推广项目。</w:t>
      </w:r>
      <w:r>
        <w:rPr>
          <w:rFonts w:eastAsia="仿宋"/>
          <w:color w:val="auto"/>
          <w:sz w:val="30"/>
          <w:szCs w:val="30"/>
          <w:highlight w:val="none"/>
        </w:rPr>
        <w:t>“十四五”期末，全市忧遁草种植面积接近3000亩，忧遁草各类加工企业达到4家以上。</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 xml:space="preserve">项目三  </w:t>
      </w:r>
      <w:r>
        <w:rPr>
          <w:rFonts w:eastAsia="仿宋"/>
          <w:b/>
          <w:bCs/>
          <w:color w:val="auto"/>
          <w:sz w:val="30"/>
          <w:szCs w:val="30"/>
          <w:highlight w:val="none"/>
        </w:rPr>
        <w:t>油茶扩能项目。</w:t>
      </w:r>
      <w:r>
        <w:rPr>
          <w:rFonts w:eastAsia="仿宋"/>
          <w:color w:val="auto"/>
          <w:sz w:val="30"/>
          <w:szCs w:val="30"/>
          <w:highlight w:val="none"/>
        </w:rPr>
        <w:t>在全市适宜地区新增油茶种植面积</w:t>
      </w:r>
      <w:r>
        <w:rPr>
          <w:rFonts w:hint="eastAsia" w:eastAsia="仿宋"/>
          <w:color w:val="auto"/>
          <w:sz w:val="30"/>
          <w:szCs w:val="30"/>
          <w:highlight w:val="none"/>
        </w:rPr>
        <w:t>500</w:t>
      </w:r>
      <w:r>
        <w:rPr>
          <w:rFonts w:eastAsia="仿宋"/>
          <w:color w:val="auto"/>
          <w:sz w:val="30"/>
          <w:szCs w:val="30"/>
          <w:highlight w:val="none"/>
        </w:rPr>
        <w:t>亩。“十四五”期末，全市油茶种植面积接近</w:t>
      </w:r>
      <w:r>
        <w:rPr>
          <w:rFonts w:hint="eastAsia" w:eastAsia="仿宋"/>
          <w:color w:val="auto"/>
          <w:sz w:val="30"/>
          <w:szCs w:val="30"/>
          <w:highlight w:val="none"/>
        </w:rPr>
        <w:t>10000</w:t>
      </w:r>
      <w:r>
        <w:rPr>
          <w:rFonts w:eastAsia="仿宋"/>
          <w:color w:val="auto"/>
          <w:sz w:val="30"/>
          <w:szCs w:val="30"/>
          <w:highlight w:val="none"/>
        </w:rPr>
        <w:t>亩，油茶各类加工企业达到3家以上，建成1个集种植、加工于一体油茶市级龙头企业。</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 xml:space="preserve">项目四  </w:t>
      </w:r>
      <w:r>
        <w:rPr>
          <w:rFonts w:eastAsia="仿宋"/>
          <w:b/>
          <w:bCs/>
          <w:color w:val="auto"/>
          <w:sz w:val="30"/>
          <w:szCs w:val="30"/>
          <w:highlight w:val="none"/>
        </w:rPr>
        <w:t>特色种养殖业扩能扩产项目。</w:t>
      </w:r>
      <w:r>
        <w:rPr>
          <w:rFonts w:eastAsia="仿宋"/>
          <w:color w:val="auto"/>
          <w:sz w:val="30"/>
          <w:szCs w:val="30"/>
          <w:highlight w:val="none"/>
        </w:rPr>
        <w:t>建设规范家禽类屠宰场1个以上。</w:t>
      </w:r>
    </w:p>
    <w:p>
      <w:pPr>
        <w:pStyle w:val="6"/>
        <w:ind w:firstLine="643"/>
        <w:rPr>
          <w:color w:val="auto"/>
          <w:highlight w:val="none"/>
        </w:rPr>
      </w:pPr>
      <w:r>
        <w:rPr>
          <w:rFonts w:hint="eastAsia"/>
          <w:color w:val="auto"/>
          <w:highlight w:val="none"/>
        </w:rPr>
        <w:t>五、</w:t>
      </w:r>
      <w:r>
        <w:rPr>
          <w:color w:val="auto"/>
          <w:highlight w:val="none"/>
        </w:rPr>
        <w:t>农业研发与科技类</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项目一  忧遁草研发项目。</w:t>
      </w:r>
      <w:r>
        <w:rPr>
          <w:rFonts w:hint="eastAsia" w:eastAsia="仿宋"/>
          <w:color w:val="auto"/>
          <w:sz w:val="30"/>
          <w:szCs w:val="30"/>
          <w:highlight w:val="none"/>
        </w:rPr>
        <w:t>继续深化与高校和科研机构的合作，加强对忧遁草营养、药用功能的研究，助力忧遁草产业的发展。</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项目二  中药材综合利用项目。</w:t>
      </w:r>
      <w:r>
        <w:rPr>
          <w:rFonts w:hint="eastAsia" w:eastAsia="仿宋"/>
          <w:color w:val="auto"/>
          <w:sz w:val="30"/>
          <w:szCs w:val="30"/>
          <w:highlight w:val="none"/>
        </w:rPr>
        <w:t>探索中药材非药用部位综合利用途径，加强中药材在中兽药、茶叶、食品添加剂、饲料添加剂、化妆品等方面开发利用，推动中药材深加工，培育中药材综合开发领军和龙头企业。</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项目三  农业科技110转型升级工程。</w:t>
      </w:r>
      <w:r>
        <w:rPr>
          <w:rFonts w:hint="eastAsia" w:eastAsia="仿宋"/>
          <w:color w:val="auto"/>
          <w:sz w:val="30"/>
          <w:szCs w:val="30"/>
          <w:highlight w:val="none"/>
        </w:rPr>
        <w:t>从优化农业科技110服务布局、丰富科技服务内容、改善科技服务激励机制、壮大科技服务队伍、创新投入机制等方面推动农业科技110转型升级。</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项目四  互联网（科技）示范乡村建设工程。</w:t>
      </w:r>
      <w:r>
        <w:rPr>
          <w:rFonts w:hint="eastAsia" w:eastAsia="仿宋"/>
          <w:color w:val="auto"/>
          <w:sz w:val="30"/>
          <w:szCs w:val="30"/>
          <w:highlight w:val="none"/>
        </w:rPr>
        <w:t>选择农业科技基础较好、潜力较大的乡村进行示范建设，以特色产业技术创新为主线，深化产学研合作，引入各类科技资源，实现现代科技的高位嫁接。“十四五”期间，探索推进互联网农业小镇、互联网（科技）农业示范村建设。</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项目五  农业科技企业孵化平台建设项目。</w:t>
      </w:r>
      <w:r>
        <w:rPr>
          <w:rFonts w:hint="eastAsia" w:eastAsia="仿宋"/>
          <w:color w:val="auto"/>
          <w:sz w:val="30"/>
          <w:szCs w:val="30"/>
          <w:highlight w:val="none"/>
        </w:rPr>
        <w:t>规划期内，培育2家以上农业科技企业孵化平台，推广新型农业实用技术50项以上。</w:t>
      </w:r>
    </w:p>
    <w:p>
      <w:pPr>
        <w:pStyle w:val="6"/>
        <w:ind w:firstLine="643"/>
        <w:rPr>
          <w:color w:val="auto"/>
          <w:highlight w:val="none"/>
        </w:rPr>
      </w:pPr>
      <w:r>
        <w:rPr>
          <w:rFonts w:hint="eastAsia"/>
          <w:color w:val="auto"/>
          <w:highlight w:val="none"/>
        </w:rPr>
        <w:t>六、</w:t>
      </w:r>
      <w:r>
        <w:rPr>
          <w:color w:val="auto"/>
          <w:highlight w:val="none"/>
        </w:rPr>
        <w:t>农产品加工类</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 xml:space="preserve">项目一 </w:t>
      </w:r>
      <w:r>
        <w:rPr>
          <w:rFonts w:hint="eastAsia" w:eastAsia="仿宋"/>
          <w:color w:val="auto"/>
          <w:sz w:val="30"/>
          <w:szCs w:val="30"/>
          <w:highlight w:val="none"/>
        </w:rPr>
        <w:t xml:space="preserve"> </w:t>
      </w:r>
      <w:r>
        <w:rPr>
          <w:rFonts w:hint="eastAsia" w:eastAsia="仿宋"/>
          <w:b/>
          <w:bCs/>
          <w:color w:val="auto"/>
          <w:sz w:val="30"/>
          <w:szCs w:val="30"/>
          <w:highlight w:val="none"/>
        </w:rPr>
        <w:t>番阳雪茄加工厂。</w:t>
      </w:r>
      <w:r>
        <w:rPr>
          <w:rFonts w:hint="eastAsia" w:eastAsia="仿宋"/>
          <w:color w:val="auto"/>
          <w:sz w:val="30"/>
          <w:szCs w:val="30"/>
          <w:highlight w:val="none"/>
        </w:rPr>
        <w:t>在番阳建成雪茄加工厂1个，对本地种植的雪茄进行深加工。</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项目二  水稻深加工项目。</w:t>
      </w:r>
      <w:r>
        <w:rPr>
          <w:rFonts w:hint="eastAsia" w:eastAsia="仿宋"/>
          <w:color w:val="auto"/>
          <w:sz w:val="30"/>
          <w:szCs w:val="30"/>
          <w:highlight w:val="none"/>
        </w:rPr>
        <w:t>以番阳为重点，引导本地企业生产加工水稻等五指山传统特色产品，增加产品附加值，延长产业链。</w:t>
      </w:r>
    </w:p>
    <w:p>
      <w:pPr>
        <w:pStyle w:val="6"/>
        <w:ind w:firstLine="643"/>
        <w:rPr>
          <w:color w:val="auto"/>
          <w:highlight w:val="none"/>
        </w:rPr>
      </w:pPr>
      <w:r>
        <w:rPr>
          <w:rFonts w:hint="eastAsia"/>
          <w:color w:val="auto"/>
          <w:highlight w:val="none"/>
        </w:rPr>
        <w:t>七、</w:t>
      </w:r>
      <w:r>
        <w:rPr>
          <w:color w:val="auto"/>
          <w:highlight w:val="none"/>
        </w:rPr>
        <w:t>农产品品牌打造类</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项目一  五指山饮料品牌培育项目。</w:t>
      </w:r>
      <w:r>
        <w:rPr>
          <w:rFonts w:hint="eastAsia" w:eastAsia="仿宋"/>
          <w:color w:val="auto"/>
          <w:sz w:val="30"/>
          <w:szCs w:val="30"/>
          <w:highlight w:val="none"/>
        </w:rPr>
        <w:t>引进高端加工企业，推进特色农产品精深加工，充分利用五指山资源优势，谋划好景田矿泉水项目，青瓜、益智、红茶、忧遁草等饮料加工项目。“十四五”期间，培育1-2个省内知名饮料品牌。</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项目二  五指山南药、黎药、苗药国际交流及洽谈会项目。</w:t>
      </w:r>
      <w:r>
        <w:rPr>
          <w:rFonts w:hint="eastAsia" w:eastAsia="仿宋"/>
          <w:color w:val="auto"/>
          <w:sz w:val="30"/>
          <w:szCs w:val="30"/>
          <w:highlight w:val="none"/>
        </w:rPr>
        <w:t>“十四五”期间，举办1-2次五指山南药、黎药、苗药国际交流及洽谈会，推介五指山南药、黎药、苗药，打造五指山中药材品牌。</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项目三  五指山茶叶品牌创建工程。</w:t>
      </w:r>
      <w:r>
        <w:rPr>
          <w:rFonts w:hint="eastAsia" w:eastAsia="仿宋"/>
          <w:color w:val="auto"/>
          <w:sz w:val="30"/>
          <w:szCs w:val="30"/>
          <w:highlight w:val="none"/>
        </w:rPr>
        <w:t>策划茶叶宣传、推介系列活动，深挖五指山茶的文化内涵和价值，不断提升五指山茶叶品牌的知名度和影响力。</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项目四  五指山五脚猪公用品牌创建工程。</w:t>
      </w:r>
      <w:r>
        <w:rPr>
          <w:rFonts w:hint="eastAsia" w:eastAsia="仿宋"/>
          <w:color w:val="auto"/>
          <w:sz w:val="30"/>
          <w:szCs w:val="30"/>
          <w:highlight w:val="none"/>
        </w:rPr>
        <w:t>持续加大五指山五脚猪品牌推广力度，扩大五指山五脚猪的知名度及影响力，把五指山五脚猪打造成省级农产品公用品牌。</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项目五  “三品一标”产品培育工程。</w:t>
      </w:r>
      <w:r>
        <w:rPr>
          <w:rFonts w:hint="eastAsia" w:eastAsia="仿宋"/>
          <w:color w:val="auto"/>
          <w:sz w:val="30"/>
          <w:szCs w:val="30"/>
          <w:highlight w:val="none"/>
        </w:rPr>
        <w:t>“五指山树仔菜”“五指山山鸡”通过地理标志。</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项目六  “一村一品”创建项目。</w:t>
      </w:r>
      <w:r>
        <w:rPr>
          <w:rFonts w:hint="eastAsia" w:eastAsia="仿宋"/>
          <w:color w:val="auto"/>
          <w:sz w:val="30"/>
          <w:szCs w:val="30"/>
          <w:highlight w:val="none"/>
        </w:rPr>
        <w:t>开展“一村一品”活动，“十四五”期末，全市创建“一村一品”达到37个以上。</w:t>
      </w:r>
    </w:p>
    <w:p>
      <w:pPr>
        <w:pStyle w:val="6"/>
        <w:ind w:firstLine="643"/>
        <w:rPr>
          <w:color w:val="auto"/>
          <w:highlight w:val="none"/>
        </w:rPr>
      </w:pPr>
      <w:r>
        <w:rPr>
          <w:rFonts w:hint="eastAsia"/>
          <w:color w:val="auto"/>
          <w:highlight w:val="none"/>
        </w:rPr>
        <w:t>八、产业融合类</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项目一  原始村落保护工程。</w:t>
      </w:r>
      <w:r>
        <w:rPr>
          <w:rFonts w:hint="eastAsia" w:eastAsia="仿宋"/>
          <w:color w:val="auto"/>
          <w:sz w:val="30"/>
          <w:szCs w:val="30"/>
          <w:highlight w:val="none"/>
        </w:rPr>
        <w:t>保护好中国唯一保存古老原貌特色的毛阳初保村干栏式黎族村落，实施旅游道路建设及民房修缮保护工程。以毛道合亩制农旅小镇为主线，实施古村落建设项目。对一些留有文化传承的村落进行改造，根据黎族文化对一些生活用具进行复原，并加入数字视频对原始村落的情况进行介绍，并对村落的基础设施进行改造。</w:t>
      </w:r>
      <w:r>
        <w:rPr>
          <w:rFonts w:hint="eastAsia" w:ascii="仿宋" w:hAnsi="仿宋" w:eastAsia="仿宋"/>
          <w:color w:val="auto"/>
          <w:sz w:val="30"/>
          <w:szCs w:val="30"/>
          <w:highlight w:val="none"/>
        </w:rPr>
        <w:t>到“十四五”期末，康养小镇的基础设施基本配备完善。</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项目二  文化精品民宿建设项目。</w:t>
      </w:r>
      <w:r>
        <w:rPr>
          <w:rFonts w:hint="eastAsia" w:eastAsia="仿宋"/>
          <w:color w:val="auto"/>
          <w:sz w:val="30"/>
          <w:szCs w:val="30"/>
          <w:highlight w:val="none"/>
        </w:rPr>
        <w:t>对通什镇、水满乡现有的住宿条件进行改善，恰当增加精品民宿的数量，添加黎族特色文化，形成精品民宿。到“十四五”期末，建设形成精品民宿3-5家。</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项目三  牙胡梯田休闲农业旅游项目。</w:t>
      </w:r>
      <w:r>
        <w:rPr>
          <w:rFonts w:hint="eastAsia" w:eastAsia="仿宋"/>
          <w:color w:val="auto"/>
          <w:sz w:val="30"/>
          <w:szCs w:val="30"/>
          <w:highlight w:val="none"/>
        </w:rPr>
        <w:t>开展牙胡梯 “田、水、路、林、村”综合治理，真正建成“田成方、路成网、渠相连、沟相通、灌得进、排得出”的标准梯田新格局，增强“海南第一梯田”对旅客的吸引力。将牙胡梯田及所在地革命老区10个黎族自然村建设成为高标准的牙胡梯田黎族文化旅游区和乡村全面振兴示范区，</w:t>
      </w:r>
      <w:r>
        <w:rPr>
          <w:rFonts w:hint="eastAsia" w:ascii="仿宋" w:hAnsi="仿宋" w:eastAsia="仿宋" w:cs="仿宋_GB2312"/>
          <w:color w:val="auto"/>
          <w:sz w:val="30"/>
          <w:szCs w:val="30"/>
          <w:highlight w:val="none"/>
        </w:rPr>
        <w:t>打造五指山旅游新的增长点</w:t>
      </w:r>
      <w:r>
        <w:rPr>
          <w:rFonts w:hint="eastAsia" w:ascii="仿宋" w:hAnsi="仿宋" w:eastAsia="仿宋"/>
          <w:color w:val="auto"/>
          <w:sz w:val="30"/>
          <w:szCs w:val="30"/>
          <w:highlight w:val="none"/>
        </w:rPr>
        <w:t>。</w:t>
      </w:r>
    </w:p>
    <w:p>
      <w:pPr>
        <w:spacing w:line="54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项目四  海南黎峒文化旅游区建设项目。</w:t>
      </w:r>
      <w:r>
        <w:rPr>
          <w:rFonts w:hint="eastAsia" w:eastAsia="仿宋"/>
          <w:color w:val="auto"/>
          <w:sz w:val="30"/>
          <w:szCs w:val="30"/>
          <w:highlight w:val="none"/>
        </w:rPr>
        <w:t>黎苗古镇土建及装修等。</w:t>
      </w:r>
    </w:p>
    <w:p>
      <w:pPr>
        <w:spacing w:line="54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项目五  仁帝山国家雨林康养基地建设项目。</w:t>
      </w:r>
      <w:r>
        <w:rPr>
          <w:rFonts w:hint="eastAsia" w:eastAsia="仿宋"/>
          <w:color w:val="auto"/>
          <w:sz w:val="30"/>
          <w:szCs w:val="30"/>
          <w:highlight w:val="none"/>
        </w:rPr>
        <w:t>五指山市仁帝山荣获首批国家森林康养基地称号、2021中国养老社区十大品牌。融“养、食、住、乐、行”为一体努力打造全生态康养幸福之乐园。</w:t>
      </w:r>
    </w:p>
    <w:p>
      <w:pPr>
        <w:spacing w:line="560" w:lineRule="exact"/>
        <w:ind w:firstLine="602" w:firstLineChars="200"/>
        <w:rPr>
          <w:rFonts w:ascii="仿宋" w:hAnsi="仿宋" w:eastAsia="仿宋" w:cs="仿宋"/>
          <w:color w:val="auto"/>
          <w:sz w:val="30"/>
          <w:szCs w:val="30"/>
          <w:highlight w:val="none"/>
        </w:rPr>
      </w:pPr>
      <w:r>
        <w:rPr>
          <w:rFonts w:hint="eastAsia" w:eastAsia="仿宋"/>
          <w:b/>
          <w:bCs/>
          <w:color w:val="auto"/>
          <w:sz w:val="30"/>
          <w:szCs w:val="30"/>
          <w:highlight w:val="none"/>
        </w:rPr>
        <w:t xml:space="preserve">项目六  </w:t>
      </w:r>
      <w:r>
        <w:rPr>
          <w:rFonts w:hint="eastAsia" w:ascii="仿宋" w:hAnsi="仿宋" w:eastAsia="仿宋" w:cs="仿宋"/>
          <w:b/>
          <w:bCs/>
          <w:color w:val="auto"/>
          <w:sz w:val="30"/>
          <w:szCs w:val="30"/>
          <w:highlight w:val="none"/>
        </w:rPr>
        <w:t>畅好居农旅融合项目。</w:t>
      </w:r>
      <w:r>
        <w:rPr>
          <w:rFonts w:hint="eastAsia" w:ascii="仿宋" w:hAnsi="仿宋" w:eastAsia="仿宋" w:cs="仿宋"/>
          <w:color w:val="auto"/>
          <w:sz w:val="30"/>
          <w:szCs w:val="30"/>
          <w:highlight w:val="none"/>
        </w:rPr>
        <w:t>盘活</w:t>
      </w:r>
      <w:r>
        <w:rPr>
          <w:rFonts w:hint="eastAsia" w:ascii="仿宋" w:hAnsi="仿宋" w:eastAsia="仿宋" w:cs="仿宋"/>
          <w:color w:val="auto"/>
          <w:sz w:val="30"/>
          <w:szCs w:val="30"/>
          <w:highlight w:val="none"/>
          <w:lang w:eastAsia="zh-CN"/>
        </w:rPr>
        <w:t>市</w:t>
      </w:r>
      <w:r>
        <w:rPr>
          <w:rFonts w:hint="eastAsia" w:ascii="仿宋" w:hAnsi="仿宋" w:eastAsia="仿宋" w:cs="仿宋"/>
          <w:color w:val="auto"/>
          <w:sz w:val="30"/>
          <w:szCs w:val="30"/>
          <w:highlight w:val="none"/>
        </w:rPr>
        <w:t>畅好居和</w:t>
      </w:r>
      <w:r>
        <w:rPr>
          <w:rFonts w:hint="eastAsia" w:ascii="仿宋" w:hAnsi="仿宋" w:eastAsia="仿宋" w:cs="仿宋"/>
          <w:color w:val="auto"/>
          <w:sz w:val="30"/>
          <w:szCs w:val="30"/>
          <w:highlight w:val="none"/>
          <w:lang w:eastAsia="zh-CN"/>
        </w:rPr>
        <w:t>市</w:t>
      </w:r>
      <w:r>
        <w:rPr>
          <w:rFonts w:hint="eastAsia" w:ascii="仿宋" w:hAnsi="仿宋" w:eastAsia="仿宋" w:cs="仿宋"/>
          <w:color w:val="auto"/>
          <w:sz w:val="30"/>
          <w:szCs w:val="30"/>
          <w:highlight w:val="none"/>
        </w:rPr>
        <w:t>顺达公司的土地和资产，打造农旅融合新样板。</w:t>
      </w:r>
    </w:p>
    <w:p>
      <w:pPr>
        <w:pStyle w:val="6"/>
        <w:ind w:firstLine="643"/>
        <w:rPr>
          <w:color w:val="auto"/>
          <w:highlight w:val="none"/>
        </w:rPr>
      </w:pPr>
      <w:r>
        <w:rPr>
          <w:rFonts w:hint="eastAsia"/>
          <w:color w:val="auto"/>
          <w:highlight w:val="none"/>
        </w:rPr>
        <w:t>九、重点产业园类</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项目一  番阳雨林农产品加工产业园。</w:t>
      </w:r>
      <w:r>
        <w:rPr>
          <w:rFonts w:hint="eastAsia" w:eastAsia="仿宋"/>
          <w:color w:val="auto"/>
          <w:sz w:val="30"/>
          <w:szCs w:val="30"/>
          <w:highlight w:val="none"/>
        </w:rPr>
        <w:t>基于番阳镇的热带雨林特色优势，联动周边村庄区域，重点打造农产品加工产业园区。</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项目二  水满雨林茶产业小镇。</w:t>
      </w:r>
      <w:r>
        <w:rPr>
          <w:rFonts w:hint="eastAsia" w:eastAsia="仿宋"/>
          <w:color w:val="auto"/>
          <w:sz w:val="30"/>
          <w:szCs w:val="30"/>
          <w:highlight w:val="none"/>
        </w:rPr>
        <w:t>充分发挥水满乡雨林红茶产业优势，发展雨林茶叶小镇，带动周边村庄打造产业品牌优势。</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项目三  新征程绿色金融产业园。</w:t>
      </w:r>
      <w:r>
        <w:rPr>
          <w:rFonts w:hint="eastAsia" w:eastAsia="仿宋"/>
          <w:color w:val="auto"/>
          <w:sz w:val="30"/>
          <w:szCs w:val="30"/>
          <w:highlight w:val="none"/>
        </w:rPr>
        <w:t>以金融为亮点，结合现代农业优势，突出农业与金融的结合。</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项目四  南圣雨林金融小镇。</w:t>
      </w:r>
      <w:r>
        <w:rPr>
          <w:rFonts w:hint="eastAsia" w:eastAsia="仿宋"/>
          <w:color w:val="auto"/>
          <w:sz w:val="30"/>
          <w:szCs w:val="30"/>
          <w:highlight w:val="none"/>
        </w:rPr>
        <w:t>立足于南圣镇的热带雨林优势，结合金融发展的亮点，打造特色雨林金融产业。</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项目五  琼崖革命初心悟园。</w:t>
      </w:r>
      <w:r>
        <w:rPr>
          <w:rFonts w:hint="eastAsia" w:eastAsia="仿宋"/>
          <w:color w:val="auto"/>
          <w:sz w:val="30"/>
          <w:szCs w:val="30"/>
          <w:highlight w:val="none"/>
        </w:rPr>
        <w:t>策划包装“毛贵村-五指山革命根据地”等红色旅游线路，设计一批红色文创产品，促进红色文化与生态、民族文化深度融合、一体开发。科学谋划和打造集红色研学、观光游玩、乡村民宿为一体的红色旅游景区景点，实现红色旅游带动区域经济发展。</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项目六  黎苗文化精神家园。</w:t>
      </w:r>
      <w:r>
        <w:rPr>
          <w:rFonts w:hint="eastAsia" w:eastAsia="仿宋"/>
          <w:color w:val="auto"/>
          <w:sz w:val="30"/>
          <w:szCs w:val="30"/>
          <w:highlight w:val="none"/>
        </w:rPr>
        <w:t>规划建设海南民族团结博物馆、岛屿民族博物馆、农耕文化博物馆、茶产业博物馆、雨林博物馆、青蒿素博物馆等博物馆集群和岛屿民族研究机构。注重民族文化产品宣传与包装，加快培育和发展以黎药苗药为基础的南药康养项目。</w:t>
      </w:r>
    </w:p>
    <w:p>
      <w:pPr>
        <w:pStyle w:val="2"/>
        <w:rPr>
          <w:color w:val="auto"/>
          <w:szCs w:val="30"/>
          <w:highlight w:val="none"/>
        </w:rPr>
      </w:pPr>
      <w:r>
        <w:rPr>
          <w:rFonts w:hint="eastAsia"/>
          <w:b/>
          <w:bCs/>
          <w:color w:val="auto"/>
          <w:szCs w:val="30"/>
          <w:highlight w:val="none"/>
        </w:rPr>
        <w:t>项目七  底蕴厚重州府故园。</w:t>
      </w:r>
      <w:r>
        <w:rPr>
          <w:rFonts w:hint="eastAsia"/>
          <w:color w:val="auto"/>
          <w:szCs w:val="30"/>
          <w:highlight w:val="none"/>
        </w:rPr>
        <w:t>注重凸显州府历史文化元素，增强风貌整体性、空间协调性、文脉延续性，留住州府城市记忆，保护好河岸线、山际线和天际线。高质量改造和扩建畅好、南圣、毛阳三个高速路口，充分展现五指山“精气神”。</w:t>
      </w:r>
    </w:p>
    <w:p>
      <w:pPr>
        <w:pStyle w:val="2"/>
        <w:rPr>
          <w:color w:val="auto"/>
          <w:szCs w:val="30"/>
          <w:highlight w:val="none"/>
        </w:rPr>
      </w:pPr>
      <w:r>
        <w:rPr>
          <w:rFonts w:hint="eastAsia"/>
          <w:b/>
          <w:bCs/>
          <w:color w:val="auto"/>
          <w:szCs w:val="30"/>
          <w:highlight w:val="none"/>
        </w:rPr>
        <w:t>项目八  热带雨林国家公园。</w:t>
      </w:r>
      <w:r>
        <w:rPr>
          <w:rFonts w:hint="eastAsia"/>
          <w:color w:val="auto"/>
          <w:szCs w:val="30"/>
          <w:highlight w:val="none"/>
        </w:rPr>
        <w:t>研究谋划特色微小型主题公园、科普研学、雨林人家、生态体验、雨林婚庆等雨林特色旅游产品，打造“五指山十二时辰”雨林风景线上直播平台。积极做好“雨林+”文章，举办音乐会、时装周、艺术节、体育竞技、研学教育等活动，进一步提升国家公园影响力和知名度。</w:t>
      </w:r>
    </w:p>
    <w:p>
      <w:pPr>
        <w:pStyle w:val="2"/>
        <w:rPr>
          <w:color w:val="auto"/>
          <w:szCs w:val="30"/>
          <w:highlight w:val="none"/>
        </w:rPr>
      </w:pPr>
      <w:r>
        <w:rPr>
          <w:rFonts w:hint="eastAsia"/>
          <w:b/>
          <w:bCs/>
          <w:color w:val="auto"/>
          <w:szCs w:val="30"/>
          <w:highlight w:val="none"/>
        </w:rPr>
        <w:t>项目九  农旅融合富美田园。</w:t>
      </w:r>
      <w:r>
        <w:rPr>
          <w:rFonts w:hint="eastAsia"/>
          <w:color w:val="auto"/>
          <w:szCs w:val="30"/>
          <w:highlight w:val="none"/>
        </w:rPr>
        <w:t>培育壮大优势特色产业，做精做优做强我市“十大优势特色农产品”5，突出抓好茶叶、烟叶、野菜叶“三片叶”，全力打造“坐飞机的农产品”6。按照茶叶发展“十八个大”思路7，把五指山红茶打造成国内知名红茶品牌。重点围绕“4个1+N”8谋划生成产业项目，精细策划包装，打造“爆款”农产品，大力发展农村电子商务。</w:t>
      </w:r>
    </w:p>
    <w:p>
      <w:pPr>
        <w:pStyle w:val="2"/>
        <w:rPr>
          <w:color w:val="auto"/>
          <w:szCs w:val="30"/>
          <w:highlight w:val="none"/>
        </w:rPr>
      </w:pPr>
      <w:r>
        <w:rPr>
          <w:rFonts w:hint="eastAsia"/>
          <w:b/>
          <w:bCs/>
          <w:color w:val="auto"/>
          <w:szCs w:val="30"/>
          <w:highlight w:val="none"/>
        </w:rPr>
        <w:t>项目十  四季宜居康养乐园。</w:t>
      </w:r>
      <w:r>
        <w:rPr>
          <w:rFonts w:hint="eastAsia"/>
          <w:color w:val="auto"/>
          <w:szCs w:val="30"/>
          <w:highlight w:val="none"/>
        </w:rPr>
        <w:t>充分发挥五指山“四个1800”10的特殊地理气候优势，发展医养为基、康养为目、颐养为本的大健康、全健康产业，主打负氧、呼吸、睡眠、释压、运动等宜养特色，力争把五指山打造成国内首屈一指的医养康养目的地。</w:t>
      </w:r>
    </w:p>
    <w:p>
      <w:pPr>
        <w:pStyle w:val="2"/>
        <w:rPr>
          <w:color w:val="auto"/>
          <w:szCs w:val="30"/>
          <w:highlight w:val="none"/>
        </w:rPr>
      </w:pPr>
    </w:p>
    <w:p>
      <w:pPr>
        <w:rPr>
          <w:color w:val="auto"/>
          <w:highlight w:val="none"/>
        </w:rPr>
      </w:pPr>
      <w:bookmarkStart w:id="39" w:name="_Toc8625"/>
      <w:bookmarkStart w:id="40" w:name="_Toc10882"/>
      <w:r>
        <w:rPr>
          <w:color w:val="auto"/>
          <w:highlight w:val="none"/>
        </w:rPr>
        <w:br w:type="page"/>
      </w:r>
    </w:p>
    <w:p>
      <w:pPr>
        <w:pStyle w:val="4"/>
        <w:spacing w:before="624" w:after="312"/>
        <w:rPr>
          <w:rFonts w:hint="eastAsia" w:ascii="方正小标宋简体" w:hAnsi="方正小标宋简体" w:eastAsia="方正小标宋简体" w:cs="方正小标宋简体"/>
          <w:b w:val="0"/>
          <w:bCs w:val="0"/>
          <w:color w:val="auto"/>
          <w:highlight w:val="none"/>
        </w:rPr>
      </w:pPr>
      <w:bookmarkStart w:id="41" w:name="_Toc25272"/>
      <w:r>
        <w:rPr>
          <w:rFonts w:hint="eastAsia" w:ascii="方正小标宋简体" w:hAnsi="方正小标宋简体" w:eastAsia="方正小标宋简体" w:cs="方正小标宋简体"/>
          <w:b w:val="0"/>
          <w:bCs w:val="0"/>
          <w:color w:val="auto"/>
          <w:highlight w:val="none"/>
        </w:rPr>
        <w:t>第四章 促进脱贫地区人口稳定就业</w:t>
      </w:r>
      <w:bookmarkEnd w:id="39"/>
      <w:bookmarkEnd w:id="40"/>
      <w:bookmarkEnd w:id="41"/>
    </w:p>
    <w:p>
      <w:pPr>
        <w:pStyle w:val="5"/>
        <w:rPr>
          <w:rFonts w:hint="default" w:ascii="Times New Roman" w:hAnsi="Times New Roman"/>
          <w:b w:val="0"/>
          <w:bCs w:val="0"/>
          <w:color w:val="auto"/>
          <w:highlight w:val="none"/>
        </w:rPr>
      </w:pPr>
      <w:bookmarkStart w:id="42" w:name="_Toc19872"/>
      <w:bookmarkStart w:id="43" w:name="_Toc27486"/>
      <w:r>
        <w:rPr>
          <w:rFonts w:hint="default" w:ascii="Times New Roman" w:hAnsi="Times New Roman"/>
          <w:b w:val="0"/>
          <w:bCs w:val="0"/>
          <w:color w:val="auto"/>
          <w:highlight w:val="none"/>
        </w:rPr>
        <w:t>第一节 目标任务</w:t>
      </w:r>
      <w:bookmarkEnd w:id="42"/>
      <w:bookmarkEnd w:id="43"/>
    </w:p>
    <w:p>
      <w:pPr>
        <w:widowControl/>
        <w:shd w:val="clear" w:color="auto" w:fill="FFFFFF"/>
        <w:spacing w:line="560" w:lineRule="exact"/>
        <w:ind w:firstLine="648" w:firstLineChars="200"/>
        <w:rPr>
          <w:rFonts w:ascii="仿宋" w:hAnsi="仿宋" w:eastAsia="仿宋" w:cs="仿宋"/>
          <w:color w:val="auto"/>
          <w:spacing w:val="12"/>
          <w:sz w:val="30"/>
          <w:szCs w:val="30"/>
          <w:highlight w:val="none"/>
        </w:rPr>
      </w:pPr>
      <w:r>
        <w:rPr>
          <w:rFonts w:hint="eastAsia" w:ascii="仿宋" w:hAnsi="仿宋" w:eastAsia="仿宋" w:cs="仿宋"/>
          <w:color w:val="auto"/>
          <w:spacing w:val="12"/>
          <w:sz w:val="30"/>
          <w:szCs w:val="30"/>
          <w:highlight w:val="none"/>
        </w:rPr>
        <w:t>坚持“平稳过渡、扩面提质、拓展延伸、协同联动”的原则，健全脱贫人口、农村低收入人口就业帮扶领导体制和工作体系，促进脱贫人口稳定就业，增强脱贫稳定性，完善农村低收入人口就业帮扶机制，助力提升脱贫地区整体发展水平，为巩固拓展脱贫攻坚成果、全面推进乡村振兴作出贡献。帮助我市有就业意愿的未就业脱贫人口实现就业，帮助已就业的脱贫人口稳定就业，保持脱贫人口就业规模总体稳定。加大易地扶贫搬迁安置区、乡村振兴重点帮扶县等重点地区倾斜支持力度，促进当地群众就业水平稳中提质。及时为农村低收入人口提供就业帮扶，使有就业意愿的都可以得到就业服务和技能培训，符合条件的都可以享受就业政策，农村低收入人口就业帮扶长效机制健全完善。</w:t>
      </w:r>
      <w:bookmarkStart w:id="44" w:name="_Toc17112"/>
    </w:p>
    <w:p>
      <w:pPr>
        <w:pStyle w:val="5"/>
        <w:rPr>
          <w:rFonts w:hint="default"/>
          <w:b w:val="0"/>
          <w:bCs w:val="0"/>
          <w:color w:val="auto"/>
          <w:highlight w:val="none"/>
        </w:rPr>
      </w:pPr>
      <w:bookmarkStart w:id="45" w:name="_Toc7742"/>
      <w:r>
        <w:rPr>
          <w:rFonts w:hint="default"/>
          <w:b w:val="0"/>
          <w:bCs w:val="0"/>
          <w:color w:val="auto"/>
          <w:highlight w:val="none"/>
        </w:rPr>
        <w:t>第二节 主要措施</w:t>
      </w:r>
      <w:bookmarkEnd w:id="44"/>
      <w:bookmarkEnd w:id="45"/>
    </w:p>
    <w:p>
      <w:pPr>
        <w:pStyle w:val="6"/>
        <w:ind w:firstLine="643"/>
        <w:rPr>
          <w:color w:val="auto"/>
          <w:highlight w:val="none"/>
        </w:rPr>
      </w:pPr>
      <w:r>
        <w:rPr>
          <w:rFonts w:hint="eastAsia"/>
          <w:color w:val="auto"/>
          <w:highlight w:val="none"/>
        </w:rPr>
        <w:t>一、</w:t>
      </w:r>
      <w:r>
        <w:rPr>
          <w:color w:val="auto"/>
          <w:highlight w:val="none"/>
        </w:rPr>
        <w:t>稳定外出务工规模</w:t>
      </w:r>
    </w:p>
    <w:p>
      <w:pPr>
        <w:pStyle w:val="7"/>
        <w:ind w:firstLine="602"/>
        <w:rPr>
          <w:color w:val="auto"/>
          <w:highlight w:val="none"/>
        </w:rPr>
      </w:pPr>
      <w:r>
        <w:rPr>
          <w:rFonts w:hint="eastAsia"/>
          <w:color w:val="auto"/>
          <w:highlight w:val="none"/>
        </w:rPr>
        <w:t>（一）</w:t>
      </w:r>
      <w:r>
        <w:rPr>
          <w:color w:val="auto"/>
          <w:highlight w:val="none"/>
        </w:rPr>
        <w:t>继续强化劳务输出</w:t>
      </w:r>
    </w:p>
    <w:p>
      <w:pPr>
        <w:pStyle w:val="20"/>
        <w:widowControl/>
        <w:spacing w:before="0" w:beforeAutospacing="0" w:after="0" w:afterAutospacing="0" w:line="560" w:lineRule="exact"/>
        <w:ind w:firstLine="648" w:firstLineChars="200"/>
        <w:jc w:val="both"/>
        <w:rPr>
          <w:rFonts w:eastAsia="仿宋"/>
          <w:color w:val="auto"/>
          <w:spacing w:val="12"/>
          <w:kern w:val="2"/>
          <w:sz w:val="30"/>
          <w:szCs w:val="30"/>
          <w:highlight w:val="none"/>
        </w:rPr>
      </w:pPr>
      <w:r>
        <w:rPr>
          <w:rFonts w:eastAsia="仿宋"/>
          <w:color w:val="auto"/>
          <w:spacing w:val="12"/>
          <w:kern w:val="2"/>
          <w:sz w:val="30"/>
          <w:szCs w:val="30"/>
          <w:highlight w:val="none"/>
        </w:rPr>
        <w:t>进一步健全有组织劳务输出工作机制，将脱贫人口作为优先保障对象，为有集中外出务工需求的脱贫人口提供便利出行服务。</w:t>
      </w:r>
    </w:p>
    <w:p>
      <w:pPr>
        <w:pStyle w:val="20"/>
        <w:widowControl/>
        <w:spacing w:before="0" w:beforeAutospacing="0" w:after="0" w:afterAutospacing="0" w:line="560" w:lineRule="exact"/>
        <w:ind w:firstLine="648" w:firstLineChars="200"/>
        <w:jc w:val="both"/>
        <w:rPr>
          <w:rFonts w:eastAsia="仿宋"/>
          <w:color w:val="auto"/>
          <w:spacing w:val="12"/>
          <w:kern w:val="2"/>
          <w:sz w:val="30"/>
          <w:szCs w:val="30"/>
          <w:highlight w:val="none"/>
        </w:rPr>
      </w:pPr>
      <w:r>
        <w:rPr>
          <w:rFonts w:eastAsia="仿宋"/>
          <w:color w:val="auto"/>
          <w:spacing w:val="12"/>
          <w:kern w:val="2"/>
          <w:sz w:val="30"/>
          <w:szCs w:val="30"/>
          <w:highlight w:val="none"/>
        </w:rPr>
        <w:t>积极争取成为省级农村劳动力转移就业工作示范</w:t>
      </w:r>
      <w:r>
        <w:rPr>
          <w:rFonts w:hint="eastAsia" w:eastAsia="仿宋"/>
          <w:color w:val="auto"/>
          <w:spacing w:val="12"/>
          <w:kern w:val="2"/>
          <w:sz w:val="30"/>
          <w:szCs w:val="30"/>
          <w:highlight w:val="none"/>
        </w:rPr>
        <w:t>市</w:t>
      </w:r>
      <w:r>
        <w:rPr>
          <w:rFonts w:eastAsia="仿宋"/>
          <w:color w:val="auto"/>
          <w:spacing w:val="12"/>
          <w:kern w:val="2"/>
          <w:sz w:val="30"/>
          <w:szCs w:val="30"/>
          <w:highlight w:val="none"/>
        </w:rPr>
        <w:t>，发挥示范带动作用，争取中央就业补助资金对省级农村劳动力转移就业工作示范</w:t>
      </w:r>
      <w:r>
        <w:rPr>
          <w:rFonts w:hint="eastAsia" w:eastAsia="仿宋"/>
          <w:color w:val="auto"/>
          <w:spacing w:val="12"/>
          <w:kern w:val="2"/>
          <w:sz w:val="30"/>
          <w:szCs w:val="30"/>
          <w:highlight w:val="none"/>
        </w:rPr>
        <w:t>市</w:t>
      </w:r>
      <w:r>
        <w:rPr>
          <w:rFonts w:eastAsia="仿宋"/>
          <w:color w:val="auto"/>
          <w:spacing w:val="12"/>
          <w:kern w:val="2"/>
          <w:sz w:val="30"/>
          <w:szCs w:val="30"/>
          <w:highlight w:val="none"/>
        </w:rPr>
        <w:t>的支持；开展全市农村劳动力转移就业工作示范乡镇创建活动，并在财政资金上予以适当支持。</w:t>
      </w:r>
    </w:p>
    <w:p>
      <w:pPr>
        <w:pStyle w:val="20"/>
        <w:widowControl/>
        <w:spacing w:before="0" w:beforeAutospacing="0" w:after="0" w:afterAutospacing="0" w:line="560" w:lineRule="exact"/>
        <w:ind w:firstLine="648" w:firstLineChars="200"/>
        <w:jc w:val="both"/>
        <w:rPr>
          <w:rFonts w:eastAsia="仿宋"/>
          <w:color w:val="auto"/>
          <w:spacing w:val="12"/>
          <w:kern w:val="2"/>
          <w:sz w:val="30"/>
          <w:szCs w:val="30"/>
          <w:highlight w:val="none"/>
        </w:rPr>
      </w:pPr>
      <w:r>
        <w:rPr>
          <w:rFonts w:eastAsia="仿宋"/>
          <w:color w:val="auto"/>
          <w:spacing w:val="12"/>
          <w:kern w:val="2"/>
          <w:sz w:val="30"/>
          <w:szCs w:val="30"/>
          <w:highlight w:val="none"/>
        </w:rPr>
        <w:t>充分发挥就业帮扶基地、爱心企业作用，鼓励各类市场主体为脱贫人口提供更多就业和培训机会。对组织当地脱贫人口有组织劳务输出达到一定数量且稳定就业一定时间以上的人力资源服务机构、劳务经纪人，按一定标准继续给予就业创业服务补助。按规定继续对外出务工且稳定就业的脱贫人口给予一次性外出务工交通补助、灵活就业奖励性补助、连续务工奖励性补助。</w:t>
      </w:r>
    </w:p>
    <w:p>
      <w:pPr>
        <w:pStyle w:val="7"/>
        <w:ind w:firstLine="602"/>
        <w:rPr>
          <w:color w:val="auto"/>
          <w:highlight w:val="none"/>
        </w:rPr>
      </w:pPr>
      <w:r>
        <w:rPr>
          <w:rFonts w:hint="eastAsia"/>
          <w:color w:val="auto"/>
          <w:highlight w:val="none"/>
        </w:rPr>
        <w:t>（二）</w:t>
      </w:r>
      <w:r>
        <w:rPr>
          <w:color w:val="auto"/>
          <w:highlight w:val="none"/>
        </w:rPr>
        <w:t>大力促进稳定就业</w:t>
      </w:r>
    </w:p>
    <w:p>
      <w:pPr>
        <w:pStyle w:val="20"/>
        <w:widowControl/>
        <w:spacing w:before="0" w:beforeAutospacing="0" w:after="0" w:afterAutospacing="0" w:line="560" w:lineRule="exact"/>
        <w:ind w:firstLine="648" w:firstLineChars="200"/>
        <w:jc w:val="both"/>
        <w:rPr>
          <w:rFonts w:eastAsia="仿宋"/>
          <w:color w:val="auto"/>
          <w:spacing w:val="12"/>
          <w:kern w:val="2"/>
          <w:sz w:val="30"/>
          <w:szCs w:val="30"/>
          <w:highlight w:val="none"/>
        </w:rPr>
      </w:pPr>
      <w:r>
        <w:rPr>
          <w:rFonts w:eastAsia="仿宋"/>
          <w:color w:val="auto"/>
          <w:spacing w:val="12"/>
          <w:kern w:val="2"/>
          <w:sz w:val="30"/>
          <w:szCs w:val="30"/>
          <w:highlight w:val="none"/>
        </w:rPr>
        <w:t>指导企业与脱贫人口依法签订并履行劳动合同、参加社会保险、按时足额发放劳动报酬，积极改善劳动条件，健全常态化驻企联络协调机制。切实落实失业保险稳岗返还、培训补贴等政策，引导支持用人单位优先留用脱贫人口。对吸纳脱贫人口就业规模大且提供的就业期限较长（一般为6个</w:t>
      </w:r>
      <w:r>
        <w:rPr>
          <w:rFonts w:hint="eastAsia" w:ascii="仿宋" w:hAnsi="仿宋" w:eastAsia="仿宋" w:cs="仿宋"/>
          <w:color w:val="auto"/>
          <w:spacing w:val="12"/>
          <w:kern w:val="2"/>
          <w:sz w:val="30"/>
          <w:szCs w:val="30"/>
          <w:highlight w:val="none"/>
        </w:rPr>
        <w:t>月）的经营主体、就业帮扶基地、就业帮扶车间，通过财政衔接资金给予一次性奖补，稳定就业时间长的可适当增加补贴；对招用脱贫人口并缴纳社会保险费的企业和单位，参照招用就业困难人员社会保险补贴政策，按规定给予社会保险补贴；对符合条件的吸纳脱贫人口就业的企业，按规定落实创业担保贷款及贴息等政策。市级人力资源社会保障部门对当地失业脱贫人口，优先提供转岗服务，帮助其尽快在当地实现再就业。继续开展“点对点”帮扶，推动脱贫劳动力到中海油、比亚迪等省外企业务工，积极开发新的省内外龙头、骨干企业就业，努力形成较为稳定的就业渠道。</w:t>
      </w:r>
    </w:p>
    <w:p>
      <w:pPr>
        <w:pStyle w:val="7"/>
        <w:ind w:firstLine="602"/>
        <w:rPr>
          <w:color w:val="auto"/>
          <w:highlight w:val="none"/>
        </w:rPr>
      </w:pPr>
      <w:r>
        <w:rPr>
          <w:rFonts w:hint="eastAsia"/>
          <w:color w:val="auto"/>
          <w:highlight w:val="none"/>
        </w:rPr>
        <w:t>（三）深化对外劳务协作</w:t>
      </w:r>
    </w:p>
    <w:p>
      <w:pPr>
        <w:pStyle w:val="20"/>
        <w:widowControl/>
        <w:spacing w:before="0" w:beforeAutospacing="0" w:after="0" w:afterAutospacing="0" w:line="560" w:lineRule="exact"/>
        <w:ind w:firstLine="648" w:firstLineChars="200"/>
        <w:jc w:val="both"/>
        <w:rPr>
          <w:rFonts w:ascii="仿宋" w:hAnsi="仿宋" w:eastAsia="仿宋" w:cs="仿宋"/>
          <w:color w:val="auto"/>
          <w:spacing w:val="12"/>
          <w:kern w:val="2"/>
          <w:sz w:val="30"/>
          <w:szCs w:val="30"/>
          <w:highlight w:val="none"/>
        </w:rPr>
      </w:pPr>
      <w:r>
        <w:rPr>
          <w:rFonts w:hint="eastAsia" w:ascii="仿宋" w:hAnsi="仿宋" w:eastAsia="仿宋" w:cs="仿宋"/>
          <w:color w:val="auto"/>
          <w:spacing w:val="12"/>
          <w:kern w:val="2"/>
          <w:sz w:val="30"/>
          <w:szCs w:val="30"/>
          <w:highlight w:val="none"/>
        </w:rPr>
        <w:t>在经济相对发达、吸纳能力相对较强的城市设立办事处（联络站），开展劳务协作，拓展劳务输出市场，重点在省内海口、三亚、龙头企业和省外珠三角洲、长三角洲发达地区建立劳务输出基地，形成相对固定的劳务输出基地，确保有稳定的就业岗位来源。推广“订单式”输出，争取获得更多的劳务订单，把培训—就业—成才—创业有机结合起来，建立高效、规范的就业机制。</w:t>
      </w:r>
    </w:p>
    <w:p>
      <w:pPr>
        <w:spacing w:line="560" w:lineRule="exact"/>
        <w:ind w:firstLine="648" w:firstLineChars="200"/>
        <w:rPr>
          <w:rFonts w:eastAsia="仿宋"/>
          <w:color w:val="auto"/>
          <w:spacing w:val="12"/>
          <w:sz w:val="30"/>
          <w:szCs w:val="30"/>
          <w:highlight w:val="none"/>
        </w:rPr>
      </w:pPr>
      <w:r>
        <w:rPr>
          <w:rFonts w:hint="eastAsia" w:ascii="仿宋" w:hAnsi="仿宋" w:eastAsia="仿宋" w:cs="仿宋"/>
          <w:color w:val="auto"/>
          <w:spacing w:val="12"/>
          <w:sz w:val="30"/>
          <w:szCs w:val="30"/>
          <w:highlight w:val="none"/>
        </w:rPr>
        <w:t>充分发挥对口帮扶机制作</w:t>
      </w:r>
      <w:r>
        <w:rPr>
          <w:rFonts w:eastAsia="仿宋"/>
          <w:color w:val="auto"/>
          <w:spacing w:val="12"/>
          <w:sz w:val="30"/>
          <w:szCs w:val="30"/>
          <w:highlight w:val="none"/>
        </w:rPr>
        <w:t>用，搭建完善用工信息对接平台，进一步发挥公共信息的主渠道作用，建立完善常态化的跨区域岗位信息共享和发布机制，努力形成输出输入地分别形成本地区就业需求清单和岗位供给清单，实现人岗精准匹配，加强对接做好有组织输出工作，在当地脱贫人口外出就业较集中的地区设立劳务工作站。</w:t>
      </w:r>
    </w:p>
    <w:p>
      <w:pPr>
        <w:spacing w:line="560" w:lineRule="exact"/>
        <w:ind w:firstLine="648" w:firstLineChars="200"/>
        <w:rPr>
          <w:rFonts w:eastAsia="仿宋"/>
          <w:color w:val="auto"/>
          <w:sz w:val="30"/>
          <w:szCs w:val="30"/>
          <w:highlight w:val="none"/>
        </w:rPr>
      </w:pPr>
      <w:r>
        <w:rPr>
          <w:rFonts w:eastAsia="仿宋"/>
          <w:color w:val="auto"/>
          <w:spacing w:val="12"/>
          <w:sz w:val="30"/>
          <w:szCs w:val="30"/>
          <w:highlight w:val="none"/>
        </w:rPr>
        <w:t>充分发挥驻外机构、流动党组织、商会和在外创业成功人士的作用，做好与驻地有关部门、单位的沟通协调、信息收集和反馈、维护稳定、健康和生命财产安全保障、权益维护等工作。</w:t>
      </w:r>
    </w:p>
    <w:p>
      <w:pPr>
        <w:pStyle w:val="7"/>
        <w:ind w:firstLine="602"/>
        <w:rPr>
          <w:color w:val="auto"/>
          <w:highlight w:val="none"/>
        </w:rPr>
      </w:pPr>
      <w:r>
        <w:rPr>
          <w:rFonts w:hint="eastAsia"/>
          <w:color w:val="auto"/>
          <w:highlight w:val="none"/>
        </w:rPr>
        <w:t>（四）加快培树劳务品牌</w:t>
      </w:r>
    </w:p>
    <w:p>
      <w:pPr>
        <w:pStyle w:val="20"/>
        <w:widowControl/>
        <w:spacing w:before="0" w:beforeAutospacing="0" w:after="0" w:afterAutospacing="0" w:line="560" w:lineRule="exact"/>
        <w:ind w:firstLine="648" w:firstLineChars="200"/>
        <w:jc w:val="both"/>
        <w:rPr>
          <w:rFonts w:ascii="仿宋" w:hAnsi="仿宋" w:eastAsia="仿宋" w:cs="仿宋"/>
          <w:color w:val="auto"/>
          <w:spacing w:val="12"/>
          <w:kern w:val="2"/>
          <w:sz w:val="30"/>
          <w:szCs w:val="30"/>
          <w:highlight w:val="none"/>
        </w:rPr>
      </w:pPr>
      <w:r>
        <w:rPr>
          <w:rFonts w:hint="eastAsia" w:ascii="仿宋" w:hAnsi="仿宋" w:eastAsia="仿宋" w:cs="仿宋"/>
          <w:color w:val="auto"/>
          <w:spacing w:val="12"/>
          <w:kern w:val="2"/>
          <w:sz w:val="30"/>
          <w:szCs w:val="30"/>
          <w:highlight w:val="none"/>
        </w:rPr>
        <w:t>结合五指山市资源禀赋、文化特色、产业基础等优势，培育、创建、发展一批有特色、有口碑、有规模的劳务品牌，借助品牌效应扩大劳务输出规模，提高劳务输出质量。坚持技能化开发、市场化运作、组织化输出、产业化打造，将有外出务工意愿的脱贫人口作为重点输出对象，有针对性地制定专门工作计划，确保输出规模和输出质量目标，拓展异地就业空间，提高异地就业竞争力，重点培育康养护工和茶叶加工两个劳务品牌，努力打造“一乡一品”“一村一特”区域劳务品牌。</w:t>
      </w:r>
    </w:p>
    <w:p>
      <w:pPr>
        <w:pStyle w:val="6"/>
        <w:ind w:firstLine="643"/>
        <w:rPr>
          <w:rFonts w:ascii="Times New Roman" w:hAnsi="Times New Roman"/>
          <w:color w:val="auto"/>
          <w:highlight w:val="none"/>
        </w:rPr>
      </w:pPr>
      <w:r>
        <w:rPr>
          <w:rFonts w:hint="eastAsia" w:ascii="Times New Roman" w:hAnsi="Times New Roman"/>
          <w:color w:val="auto"/>
          <w:highlight w:val="none"/>
        </w:rPr>
        <w:t>二、</w:t>
      </w:r>
      <w:r>
        <w:rPr>
          <w:rFonts w:ascii="Times New Roman" w:hAnsi="Times New Roman"/>
          <w:color w:val="auto"/>
          <w:highlight w:val="none"/>
        </w:rPr>
        <w:t>支持就地就近就业</w:t>
      </w:r>
    </w:p>
    <w:p>
      <w:pPr>
        <w:pStyle w:val="7"/>
        <w:ind w:firstLine="602"/>
        <w:rPr>
          <w:color w:val="auto"/>
          <w:highlight w:val="none"/>
        </w:rPr>
      </w:pPr>
      <w:r>
        <w:rPr>
          <w:rFonts w:hint="eastAsia"/>
          <w:color w:val="auto"/>
          <w:highlight w:val="none"/>
        </w:rPr>
        <w:t>（一）通过发展产业促进就业</w:t>
      </w:r>
    </w:p>
    <w:p>
      <w:pPr>
        <w:pStyle w:val="20"/>
        <w:widowControl/>
        <w:spacing w:before="0" w:beforeAutospacing="0" w:after="0" w:afterAutospacing="0" w:line="560" w:lineRule="exact"/>
        <w:ind w:firstLine="600" w:firstLineChars="200"/>
        <w:jc w:val="both"/>
        <w:rPr>
          <w:rFonts w:eastAsia="仿宋"/>
          <w:color w:val="auto"/>
          <w:sz w:val="30"/>
          <w:szCs w:val="30"/>
          <w:highlight w:val="none"/>
        </w:rPr>
      </w:pPr>
      <w:r>
        <w:rPr>
          <w:rFonts w:hint="eastAsia" w:ascii="仿宋" w:hAnsi="仿宋" w:eastAsia="仿宋" w:cs="仿宋"/>
          <w:color w:val="auto"/>
          <w:sz w:val="30"/>
          <w:szCs w:val="30"/>
          <w:highlight w:val="none"/>
        </w:rPr>
        <w:t>优先做强做优热带山地高效农业产业，快速提高当地就业承载力，为脱贫人口就近就业提供更多就业岗位。依托乡村特色优势资源，发展壮大乡村特色产业，打造农业全产业链，鼓励发展家庭农场、农民专业合作社，有效增加当地就业岗位。在农田水利、村庄道路、人居环境整治、乡村绿化等农业农村基础设施建设领域落实好国家“十四五”期间以工代赈政策，推动“十四五”时期以工代赈政策体系和工作体系平稳转型、提档升级。</w:t>
      </w:r>
    </w:p>
    <w:p>
      <w:pPr>
        <w:pStyle w:val="7"/>
        <w:ind w:firstLine="602"/>
        <w:rPr>
          <w:color w:val="auto"/>
          <w:highlight w:val="none"/>
        </w:rPr>
      </w:pPr>
      <w:r>
        <w:rPr>
          <w:rFonts w:hint="eastAsia"/>
          <w:color w:val="auto"/>
          <w:highlight w:val="none"/>
        </w:rPr>
        <w:t>（二）规范发展就业帮扶基地等就业载体</w:t>
      </w:r>
    </w:p>
    <w:p>
      <w:pPr>
        <w:pStyle w:val="20"/>
        <w:widowControl/>
        <w:spacing w:before="0" w:beforeAutospacing="0" w:after="0" w:afterAutospacing="0" w:line="560" w:lineRule="exact"/>
        <w:ind w:firstLine="600" w:firstLineChars="200"/>
        <w:jc w:val="both"/>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依据省</w:t>
      </w:r>
      <w:r>
        <w:rPr>
          <w:rFonts w:hint="eastAsia" w:ascii="仿宋" w:hAnsi="仿宋" w:eastAsia="仿宋" w:cs="仿宋"/>
          <w:color w:val="auto"/>
          <w:sz w:val="30"/>
          <w:szCs w:val="30"/>
          <w:highlight w:val="none"/>
          <w:lang w:eastAsia="zh-CN"/>
        </w:rPr>
        <w:t>人力资源和社会保障</w:t>
      </w:r>
      <w:r>
        <w:rPr>
          <w:rFonts w:hint="eastAsia" w:ascii="仿宋" w:hAnsi="仿宋" w:eastAsia="仿宋" w:cs="仿宋"/>
          <w:color w:val="auto"/>
          <w:sz w:val="30"/>
          <w:szCs w:val="30"/>
          <w:highlight w:val="none"/>
        </w:rPr>
        <w:t>厅有关规定，继续实施《海南省就业扶贫基地、就业扶贫车间、阳光助残扶贫基地、阳光助残扶贫车间认定和补贴办法》，短期内，继续对企业、就业帮扶车间等各类生产经营主体吸纳脱贫人口（已享受过以工代训职业培训补贴政策人员除外）就业并开展以工代训的，根据吸纳人数给予职业培训补贴。将就业扶贫基地、就业扶贫车间、阳光助残扶贫基地、阳光助残扶贫车间工作重点由“扶贫”转为“帮扶”，发挥其就业载体作用，为脱贫地区的脱贫人口、易返贫致贫监测对象和其他低收入人口创造更多就地就近就业机会。有条件的乡镇要结合当地实际打造一批集工作车间、公共就业服务中心、公共活动场所等功能为一体的综合性服务机构。</w:t>
      </w:r>
    </w:p>
    <w:p>
      <w:pPr>
        <w:pStyle w:val="7"/>
        <w:ind w:firstLine="602"/>
        <w:rPr>
          <w:color w:val="auto"/>
          <w:highlight w:val="none"/>
        </w:rPr>
      </w:pPr>
      <w:r>
        <w:rPr>
          <w:rFonts w:hint="eastAsia"/>
          <w:color w:val="auto"/>
          <w:highlight w:val="none"/>
        </w:rPr>
        <w:t>（三）</w:t>
      </w:r>
      <w:r>
        <w:rPr>
          <w:color w:val="auto"/>
          <w:highlight w:val="none"/>
        </w:rPr>
        <w:t>鼓励返乡入乡创业</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rPr>
      </w:pPr>
      <w:r>
        <w:rPr>
          <w:rFonts w:eastAsia="仿宋"/>
          <w:color w:val="auto"/>
          <w:sz w:val="30"/>
          <w:szCs w:val="30"/>
          <w:highlight w:val="none"/>
        </w:rPr>
        <w:t>继续实施国家和海南省关于鼓励返乡入乡创业的政策措施，积极引导有创业愿望和具备一定创业条件农民工等人员返乡入乡创业、乡村能人就地创业，及时开展创业培训、创业指导、创业引领等创业帮扶，协调落实税费减免、场地安排、创业担保贷款及贴息和创业培训等政策支持；帮助有条件的脱贫人口自主创业。对首次创办小微企业或从事个体经营，且所创办企业或个体工商户登记注册之日起正常经营1年以上的脱贫劳动力，给予一次性创业补贴；继续实施国家和海南省有关创业担保的支持性政策，对符合条件的小微企业，按规定给予适当额度的创业担保贷款和贴息。　</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rPr>
      </w:pPr>
      <w:r>
        <w:rPr>
          <w:rFonts w:eastAsia="仿宋"/>
          <w:color w:val="auto"/>
          <w:sz w:val="30"/>
          <w:szCs w:val="30"/>
          <w:highlight w:val="none"/>
        </w:rPr>
        <w:t>加强返乡创业载体建设，充分利用现有园区等资源在脱贫地区建设一批农村创业创新园区（基地）、返乡入乡创业园、创业孵化基地，有条件的地方可根据入驻实体数量、孵化效果和带动就业成效给予创业孵化基地奖补，制定奖补标准，落实奖补所需资金。大力发展农业文化创意型加工业，开发五指山专属特色传承特色技艺，重点发展黎苗族特色的农业旅游手工业，做强脱贫人口和低收入人口居家从业致富的能力。</w:t>
      </w:r>
    </w:p>
    <w:p>
      <w:pPr>
        <w:pStyle w:val="7"/>
        <w:ind w:firstLine="602"/>
        <w:rPr>
          <w:color w:val="auto"/>
          <w:highlight w:val="none"/>
        </w:rPr>
      </w:pPr>
      <w:r>
        <w:rPr>
          <w:rFonts w:hint="eastAsia"/>
          <w:color w:val="auto"/>
          <w:highlight w:val="none"/>
        </w:rPr>
        <w:t>（四）扶持多渠道灵活就业</w:t>
      </w:r>
    </w:p>
    <w:p>
      <w:pPr>
        <w:pStyle w:val="20"/>
        <w:widowControl/>
        <w:spacing w:before="0" w:beforeAutospacing="0" w:after="0" w:afterAutospacing="0" w:line="560" w:lineRule="exact"/>
        <w:ind w:firstLine="600" w:firstLineChars="200"/>
        <w:jc w:val="both"/>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鼓励脱贫地区发展“小店经济”“夜市经济”“地摊经济”，支持脱贫人口在市内城镇地区从事个体经营，创办投资小、见效快、易转型、风险小的小规模经济实体，支持脱贫人口通过</w:t>
      </w:r>
      <w:r>
        <w:rPr>
          <w:rFonts w:hint="eastAsia" w:ascii="仿宋" w:hAnsi="仿宋" w:eastAsia="仿宋" w:cs="仿宋"/>
          <w:color w:val="auto"/>
          <w:sz w:val="30"/>
          <w:szCs w:val="30"/>
          <w:highlight w:val="none"/>
          <w:shd w:val="clear" w:color="auto" w:fill="FFFFFF"/>
        </w:rPr>
        <w:t>临时性、</w:t>
      </w:r>
      <w:r>
        <w:rPr>
          <w:rFonts w:hint="eastAsia" w:ascii="仿宋" w:hAnsi="仿宋" w:eastAsia="仿宋" w:cs="仿宋"/>
          <w:color w:val="auto"/>
          <w:sz w:val="30"/>
          <w:szCs w:val="30"/>
          <w:highlight w:val="none"/>
        </w:rPr>
        <w:t>非全日制、</w:t>
      </w:r>
      <w:r>
        <w:rPr>
          <w:rFonts w:hint="eastAsia" w:ascii="仿宋" w:hAnsi="仿宋" w:eastAsia="仿宋" w:cs="仿宋"/>
          <w:color w:val="auto"/>
          <w:sz w:val="30"/>
          <w:szCs w:val="30"/>
          <w:highlight w:val="none"/>
          <w:shd w:val="clear" w:color="auto" w:fill="FFFFFF"/>
        </w:rPr>
        <w:t>季节性、弹性工作等</w:t>
      </w:r>
      <w:r>
        <w:rPr>
          <w:rFonts w:hint="eastAsia" w:ascii="仿宋" w:hAnsi="仿宋" w:eastAsia="仿宋" w:cs="仿宋"/>
          <w:color w:val="auto"/>
          <w:sz w:val="30"/>
          <w:szCs w:val="30"/>
          <w:highlight w:val="none"/>
        </w:rPr>
        <w:t>多种形式灵活就业，按照有关规定给予税费减免、场地支持、社会保险补贴等政策。设立一批劳务市场或零工市场，探索组建国有劳务公司，为脱贫人口提供更多家门口的就业机会。因地制宜引进一批特色产业，引导脱贫人口居家从事传统手工艺制作。</w:t>
      </w:r>
    </w:p>
    <w:p>
      <w:pPr>
        <w:pStyle w:val="7"/>
        <w:ind w:firstLine="602"/>
        <w:rPr>
          <w:color w:val="auto"/>
          <w:highlight w:val="none"/>
        </w:rPr>
      </w:pPr>
      <w:r>
        <w:rPr>
          <w:rFonts w:hint="eastAsia"/>
          <w:color w:val="auto"/>
          <w:highlight w:val="none"/>
        </w:rPr>
        <w:t>（五）规范用好乡村公益性岗位</w:t>
      </w:r>
    </w:p>
    <w:p>
      <w:pPr>
        <w:pStyle w:val="20"/>
        <w:widowControl/>
        <w:spacing w:before="0" w:beforeAutospacing="0" w:after="0" w:afterAutospacing="0" w:line="560" w:lineRule="exact"/>
        <w:ind w:firstLine="600" w:firstLineChars="200"/>
        <w:jc w:val="both"/>
        <w:rPr>
          <w:rStyle w:val="25"/>
          <w:rFonts w:eastAsia="仿宋"/>
          <w:color w:val="auto"/>
          <w:sz w:val="30"/>
          <w:szCs w:val="30"/>
          <w:highlight w:val="none"/>
        </w:rPr>
      </w:pPr>
      <w:r>
        <w:rPr>
          <w:rFonts w:hint="eastAsia" w:ascii="仿宋" w:hAnsi="仿宋" w:eastAsia="仿宋" w:cs="仿宋"/>
          <w:color w:val="auto"/>
          <w:sz w:val="30"/>
          <w:szCs w:val="30"/>
          <w:highlight w:val="none"/>
        </w:rPr>
        <w:t>保持乡村公益性岗位规模总体稳定，加大当地各类公益性岗位统筹使用力度，优先安置符合条件的脱贫人口特别是其中的弱劳力、半劳力，动态调整安置对象条件。健全“按需设岗、以岗聘任、在岗领补、有序退岗”管理机制，进一步规范乡村公益性岗位开发管理，实施合同制或协议式管理，及时发放岗位补贴、办理意外伤害商业保险，及时纠正查处安置不符合条件人员、违</w:t>
      </w:r>
      <w:r>
        <w:rPr>
          <w:rFonts w:eastAsia="仿宋"/>
          <w:color w:val="auto"/>
          <w:sz w:val="30"/>
          <w:szCs w:val="30"/>
          <w:highlight w:val="none"/>
        </w:rPr>
        <w:t>规发放补贴等行为。加强当地公益性岗位统筹管理，保持同一区域内类似岗位间聘任标准、待遇保障水平等基本统一。</w:t>
      </w:r>
    </w:p>
    <w:p>
      <w:pPr>
        <w:pStyle w:val="6"/>
        <w:ind w:firstLine="643"/>
        <w:rPr>
          <w:rFonts w:ascii="Times New Roman" w:hAnsi="Times New Roman"/>
          <w:color w:val="auto"/>
          <w:highlight w:val="none"/>
        </w:rPr>
      </w:pPr>
      <w:r>
        <w:rPr>
          <w:rFonts w:hint="eastAsia" w:ascii="Times New Roman" w:hAnsi="Times New Roman"/>
          <w:color w:val="auto"/>
          <w:highlight w:val="none"/>
        </w:rPr>
        <w:t>三、</w:t>
      </w:r>
      <w:r>
        <w:rPr>
          <w:rFonts w:ascii="Times New Roman" w:hAnsi="Times New Roman"/>
          <w:color w:val="auto"/>
          <w:highlight w:val="none"/>
        </w:rPr>
        <w:t>健全就业帮扶长效机制</w:t>
      </w:r>
    </w:p>
    <w:p>
      <w:pPr>
        <w:pStyle w:val="7"/>
        <w:ind w:firstLine="602"/>
        <w:rPr>
          <w:color w:val="auto"/>
          <w:highlight w:val="none"/>
        </w:rPr>
      </w:pPr>
      <w:r>
        <w:rPr>
          <w:rFonts w:hint="eastAsia"/>
          <w:color w:val="auto"/>
          <w:highlight w:val="none"/>
        </w:rPr>
        <w:t>（一）</w:t>
      </w:r>
      <w:r>
        <w:rPr>
          <w:color w:val="auto"/>
          <w:highlight w:val="none"/>
        </w:rPr>
        <w:t>优化提升就业服务</w:t>
      </w:r>
    </w:p>
    <w:p>
      <w:pPr>
        <w:pStyle w:val="20"/>
        <w:widowControl/>
        <w:spacing w:before="0" w:beforeAutospacing="0" w:after="0" w:afterAutospacing="0" w:line="560" w:lineRule="exact"/>
        <w:ind w:firstLine="648" w:firstLineChars="200"/>
        <w:jc w:val="both"/>
        <w:rPr>
          <w:rFonts w:eastAsia="仿宋"/>
          <w:color w:val="auto"/>
          <w:sz w:val="30"/>
          <w:szCs w:val="30"/>
          <w:highlight w:val="none"/>
        </w:rPr>
      </w:pPr>
      <w:r>
        <w:rPr>
          <w:rFonts w:eastAsia="仿宋"/>
          <w:color w:val="auto"/>
          <w:spacing w:val="12"/>
          <w:sz w:val="30"/>
          <w:szCs w:val="30"/>
          <w:highlight w:val="none"/>
        </w:rPr>
        <w:t>依托全国扶贫开发信息系统对脱贫人口、农村低收入人口、易地扶贫搬迁群众等重点人群就业状态分类实施动态监测，加强大数据比对分析和部门信息共享，完善基层主动发现预警机制，对就业转失业的及时提供职业指导、职业介绍等服务。制定政策建立就业困难人员认定标准动态调整机制，将符合条件的脱贫人口、农村低收入人口纳入就业援助对象范围。推进公共就业服务向乡村地区延伸，把就业服务功能作为村级综合服务设施建设工程重要内容，将公共就业服务纳入政府购买服务指导性目录，支持经营性人力资源服务机构、社会组织提供专业化服务，对介绍农村劳动力成功就业达到规定时间的人力资源服务机构继续实行一次性补贴政策。扩大失业保险保障范围，支持脱贫人口、农村低收入人口更好就业创业。</w:t>
      </w:r>
    </w:p>
    <w:p>
      <w:pPr>
        <w:pStyle w:val="7"/>
        <w:ind w:firstLine="602"/>
        <w:rPr>
          <w:color w:val="auto"/>
          <w:highlight w:val="none"/>
        </w:rPr>
      </w:pPr>
      <w:r>
        <w:rPr>
          <w:rFonts w:hint="eastAsia"/>
          <w:color w:val="auto"/>
          <w:highlight w:val="none"/>
        </w:rPr>
        <w:t>（二）精准实施技能提升</w:t>
      </w:r>
    </w:p>
    <w:p>
      <w:pPr>
        <w:pStyle w:val="20"/>
        <w:widowControl/>
        <w:spacing w:before="0" w:beforeAutospacing="0" w:after="0" w:afterAutospacing="0" w:line="560" w:lineRule="exact"/>
        <w:ind w:firstLine="648" w:firstLineChars="200"/>
        <w:jc w:val="both"/>
        <w:rPr>
          <w:rFonts w:ascii="仿宋" w:hAnsi="仿宋" w:eastAsia="仿宋" w:cs="仿宋"/>
          <w:color w:val="auto"/>
          <w:sz w:val="30"/>
          <w:szCs w:val="30"/>
          <w:highlight w:val="none"/>
        </w:rPr>
      </w:pPr>
      <w:r>
        <w:rPr>
          <w:rFonts w:hint="eastAsia" w:ascii="仿宋" w:hAnsi="仿宋" w:eastAsia="仿宋" w:cs="仿宋"/>
          <w:color w:val="auto"/>
          <w:spacing w:val="12"/>
          <w:sz w:val="30"/>
          <w:szCs w:val="30"/>
          <w:highlight w:val="none"/>
        </w:rPr>
        <w:t>实施欠发达地区劳动力职业技能提升工程，</w:t>
      </w:r>
      <w:r>
        <w:rPr>
          <w:rFonts w:hint="eastAsia" w:ascii="仿宋" w:hAnsi="仿宋" w:eastAsia="仿宋" w:cs="仿宋"/>
          <w:color w:val="auto"/>
          <w:sz w:val="30"/>
          <w:szCs w:val="30"/>
          <w:highlight w:val="none"/>
          <w:shd w:val="clear" w:color="auto" w:fill="FFFFFF"/>
        </w:rPr>
        <w:t>将</w:t>
      </w:r>
      <w:r>
        <w:rPr>
          <w:rFonts w:hint="eastAsia" w:ascii="仿宋" w:hAnsi="仿宋" w:eastAsia="仿宋" w:cs="仿宋"/>
          <w:color w:val="auto"/>
          <w:spacing w:val="12"/>
          <w:sz w:val="30"/>
          <w:szCs w:val="30"/>
          <w:highlight w:val="none"/>
        </w:rPr>
        <w:t>脱贫人口、农村牧区低收入人口纳入终身职业技能培训体系，符合条件的按规定给予培训补贴和职业技能鉴定补贴，并按规定给予生活费（含交通费）补贴。加大培训基地建设。继续实施“雨露计划”，按规定给予相应补助。支持脱贫户、农村低收入人口所在家庭“两后生”就读技工院校，按现行政策规定享受国家免学费和奖助学金政策。定期积极参加全国乡村振兴技能大赛，打造一批靠技能就业、靠就业致富的先进典型，激发劳动致富内生动力。</w:t>
      </w:r>
    </w:p>
    <w:p>
      <w:pPr>
        <w:pStyle w:val="6"/>
        <w:ind w:firstLine="643"/>
        <w:rPr>
          <w:color w:val="auto"/>
          <w:highlight w:val="none"/>
        </w:rPr>
      </w:pPr>
      <w:r>
        <w:rPr>
          <w:rFonts w:hint="eastAsia"/>
          <w:color w:val="auto"/>
          <w:highlight w:val="none"/>
        </w:rPr>
        <w:t>（三）扎实做好搬迁安置点就业帮扶</w:t>
      </w:r>
    </w:p>
    <w:p>
      <w:pPr>
        <w:pStyle w:val="6"/>
        <w:ind w:firstLine="648"/>
        <w:rPr>
          <w:rFonts w:ascii="仿宋" w:hAnsi="仿宋" w:cs="仿宋"/>
          <w:b w:val="0"/>
          <w:bCs w:val="0"/>
          <w:color w:val="auto"/>
          <w:spacing w:val="12"/>
          <w:kern w:val="0"/>
          <w:sz w:val="30"/>
          <w:szCs w:val="30"/>
          <w:highlight w:val="none"/>
        </w:rPr>
      </w:pPr>
      <w:r>
        <w:rPr>
          <w:rFonts w:hint="eastAsia" w:ascii="仿宋" w:hAnsi="仿宋" w:cs="仿宋"/>
          <w:b w:val="0"/>
          <w:bCs w:val="0"/>
          <w:color w:val="auto"/>
          <w:spacing w:val="12"/>
          <w:kern w:val="0"/>
          <w:sz w:val="30"/>
          <w:szCs w:val="30"/>
          <w:highlight w:val="none"/>
        </w:rPr>
        <w:t>聚焦搬迁群众后续问题，做到就业帮扶车间、技能培训、就业服务、公益性岗位等政策措施全覆盖、无死角。完善生态移民搬迁和海南热带雨林国家公园五指山市生态搬迁安置区按比例安排就业机制，投资建设项目、以工代赈项目、基层社会管理和公共服务项目要安排一定比例（一般不少于10%）的岗位用于吸纳搬迁群众就业。将搬迁群众纳入当地公共就业服务体系，设置服务窗口，配备专门人员全力做好搬迁群众的就业创业服务工作，努力促进搬迁“进城入镇”群众充分就业，努力促进有劳动力的搬迁脱贫户至少一人实现就业。</w:t>
      </w:r>
    </w:p>
    <w:p>
      <w:pPr>
        <w:pStyle w:val="6"/>
        <w:ind w:firstLine="643"/>
        <w:rPr>
          <w:rFonts w:ascii="Times New Roman" w:hAnsi="Times New Roman"/>
          <w:color w:val="auto"/>
          <w:highlight w:val="none"/>
        </w:rPr>
      </w:pPr>
      <w:r>
        <w:rPr>
          <w:rFonts w:hint="eastAsia" w:ascii="Times New Roman" w:hAnsi="Times New Roman"/>
          <w:color w:val="auto"/>
          <w:highlight w:val="none"/>
        </w:rPr>
        <w:t>四、</w:t>
      </w:r>
      <w:r>
        <w:rPr>
          <w:rFonts w:ascii="Times New Roman" w:hAnsi="Times New Roman"/>
          <w:color w:val="auto"/>
          <w:highlight w:val="none"/>
        </w:rPr>
        <w:t>强化就业帮扶保障措施</w:t>
      </w:r>
    </w:p>
    <w:p>
      <w:pPr>
        <w:pStyle w:val="7"/>
        <w:ind w:firstLine="602"/>
        <w:rPr>
          <w:color w:val="auto"/>
          <w:highlight w:val="none"/>
        </w:rPr>
      </w:pPr>
      <w:r>
        <w:rPr>
          <w:rFonts w:hint="eastAsia"/>
          <w:color w:val="auto"/>
          <w:highlight w:val="none"/>
        </w:rPr>
        <w:t>（一）</w:t>
      </w:r>
      <w:r>
        <w:rPr>
          <w:color w:val="auto"/>
          <w:highlight w:val="none"/>
        </w:rPr>
        <w:t>完善劳动力就业管理服务体系</w:t>
      </w:r>
    </w:p>
    <w:p>
      <w:pPr>
        <w:spacing w:line="560" w:lineRule="exact"/>
        <w:ind w:firstLine="600" w:firstLineChars="200"/>
        <w:rPr>
          <w:rFonts w:eastAsia="仿宋"/>
          <w:color w:val="auto"/>
          <w:sz w:val="30"/>
          <w:szCs w:val="30"/>
          <w:highlight w:val="none"/>
        </w:rPr>
      </w:pPr>
      <w:r>
        <w:rPr>
          <w:rFonts w:eastAsia="仿宋"/>
          <w:color w:val="auto"/>
          <w:sz w:val="30"/>
          <w:szCs w:val="30"/>
          <w:highlight w:val="none"/>
        </w:rPr>
        <w:t>筑实筑牢市、乡镇和村三级劳动力就业管理服务体系，提高劳动力就业的组织化和有序化程度，规范管理服务职能，完善公共就业服务体系。建立</w:t>
      </w:r>
      <w:r>
        <w:rPr>
          <w:rFonts w:hint="eastAsia" w:eastAsia="仿宋"/>
          <w:color w:val="auto"/>
          <w:sz w:val="30"/>
          <w:szCs w:val="30"/>
          <w:highlight w:val="none"/>
        </w:rPr>
        <w:t>市</w:t>
      </w:r>
      <w:r>
        <w:rPr>
          <w:rFonts w:eastAsia="仿宋"/>
          <w:color w:val="auto"/>
          <w:sz w:val="30"/>
          <w:szCs w:val="30"/>
          <w:highlight w:val="none"/>
        </w:rPr>
        <w:t>农民工工作联席会议制度，研究解决劳务输出工作中的重大问题，落实扶持政策，统筹规划、综合协调劳动力就业工作。建好劳务输出基地联络机构（站），</w:t>
      </w:r>
      <w:r>
        <w:rPr>
          <w:rFonts w:eastAsia="仿宋"/>
          <w:color w:val="auto"/>
          <w:sz w:val="30"/>
          <w:szCs w:val="30"/>
          <w:highlight w:val="none"/>
          <w:shd w:val="clear" w:color="auto" w:fill="FFFFFF"/>
        </w:rPr>
        <w:t>充分发挥驻外机构、流动党组织、商会和在外创业成功人士的作用，</w:t>
      </w:r>
      <w:r>
        <w:rPr>
          <w:rFonts w:eastAsia="仿宋"/>
          <w:color w:val="auto"/>
          <w:sz w:val="30"/>
          <w:szCs w:val="30"/>
          <w:highlight w:val="none"/>
        </w:rPr>
        <w:t>做好与驻地有关部门、单位的沟通协调、信息收集和反馈、维护稳定、健康和生命财产安全保障、权益维护等工作。充分发挥对口帮扶机制的作用，积极与对口帮扶地区、单位沟通，吸引该地区的单位来五指山市招聘、吸纳困难群众就业。进一步加强信息平台建设，进一步发挥公共信息的主渠道作用，做好供求信息、劳动力资源档案（建档立卡）、组织、引导、管理、服务工作，加强劳务输出的动态管理。</w:t>
      </w:r>
    </w:p>
    <w:p>
      <w:pPr>
        <w:spacing w:line="560" w:lineRule="exact"/>
        <w:ind w:firstLine="600" w:firstLineChars="200"/>
        <w:rPr>
          <w:rFonts w:eastAsia="仿宋"/>
          <w:color w:val="auto"/>
          <w:sz w:val="30"/>
          <w:szCs w:val="30"/>
          <w:highlight w:val="none"/>
        </w:rPr>
      </w:pPr>
      <w:r>
        <w:rPr>
          <w:rFonts w:eastAsia="仿宋"/>
          <w:color w:val="auto"/>
          <w:sz w:val="30"/>
          <w:szCs w:val="30"/>
          <w:highlight w:val="none"/>
        </w:rPr>
        <w:t>建立和实行市、乡镇、村三级农村就业工作目标管理，对劳务工作的组织建设、制度建设、宣传培训、信息服务、输出人员、劳务收入、基地建设、管理服务等内容进行考核，实行月报、季报、半年报、年报制度，半年考评，年终总评。</w:t>
      </w:r>
    </w:p>
    <w:p>
      <w:pPr>
        <w:pStyle w:val="7"/>
        <w:ind w:firstLine="602"/>
        <w:rPr>
          <w:color w:val="auto"/>
          <w:highlight w:val="none"/>
        </w:rPr>
      </w:pPr>
      <w:r>
        <w:rPr>
          <w:rFonts w:hint="eastAsia"/>
          <w:color w:val="auto"/>
          <w:highlight w:val="none"/>
        </w:rPr>
        <w:t>（二）</w:t>
      </w:r>
      <w:r>
        <w:rPr>
          <w:color w:val="auto"/>
          <w:highlight w:val="none"/>
        </w:rPr>
        <w:t>落实就业帮扶工作保障</w:t>
      </w:r>
    </w:p>
    <w:p>
      <w:pPr>
        <w:spacing w:line="560" w:lineRule="exact"/>
        <w:ind w:firstLine="600" w:firstLineChars="200"/>
        <w:rPr>
          <w:rFonts w:eastAsia="仿宋"/>
          <w:color w:val="auto"/>
          <w:sz w:val="30"/>
          <w:szCs w:val="30"/>
          <w:highlight w:val="none"/>
        </w:rPr>
      </w:pPr>
      <w:r>
        <w:rPr>
          <w:rFonts w:eastAsia="仿宋"/>
          <w:color w:val="auto"/>
          <w:sz w:val="30"/>
          <w:szCs w:val="30"/>
          <w:highlight w:val="none"/>
        </w:rPr>
        <w:t>继续保持就业帮扶各级工作协调机制、工作专班以及驻村工作队、服务队等帮扶力量总体稳定，加强机构设置和人员配置，做到工作不断、队伍不散。用好现有资金渠道，加强就业帮扶支持力度。在分配相关转移支付资金时，向脱贫人口、农村低收入人口较多地区倾斜。</w:t>
      </w:r>
    </w:p>
    <w:p>
      <w:pPr>
        <w:pStyle w:val="7"/>
        <w:ind w:firstLine="602"/>
        <w:rPr>
          <w:color w:val="auto"/>
          <w:highlight w:val="none"/>
        </w:rPr>
      </w:pPr>
      <w:r>
        <w:rPr>
          <w:rFonts w:hint="eastAsia"/>
          <w:color w:val="auto"/>
          <w:highlight w:val="none"/>
        </w:rPr>
        <w:t>（三）</w:t>
      </w:r>
      <w:r>
        <w:rPr>
          <w:color w:val="auto"/>
          <w:highlight w:val="none"/>
        </w:rPr>
        <w:t>广泛宣传引导</w:t>
      </w:r>
    </w:p>
    <w:p>
      <w:pPr>
        <w:spacing w:line="560" w:lineRule="exact"/>
        <w:ind w:firstLine="600" w:firstLineChars="200"/>
        <w:rPr>
          <w:rFonts w:eastAsia="仿宋"/>
          <w:color w:val="auto"/>
          <w:sz w:val="30"/>
          <w:szCs w:val="30"/>
          <w:highlight w:val="none"/>
        </w:rPr>
      </w:pPr>
      <w:r>
        <w:rPr>
          <w:rFonts w:eastAsia="仿宋"/>
          <w:color w:val="auto"/>
          <w:sz w:val="30"/>
          <w:szCs w:val="30"/>
          <w:highlight w:val="none"/>
        </w:rPr>
        <w:t>充分利用全媒体平台，大力宣传促进脱贫人口、农村低收入人口就业创业的优惠政策和服务举措，提高政策知晓度。广泛挖掘就业致富典型案例，讲好就业故事，使劳动脱贫的理念深入人心，营造全社会关心关爱脱贫人口、农村低收入人口就业创业的良好氛围。</w:t>
      </w:r>
    </w:p>
    <w:p>
      <w:pPr>
        <w:pStyle w:val="5"/>
        <w:rPr>
          <w:rFonts w:hint="default" w:ascii="Times New Roman" w:hAnsi="Times New Roman"/>
          <w:b w:val="0"/>
          <w:bCs w:val="0"/>
          <w:color w:val="auto"/>
          <w:highlight w:val="none"/>
        </w:rPr>
      </w:pPr>
      <w:bookmarkStart w:id="46" w:name="_Toc31954"/>
      <w:r>
        <w:rPr>
          <w:rFonts w:hint="default" w:ascii="Times New Roman" w:hAnsi="Times New Roman"/>
          <w:b w:val="0"/>
          <w:bCs w:val="0"/>
          <w:color w:val="auto"/>
          <w:highlight w:val="none"/>
        </w:rPr>
        <w:t>第</w:t>
      </w:r>
      <w:r>
        <w:rPr>
          <w:rFonts w:ascii="Times New Roman" w:hAnsi="Times New Roman"/>
          <w:b w:val="0"/>
          <w:bCs w:val="0"/>
          <w:color w:val="auto"/>
          <w:highlight w:val="none"/>
        </w:rPr>
        <w:t>三</w:t>
      </w:r>
      <w:r>
        <w:rPr>
          <w:rFonts w:hint="default" w:ascii="Times New Roman" w:hAnsi="Times New Roman"/>
          <w:b w:val="0"/>
          <w:bCs w:val="0"/>
          <w:color w:val="auto"/>
          <w:highlight w:val="none"/>
        </w:rPr>
        <w:t xml:space="preserve">节 </w:t>
      </w:r>
      <w:r>
        <w:rPr>
          <w:rFonts w:ascii="Times New Roman" w:hAnsi="Times New Roman"/>
          <w:b w:val="0"/>
          <w:bCs w:val="0"/>
          <w:color w:val="auto"/>
          <w:highlight w:val="none"/>
        </w:rPr>
        <w:t>重点工程项目</w:t>
      </w:r>
      <w:bookmarkEnd w:id="46"/>
    </w:p>
    <w:p>
      <w:pPr>
        <w:pStyle w:val="2"/>
        <w:ind w:firstLine="602" w:firstLineChars="200"/>
        <w:rPr>
          <w:rFonts w:ascii="仿宋" w:hAnsi="仿宋" w:cs="仿宋"/>
          <w:color w:val="auto"/>
          <w:highlight w:val="none"/>
        </w:rPr>
      </w:pPr>
      <w:r>
        <w:rPr>
          <w:rFonts w:hint="eastAsia"/>
          <w:b/>
          <w:bCs/>
          <w:color w:val="auto"/>
          <w:highlight w:val="none"/>
        </w:rPr>
        <w:t xml:space="preserve">项目一  </w:t>
      </w:r>
      <w:r>
        <w:rPr>
          <w:rFonts w:hint="eastAsia" w:ascii="仿宋" w:hAnsi="仿宋" w:cs="仿宋"/>
          <w:b/>
          <w:bCs/>
          <w:color w:val="auto"/>
          <w:highlight w:val="none"/>
        </w:rPr>
        <w:t>“以工代赈”拓展计划。</w:t>
      </w:r>
      <w:r>
        <w:rPr>
          <w:rFonts w:hint="eastAsia" w:ascii="仿宋" w:hAnsi="仿宋" w:cs="仿宋"/>
          <w:color w:val="auto"/>
          <w:highlight w:val="none"/>
        </w:rPr>
        <w:t>推动“十四五”时期以工代赈政策体系和工作体系平稳转型、提档升级。一是拓展实施范围。由贫困地区拓展至以脱贫地区为重点的欠发达地区，易地扶贫搬迁后续扶持任务较重地区倾斜。二是拓展受益对象。由农村建档立卡贫困人口拓展至农村劳动力，特别是广泛带动脱贫人口、易返贫致贫监测对象和其他低收入人口就近就业。三是拓展建设领域。由农村中小型公益性基础设施拓展至农村中小型公益性基础设施和农村产业发展配套基础设施两大领域。四是拓展赈济模式。由单一发放劳务报酬拓展至包括改善生产生活条件、发放劳务报酬、开展技能培训、设置公益性岗位、资产收益分红等多种赈济模式。在农村人居环境整治提升五年行动和提升农村基本公共服务水平过程中，要优先安排脱贫人口从事相关工作。</w:t>
      </w:r>
    </w:p>
    <w:p>
      <w:pPr>
        <w:pStyle w:val="2"/>
        <w:ind w:firstLine="602" w:firstLineChars="200"/>
        <w:rPr>
          <w:color w:val="auto"/>
          <w:highlight w:val="none"/>
        </w:rPr>
      </w:pPr>
      <w:r>
        <w:rPr>
          <w:rFonts w:hint="eastAsia"/>
          <w:b/>
          <w:bCs/>
          <w:color w:val="auto"/>
          <w:highlight w:val="none"/>
        </w:rPr>
        <w:t xml:space="preserve">项目二  </w:t>
      </w:r>
      <w:r>
        <w:rPr>
          <w:rFonts w:hint="eastAsia" w:ascii="仿宋" w:hAnsi="仿宋" w:cs="仿宋"/>
          <w:b/>
          <w:bCs/>
          <w:color w:val="auto"/>
          <w:highlight w:val="none"/>
        </w:rPr>
        <w:t>高素质农民培育工程。</w:t>
      </w:r>
      <w:r>
        <w:rPr>
          <w:rFonts w:hint="eastAsia" w:ascii="仿宋" w:hAnsi="仿宋" w:cs="仿宋"/>
          <w:color w:val="auto"/>
          <w:highlight w:val="none"/>
        </w:rPr>
        <w:t>通过农民职业教育和农民培训方式创新，以及农村社会保障制度创新，全面提高农民素质。到“十四五”期末，农民平均受教育年限不少于</w:t>
      </w:r>
      <w:r>
        <w:rPr>
          <w:color w:val="auto"/>
          <w:highlight w:val="none"/>
        </w:rPr>
        <w:t>10年。在高素质农民培育工程中设立脱贫人口培训专项，提高脱贫人口就业本领和致富能力，培养脱贫人口致富典型。</w:t>
      </w:r>
    </w:p>
    <w:p>
      <w:pPr>
        <w:pStyle w:val="2"/>
        <w:ind w:firstLine="602" w:firstLineChars="200"/>
        <w:rPr>
          <w:color w:val="auto"/>
          <w:highlight w:val="none"/>
        </w:rPr>
      </w:pPr>
      <w:r>
        <w:rPr>
          <w:rFonts w:hint="eastAsia"/>
          <w:b/>
          <w:bCs/>
          <w:color w:val="auto"/>
          <w:highlight w:val="none"/>
        </w:rPr>
        <w:t xml:space="preserve">项目三  </w:t>
      </w:r>
      <w:r>
        <w:rPr>
          <w:rFonts w:hint="eastAsia" w:ascii="仿宋" w:hAnsi="仿宋" w:cs="仿宋"/>
          <w:b/>
          <w:bCs/>
          <w:color w:val="auto"/>
          <w:highlight w:val="none"/>
        </w:rPr>
        <w:t>脱贫致富示范家庭农场培育工程。</w:t>
      </w:r>
      <w:r>
        <w:rPr>
          <w:rFonts w:hint="eastAsia" w:ascii="仿宋" w:hAnsi="仿宋" w:cs="仿宋"/>
          <w:color w:val="auto"/>
          <w:highlight w:val="none"/>
        </w:rPr>
        <w:t>参照据省级及以上农业农村部门出台的有关办法，制定五指山市脱贫致富示范家庭农场培育办法，积极开展脱贫致富示范家庭农场培育。“十四五”期间，每年培育脱贫致富示范家庭农场，力争“十四五”期末，</w:t>
      </w:r>
      <w:r>
        <w:rPr>
          <w:color w:val="auto"/>
          <w:highlight w:val="none"/>
        </w:rPr>
        <w:t>1家以上脱贫致富示范家庭成为省级及以上示范家庭农场。</w:t>
      </w:r>
    </w:p>
    <w:p>
      <w:pPr>
        <w:pStyle w:val="2"/>
        <w:ind w:firstLine="602" w:firstLineChars="200"/>
        <w:rPr>
          <w:color w:val="auto"/>
          <w:highlight w:val="none"/>
        </w:rPr>
      </w:pPr>
      <w:r>
        <w:rPr>
          <w:rFonts w:hint="eastAsia"/>
          <w:b/>
          <w:bCs/>
          <w:color w:val="auto"/>
          <w:highlight w:val="none"/>
        </w:rPr>
        <w:t xml:space="preserve">项目四  </w:t>
      </w:r>
      <w:r>
        <w:rPr>
          <w:b/>
          <w:bCs/>
          <w:color w:val="auto"/>
          <w:highlight w:val="none"/>
        </w:rPr>
        <w:t>农村脱贫人才激励计划。</w:t>
      </w:r>
      <w:r>
        <w:rPr>
          <w:color w:val="auto"/>
          <w:highlight w:val="none"/>
        </w:rPr>
        <w:t>举办脱贫农民劳动技能大赛、乡村厨艺大赛、乡村工匠大赛、演艺大赛等活动，对在活动中表现突出的脱贫个人和单位进行奖励，促进农村特色人才成长。</w:t>
      </w:r>
    </w:p>
    <w:p>
      <w:pPr>
        <w:pStyle w:val="2"/>
        <w:ind w:firstLine="602" w:firstLineChars="200"/>
        <w:rPr>
          <w:color w:val="auto"/>
          <w:highlight w:val="none"/>
        </w:rPr>
      </w:pPr>
      <w:r>
        <w:rPr>
          <w:rFonts w:hint="eastAsia" w:ascii="仿宋" w:hAnsi="仿宋" w:cs="仿宋"/>
          <w:b/>
          <w:bCs/>
          <w:color w:val="auto"/>
          <w:highlight w:val="none"/>
        </w:rPr>
        <w:t>项目五  劳务品牌培树计划。</w:t>
      </w:r>
      <w:r>
        <w:rPr>
          <w:rFonts w:hint="eastAsia" w:ascii="仿宋" w:hAnsi="仿宋" w:cs="仿宋"/>
          <w:color w:val="auto"/>
          <w:highlight w:val="none"/>
        </w:rPr>
        <w:t>结合五指山市资源禀赋、文化特色、产业基础等优势，培育、创建、发展一批有特色、有口碑、有规模的劳务品牌，借助品牌效应扩大劳务输出规模，提高劳务输出质量。坚持技能化开发、市场化运作、组织化输出、产业化打造，将有外出务工意愿的脱贫人口作为重点输出对象，有针对性地制定专门工作计划，确保输出规模和输出质量目标，拓展异地就业空间，提高异地就业竞争力，重点培育康养护工和茶叶加工两个劳务品牌，努力打造“一乡一品”“一村一特”区域劳务品牌。</w:t>
      </w:r>
    </w:p>
    <w:p>
      <w:pPr>
        <w:rPr>
          <w:rFonts w:eastAsia="仿宋"/>
          <w:b/>
          <w:bCs/>
          <w:color w:val="auto"/>
          <w:sz w:val="30"/>
          <w:szCs w:val="30"/>
          <w:highlight w:val="none"/>
        </w:rPr>
      </w:pPr>
      <w:r>
        <w:rPr>
          <w:rFonts w:eastAsia="仿宋"/>
          <w:b/>
          <w:bCs/>
          <w:color w:val="auto"/>
          <w:sz w:val="30"/>
          <w:szCs w:val="30"/>
          <w:highlight w:val="none"/>
        </w:rPr>
        <w:br w:type="page"/>
      </w:r>
    </w:p>
    <w:p>
      <w:pPr>
        <w:pStyle w:val="4"/>
        <w:spacing w:before="0" w:beforeLines="0" w:after="0" w:afterLines="0" w:line="240" w:lineRule="auto"/>
        <w:jc w:val="center"/>
        <w:rPr>
          <w:rFonts w:hint="eastAsia" w:ascii="方正小标宋简体" w:hAnsi="方正小标宋简体" w:eastAsia="方正小标宋简体" w:cs="方正小标宋简体"/>
          <w:b w:val="0"/>
          <w:bCs w:val="0"/>
          <w:color w:val="auto"/>
          <w:highlight w:val="none"/>
        </w:rPr>
      </w:pPr>
      <w:bookmarkStart w:id="47" w:name="_Toc8830"/>
      <w:bookmarkStart w:id="48" w:name="_Toc11286"/>
      <w:bookmarkStart w:id="49" w:name="_Toc17707"/>
      <w:r>
        <w:rPr>
          <w:rFonts w:hint="eastAsia" w:ascii="方正小标宋简体" w:hAnsi="方正小标宋简体" w:eastAsia="方正小标宋简体" w:cs="方正小标宋简体"/>
          <w:b w:val="0"/>
          <w:bCs w:val="0"/>
          <w:color w:val="auto"/>
          <w:highlight w:val="none"/>
        </w:rPr>
        <w:t>第五章 持续改善脱贫地区基础设施条件</w:t>
      </w:r>
      <w:bookmarkEnd w:id="47"/>
      <w:bookmarkEnd w:id="48"/>
      <w:bookmarkEnd w:id="49"/>
    </w:p>
    <w:p>
      <w:pPr>
        <w:pStyle w:val="5"/>
        <w:rPr>
          <w:rFonts w:hint="default" w:ascii="Times New Roman" w:hAnsi="Times New Roman"/>
          <w:b w:val="0"/>
          <w:bCs w:val="0"/>
          <w:color w:val="auto"/>
          <w:highlight w:val="none"/>
        </w:rPr>
      </w:pPr>
      <w:bookmarkStart w:id="50" w:name="_Toc14794"/>
      <w:bookmarkStart w:id="51" w:name="_Toc5423"/>
      <w:r>
        <w:rPr>
          <w:rFonts w:hint="default" w:ascii="Times New Roman" w:hAnsi="Times New Roman"/>
          <w:b w:val="0"/>
          <w:bCs w:val="0"/>
          <w:color w:val="auto"/>
          <w:highlight w:val="none"/>
        </w:rPr>
        <w:t>第一节 持续改善农村人居环境</w:t>
      </w:r>
      <w:bookmarkEnd w:id="50"/>
      <w:bookmarkEnd w:id="51"/>
    </w:p>
    <w:p>
      <w:pPr>
        <w:pStyle w:val="6"/>
        <w:ind w:firstLine="643"/>
        <w:rPr>
          <w:rFonts w:ascii="Times New Roman" w:hAnsi="Times New Roman"/>
          <w:color w:val="auto"/>
          <w:highlight w:val="none"/>
        </w:rPr>
      </w:pPr>
      <w:r>
        <w:rPr>
          <w:rFonts w:ascii="Times New Roman" w:hAnsi="Times New Roman"/>
          <w:color w:val="auto"/>
          <w:highlight w:val="none"/>
        </w:rPr>
        <w:t>一、推进“厕所革命”提档升级</w:t>
      </w:r>
    </w:p>
    <w:p>
      <w:pPr>
        <w:pStyle w:val="7"/>
        <w:ind w:firstLine="602"/>
        <w:rPr>
          <w:color w:val="auto"/>
          <w:highlight w:val="none"/>
        </w:rPr>
      </w:pPr>
      <w:r>
        <w:rPr>
          <w:color w:val="auto"/>
          <w:highlight w:val="none"/>
        </w:rPr>
        <w:t>（一）目标任务</w:t>
      </w:r>
    </w:p>
    <w:p>
      <w:pPr>
        <w:pStyle w:val="20"/>
        <w:widowControl/>
        <w:spacing w:before="0" w:beforeAutospacing="0" w:after="0" w:afterAutospacing="0" w:line="560" w:lineRule="exact"/>
        <w:ind w:firstLine="600" w:firstLineChars="200"/>
        <w:jc w:val="both"/>
        <w:rPr>
          <w:rFonts w:eastAsia="仿宋"/>
          <w:color w:val="auto"/>
          <w:kern w:val="2"/>
          <w:sz w:val="30"/>
          <w:szCs w:val="30"/>
          <w:highlight w:val="none"/>
        </w:rPr>
      </w:pPr>
      <w:r>
        <w:rPr>
          <w:rFonts w:hint="eastAsia" w:ascii="仿宋" w:hAnsi="仿宋" w:eastAsia="仿宋" w:cs="仿宋"/>
          <w:color w:val="auto"/>
          <w:kern w:val="2"/>
          <w:sz w:val="30"/>
          <w:szCs w:val="30"/>
          <w:highlight w:val="none"/>
        </w:rPr>
        <w:t>继续把农村“厕所革命”作为乡村振兴、补齐影响群众生活品质短板的一项重要工作，严格落实中央和海南省安排部署，按照“自下而上、稳步推进、质量第一、整体提升、建管并重、长效运行”的基本思路，推动农村改厕工作建设标准化、管理规范化、运维市场化、监督社会化，坚持改厕与保障供水和污水处理同步推进，确保卫生标准，促进全市农村尤其是脱贫地区“厕所革命”提档升级，建立厕所改造后续管护长效机制。</w:t>
      </w:r>
      <w:r>
        <w:rPr>
          <w:rFonts w:eastAsia="仿宋"/>
          <w:color w:val="auto"/>
          <w:kern w:val="2"/>
          <w:sz w:val="30"/>
          <w:szCs w:val="30"/>
          <w:highlight w:val="none"/>
        </w:rPr>
        <w:t>2025年底以前，全面完成农村地区完成无害化卫生厕所改造提升任务，完全实现户用厕所全覆盖；完成无害化公厕建设改造提升任务，实现行政村全覆盖；实现无害化化粪池或粪污处理站基本全覆盖，农村厕所粪污处理率达到100%，基本实现粪污资源化利用。</w:t>
      </w:r>
    </w:p>
    <w:p>
      <w:pPr>
        <w:pStyle w:val="7"/>
        <w:ind w:firstLine="602"/>
        <w:rPr>
          <w:color w:val="auto"/>
          <w:highlight w:val="none"/>
        </w:rPr>
      </w:pPr>
      <w:r>
        <w:rPr>
          <w:color w:val="auto"/>
          <w:highlight w:val="none"/>
        </w:rPr>
        <w:t>（二）主要措施</w:t>
      </w:r>
    </w:p>
    <w:p>
      <w:pPr>
        <w:pStyle w:val="20"/>
        <w:widowControl/>
        <w:spacing w:before="0" w:beforeAutospacing="0" w:after="0" w:afterAutospacing="0" w:line="560" w:lineRule="exact"/>
        <w:ind w:firstLine="602" w:firstLineChars="200"/>
        <w:jc w:val="both"/>
        <w:rPr>
          <w:rFonts w:eastAsia="仿宋"/>
          <w:color w:val="auto"/>
          <w:kern w:val="2"/>
          <w:sz w:val="30"/>
          <w:szCs w:val="30"/>
          <w:highlight w:val="none"/>
        </w:rPr>
      </w:pPr>
      <w:r>
        <w:rPr>
          <w:rFonts w:eastAsia="仿宋"/>
          <w:b/>
          <w:bCs/>
          <w:color w:val="auto"/>
          <w:kern w:val="2"/>
          <w:sz w:val="30"/>
          <w:szCs w:val="30"/>
          <w:highlight w:val="none"/>
        </w:rPr>
        <w:t xml:space="preserve"> 1.</w:t>
      </w:r>
      <w:r>
        <w:rPr>
          <w:rFonts w:hint="eastAsia" w:ascii="仿宋" w:hAnsi="仿宋" w:eastAsia="仿宋" w:cs="仿宋"/>
          <w:b/>
          <w:bCs/>
          <w:color w:val="auto"/>
          <w:kern w:val="2"/>
          <w:sz w:val="30"/>
          <w:szCs w:val="30"/>
          <w:highlight w:val="none"/>
        </w:rPr>
        <w:t>全面摸排，全面整改。</w:t>
      </w:r>
      <w:r>
        <w:rPr>
          <w:rFonts w:hint="eastAsia" w:ascii="仿宋" w:hAnsi="仿宋" w:eastAsia="仿宋" w:cs="仿宋"/>
          <w:color w:val="auto"/>
          <w:kern w:val="2"/>
          <w:sz w:val="30"/>
          <w:szCs w:val="30"/>
          <w:highlight w:val="none"/>
        </w:rPr>
        <w:t>落实市级摸排的责任主体，要坚持自下而上开展摸排，加强对摸排整改的工作指导，全面摸排，不留死角。对排查发现的问题，分级建立整改台账，分类制定整改方案。确保每个行政村至少一个水冲式公厕，做到公厕“六不”，即不臭、不脏、不难看、不难找、不排队、不收费</w:t>
      </w:r>
      <w:r>
        <w:rPr>
          <w:rFonts w:eastAsia="仿宋"/>
          <w:color w:val="auto"/>
          <w:kern w:val="2"/>
          <w:sz w:val="30"/>
          <w:szCs w:val="30"/>
          <w:highlight w:val="none"/>
        </w:rPr>
        <w:t>。</w:t>
      </w:r>
    </w:p>
    <w:p>
      <w:pPr>
        <w:pStyle w:val="20"/>
        <w:widowControl/>
        <w:spacing w:before="0" w:beforeAutospacing="0" w:after="0" w:afterAutospacing="0" w:line="560" w:lineRule="exact"/>
        <w:ind w:firstLine="602" w:firstLineChars="200"/>
        <w:jc w:val="both"/>
        <w:rPr>
          <w:rFonts w:eastAsia="仿宋"/>
          <w:color w:val="auto"/>
          <w:kern w:val="2"/>
          <w:sz w:val="30"/>
          <w:szCs w:val="30"/>
          <w:highlight w:val="none"/>
        </w:rPr>
      </w:pPr>
      <w:r>
        <w:rPr>
          <w:rFonts w:eastAsia="仿宋"/>
          <w:b/>
          <w:bCs/>
          <w:color w:val="auto"/>
          <w:kern w:val="2"/>
          <w:sz w:val="30"/>
          <w:szCs w:val="30"/>
          <w:highlight w:val="none"/>
        </w:rPr>
        <w:t>2.加强管护。</w:t>
      </w:r>
      <w:r>
        <w:rPr>
          <w:rFonts w:eastAsia="仿宋"/>
          <w:color w:val="auto"/>
          <w:kern w:val="2"/>
          <w:sz w:val="30"/>
          <w:szCs w:val="30"/>
          <w:highlight w:val="none"/>
        </w:rPr>
        <w:t>常态化组织专家开展农村改厕技术服务，确保农民愿用、会用、能用、长用；建立台账制度，做到设备坏了有人修、管道堵了有人通、粪污满了有人掏；因地制宜推进厕所粪污分散处理、集中处理与纳入污水管网统一处理，鼓励联户、联村、镇村一体处理，全面推进农村厕所粪污资源化利用</w:t>
      </w:r>
      <w:r>
        <w:rPr>
          <w:rFonts w:eastAsia="仿宋"/>
          <w:color w:val="auto"/>
          <w:sz w:val="30"/>
          <w:szCs w:val="30"/>
          <w:highlight w:val="none"/>
          <w:shd w:val="clear" w:color="auto" w:fill="FFFFFF"/>
        </w:rPr>
        <w:t>；</w:t>
      </w:r>
      <w:r>
        <w:rPr>
          <w:rFonts w:eastAsia="仿宋"/>
          <w:color w:val="auto"/>
          <w:kern w:val="2"/>
          <w:sz w:val="30"/>
          <w:szCs w:val="30"/>
          <w:highlight w:val="none"/>
        </w:rPr>
        <w:t>因地制宜选择厕所防渗漏改造技术，切实提升农村户厕无害化水平</w:t>
      </w:r>
      <w:r>
        <w:rPr>
          <w:rFonts w:eastAsia="仿宋"/>
          <w:color w:val="auto"/>
          <w:sz w:val="30"/>
          <w:szCs w:val="30"/>
          <w:highlight w:val="none"/>
          <w:shd w:val="clear" w:color="auto" w:fill="FFFFFF"/>
        </w:rPr>
        <w:t>。</w:t>
      </w:r>
    </w:p>
    <w:p>
      <w:pPr>
        <w:pStyle w:val="6"/>
        <w:numPr>
          <w:ilvl w:val="0"/>
          <w:numId w:val="7"/>
        </w:numPr>
        <w:ind w:firstLine="643"/>
        <w:rPr>
          <w:rFonts w:ascii="Times New Roman" w:hAnsi="Times New Roman"/>
          <w:color w:val="auto"/>
          <w:highlight w:val="none"/>
        </w:rPr>
      </w:pPr>
      <w:r>
        <w:rPr>
          <w:rFonts w:ascii="Times New Roman" w:hAnsi="Times New Roman"/>
          <w:color w:val="auto"/>
          <w:highlight w:val="none"/>
        </w:rPr>
        <w:t>提升生活垃圾分类处理能力</w:t>
      </w:r>
    </w:p>
    <w:p>
      <w:pPr>
        <w:pStyle w:val="7"/>
        <w:ind w:firstLine="602"/>
        <w:rPr>
          <w:color w:val="auto"/>
          <w:highlight w:val="none"/>
        </w:rPr>
      </w:pPr>
      <w:r>
        <w:rPr>
          <w:color w:val="auto"/>
          <w:highlight w:val="none"/>
        </w:rPr>
        <w:t>（一）目标任务</w:t>
      </w:r>
    </w:p>
    <w:p>
      <w:pPr>
        <w:pStyle w:val="20"/>
        <w:widowControl/>
        <w:shd w:val="clear" w:color="auto" w:fill="FFFFFF"/>
        <w:spacing w:before="0" w:beforeAutospacing="0" w:after="0" w:afterAutospacing="0" w:line="560" w:lineRule="exact"/>
        <w:ind w:firstLine="600" w:firstLineChars="200"/>
        <w:jc w:val="both"/>
        <w:rPr>
          <w:rFonts w:eastAsia="仿宋"/>
          <w:color w:val="auto"/>
          <w:kern w:val="2"/>
          <w:sz w:val="30"/>
          <w:szCs w:val="30"/>
          <w:highlight w:val="none"/>
        </w:rPr>
      </w:pPr>
      <w:r>
        <w:rPr>
          <w:rFonts w:eastAsia="仿宋"/>
          <w:color w:val="auto"/>
          <w:kern w:val="2"/>
          <w:sz w:val="30"/>
          <w:szCs w:val="30"/>
          <w:highlight w:val="none"/>
        </w:rPr>
        <w:t>到2022年全面推行生活垃圾分类；到2025</w:t>
      </w:r>
      <w:r>
        <w:rPr>
          <w:rFonts w:hint="eastAsia" w:ascii="仿宋" w:hAnsi="仿宋" w:eastAsia="仿宋" w:cs="仿宋"/>
          <w:color w:val="auto"/>
          <w:kern w:val="2"/>
          <w:sz w:val="30"/>
          <w:szCs w:val="30"/>
          <w:highlight w:val="none"/>
        </w:rPr>
        <w:t>年，全市生活垃圾分类工作取得明显成效，生活垃圾减量化、资源化、无害化水平显著提高，全社会参与生活垃圾分类的氛围基本形成，农村垃圾集中收集的村庄全域覆盖。“十四五”期间，新增市区、番阳镇</w:t>
      </w:r>
      <w:r>
        <w:rPr>
          <w:rFonts w:eastAsia="仿宋"/>
          <w:color w:val="auto"/>
          <w:kern w:val="2"/>
          <w:sz w:val="30"/>
          <w:szCs w:val="30"/>
          <w:highlight w:val="none"/>
        </w:rPr>
        <w:t>、水满乡等三地生活垃圾转运设施。到2025年，全市行政村均落实生活垃圾处理“五有”标准，农村生活垃圾转运处置体系全面建立，生活垃圾清运率达到100%。</w:t>
      </w:r>
    </w:p>
    <w:p>
      <w:pPr>
        <w:pStyle w:val="7"/>
        <w:ind w:firstLine="602"/>
        <w:rPr>
          <w:color w:val="auto"/>
          <w:highlight w:val="none"/>
        </w:rPr>
      </w:pPr>
      <w:r>
        <w:rPr>
          <w:color w:val="auto"/>
          <w:highlight w:val="none"/>
        </w:rPr>
        <w:t>（二）主要措施</w:t>
      </w:r>
    </w:p>
    <w:p>
      <w:pPr>
        <w:pStyle w:val="20"/>
        <w:widowControl/>
        <w:shd w:val="clear" w:color="auto" w:fill="FFFFFF"/>
        <w:spacing w:before="0" w:beforeAutospacing="0" w:after="0" w:afterAutospacing="0" w:line="560" w:lineRule="exact"/>
        <w:ind w:firstLine="602" w:firstLineChars="200"/>
        <w:jc w:val="both"/>
        <w:rPr>
          <w:rFonts w:eastAsia="仿宋"/>
          <w:b/>
          <w:bCs/>
          <w:color w:val="auto"/>
          <w:kern w:val="2"/>
          <w:sz w:val="30"/>
          <w:szCs w:val="30"/>
          <w:highlight w:val="none"/>
        </w:rPr>
      </w:pPr>
      <w:r>
        <w:rPr>
          <w:rFonts w:eastAsia="仿宋"/>
          <w:b/>
          <w:bCs/>
          <w:color w:val="auto"/>
          <w:kern w:val="2"/>
          <w:sz w:val="30"/>
          <w:szCs w:val="30"/>
          <w:highlight w:val="none"/>
        </w:rPr>
        <w:t>1.建立健全生活垃圾管理系统。</w:t>
      </w:r>
    </w:p>
    <w:p>
      <w:pPr>
        <w:pStyle w:val="20"/>
        <w:widowControl/>
        <w:shd w:val="clear" w:color="auto" w:fill="FFFFFF"/>
        <w:spacing w:before="0" w:beforeAutospacing="0" w:after="0" w:afterAutospacing="0" w:line="560" w:lineRule="exact"/>
        <w:ind w:firstLine="600" w:firstLineChars="200"/>
        <w:jc w:val="both"/>
        <w:rPr>
          <w:rFonts w:eastAsia="仿宋"/>
          <w:color w:val="auto"/>
          <w:kern w:val="2"/>
          <w:sz w:val="30"/>
          <w:szCs w:val="30"/>
          <w:highlight w:val="none"/>
        </w:rPr>
      </w:pPr>
      <w:r>
        <w:rPr>
          <w:rFonts w:eastAsia="仿宋"/>
          <w:color w:val="auto"/>
          <w:kern w:val="2"/>
          <w:sz w:val="30"/>
          <w:szCs w:val="30"/>
          <w:highlight w:val="none"/>
        </w:rPr>
        <w:t>坚持以全程管控为核心，以落实源头分类为基础，以增强处置能力为关键，继续分阶段开展生活垃圾分类示范点，加快完善分类投放、分类收集、分类运输、分类处理的生活垃圾管理系统，建立起以法治为基础，政府推动、全民参与、城乡统筹、因地制宜的生活垃圾分类制度，为高水平建设国家生态文明试验区提供有力支撑。</w:t>
      </w:r>
    </w:p>
    <w:p>
      <w:pPr>
        <w:pStyle w:val="20"/>
        <w:widowControl/>
        <w:shd w:val="clear" w:color="auto" w:fill="FFFFFF"/>
        <w:spacing w:before="0" w:beforeAutospacing="0" w:after="0" w:afterAutospacing="0" w:line="560" w:lineRule="exact"/>
        <w:ind w:firstLine="602" w:firstLineChars="200"/>
        <w:jc w:val="both"/>
        <w:rPr>
          <w:rFonts w:eastAsia="仿宋"/>
          <w:b/>
          <w:bCs/>
          <w:color w:val="auto"/>
          <w:kern w:val="2"/>
          <w:sz w:val="30"/>
          <w:szCs w:val="30"/>
          <w:highlight w:val="none"/>
        </w:rPr>
      </w:pPr>
      <w:r>
        <w:rPr>
          <w:rFonts w:eastAsia="仿宋"/>
          <w:b/>
          <w:bCs/>
          <w:color w:val="auto"/>
          <w:kern w:val="2"/>
          <w:sz w:val="30"/>
          <w:szCs w:val="30"/>
          <w:highlight w:val="none"/>
        </w:rPr>
        <w:t xml:space="preserve"> 2.强化监督检查。</w:t>
      </w:r>
    </w:p>
    <w:p>
      <w:pPr>
        <w:pStyle w:val="20"/>
        <w:widowControl/>
        <w:shd w:val="clear" w:color="auto" w:fill="FFFFFF"/>
        <w:spacing w:before="0" w:beforeAutospacing="0" w:after="0" w:afterAutospacing="0" w:line="560" w:lineRule="exact"/>
        <w:ind w:firstLine="600" w:firstLineChars="200"/>
        <w:jc w:val="both"/>
        <w:rPr>
          <w:rFonts w:ascii="仿宋" w:hAnsi="仿宋" w:eastAsia="仿宋" w:cs="仿宋"/>
          <w:color w:val="auto"/>
          <w:kern w:val="2"/>
          <w:sz w:val="30"/>
          <w:szCs w:val="30"/>
          <w:highlight w:val="none"/>
        </w:rPr>
      </w:pPr>
      <w:r>
        <w:rPr>
          <w:rFonts w:eastAsia="仿宋"/>
          <w:color w:val="auto"/>
          <w:kern w:val="2"/>
          <w:sz w:val="30"/>
          <w:szCs w:val="30"/>
          <w:highlight w:val="none"/>
        </w:rPr>
        <w:t>建立多部门协同执法机制，明确牵头执法部门，梳理执法流程，并将生活垃圾分类专项执法工作列入执法目录中，统筹部署收集、转运环节生活垃圾分类的执法和监管。加大对生活垃圾分类工作的督查、指导、考核力度，将考核结果作为文明城市（单位、家庭、校园）、卫生城市的创建评比和市直单位、乡镇政府绩效考核的重要参考。充分利用大数据、物联网等现代科技，整合现有的智能监控装置、车载GPS</w:t>
      </w:r>
      <w:r>
        <w:rPr>
          <w:rFonts w:hint="eastAsia" w:ascii="仿宋" w:hAnsi="仿宋" w:eastAsia="仿宋" w:cs="仿宋"/>
          <w:color w:val="auto"/>
          <w:kern w:val="2"/>
          <w:sz w:val="30"/>
          <w:szCs w:val="30"/>
          <w:highlight w:val="none"/>
        </w:rPr>
        <w:t>设备等资源，对生活垃圾分类的工作成效进行分析评估，并加强对不规范投放行为的信用惩戒，进一步提升我市生活垃圾的管理水平。以行政村或片为单位建立本辖区农村生活垃圾治理 监管责任区网格化监管。重点落实好各责任区党员、村民组长、“五老 ”同志等监督管理人员和保洁员，明确责任分工，制定奖惩措施，量化目标任务，把网格化管理工作抓紧、抓实、 抓好。加大明察暗访力度，采取一对一销号的办法，强力推进全市生活垃圾办理设施和运行体制建设的落实。</w:t>
      </w:r>
    </w:p>
    <w:p>
      <w:pPr>
        <w:pStyle w:val="20"/>
        <w:widowControl/>
        <w:shd w:val="clear" w:color="auto" w:fill="FFFFFF"/>
        <w:spacing w:before="0" w:beforeAutospacing="0" w:after="0" w:afterAutospacing="0" w:line="560" w:lineRule="exact"/>
        <w:ind w:firstLine="602" w:firstLineChars="200"/>
        <w:jc w:val="both"/>
        <w:rPr>
          <w:rFonts w:eastAsia="仿宋"/>
          <w:b/>
          <w:bCs/>
          <w:color w:val="auto"/>
          <w:kern w:val="2"/>
          <w:sz w:val="30"/>
          <w:szCs w:val="30"/>
          <w:highlight w:val="none"/>
        </w:rPr>
      </w:pPr>
      <w:r>
        <w:rPr>
          <w:rFonts w:eastAsia="仿宋"/>
          <w:b/>
          <w:bCs/>
          <w:color w:val="auto"/>
          <w:kern w:val="2"/>
          <w:sz w:val="30"/>
          <w:szCs w:val="30"/>
          <w:highlight w:val="none"/>
        </w:rPr>
        <w:t>3.保障资金投入。</w:t>
      </w:r>
    </w:p>
    <w:p>
      <w:pPr>
        <w:pStyle w:val="20"/>
        <w:widowControl/>
        <w:shd w:val="clear" w:color="auto" w:fill="FFFFFF"/>
        <w:spacing w:before="0" w:beforeAutospacing="0" w:after="0" w:afterAutospacing="0" w:line="560" w:lineRule="exact"/>
        <w:ind w:firstLine="600" w:firstLineChars="200"/>
        <w:jc w:val="both"/>
        <w:rPr>
          <w:rFonts w:eastAsia="仿宋"/>
          <w:color w:val="auto"/>
          <w:kern w:val="2"/>
          <w:sz w:val="30"/>
          <w:szCs w:val="30"/>
          <w:highlight w:val="none"/>
        </w:rPr>
      </w:pPr>
      <w:r>
        <w:rPr>
          <w:rFonts w:eastAsia="仿宋"/>
          <w:color w:val="auto"/>
          <w:kern w:val="2"/>
          <w:sz w:val="30"/>
          <w:szCs w:val="30"/>
          <w:highlight w:val="none"/>
        </w:rPr>
        <w:t>继续将生活垃圾分类工作的所需经费纳入年度财政预算，合理安排资金，为生活垃圾分类宣传教育、生活垃圾分类收运设备及终端处理设施建设及动态更新、环卫队伍建设、工作表扬或奖励提供足额的资金保障。</w:t>
      </w:r>
    </w:p>
    <w:p>
      <w:pPr>
        <w:pStyle w:val="20"/>
        <w:widowControl/>
        <w:shd w:val="clear" w:color="auto" w:fill="FFFFFF"/>
        <w:spacing w:before="0" w:beforeAutospacing="0" w:after="0" w:afterAutospacing="0" w:line="560" w:lineRule="exact"/>
        <w:ind w:firstLine="600" w:firstLineChars="200"/>
        <w:jc w:val="both"/>
        <w:rPr>
          <w:rFonts w:ascii="仿宋" w:hAnsi="仿宋" w:eastAsia="仿宋" w:cs="仿宋"/>
          <w:color w:val="auto"/>
          <w:kern w:val="2"/>
          <w:sz w:val="30"/>
          <w:szCs w:val="30"/>
          <w:highlight w:val="none"/>
        </w:rPr>
      </w:pPr>
      <w:r>
        <w:rPr>
          <w:rFonts w:hint="eastAsia" w:ascii="仿宋" w:hAnsi="仿宋" w:eastAsia="仿宋" w:cs="仿宋"/>
          <w:color w:val="auto"/>
          <w:kern w:val="2"/>
          <w:sz w:val="30"/>
          <w:szCs w:val="30"/>
          <w:highlight w:val="none"/>
        </w:rPr>
        <w:t>创新投融资模式，依法依规拓宽资金投入渠道，鼓励社会资本参与生活垃圾分类收集、运输和处理，积极运用政府和社会资本合作（PPP）模式，探索特许经营、政府购买服务等方式参与生活垃圾分类工作。加大投资力度，积极争取中央预算内相关资金支持，促进生活垃圾减量化、资源化和无害化处理。</w:t>
      </w:r>
    </w:p>
    <w:p>
      <w:pPr>
        <w:pStyle w:val="6"/>
        <w:ind w:firstLine="643"/>
        <w:rPr>
          <w:rFonts w:ascii="Times New Roman" w:hAnsi="Times New Roman"/>
          <w:color w:val="auto"/>
          <w:highlight w:val="none"/>
        </w:rPr>
      </w:pPr>
      <w:r>
        <w:rPr>
          <w:rFonts w:ascii="Times New Roman" w:hAnsi="Times New Roman"/>
          <w:color w:val="auto"/>
          <w:highlight w:val="none"/>
        </w:rPr>
        <w:t>三、提升污水治理能力</w:t>
      </w:r>
    </w:p>
    <w:p>
      <w:pPr>
        <w:pStyle w:val="7"/>
        <w:ind w:firstLine="602"/>
        <w:rPr>
          <w:color w:val="auto"/>
          <w:highlight w:val="none"/>
        </w:rPr>
      </w:pPr>
      <w:r>
        <w:rPr>
          <w:color w:val="auto"/>
          <w:highlight w:val="none"/>
        </w:rPr>
        <w:t>（一）目标任务</w:t>
      </w:r>
    </w:p>
    <w:p>
      <w:pPr>
        <w:pStyle w:val="20"/>
        <w:widowControl/>
        <w:shd w:val="clear" w:color="auto" w:fill="FFFFFF"/>
        <w:spacing w:before="0" w:beforeAutospacing="0" w:after="0" w:afterAutospacing="0" w:line="560" w:lineRule="exact"/>
        <w:ind w:firstLine="600" w:firstLineChars="200"/>
        <w:jc w:val="both"/>
        <w:rPr>
          <w:rFonts w:ascii="仿宋" w:hAnsi="仿宋" w:eastAsia="仿宋" w:cs="仿宋"/>
          <w:color w:val="auto"/>
          <w:kern w:val="2"/>
          <w:sz w:val="30"/>
          <w:szCs w:val="30"/>
          <w:highlight w:val="none"/>
        </w:rPr>
      </w:pPr>
      <w:r>
        <w:rPr>
          <w:rFonts w:hint="eastAsia" w:ascii="仿宋" w:hAnsi="仿宋" w:eastAsia="仿宋" w:cs="仿宋"/>
          <w:color w:val="auto"/>
          <w:kern w:val="2"/>
          <w:sz w:val="30"/>
          <w:szCs w:val="30"/>
          <w:highlight w:val="none"/>
        </w:rPr>
        <w:t>以减量化、资源化、生态化为原则，突出重点区域，坚持“应治尽治、就地就近”，选择适宜模式，着力解决乡镇所在地、中心村等重点区域以及集中式饮用水水源地保护区、环境敏感区域村庄生活污水收集处理问题和群众日常生活问题。</w:t>
      </w:r>
    </w:p>
    <w:p>
      <w:pPr>
        <w:spacing w:line="560" w:lineRule="exact"/>
        <w:ind w:firstLine="600" w:firstLineChars="200"/>
        <w:rPr>
          <w:rFonts w:eastAsia="仿宋"/>
          <w:color w:val="auto"/>
          <w:sz w:val="30"/>
          <w:szCs w:val="30"/>
          <w:highlight w:val="none"/>
        </w:rPr>
      </w:pPr>
      <w:r>
        <w:rPr>
          <w:rFonts w:hint="eastAsia" w:ascii="仿宋" w:hAnsi="仿宋" w:eastAsia="仿宋" w:cs="仿宋"/>
          <w:color w:val="auto"/>
          <w:sz w:val="30"/>
          <w:szCs w:val="30"/>
          <w:highlight w:val="none"/>
        </w:rPr>
        <w:t>在不断巩固村庄生活污水治理现有成果的基础上，</w:t>
      </w:r>
      <w:r>
        <w:rPr>
          <w:rFonts w:eastAsia="仿宋"/>
          <w:color w:val="auto"/>
          <w:sz w:val="30"/>
          <w:szCs w:val="30"/>
          <w:highlight w:val="none"/>
        </w:rPr>
        <w:t>到2025年，全面建立完善农村生活污水治理长效运维管理机制，环境敏感区域农村生活污水治理实现全覆盖，村庄生活污水得到有效治理。</w:t>
      </w:r>
    </w:p>
    <w:p>
      <w:pPr>
        <w:pStyle w:val="7"/>
        <w:ind w:firstLine="602"/>
        <w:rPr>
          <w:color w:val="auto"/>
          <w:highlight w:val="none"/>
        </w:rPr>
      </w:pPr>
      <w:r>
        <w:rPr>
          <w:color w:val="auto"/>
          <w:highlight w:val="none"/>
        </w:rPr>
        <w:t xml:space="preserve">（二）主要措施 </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1.动态更新已建设施及农村生活污水清单，加快污水治理设施建设。</w:t>
      </w:r>
    </w:p>
    <w:p>
      <w:pPr>
        <w:pStyle w:val="20"/>
        <w:widowControl/>
        <w:shd w:val="clear" w:color="auto" w:fill="FFFFFF"/>
        <w:tabs>
          <w:tab w:val="left" w:pos="840"/>
        </w:tabs>
        <w:spacing w:before="0" w:beforeAutospacing="0" w:after="0" w:afterAutospacing="0" w:line="560" w:lineRule="exact"/>
        <w:ind w:firstLine="600" w:firstLineChars="200"/>
        <w:jc w:val="both"/>
        <w:rPr>
          <w:rFonts w:eastAsia="仿宋"/>
          <w:color w:val="auto"/>
          <w:kern w:val="2"/>
          <w:sz w:val="30"/>
          <w:szCs w:val="30"/>
          <w:highlight w:val="none"/>
        </w:rPr>
      </w:pPr>
      <w:r>
        <w:rPr>
          <w:rFonts w:eastAsia="仿宋"/>
          <w:color w:val="auto"/>
          <w:kern w:val="2"/>
          <w:sz w:val="30"/>
          <w:szCs w:val="30"/>
          <w:highlight w:val="none"/>
        </w:rPr>
        <w:t xml:space="preserve">常态化开展已建设施分类评估。应用海南省农村生活污水治理监管系统，健全农村生活污水治理已建设施档案管理体系。对在用的设施，要根据尾水排放去向，对照海南省规定的农村生活污水处理设施水污染物排放标准，逐一明确设施排放标准，按规定开展设施监测监控。对停用的设施，要通过完善配套管网、改造设施工艺设备等措施实施提升工程，相关内容要纳入市域农村生活污水治理规划，实行销号管理。对确认受损严重无法实施改造的设施，要及时按规定报废。加快村庄管网接入城镇污水处理厂建设及小型集中式污水处理设施建设。 </w:t>
      </w:r>
    </w:p>
    <w:p>
      <w:pPr>
        <w:spacing w:line="560" w:lineRule="exact"/>
        <w:ind w:firstLine="600" w:firstLineChars="200"/>
        <w:rPr>
          <w:rFonts w:eastAsia="仿宋"/>
          <w:color w:val="auto"/>
          <w:sz w:val="30"/>
          <w:szCs w:val="30"/>
          <w:highlight w:val="none"/>
        </w:rPr>
      </w:pPr>
      <w:r>
        <w:rPr>
          <w:rFonts w:eastAsia="仿宋"/>
          <w:color w:val="auto"/>
          <w:sz w:val="30"/>
          <w:szCs w:val="30"/>
          <w:highlight w:val="none"/>
        </w:rPr>
        <w:t>结合海南省下发的遥感卫片分析和群众网络举报等情况，持续推进农村污水清单动态更新，做到早发现、早治理、早治理。</w:t>
      </w:r>
    </w:p>
    <w:p>
      <w:pPr>
        <w:pStyle w:val="20"/>
        <w:widowControl/>
        <w:tabs>
          <w:tab w:val="left" w:pos="840"/>
          <w:tab w:val="left" w:pos="1050"/>
        </w:tabs>
        <w:spacing w:before="0" w:beforeAutospacing="0" w:after="0" w:afterAutospacing="0" w:line="560" w:lineRule="exact"/>
        <w:ind w:firstLine="602" w:firstLineChars="200"/>
        <w:jc w:val="both"/>
        <w:rPr>
          <w:rFonts w:ascii="仿宋" w:hAnsi="仿宋" w:eastAsia="仿宋" w:cs="仿宋"/>
          <w:b/>
          <w:bCs/>
          <w:color w:val="auto"/>
          <w:kern w:val="2"/>
          <w:sz w:val="30"/>
          <w:szCs w:val="30"/>
          <w:highlight w:val="none"/>
        </w:rPr>
      </w:pPr>
      <w:r>
        <w:rPr>
          <w:rFonts w:eastAsia="仿宋"/>
          <w:b/>
          <w:bCs/>
          <w:color w:val="auto"/>
          <w:kern w:val="2"/>
          <w:sz w:val="30"/>
          <w:szCs w:val="30"/>
          <w:highlight w:val="none"/>
        </w:rPr>
        <w:t>2.</w:t>
      </w:r>
      <w:r>
        <w:rPr>
          <w:rFonts w:hint="eastAsia" w:ascii="仿宋" w:hAnsi="仿宋" w:eastAsia="仿宋" w:cs="仿宋"/>
          <w:b/>
          <w:bCs/>
          <w:color w:val="auto"/>
          <w:kern w:val="2"/>
          <w:sz w:val="30"/>
          <w:szCs w:val="30"/>
          <w:highlight w:val="none"/>
        </w:rPr>
        <w:t>分类推进水污染治理。</w:t>
      </w:r>
    </w:p>
    <w:p>
      <w:pPr>
        <w:pStyle w:val="20"/>
        <w:widowControl/>
        <w:spacing w:before="0" w:beforeAutospacing="0" w:after="0" w:afterAutospacing="0" w:line="560" w:lineRule="exact"/>
        <w:ind w:firstLine="602" w:firstLineChars="200"/>
        <w:jc w:val="both"/>
        <w:rPr>
          <w:rFonts w:ascii="仿宋" w:hAnsi="仿宋" w:eastAsia="仿宋" w:cs="仿宋"/>
          <w:color w:val="auto"/>
          <w:kern w:val="2"/>
          <w:sz w:val="30"/>
          <w:szCs w:val="30"/>
          <w:highlight w:val="none"/>
        </w:rPr>
      </w:pPr>
      <w:r>
        <w:rPr>
          <w:rFonts w:hint="eastAsia" w:ascii="仿宋" w:hAnsi="仿宋" w:eastAsia="仿宋" w:cs="仿宋"/>
          <w:b/>
          <w:bCs/>
          <w:color w:val="auto"/>
          <w:kern w:val="2"/>
          <w:sz w:val="30"/>
          <w:szCs w:val="30"/>
          <w:highlight w:val="none"/>
        </w:rPr>
        <w:t>（1）以乡镇政府驻地和中心村为重点梯次推进生活污水治理。</w:t>
      </w:r>
      <w:r>
        <w:rPr>
          <w:rFonts w:hint="eastAsia" w:ascii="仿宋" w:hAnsi="仿宋" w:eastAsia="仿宋" w:cs="仿宋"/>
          <w:color w:val="auto"/>
          <w:kern w:val="2"/>
          <w:sz w:val="30"/>
          <w:szCs w:val="30"/>
          <w:highlight w:val="none"/>
        </w:rPr>
        <w:t>对地处城镇周边的农村，采用“统一规划、统一建设、统一运行、统一管理”集中处理模式，对偏远和居住过于分散的农村及农户，采取“分户、联户、村组”分散处理模式。</w:t>
      </w:r>
    </w:p>
    <w:p>
      <w:pPr>
        <w:pStyle w:val="20"/>
        <w:widowControl/>
        <w:spacing w:before="0" w:beforeAutospacing="0" w:after="0" w:afterAutospacing="0" w:line="560" w:lineRule="exact"/>
        <w:ind w:firstLine="602" w:firstLineChars="200"/>
        <w:jc w:val="both"/>
        <w:rPr>
          <w:rFonts w:ascii="仿宋" w:hAnsi="仿宋" w:eastAsia="仿宋" w:cs="仿宋"/>
          <w:color w:val="auto"/>
          <w:kern w:val="2"/>
          <w:sz w:val="30"/>
          <w:szCs w:val="30"/>
          <w:highlight w:val="none"/>
        </w:rPr>
      </w:pPr>
      <w:r>
        <w:rPr>
          <w:rFonts w:hint="eastAsia" w:ascii="仿宋" w:hAnsi="仿宋" w:eastAsia="仿宋" w:cs="仿宋"/>
          <w:b/>
          <w:bCs/>
          <w:color w:val="auto"/>
          <w:kern w:val="2"/>
          <w:sz w:val="30"/>
          <w:szCs w:val="30"/>
          <w:highlight w:val="none"/>
        </w:rPr>
        <w:t>（2）因地施策治理。</w:t>
      </w:r>
      <w:r>
        <w:rPr>
          <w:rFonts w:hint="eastAsia" w:ascii="仿宋" w:hAnsi="仿宋" w:eastAsia="仿宋" w:cs="仿宋"/>
          <w:color w:val="auto"/>
          <w:kern w:val="2"/>
          <w:sz w:val="30"/>
          <w:szCs w:val="30"/>
          <w:highlight w:val="none"/>
        </w:rPr>
        <w:t>因地制宜采取污水收集管网、集中式污水处理设施或人工湿地、氧化塘等处理技术，建立健全运维管机制，强化信息手段的辅助监管作用。选择技术成熟可靠、易于推广的农村臭污水体治理技术和实施设备，分区分类治理。</w:t>
      </w:r>
    </w:p>
    <w:p>
      <w:pPr>
        <w:pStyle w:val="20"/>
        <w:widowControl/>
        <w:spacing w:before="0" w:beforeAutospacing="0" w:after="0" w:afterAutospacing="0" w:line="560" w:lineRule="exact"/>
        <w:ind w:firstLine="602" w:firstLineChars="200"/>
        <w:jc w:val="both"/>
        <w:rPr>
          <w:rFonts w:ascii="仿宋" w:hAnsi="仿宋" w:eastAsia="仿宋" w:cs="仿宋"/>
          <w:color w:val="auto"/>
          <w:kern w:val="2"/>
          <w:sz w:val="30"/>
          <w:szCs w:val="30"/>
          <w:highlight w:val="none"/>
        </w:rPr>
      </w:pPr>
      <w:r>
        <w:rPr>
          <w:rFonts w:hint="eastAsia" w:ascii="仿宋" w:hAnsi="仿宋" w:eastAsia="仿宋" w:cs="仿宋"/>
          <w:b/>
          <w:bCs/>
          <w:color w:val="auto"/>
          <w:kern w:val="2"/>
          <w:sz w:val="30"/>
          <w:szCs w:val="30"/>
          <w:highlight w:val="none"/>
        </w:rPr>
        <w:t>（3）打击水环境违法行为。</w:t>
      </w:r>
      <w:r>
        <w:rPr>
          <w:rFonts w:hint="eastAsia" w:ascii="仿宋" w:hAnsi="仿宋" w:eastAsia="仿宋" w:cs="仿宋"/>
          <w:color w:val="auto"/>
          <w:kern w:val="2"/>
          <w:sz w:val="30"/>
          <w:szCs w:val="30"/>
          <w:highlight w:val="none"/>
        </w:rPr>
        <w:t>实行农村污染水体的日常巡查和常态执法制度，依法严厉打击偷排、直排、超标排污、非法采砂、随意倾倒垃圾、非法养殖等水环境违法行为，水环境综合执法乡村在农村全面落实。</w:t>
      </w:r>
    </w:p>
    <w:p>
      <w:pPr>
        <w:pStyle w:val="20"/>
        <w:widowControl/>
        <w:spacing w:before="0" w:beforeAutospacing="0" w:after="0" w:afterAutospacing="0" w:line="560" w:lineRule="exact"/>
        <w:ind w:firstLine="602" w:firstLineChars="200"/>
        <w:jc w:val="both"/>
        <w:rPr>
          <w:rFonts w:eastAsia="仿宋"/>
          <w:b/>
          <w:bCs/>
          <w:color w:val="auto"/>
          <w:kern w:val="2"/>
          <w:sz w:val="30"/>
          <w:szCs w:val="30"/>
          <w:highlight w:val="none"/>
        </w:rPr>
      </w:pPr>
      <w:r>
        <w:rPr>
          <w:rFonts w:eastAsia="仿宋"/>
          <w:b/>
          <w:bCs/>
          <w:color w:val="auto"/>
          <w:kern w:val="2"/>
          <w:sz w:val="30"/>
          <w:szCs w:val="30"/>
          <w:highlight w:val="none"/>
        </w:rPr>
        <w:t>3.拓宽资金筹措渠道。</w:t>
      </w:r>
    </w:p>
    <w:p>
      <w:pPr>
        <w:pStyle w:val="20"/>
        <w:widowControl/>
        <w:spacing w:before="0" w:beforeAutospacing="0" w:after="0" w:afterAutospacing="0" w:line="560" w:lineRule="exact"/>
        <w:ind w:firstLine="600" w:firstLineChars="200"/>
        <w:jc w:val="both"/>
        <w:rPr>
          <w:rFonts w:eastAsia="仿宋"/>
          <w:color w:val="auto"/>
          <w:kern w:val="2"/>
          <w:sz w:val="30"/>
          <w:szCs w:val="30"/>
          <w:highlight w:val="none"/>
        </w:rPr>
      </w:pPr>
      <w:r>
        <w:rPr>
          <w:rFonts w:eastAsia="仿宋"/>
          <w:color w:val="auto"/>
          <w:kern w:val="2"/>
          <w:sz w:val="30"/>
          <w:szCs w:val="30"/>
          <w:highlight w:val="none"/>
        </w:rPr>
        <w:t>结合不同农村生活污水治理模式做好投资估算，加大财政投入力度，支持污水治理设施建设、运维管护费用，以中央、省和地方财政投资为引导，充分发挥市场作用，吸引社会资本、金融资本积极参与。做好中央农村环境整治专项资金、中央支持农村改厕整村推进项目财政奖补资金、中央预算内投资－农村人居环境整治专项、省级乡村振兴专项资金等资金的政策衔接，立足农村厕所与生活污水同步治理，协同项目布局、资金安排、功能衔接，加强统筹配合，形成资金政策合力，要按规定使用政府专项债券，积极申请信贷支持，吸引社会资金参与，落实捐赠减免税政策和公益性捐赠税前扣除政策，探索治理设施灾毁保险。</w:t>
      </w:r>
    </w:p>
    <w:p>
      <w:pPr>
        <w:pStyle w:val="20"/>
        <w:widowControl/>
        <w:spacing w:before="0" w:beforeAutospacing="0" w:after="0" w:afterAutospacing="0" w:line="560" w:lineRule="exact"/>
        <w:ind w:firstLine="602" w:firstLineChars="200"/>
        <w:jc w:val="both"/>
        <w:rPr>
          <w:rFonts w:ascii="仿宋" w:hAnsi="仿宋" w:eastAsia="仿宋" w:cs="仿宋"/>
          <w:b/>
          <w:bCs/>
          <w:color w:val="auto"/>
          <w:kern w:val="2"/>
          <w:sz w:val="30"/>
          <w:szCs w:val="30"/>
          <w:highlight w:val="none"/>
        </w:rPr>
      </w:pPr>
      <w:r>
        <w:rPr>
          <w:rFonts w:eastAsia="仿宋"/>
          <w:b/>
          <w:bCs/>
          <w:color w:val="auto"/>
          <w:kern w:val="2"/>
          <w:sz w:val="30"/>
          <w:szCs w:val="30"/>
          <w:highlight w:val="none"/>
        </w:rPr>
        <w:t>4.</w:t>
      </w:r>
      <w:r>
        <w:rPr>
          <w:rFonts w:hint="eastAsia" w:ascii="仿宋" w:hAnsi="仿宋" w:eastAsia="仿宋" w:cs="仿宋"/>
          <w:b/>
          <w:bCs/>
          <w:color w:val="auto"/>
          <w:kern w:val="2"/>
          <w:sz w:val="30"/>
          <w:szCs w:val="30"/>
          <w:highlight w:val="none"/>
        </w:rPr>
        <w:t>建立健全农村生活污水建设和管护机制。</w:t>
      </w:r>
    </w:p>
    <w:p>
      <w:pPr>
        <w:pStyle w:val="20"/>
        <w:widowControl/>
        <w:spacing w:before="0" w:beforeAutospacing="0" w:after="0" w:afterAutospacing="0" w:line="560" w:lineRule="exact"/>
        <w:ind w:firstLine="602" w:firstLineChars="200"/>
        <w:jc w:val="both"/>
        <w:rPr>
          <w:rFonts w:ascii="仿宋" w:hAnsi="仿宋" w:eastAsia="仿宋" w:cs="仿宋"/>
          <w:color w:val="auto"/>
          <w:kern w:val="2"/>
          <w:sz w:val="30"/>
          <w:szCs w:val="30"/>
          <w:highlight w:val="none"/>
        </w:rPr>
      </w:pPr>
      <w:r>
        <w:rPr>
          <w:rFonts w:hint="eastAsia" w:ascii="仿宋" w:hAnsi="仿宋" w:eastAsia="仿宋" w:cs="仿宋"/>
          <w:b/>
          <w:bCs/>
          <w:color w:val="auto"/>
          <w:kern w:val="2"/>
          <w:sz w:val="30"/>
          <w:szCs w:val="30"/>
          <w:highlight w:val="none"/>
        </w:rPr>
        <w:t>（1）进一步完善运行管护机制。</w:t>
      </w:r>
      <w:r>
        <w:rPr>
          <w:rFonts w:hint="eastAsia" w:ascii="仿宋" w:hAnsi="仿宋" w:eastAsia="仿宋" w:cs="仿宋"/>
          <w:color w:val="auto"/>
          <w:kern w:val="2"/>
          <w:sz w:val="30"/>
          <w:szCs w:val="30"/>
          <w:highlight w:val="none"/>
        </w:rPr>
        <w:t>进一步完善管护制度、资金保障、队伍建设，形成规范化、可持续的运行管护机制。通过城乡污水治理统一运行、统一管理实行农村污水治理市场化、专业化。积极推行农村生活污水治理政府和社会资本合作（PPP）等建设和运维模式，解决建管分割问题。鼓励探索建立农村生活污水治理受益农户付费制度，提高农户自觉参与的积极性。</w:t>
      </w:r>
    </w:p>
    <w:p>
      <w:pPr>
        <w:pStyle w:val="20"/>
        <w:widowControl/>
        <w:spacing w:before="0" w:beforeAutospacing="0" w:after="0" w:afterAutospacing="0" w:line="560" w:lineRule="exact"/>
        <w:ind w:firstLine="602" w:firstLineChars="200"/>
        <w:jc w:val="both"/>
        <w:rPr>
          <w:rFonts w:ascii="仿宋" w:hAnsi="仿宋" w:eastAsia="仿宋" w:cs="仿宋"/>
          <w:color w:val="auto"/>
          <w:kern w:val="2"/>
          <w:sz w:val="30"/>
          <w:szCs w:val="30"/>
          <w:highlight w:val="none"/>
        </w:rPr>
      </w:pPr>
      <w:r>
        <w:rPr>
          <w:rFonts w:hint="eastAsia" w:ascii="仿宋" w:hAnsi="仿宋" w:eastAsia="仿宋" w:cs="仿宋"/>
          <w:b/>
          <w:bCs/>
          <w:color w:val="auto"/>
          <w:kern w:val="2"/>
          <w:sz w:val="30"/>
          <w:szCs w:val="30"/>
          <w:highlight w:val="none"/>
        </w:rPr>
        <w:t>（2）强化监督考核。</w:t>
      </w:r>
      <w:r>
        <w:rPr>
          <w:rFonts w:hint="eastAsia" w:ascii="仿宋" w:hAnsi="仿宋" w:eastAsia="仿宋" w:cs="仿宋"/>
          <w:color w:val="auto"/>
          <w:kern w:val="2"/>
          <w:sz w:val="30"/>
          <w:szCs w:val="30"/>
          <w:highlight w:val="none"/>
        </w:rPr>
        <w:t>强化污水治理进展和设施运行的日常检查、调度，将治理和运行情况纳入乡村振兴战略实绩考核，完善监测体系。建立群众和社会监督机制，对群众反映强烈的重点问题，开展实地调查、分析原因、督促整改。探索以整村为单元的考核奖惩机制，严惩将生活污水直接排放周边坑塘或水环境的行为。推进农村污水治理基础设施领域信用体系建设，将建设管护主体和使用者履约情况纳入全国信用信息共享平台，营造诚实守信的农村污水治理市场环境。</w:t>
      </w:r>
    </w:p>
    <w:p>
      <w:pPr>
        <w:pStyle w:val="20"/>
        <w:widowControl/>
        <w:spacing w:before="0" w:beforeAutospacing="0" w:after="0" w:afterAutospacing="0" w:line="560" w:lineRule="exact"/>
        <w:ind w:firstLine="602" w:firstLineChars="200"/>
        <w:jc w:val="both"/>
        <w:rPr>
          <w:rFonts w:ascii="仿宋" w:hAnsi="仿宋" w:eastAsia="仿宋" w:cs="仿宋"/>
          <w:color w:val="auto"/>
          <w:kern w:val="2"/>
          <w:sz w:val="30"/>
          <w:szCs w:val="30"/>
          <w:highlight w:val="none"/>
        </w:rPr>
      </w:pPr>
      <w:r>
        <w:rPr>
          <w:rFonts w:hint="eastAsia" w:ascii="仿宋" w:hAnsi="仿宋" w:eastAsia="仿宋" w:cs="仿宋"/>
          <w:b/>
          <w:bCs/>
          <w:color w:val="auto"/>
          <w:kern w:val="2"/>
          <w:sz w:val="30"/>
          <w:szCs w:val="30"/>
          <w:highlight w:val="none"/>
        </w:rPr>
        <w:t>（3）注重宣传引导。</w:t>
      </w:r>
      <w:r>
        <w:rPr>
          <w:rFonts w:hint="eastAsia" w:ascii="仿宋" w:hAnsi="仿宋" w:eastAsia="仿宋" w:cs="仿宋"/>
          <w:color w:val="auto"/>
          <w:kern w:val="2"/>
          <w:sz w:val="30"/>
          <w:szCs w:val="30"/>
          <w:highlight w:val="none"/>
        </w:rPr>
        <w:t>引导农民群众形成良好用水习惯，从源头减少农村生活污水乱泼乱倒现象。</w:t>
      </w:r>
    </w:p>
    <w:p>
      <w:pPr>
        <w:pStyle w:val="6"/>
        <w:ind w:firstLine="643"/>
        <w:rPr>
          <w:rFonts w:ascii="Times New Roman" w:hAnsi="Times New Roman"/>
          <w:color w:val="auto"/>
          <w:highlight w:val="none"/>
        </w:rPr>
      </w:pPr>
      <w:r>
        <w:rPr>
          <w:rFonts w:hint="eastAsia" w:ascii="Times New Roman" w:hAnsi="Times New Roman"/>
          <w:color w:val="auto"/>
          <w:highlight w:val="none"/>
        </w:rPr>
        <w:t>四</w:t>
      </w:r>
      <w:r>
        <w:rPr>
          <w:rFonts w:ascii="Times New Roman" w:hAnsi="Times New Roman"/>
          <w:color w:val="auto"/>
          <w:highlight w:val="none"/>
        </w:rPr>
        <w:t>、推进</w:t>
      </w:r>
      <w:r>
        <w:rPr>
          <w:rFonts w:hint="eastAsia" w:ascii="Times New Roman" w:hAnsi="Times New Roman"/>
          <w:color w:val="auto"/>
          <w:highlight w:val="none"/>
        </w:rPr>
        <w:t>“气代柴薪”民生工程</w:t>
      </w:r>
    </w:p>
    <w:p>
      <w:pPr>
        <w:pStyle w:val="7"/>
        <w:ind w:firstLine="602"/>
        <w:rPr>
          <w:color w:val="auto"/>
          <w:highlight w:val="none"/>
        </w:rPr>
      </w:pPr>
      <w:r>
        <w:rPr>
          <w:color w:val="auto"/>
          <w:highlight w:val="none"/>
        </w:rPr>
        <w:t>（一）目标任务</w:t>
      </w:r>
    </w:p>
    <w:p>
      <w:pPr>
        <w:pStyle w:val="20"/>
        <w:widowControl/>
        <w:spacing w:before="0" w:beforeAutospacing="0" w:after="0" w:afterAutospacing="0" w:line="560" w:lineRule="exact"/>
        <w:ind w:firstLine="600" w:firstLineChars="200"/>
        <w:jc w:val="both"/>
        <w:rPr>
          <w:rFonts w:ascii="仿宋" w:hAnsi="仿宋" w:eastAsia="仿宋" w:cs="仿宋"/>
          <w:color w:val="auto"/>
          <w:kern w:val="2"/>
          <w:sz w:val="30"/>
          <w:szCs w:val="30"/>
          <w:highlight w:val="none"/>
        </w:rPr>
      </w:pPr>
      <w:r>
        <w:rPr>
          <w:rFonts w:hint="eastAsia" w:ascii="仿宋" w:hAnsi="仿宋" w:eastAsia="仿宋" w:cs="仿宋"/>
          <w:color w:val="auto"/>
          <w:kern w:val="2"/>
          <w:sz w:val="30"/>
          <w:szCs w:val="30"/>
          <w:highlight w:val="none"/>
        </w:rPr>
        <w:t>通过开展燃气下乡“气代柴薪”，构建多元供气格局，补齐城乡燃气基础设施建设短板，提高农村居民燃气普及率，大幅降低木柴在农村居民燃料结构中的占比，进一步优化农村居民燃料结构，保护农村地区生态环境，提高农村居民生活质量,逐步实现城乡一体化发展。到2025年底以前，实现农村地区居民家庭燃气全覆盖。</w:t>
      </w:r>
    </w:p>
    <w:p>
      <w:pPr>
        <w:pStyle w:val="7"/>
        <w:ind w:firstLine="602"/>
        <w:rPr>
          <w:color w:val="auto"/>
          <w:highlight w:val="none"/>
        </w:rPr>
      </w:pPr>
      <w:r>
        <w:rPr>
          <w:color w:val="auto"/>
          <w:highlight w:val="none"/>
        </w:rPr>
        <w:t>（二）主要措施</w:t>
      </w:r>
    </w:p>
    <w:p>
      <w:pPr>
        <w:pStyle w:val="20"/>
        <w:widowControl/>
        <w:spacing w:before="0" w:beforeAutospacing="0" w:after="0" w:afterAutospacing="0" w:line="560" w:lineRule="exact"/>
        <w:ind w:firstLine="602" w:firstLineChars="200"/>
        <w:rPr>
          <w:rFonts w:ascii="仿宋" w:hAnsi="仿宋" w:eastAsia="仿宋" w:cs="仿宋"/>
          <w:bCs/>
          <w:color w:val="auto"/>
          <w:kern w:val="2"/>
          <w:sz w:val="30"/>
          <w:szCs w:val="30"/>
          <w:highlight w:val="none"/>
        </w:rPr>
      </w:pPr>
      <w:r>
        <w:rPr>
          <w:rFonts w:hint="eastAsia" w:eastAsia="仿宋"/>
          <w:b/>
          <w:bCs/>
          <w:color w:val="auto"/>
          <w:kern w:val="2"/>
          <w:sz w:val="30"/>
          <w:szCs w:val="30"/>
          <w:highlight w:val="none"/>
        </w:rPr>
        <w:t>1. 统筹推进“气代柴薪”民生工程。</w:t>
      </w:r>
      <w:r>
        <w:rPr>
          <w:rFonts w:ascii="仿宋" w:hAnsi="仿宋" w:eastAsia="仿宋" w:cs="仿宋"/>
          <w:bCs/>
          <w:color w:val="auto"/>
          <w:kern w:val="2"/>
          <w:sz w:val="30"/>
          <w:szCs w:val="30"/>
          <w:highlight w:val="none"/>
        </w:rPr>
        <w:t>制订、完善</w:t>
      </w:r>
      <w:r>
        <w:rPr>
          <w:rFonts w:hint="eastAsia" w:ascii="仿宋" w:hAnsi="仿宋" w:eastAsia="仿宋" w:cs="仿宋"/>
          <w:bCs/>
          <w:color w:val="auto"/>
          <w:kern w:val="2"/>
          <w:sz w:val="30"/>
          <w:szCs w:val="30"/>
          <w:highlight w:val="none"/>
        </w:rPr>
        <w:t>五指山市</w:t>
      </w:r>
      <w:r>
        <w:rPr>
          <w:rFonts w:ascii="仿宋" w:hAnsi="仿宋" w:eastAsia="仿宋" w:cs="仿宋"/>
          <w:bCs/>
          <w:color w:val="auto"/>
          <w:kern w:val="2"/>
          <w:sz w:val="30"/>
          <w:szCs w:val="30"/>
          <w:highlight w:val="none"/>
        </w:rPr>
        <w:t>燃气专项规划，合理布局管道燃气输配系统、液化石油气充装站和瓶装供应站点。与燃气企业合理确定年度建设任务</w:t>
      </w:r>
      <w:r>
        <w:rPr>
          <w:rFonts w:hint="eastAsia" w:ascii="仿宋" w:hAnsi="仿宋" w:eastAsia="仿宋" w:cs="仿宋"/>
          <w:bCs/>
          <w:color w:val="auto"/>
          <w:kern w:val="2"/>
          <w:sz w:val="30"/>
          <w:szCs w:val="30"/>
          <w:highlight w:val="none"/>
        </w:rPr>
        <w:t>。根据五指山市各乡镇实际情况，</w:t>
      </w:r>
      <w:r>
        <w:rPr>
          <w:rFonts w:ascii="仿宋" w:hAnsi="仿宋" w:eastAsia="仿宋" w:cs="仿宋"/>
          <w:bCs/>
          <w:color w:val="auto"/>
          <w:kern w:val="2"/>
          <w:sz w:val="30"/>
          <w:szCs w:val="30"/>
          <w:highlight w:val="none"/>
        </w:rPr>
        <w:t>研究确定补贴资金具体发放方式，细化操作措施，落实配套资金，加快</w:t>
      </w:r>
      <w:r>
        <w:rPr>
          <w:rFonts w:hint="eastAsia" w:ascii="仿宋" w:hAnsi="仿宋" w:eastAsia="仿宋" w:cs="仿宋"/>
          <w:bCs/>
          <w:color w:val="auto"/>
          <w:kern w:val="2"/>
          <w:sz w:val="30"/>
          <w:szCs w:val="30"/>
          <w:highlight w:val="none"/>
        </w:rPr>
        <w:t>推进“气代柴薪”民生工程</w:t>
      </w:r>
      <w:r>
        <w:rPr>
          <w:rFonts w:ascii="仿宋" w:hAnsi="仿宋" w:eastAsia="仿宋" w:cs="仿宋"/>
          <w:bCs/>
          <w:color w:val="auto"/>
          <w:kern w:val="2"/>
          <w:sz w:val="30"/>
          <w:szCs w:val="30"/>
          <w:highlight w:val="none"/>
        </w:rPr>
        <w:t>。</w:t>
      </w:r>
    </w:p>
    <w:p>
      <w:pPr>
        <w:pStyle w:val="20"/>
        <w:widowControl/>
        <w:spacing w:before="0" w:beforeAutospacing="0" w:after="0" w:afterAutospacing="0" w:line="560" w:lineRule="exact"/>
        <w:ind w:firstLine="602" w:firstLineChars="200"/>
        <w:rPr>
          <w:rFonts w:ascii="仿宋" w:hAnsi="仿宋" w:eastAsia="仿宋" w:cs="仿宋"/>
          <w:bCs/>
          <w:color w:val="auto"/>
          <w:kern w:val="2"/>
          <w:sz w:val="30"/>
          <w:szCs w:val="30"/>
          <w:highlight w:val="none"/>
        </w:rPr>
      </w:pPr>
      <w:r>
        <w:rPr>
          <w:rFonts w:hint="eastAsia" w:ascii="仿宋" w:hAnsi="仿宋" w:eastAsia="仿宋" w:cs="仿宋"/>
          <w:b/>
          <w:bCs/>
          <w:color w:val="auto"/>
          <w:kern w:val="2"/>
          <w:sz w:val="30"/>
          <w:szCs w:val="30"/>
          <w:highlight w:val="none"/>
        </w:rPr>
        <w:t>2.</w:t>
      </w:r>
      <w:r>
        <w:rPr>
          <w:rFonts w:hint="eastAsia" w:eastAsia="仿宋"/>
          <w:b/>
          <w:bCs/>
          <w:color w:val="auto"/>
          <w:kern w:val="2"/>
          <w:sz w:val="30"/>
          <w:szCs w:val="30"/>
          <w:highlight w:val="none"/>
        </w:rPr>
        <w:t>加强用气安全宣传。</w:t>
      </w:r>
      <w:r>
        <w:rPr>
          <w:rFonts w:hint="eastAsia" w:ascii="仿宋" w:hAnsi="仿宋" w:eastAsia="仿宋" w:cs="仿宋"/>
          <w:bCs/>
          <w:color w:val="auto"/>
          <w:kern w:val="2"/>
          <w:sz w:val="30"/>
          <w:szCs w:val="30"/>
          <w:highlight w:val="none"/>
        </w:rPr>
        <w:t>针对部分农户使用燃气安全意识薄弱等问题，主管部门及各乡镇要指导燃气企业切实做好农户用气安全教育和管理工作，增强农户使用燃气的安全意识，使农户养成良好的用气习惯。</w:t>
      </w:r>
    </w:p>
    <w:p>
      <w:pPr>
        <w:pStyle w:val="20"/>
        <w:widowControl/>
        <w:spacing w:before="0" w:beforeAutospacing="0" w:after="0" w:afterAutospacing="0" w:line="560" w:lineRule="exact"/>
        <w:ind w:firstLine="602" w:firstLineChars="200"/>
        <w:rPr>
          <w:rFonts w:ascii="仿宋" w:hAnsi="仿宋" w:eastAsia="仿宋" w:cs="仿宋"/>
          <w:bCs/>
          <w:color w:val="auto"/>
          <w:kern w:val="2"/>
          <w:sz w:val="30"/>
          <w:szCs w:val="30"/>
          <w:highlight w:val="none"/>
        </w:rPr>
      </w:pPr>
      <w:r>
        <w:rPr>
          <w:rFonts w:hint="eastAsia" w:ascii="仿宋" w:hAnsi="仿宋" w:eastAsia="仿宋" w:cs="仿宋"/>
          <w:b/>
          <w:bCs/>
          <w:color w:val="auto"/>
          <w:kern w:val="2"/>
          <w:sz w:val="30"/>
          <w:szCs w:val="30"/>
          <w:highlight w:val="none"/>
        </w:rPr>
        <w:t>3.健全燃气下乡“气代柴薪”工作的长效机制。</w:t>
      </w:r>
      <w:r>
        <w:rPr>
          <w:rFonts w:hint="eastAsia" w:ascii="仿宋" w:hAnsi="仿宋" w:eastAsia="仿宋" w:cs="仿宋"/>
          <w:bCs/>
          <w:color w:val="auto"/>
          <w:kern w:val="2"/>
          <w:sz w:val="30"/>
          <w:szCs w:val="30"/>
          <w:highlight w:val="none"/>
        </w:rPr>
        <w:t>各级有关部门要从增强群众民生福祉、改善大气质量的角度出发，充分认识燃气下乡“气代柴薪”工作的重要意义，按职责分工做好相关工作，尤其要注重建立健全长效管理运行机制，既要防止管道燃气入户后农户不愿意用、不舍得用的问题，又要防止现在用上管道燃气但过段时间又不用的问题，确保将民生工程办实办好，取得实实在在的成效。</w:t>
      </w:r>
    </w:p>
    <w:p>
      <w:pPr>
        <w:pStyle w:val="7"/>
        <w:ind w:firstLine="602"/>
        <w:rPr>
          <w:color w:val="auto"/>
          <w:highlight w:val="none"/>
        </w:rPr>
      </w:pPr>
      <w:r>
        <w:rPr>
          <w:color w:val="auto"/>
          <w:highlight w:val="none"/>
        </w:rPr>
        <w:t>（</w:t>
      </w:r>
      <w:r>
        <w:rPr>
          <w:rFonts w:hint="eastAsia"/>
          <w:color w:val="auto"/>
          <w:highlight w:val="none"/>
        </w:rPr>
        <w:t>三</w:t>
      </w:r>
      <w:r>
        <w:rPr>
          <w:color w:val="auto"/>
          <w:highlight w:val="none"/>
        </w:rPr>
        <w:t>）</w:t>
      </w:r>
      <w:r>
        <w:rPr>
          <w:rFonts w:hint="eastAsia"/>
          <w:color w:val="auto"/>
          <w:highlight w:val="none"/>
        </w:rPr>
        <w:t>重点工程项目</w:t>
      </w:r>
    </w:p>
    <w:p>
      <w:pPr>
        <w:pStyle w:val="20"/>
        <w:widowControl/>
        <w:spacing w:before="0" w:beforeAutospacing="0" w:after="0" w:afterAutospacing="0" w:line="560" w:lineRule="exact"/>
        <w:ind w:left="90" w:firstLine="602" w:firstLineChars="200"/>
        <w:jc w:val="both"/>
        <w:rPr>
          <w:color w:val="auto"/>
          <w:highlight w:val="none"/>
        </w:rPr>
      </w:pPr>
      <w:r>
        <w:rPr>
          <w:rFonts w:hint="eastAsia" w:ascii="仿宋" w:hAnsi="仿宋" w:eastAsia="仿宋" w:cs="仿宋"/>
          <w:b/>
          <w:bCs/>
          <w:color w:val="auto"/>
          <w:sz w:val="30"/>
          <w:szCs w:val="30"/>
          <w:highlight w:val="none"/>
          <w:shd w:val="clear" w:color="auto" w:fill="FFFFFF"/>
        </w:rPr>
        <w:t xml:space="preserve">项目一  </w:t>
      </w:r>
      <w:r>
        <w:rPr>
          <w:rFonts w:hint="eastAsia" w:ascii="仿宋" w:hAnsi="仿宋" w:eastAsia="仿宋" w:cs="仿宋"/>
          <w:b/>
          <w:bCs/>
          <w:color w:val="auto"/>
          <w:kern w:val="2"/>
          <w:sz w:val="30"/>
          <w:szCs w:val="30"/>
          <w:highlight w:val="none"/>
        </w:rPr>
        <w:t>“气代柴薪”民生工程。</w:t>
      </w:r>
      <w:r>
        <w:rPr>
          <w:rFonts w:hint="eastAsia" w:ascii="仿宋" w:hAnsi="仿宋" w:eastAsia="仿宋" w:cs="仿宋"/>
          <w:color w:val="auto"/>
          <w:sz w:val="30"/>
          <w:szCs w:val="30"/>
          <w:highlight w:val="none"/>
        </w:rPr>
        <w:t>在整村推进农村人居环境整治、美丽乡村建设等工作过程中，应当统筹实施农村管道燃气改造，全面推行</w:t>
      </w:r>
      <w:r>
        <w:rPr>
          <w:rFonts w:hint="eastAsia" w:ascii="仿宋" w:hAnsi="仿宋" w:eastAsia="仿宋" w:cs="仿宋"/>
          <w:color w:val="auto"/>
          <w:kern w:val="2"/>
          <w:sz w:val="30"/>
          <w:szCs w:val="30"/>
          <w:highlight w:val="none"/>
        </w:rPr>
        <w:t>“气代柴薪”。</w:t>
      </w:r>
    </w:p>
    <w:p>
      <w:pPr>
        <w:pStyle w:val="5"/>
        <w:rPr>
          <w:rFonts w:hint="default" w:ascii="Times New Roman" w:hAnsi="Times New Roman"/>
          <w:b w:val="0"/>
          <w:bCs w:val="0"/>
          <w:color w:val="auto"/>
          <w:highlight w:val="none"/>
        </w:rPr>
      </w:pPr>
      <w:bookmarkStart w:id="52" w:name="_Toc11027"/>
      <w:bookmarkStart w:id="53" w:name="_Toc23088"/>
      <w:r>
        <w:rPr>
          <w:rFonts w:hint="default" w:ascii="Times New Roman" w:hAnsi="Times New Roman"/>
          <w:b w:val="0"/>
          <w:bCs w:val="0"/>
          <w:color w:val="auto"/>
          <w:highlight w:val="none"/>
        </w:rPr>
        <w:t>第二节 提升乡村文明与治理水平</w:t>
      </w:r>
      <w:bookmarkEnd w:id="52"/>
      <w:bookmarkEnd w:id="53"/>
      <w:bookmarkStart w:id="54" w:name="_Toc27925"/>
      <w:bookmarkStart w:id="55" w:name="_Toc49362259"/>
      <w:bookmarkStart w:id="56" w:name="_Toc30155"/>
    </w:p>
    <w:p>
      <w:pPr>
        <w:pStyle w:val="6"/>
        <w:ind w:firstLine="643"/>
        <w:rPr>
          <w:rFonts w:ascii="Times New Roman" w:hAnsi="Times New Roman"/>
          <w:color w:val="auto"/>
          <w:highlight w:val="none"/>
        </w:rPr>
      </w:pPr>
      <w:r>
        <w:rPr>
          <w:rFonts w:ascii="Times New Roman" w:hAnsi="Times New Roman"/>
          <w:color w:val="auto"/>
          <w:highlight w:val="none"/>
        </w:rPr>
        <w:t>一、加强乡村文化建设</w:t>
      </w:r>
    </w:p>
    <w:bookmarkEnd w:id="54"/>
    <w:bookmarkEnd w:id="55"/>
    <w:bookmarkEnd w:id="56"/>
    <w:p>
      <w:pPr>
        <w:pStyle w:val="7"/>
        <w:ind w:firstLine="602"/>
        <w:rPr>
          <w:color w:val="auto"/>
          <w:highlight w:val="none"/>
        </w:rPr>
      </w:pPr>
      <w:r>
        <w:rPr>
          <w:color w:val="auto"/>
          <w:highlight w:val="none"/>
        </w:rPr>
        <w:t>（一）任务目标</w:t>
      </w:r>
    </w:p>
    <w:p>
      <w:pPr>
        <w:spacing w:line="560" w:lineRule="exact"/>
        <w:ind w:firstLine="600" w:firstLineChars="200"/>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到“十四五”期末，脱贫地区和少数民族聚居地区公共文化服务体系基本健全；公共文化产品质量显著提高，公共文化服务供给效能明显增强，农村居民教育文化娱乐支出占比14%以上；物质文化遗产和非物质文化遗产得以延续，区域特色文化优势得到更好彰显和合理开发利用。</w:t>
      </w:r>
    </w:p>
    <w:p>
      <w:pPr>
        <w:pStyle w:val="7"/>
        <w:ind w:firstLine="602"/>
        <w:rPr>
          <w:color w:val="auto"/>
          <w:highlight w:val="none"/>
        </w:rPr>
      </w:pPr>
      <w:r>
        <w:rPr>
          <w:color w:val="auto"/>
          <w:highlight w:val="none"/>
        </w:rPr>
        <w:t>（二）主要措施</w:t>
      </w:r>
    </w:p>
    <w:p>
      <w:pPr>
        <w:spacing w:line="560" w:lineRule="exact"/>
        <w:ind w:firstLine="602" w:firstLineChars="200"/>
        <w:rPr>
          <w:rFonts w:ascii="仿宋" w:hAnsi="仿宋" w:eastAsia="仿宋" w:cs="仿宋"/>
          <w:color w:val="auto"/>
          <w:sz w:val="30"/>
          <w:szCs w:val="30"/>
          <w:highlight w:val="none"/>
        </w:rPr>
      </w:pPr>
      <w:r>
        <w:rPr>
          <w:rFonts w:eastAsia="仿宋"/>
          <w:b/>
          <w:bCs/>
          <w:color w:val="auto"/>
          <w:sz w:val="30"/>
          <w:szCs w:val="30"/>
          <w:highlight w:val="none"/>
        </w:rPr>
        <w:t>1.</w:t>
      </w:r>
      <w:r>
        <w:rPr>
          <w:rFonts w:hint="eastAsia" w:ascii="仿宋" w:hAnsi="仿宋" w:eastAsia="仿宋" w:cs="仿宋"/>
          <w:b/>
          <w:bCs/>
          <w:color w:val="auto"/>
          <w:sz w:val="30"/>
          <w:szCs w:val="30"/>
          <w:highlight w:val="none"/>
        </w:rPr>
        <w:t>完善公共文化服务体系。</w:t>
      </w:r>
      <w:r>
        <w:rPr>
          <w:rFonts w:hint="eastAsia" w:ascii="仿宋" w:hAnsi="仿宋" w:eastAsia="仿宋" w:cs="仿宋"/>
          <w:color w:val="auto"/>
          <w:sz w:val="30"/>
          <w:szCs w:val="30"/>
          <w:highlight w:val="none"/>
        </w:rPr>
        <w:t>发挥好五指山市各级文化馆、图书馆及其分馆的作用，利用好海南省民族博物馆资源，推进基层综合性文化服务中心建设，实现乡村两级公共文化服务全覆盖，提高服务效能。完善农村广播电视公共服务覆盖体系，推进数字广播电视户户通，探索农村电影放映的新模式，推进农家书屋延伸服务和提质增效。完善乡村公共体育服务体系，继续加大“农民体育健身工程”实施力度。</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2.</w:t>
      </w:r>
      <w:r>
        <w:rPr>
          <w:rFonts w:hint="eastAsia" w:ascii="仿宋" w:hAnsi="仿宋" w:eastAsia="仿宋" w:cs="仿宋"/>
          <w:b/>
          <w:bCs/>
          <w:color w:val="auto"/>
          <w:sz w:val="30"/>
          <w:szCs w:val="30"/>
          <w:highlight w:val="none"/>
        </w:rPr>
        <w:t>提高公共文化产品质量和服务供给效能。</w:t>
      </w:r>
      <w:r>
        <w:rPr>
          <w:rFonts w:hint="eastAsia" w:ascii="仿宋" w:hAnsi="仿宋" w:eastAsia="仿宋" w:cs="仿宋"/>
          <w:color w:val="auto"/>
          <w:sz w:val="30"/>
          <w:szCs w:val="30"/>
          <w:highlight w:val="none"/>
        </w:rPr>
        <w:t>健全农村公共文化需求表达和反馈机制，通过渠道畅通和市场调研等方式了解广大民众的文化意愿和文化需求，推动政府向社会购买公共文化服务，开展“菜单式”“订单式”服务。建立健全农村激励文化生产和服务激励机制，鼓励“三农”文艺创作生产，积极开展乡村文化优秀人才和优秀作品评奖活动。加强农村科普工作，推动全民阅读</w:t>
      </w:r>
      <w:r>
        <w:rPr>
          <w:rFonts w:eastAsia="仿宋"/>
          <w:color w:val="auto"/>
          <w:sz w:val="30"/>
          <w:szCs w:val="30"/>
          <w:highlight w:val="none"/>
        </w:rPr>
        <w:t>进家庭、进农村，提高农民科学文化素质。</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3.</w:t>
      </w:r>
      <w:r>
        <w:rPr>
          <w:rFonts w:hint="eastAsia" w:ascii="仿宋" w:hAnsi="仿宋" w:eastAsia="仿宋" w:cs="仿宋"/>
          <w:b/>
          <w:bCs/>
          <w:color w:val="auto"/>
          <w:sz w:val="30"/>
          <w:szCs w:val="30"/>
          <w:highlight w:val="none"/>
        </w:rPr>
        <w:t>广泛开展乡村群众文化活动。</w:t>
      </w:r>
      <w:r>
        <w:rPr>
          <w:rFonts w:hint="eastAsia" w:ascii="仿宋" w:hAnsi="仿宋" w:eastAsia="仿宋" w:cs="仿宋"/>
          <w:color w:val="auto"/>
          <w:sz w:val="30"/>
          <w:szCs w:val="30"/>
          <w:highlight w:val="none"/>
        </w:rPr>
        <w:t>办好黎族苗族传统节日“三月三”、农民丰收节等节庆活动，办好“群艺大舞台”“东西南北中广场文艺汇演”“海南原创广场舞大赛”等品牌群众文化活动。活跃繁荣农村文化市场，推动农村文化市场转型升级，指导和支持农民开展体育活动。</w:t>
      </w:r>
    </w:p>
    <w:p>
      <w:pPr>
        <w:pStyle w:val="2"/>
        <w:spacing w:line="560" w:lineRule="exact"/>
        <w:ind w:firstLine="602" w:firstLineChars="200"/>
        <w:rPr>
          <w:b/>
          <w:bCs/>
          <w:color w:val="auto"/>
          <w:szCs w:val="30"/>
          <w:highlight w:val="none"/>
        </w:rPr>
      </w:pPr>
      <w:r>
        <w:rPr>
          <w:b/>
          <w:bCs/>
          <w:color w:val="auto"/>
          <w:szCs w:val="30"/>
          <w:highlight w:val="none"/>
        </w:rPr>
        <w:t>4</w:t>
      </w:r>
      <w:r>
        <w:rPr>
          <w:rFonts w:hint="eastAsia"/>
          <w:b/>
          <w:bCs/>
          <w:color w:val="auto"/>
          <w:szCs w:val="30"/>
          <w:highlight w:val="none"/>
        </w:rPr>
        <w:t>.</w:t>
      </w:r>
      <w:r>
        <w:rPr>
          <w:b/>
          <w:bCs/>
          <w:color w:val="auto"/>
          <w:szCs w:val="30"/>
          <w:highlight w:val="none"/>
        </w:rPr>
        <w:t>完善保障机制。</w:t>
      </w:r>
    </w:p>
    <w:p>
      <w:pPr>
        <w:pStyle w:val="2"/>
        <w:spacing w:line="560" w:lineRule="exact"/>
        <w:ind w:firstLine="602" w:firstLineChars="200"/>
        <w:rPr>
          <w:color w:val="auto"/>
          <w:szCs w:val="30"/>
          <w:highlight w:val="none"/>
        </w:rPr>
      </w:pPr>
      <w:r>
        <w:rPr>
          <w:rFonts w:hint="eastAsia"/>
          <w:b/>
          <w:bCs/>
          <w:color w:val="auto"/>
          <w:szCs w:val="30"/>
          <w:highlight w:val="none"/>
        </w:rPr>
        <w:t>（1）</w:t>
      </w:r>
      <w:r>
        <w:rPr>
          <w:b/>
          <w:bCs/>
          <w:color w:val="auto"/>
          <w:szCs w:val="30"/>
          <w:highlight w:val="none"/>
        </w:rPr>
        <w:t>加大财政支持力度。</w:t>
      </w:r>
      <w:r>
        <w:rPr>
          <w:color w:val="auto"/>
          <w:szCs w:val="30"/>
          <w:highlight w:val="none"/>
        </w:rPr>
        <w:t>逐步加大财政投入力度，确保乡村文化发展所需的资金来源。积极争取国家项目资金，通过多种措施扩大农村公共文化建设的资金来源，确保农村公共文化建设与乡村振兴战略落实、农业农村现代化建设同步执行、同步发展。</w:t>
      </w:r>
    </w:p>
    <w:p>
      <w:pPr>
        <w:pStyle w:val="2"/>
        <w:spacing w:line="560" w:lineRule="exact"/>
        <w:ind w:firstLine="602" w:firstLineChars="200"/>
        <w:rPr>
          <w:b/>
          <w:bCs/>
          <w:color w:val="auto"/>
          <w:szCs w:val="30"/>
          <w:highlight w:val="none"/>
        </w:rPr>
      </w:pPr>
      <w:r>
        <w:rPr>
          <w:rFonts w:hint="eastAsia"/>
          <w:b/>
          <w:bCs/>
          <w:color w:val="auto"/>
          <w:szCs w:val="30"/>
          <w:highlight w:val="none"/>
        </w:rPr>
        <w:t>（2）</w:t>
      </w:r>
      <w:r>
        <w:rPr>
          <w:b/>
          <w:bCs/>
          <w:color w:val="auto"/>
          <w:szCs w:val="30"/>
          <w:highlight w:val="none"/>
        </w:rPr>
        <w:t>拓宽资本渠道。</w:t>
      </w:r>
      <w:r>
        <w:rPr>
          <w:color w:val="auto"/>
          <w:szCs w:val="30"/>
          <w:highlight w:val="none"/>
        </w:rPr>
        <w:t>对现有的农村公共文化服务体系建设资金渠道来源进行创新，鼓励社会资本和市场主体参与到农村公共文化体系建设之中。制定相应的政策对社会资本进入农村公共文化体系进行严格把关，制定相关政策鼓励引导社会资本参与农村公共文化产品和公益性文化产品供给。通过定向资助、政府采购、税收减免、贷款贴息等多种有效方式，吸引社会资本参与到农村公共文化体系建设之中</w:t>
      </w:r>
      <w:r>
        <w:rPr>
          <w:b/>
          <w:bCs/>
          <w:color w:val="auto"/>
          <w:szCs w:val="30"/>
          <w:highlight w:val="none"/>
        </w:rPr>
        <w:t>。</w:t>
      </w:r>
    </w:p>
    <w:p>
      <w:pPr>
        <w:pStyle w:val="2"/>
        <w:spacing w:line="560" w:lineRule="exact"/>
        <w:ind w:firstLine="602" w:firstLineChars="200"/>
        <w:rPr>
          <w:color w:val="auto"/>
          <w:szCs w:val="30"/>
          <w:highlight w:val="none"/>
        </w:rPr>
      </w:pPr>
      <w:r>
        <w:rPr>
          <w:rFonts w:hint="eastAsia"/>
          <w:b/>
          <w:bCs/>
          <w:color w:val="auto"/>
          <w:szCs w:val="30"/>
          <w:highlight w:val="none"/>
        </w:rPr>
        <w:t>（3）</w:t>
      </w:r>
      <w:r>
        <w:rPr>
          <w:b/>
          <w:bCs/>
          <w:color w:val="auto"/>
          <w:szCs w:val="30"/>
          <w:highlight w:val="none"/>
        </w:rPr>
        <w:t>强化人才支撑。</w:t>
      </w:r>
      <w:r>
        <w:rPr>
          <w:color w:val="auto"/>
          <w:szCs w:val="30"/>
          <w:highlight w:val="none"/>
        </w:rPr>
        <w:t>坚持人才素质整体提升与重点人才、创新人才培养相结合的原则，建立健全乡村文化人才开发、使用、评价和激励机制，为农村公共文化体系建设提供人才支撑。</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5. 做好乡村文化遗产保护重点工作。</w:t>
      </w:r>
      <w:r>
        <w:rPr>
          <w:rFonts w:eastAsia="仿宋"/>
          <w:color w:val="auto"/>
          <w:sz w:val="30"/>
          <w:szCs w:val="30"/>
          <w:highlight w:val="none"/>
        </w:rPr>
        <w:t>在</w:t>
      </w:r>
      <w:r>
        <w:rPr>
          <w:rFonts w:hint="eastAsia" w:eastAsia="仿宋"/>
          <w:color w:val="auto"/>
          <w:sz w:val="30"/>
          <w:szCs w:val="30"/>
          <w:highlight w:val="none"/>
        </w:rPr>
        <w:t>非</w:t>
      </w:r>
      <w:r>
        <w:rPr>
          <w:rFonts w:eastAsia="仿宋"/>
          <w:color w:val="auto"/>
          <w:sz w:val="30"/>
          <w:szCs w:val="30"/>
          <w:highlight w:val="none"/>
        </w:rPr>
        <w:t>物质文化遗产保护方面，重点做好琼崖纵队革命文物整体保护工程和五指山初保村等文物保护利用工程；在非物质文化遗产保护方面，重点实施好传统工艺振兴计划和黎族传统纺染织绣技艺保护计划。</w:t>
      </w:r>
    </w:p>
    <w:p>
      <w:pPr>
        <w:pStyle w:val="7"/>
        <w:ind w:firstLine="602"/>
        <w:rPr>
          <w:color w:val="auto"/>
          <w:highlight w:val="none"/>
        </w:rPr>
      </w:pPr>
      <w:r>
        <w:rPr>
          <w:color w:val="auto"/>
          <w:highlight w:val="none"/>
        </w:rPr>
        <w:t>（</w:t>
      </w:r>
      <w:r>
        <w:rPr>
          <w:rFonts w:hint="eastAsia"/>
          <w:color w:val="auto"/>
          <w:highlight w:val="none"/>
        </w:rPr>
        <w:t>三</w:t>
      </w:r>
      <w:r>
        <w:rPr>
          <w:color w:val="auto"/>
          <w:highlight w:val="none"/>
        </w:rPr>
        <w:t>）</w:t>
      </w:r>
      <w:r>
        <w:rPr>
          <w:rFonts w:hint="eastAsia"/>
          <w:color w:val="auto"/>
          <w:highlight w:val="none"/>
        </w:rPr>
        <w:t>重点工程项目</w:t>
      </w:r>
    </w:p>
    <w:p>
      <w:pPr>
        <w:pStyle w:val="20"/>
        <w:widowControl/>
        <w:spacing w:before="0" w:beforeAutospacing="0" w:after="0" w:afterAutospacing="0" w:line="560" w:lineRule="exact"/>
        <w:ind w:left="90" w:firstLine="602" w:firstLineChars="200"/>
        <w:jc w:val="both"/>
        <w:rPr>
          <w:rFonts w:ascii="仿宋" w:hAnsi="仿宋" w:eastAsia="仿宋" w:cs="仿宋"/>
          <w:b/>
          <w:bCs/>
          <w:color w:val="auto"/>
          <w:sz w:val="30"/>
          <w:szCs w:val="30"/>
          <w:highlight w:val="none"/>
          <w:shd w:val="clear" w:color="auto" w:fill="FFFFFF"/>
        </w:rPr>
      </w:pPr>
      <w:r>
        <w:rPr>
          <w:rFonts w:hint="eastAsia" w:eastAsia="仿宋"/>
          <w:b/>
          <w:bCs/>
          <w:color w:val="auto"/>
          <w:sz w:val="30"/>
          <w:szCs w:val="30"/>
          <w:highlight w:val="none"/>
          <w:shd w:val="clear" w:color="auto" w:fill="FFFFFF"/>
        </w:rPr>
        <w:t xml:space="preserve">项目一  </w:t>
      </w:r>
      <w:r>
        <w:rPr>
          <w:rFonts w:eastAsia="仿宋"/>
          <w:b/>
          <w:bCs/>
          <w:color w:val="auto"/>
          <w:sz w:val="30"/>
          <w:szCs w:val="30"/>
          <w:highlight w:val="none"/>
          <w:shd w:val="clear" w:color="auto" w:fill="FFFFFF"/>
        </w:rPr>
        <w:t>琼崖纵队革命文物整体保护工程。</w:t>
      </w:r>
      <w:r>
        <w:rPr>
          <w:rFonts w:hint="eastAsia" w:ascii="仿宋" w:hAnsi="仿宋" w:eastAsia="仿宋" w:cs="仿宋"/>
          <w:color w:val="auto"/>
          <w:kern w:val="2"/>
          <w:sz w:val="30"/>
          <w:szCs w:val="30"/>
          <w:highlight w:val="none"/>
        </w:rPr>
        <w:t>加快编制五指山革命根据地纪念园优化升级建设规划，不断补齐基础设施和公共服务短板，丰富红色旅游元素，拓展红色旅游线路，力争把纪念园打造成海南红色旅游的必经打卡地、琼崖革命精神研学基地和初心悟园，争创国家4A、5A级旅游景区。要进一步深挖红色旅游资源，讲好红色故事，大力推广红色旅游特色品牌。同时，完善纪念园周边配套服务功能，在纪念园附近的村庄谋划建设一批有特色的农家乐、乡村民宿等项目，进一步提升红色旅游吸引力，拉动旅游消费和促进农民增收。</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 xml:space="preserve">项目二  </w:t>
      </w:r>
      <w:r>
        <w:rPr>
          <w:rFonts w:eastAsia="仿宋"/>
          <w:b/>
          <w:bCs/>
          <w:color w:val="auto"/>
          <w:sz w:val="30"/>
          <w:szCs w:val="30"/>
          <w:highlight w:val="none"/>
          <w:shd w:val="clear" w:color="auto" w:fill="FFFFFF"/>
        </w:rPr>
        <w:t>五指山初保村文物保护利用工程。</w:t>
      </w:r>
      <w:r>
        <w:rPr>
          <w:rFonts w:eastAsia="仿宋"/>
          <w:color w:val="auto"/>
          <w:sz w:val="30"/>
          <w:szCs w:val="30"/>
          <w:highlight w:val="none"/>
          <w:shd w:val="clear" w:color="auto" w:fill="FFFFFF"/>
        </w:rPr>
        <w:t>保护好中国唯一保存古老原貌特色的黎族村落，打造好五指山黎族文化旅游的经典景点。打造初保村等五指山文化特色村庄，推动形成特色文化、区域文化竞相发展的良好局面。</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 xml:space="preserve">项目三  </w:t>
      </w:r>
      <w:r>
        <w:rPr>
          <w:rFonts w:eastAsia="仿宋"/>
          <w:b/>
          <w:bCs/>
          <w:color w:val="auto"/>
          <w:sz w:val="30"/>
          <w:szCs w:val="30"/>
          <w:highlight w:val="none"/>
          <w:shd w:val="clear" w:color="auto" w:fill="FFFFFF"/>
        </w:rPr>
        <w:t>五指山传统工艺振兴计划。</w:t>
      </w:r>
      <w:r>
        <w:rPr>
          <w:rFonts w:eastAsia="仿宋"/>
          <w:color w:val="auto"/>
          <w:sz w:val="30"/>
          <w:szCs w:val="30"/>
          <w:highlight w:val="none"/>
          <w:shd w:val="clear" w:color="auto" w:fill="FFFFFF"/>
        </w:rPr>
        <w:t>挖掘具备一定传承基础和生产规模、有发展前景、有助于带动就业的传统工艺项目，尤其是少数民族传统工艺项目，更多项目进入国家和省级传统工艺振兴目录。在全市乡村学校开展黎族织锦技艺实践课、举办各类培训班，广泛开展以传统民歌教唱、黎族竹木器乐、纺染织绣技艺为主要内容的系列活动。推动有条件的乡镇综合文化站、农村（社区）综合性文化服务中心设立非遗传习所，打造一批黎族苗族文化乡村示范点。</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 xml:space="preserve">项目四  </w:t>
      </w:r>
      <w:r>
        <w:rPr>
          <w:rFonts w:eastAsia="仿宋"/>
          <w:b/>
          <w:bCs/>
          <w:color w:val="auto"/>
          <w:sz w:val="30"/>
          <w:szCs w:val="30"/>
          <w:highlight w:val="none"/>
          <w:shd w:val="clear" w:color="auto" w:fill="FFFFFF"/>
        </w:rPr>
        <w:t>黎族传统纺染织绣技艺保护计划。</w:t>
      </w:r>
      <w:r>
        <w:rPr>
          <w:rFonts w:eastAsia="仿宋"/>
          <w:color w:val="auto"/>
          <w:sz w:val="30"/>
          <w:szCs w:val="30"/>
          <w:highlight w:val="none"/>
          <w:shd w:val="clear" w:color="auto" w:fill="FFFFFF"/>
        </w:rPr>
        <w:t>推动有条件的乡镇综合文化站、农村（社区）综合性文化服务中心设立，对现有非遗传习所进行升级改造，打造一批黎族苗族文化乡村示范点。进一步强化对海南苗族五色饭、传统技艺黎族藤编、舂米谣、苗族招龙舞、苗族盘皇舞、黎族竹竿舞等民间手工技艺和特色传统文化的传承。</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 xml:space="preserve">项目五  </w:t>
      </w:r>
      <w:r>
        <w:rPr>
          <w:rFonts w:eastAsia="仿宋"/>
          <w:b/>
          <w:bCs/>
          <w:color w:val="auto"/>
          <w:sz w:val="30"/>
          <w:szCs w:val="30"/>
          <w:highlight w:val="none"/>
          <w:shd w:val="clear" w:color="auto" w:fill="FFFFFF"/>
        </w:rPr>
        <w:t>文化本土人才培育工程</w:t>
      </w:r>
      <w:r>
        <w:rPr>
          <w:rFonts w:hint="eastAsia" w:eastAsia="仿宋"/>
          <w:color w:val="auto"/>
          <w:sz w:val="30"/>
          <w:szCs w:val="30"/>
          <w:highlight w:val="none"/>
          <w:shd w:val="clear" w:color="auto" w:fill="FFFFFF"/>
        </w:rPr>
        <w:t>。</w:t>
      </w:r>
      <w:r>
        <w:rPr>
          <w:rFonts w:eastAsia="仿宋"/>
          <w:color w:val="auto"/>
          <w:sz w:val="30"/>
          <w:szCs w:val="30"/>
          <w:highlight w:val="none"/>
          <w:shd w:val="clear" w:color="auto" w:fill="FFFFFF"/>
        </w:rPr>
        <w:t>积极培育乡村历史和民族文化宣讲、文化传承传播、新闻传播、社科普及、文化保护与利用、工艺设计制作等方面作出贡献的乡村文化人才，加大对乡村文化人才的奖励力度。</w:t>
      </w:r>
    </w:p>
    <w:p>
      <w:pPr>
        <w:pStyle w:val="6"/>
        <w:ind w:firstLine="643"/>
        <w:rPr>
          <w:rFonts w:ascii="Times New Roman" w:hAnsi="Times New Roman"/>
          <w:color w:val="auto"/>
          <w:highlight w:val="none"/>
        </w:rPr>
      </w:pPr>
      <w:bookmarkStart w:id="57" w:name="_Toc15451"/>
      <w:bookmarkStart w:id="58" w:name="_Toc2819"/>
      <w:r>
        <w:rPr>
          <w:rFonts w:ascii="Times New Roman" w:hAnsi="Times New Roman"/>
          <w:color w:val="auto"/>
          <w:highlight w:val="none"/>
        </w:rPr>
        <w:t>二、加强乡村文明建设</w:t>
      </w:r>
      <w:bookmarkEnd w:id="57"/>
      <w:bookmarkEnd w:id="58"/>
    </w:p>
    <w:p>
      <w:pPr>
        <w:pStyle w:val="7"/>
        <w:ind w:firstLine="602"/>
        <w:rPr>
          <w:color w:val="auto"/>
          <w:highlight w:val="none"/>
        </w:rPr>
      </w:pPr>
      <w:r>
        <w:rPr>
          <w:color w:val="auto"/>
          <w:highlight w:val="none"/>
        </w:rPr>
        <w:t>（一）任务目标</w:t>
      </w:r>
    </w:p>
    <w:p>
      <w:pPr>
        <w:widowControl/>
        <w:spacing w:line="560" w:lineRule="exact"/>
        <w:ind w:firstLine="600" w:firstLineChars="200"/>
        <w:textAlignment w:val="baseline"/>
        <w:rPr>
          <w:rFonts w:eastAsia="仿宋"/>
          <w:color w:val="auto"/>
          <w:sz w:val="30"/>
          <w:szCs w:val="30"/>
          <w:highlight w:val="none"/>
        </w:rPr>
      </w:pPr>
      <w:r>
        <w:rPr>
          <w:rFonts w:eastAsia="仿宋"/>
          <w:color w:val="auto"/>
          <w:sz w:val="30"/>
          <w:szCs w:val="30"/>
          <w:highlight w:val="none"/>
        </w:rPr>
        <w:t xml:space="preserve">以社会主义核心价值观为引领，通过持续开展乡镇（村）社会文明大行动，脱贫地区农民思想道德水平进一步提高，农村家庭、农村社会风气持续好转，农民精神面貌全面提升，移风易俗的良好环境基本形成，文明生态村建设取得重大进展。                      </w:t>
      </w:r>
    </w:p>
    <w:p>
      <w:pPr>
        <w:pStyle w:val="7"/>
        <w:ind w:firstLine="602"/>
        <w:rPr>
          <w:color w:val="auto"/>
          <w:highlight w:val="none"/>
        </w:rPr>
      </w:pPr>
      <w:r>
        <w:rPr>
          <w:color w:val="auto"/>
          <w:highlight w:val="none"/>
        </w:rPr>
        <w:t>（二）主要措施</w:t>
      </w:r>
    </w:p>
    <w:p>
      <w:pPr>
        <w:widowControl/>
        <w:spacing w:line="560" w:lineRule="exact"/>
        <w:ind w:firstLine="602" w:firstLineChars="200"/>
        <w:textAlignment w:val="baseline"/>
        <w:rPr>
          <w:rFonts w:eastAsia="仿宋"/>
          <w:color w:val="auto"/>
          <w:sz w:val="30"/>
          <w:szCs w:val="30"/>
          <w:highlight w:val="none"/>
        </w:rPr>
      </w:pPr>
      <w:r>
        <w:rPr>
          <w:rFonts w:eastAsia="仿宋"/>
          <w:b/>
          <w:bCs/>
          <w:color w:val="auto"/>
          <w:sz w:val="30"/>
          <w:szCs w:val="30"/>
          <w:highlight w:val="none"/>
        </w:rPr>
        <w:t>1.加强农村思想道德建设。</w:t>
      </w:r>
      <w:r>
        <w:rPr>
          <w:rFonts w:eastAsia="仿宋"/>
          <w:color w:val="auto"/>
          <w:sz w:val="30"/>
          <w:szCs w:val="30"/>
          <w:highlight w:val="none"/>
        </w:rPr>
        <w:t>深入开展习近平新时代中国特色社会主义思想、党的十九大精神、习近平总书记“4.13”重要讲话和中央“12</w:t>
      </w:r>
      <w:r>
        <w:rPr>
          <w:rFonts w:hint="eastAsia" w:ascii="仿宋" w:hAnsi="仿宋" w:eastAsia="仿宋" w:cs="仿宋"/>
          <w:color w:val="auto"/>
          <w:sz w:val="30"/>
          <w:szCs w:val="30"/>
          <w:highlight w:val="none"/>
        </w:rPr>
        <w:t>号”文件精神宣传教育，深化中国特色社会主义和中国梦宣传教育，持续开展爱国主义教育，普及科学知识，选派优秀理论工作者、道德模范、知名乡贤等先进人物组成宣讲团下到乡村进行宣讲。利用互联网等现代手段，多种方式开展思想道德教</w:t>
      </w:r>
      <w:r>
        <w:rPr>
          <w:rFonts w:eastAsia="仿宋"/>
          <w:color w:val="auto"/>
          <w:sz w:val="30"/>
          <w:szCs w:val="30"/>
          <w:highlight w:val="none"/>
        </w:rPr>
        <w:t>育，进一步提高农民思想道德水平。推动形成文明乡风，良好家风，淳朴民风。</w:t>
      </w:r>
    </w:p>
    <w:p>
      <w:pPr>
        <w:widowControl/>
        <w:spacing w:line="560" w:lineRule="exact"/>
        <w:ind w:firstLine="602" w:firstLineChars="200"/>
        <w:textAlignment w:val="baseline"/>
        <w:rPr>
          <w:rFonts w:ascii="仿宋" w:hAnsi="仿宋" w:eastAsia="仿宋" w:cs="仿宋"/>
          <w:color w:val="auto"/>
          <w:sz w:val="30"/>
          <w:szCs w:val="30"/>
          <w:highlight w:val="none"/>
        </w:rPr>
      </w:pPr>
      <w:r>
        <w:rPr>
          <w:rFonts w:eastAsia="仿宋"/>
          <w:b/>
          <w:bCs/>
          <w:color w:val="auto"/>
          <w:sz w:val="30"/>
          <w:szCs w:val="30"/>
          <w:highlight w:val="none"/>
        </w:rPr>
        <w:t>2.</w:t>
      </w:r>
      <w:r>
        <w:rPr>
          <w:rFonts w:hint="eastAsia" w:ascii="仿宋" w:hAnsi="仿宋" w:eastAsia="仿宋" w:cs="仿宋"/>
          <w:b/>
          <w:bCs/>
          <w:color w:val="auto"/>
          <w:sz w:val="30"/>
          <w:szCs w:val="30"/>
          <w:highlight w:val="none"/>
        </w:rPr>
        <w:t>实施“道德模范”选树活动。</w:t>
      </w:r>
      <w:r>
        <w:rPr>
          <w:rFonts w:hint="eastAsia" w:ascii="仿宋" w:hAnsi="仿宋" w:eastAsia="仿宋" w:cs="仿宋"/>
          <w:color w:val="auto"/>
          <w:sz w:val="30"/>
          <w:szCs w:val="30"/>
          <w:highlight w:val="none"/>
        </w:rPr>
        <w:t>进一步健全村、乡镇、市梯次推进的选树机制，推出宣传一批群众身边的典型模范。同时，建立健全文明家庭等常态化评选机制，引导脱贫地区广大群众注重家庭、注重家教、注重家风，家庭文明建设更加适应时代发展、顺应群众要求；广泛开展“好家风好家训”征集展示活动和“传家训立家规扬家风”活动，以农民家庭的好家风，撑起农村社会的好风气。</w:t>
      </w:r>
    </w:p>
    <w:p>
      <w:pPr>
        <w:widowControl/>
        <w:spacing w:line="560" w:lineRule="exact"/>
        <w:ind w:firstLine="602" w:firstLineChars="200"/>
        <w:textAlignment w:val="baseline"/>
        <w:rPr>
          <w:rFonts w:eastAsia="仿宋"/>
          <w:color w:val="auto"/>
          <w:sz w:val="30"/>
          <w:szCs w:val="30"/>
          <w:highlight w:val="none"/>
        </w:rPr>
      </w:pPr>
      <w:r>
        <w:rPr>
          <w:rFonts w:eastAsia="仿宋"/>
          <w:b/>
          <w:bCs/>
          <w:color w:val="auto"/>
          <w:sz w:val="30"/>
          <w:szCs w:val="30"/>
          <w:highlight w:val="none"/>
        </w:rPr>
        <w:t>3.开展精神文明创建活动。</w:t>
      </w:r>
      <w:r>
        <w:rPr>
          <w:rFonts w:eastAsia="仿宋"/>
          <w:color w:val="auto"/>
          <w:sz w:val="30"/>
          <w:szCs w:val="30"/>
          <w:highlight w:val="none"/>
        </w:rPr>
        <w:t>广泛开展文明村镇、星级文明户、文明家庭、文明农户等群众性精神文明创建活动。加强无神论宣传教育，丰富农民群众精神文化生活，抵制封建迷信活动。深化农村殡葬改革，加强农村公墓建设，积极倡导和推行节地生态安葬。</w:t>
      </w:r>
    </w:p>
    <w:p>
      <w:pPr>
        <w:widowControl/>
        <w:spacing w:line="560" w:lineRule="exact"/>
        <w:ind w:firstLine="602" w:firstLineChars="200"/>
        <w:textAlignment w:val="baseline"/>
        <w:rPr>
          <w:rFonts w:eastAsia="仿宋"/>
          <w:color w:val="auto"/>
          <w:sz w:val="30"/>
          <w:szCs w:val="30"/>
          <w:highlight w:val="none"/>
        </w:rPr>
      </w:pPr>
      <w:r>
        <w:rPr>
          <w:rFonts w:eastAsia="仿宋"/>
          <w:b/>
          <w:bCs/>
          <w:color w:val="auto"/>
          <w:sz w:val="30"/>
          <w:szCs w:val="30"/>
          <w:highlight w:val="none"/>
        </w:rPr>
        <w:t>4.推进文明生态村建设。</w:t>
      </w:r>
      <w:r>
        <w:rPr>
          <w:rFonts w:eastAsia="仿宋"/>
          <w:color w:val="auto"/>
          <w:sz w:val="30"/>
          <w:szCs w:val="30"/>
          <w:highlight w:val="none"/>
        </w:rPr>
        <w:t>在全市持续推进文明生态村建设，提升文明生态村创建水平。</w:t>
      </w:r>
    </w:p>
    <w:p>
      <w:pPr>
        <w:pStyle w:val="7"/>
        <w:ind w:firstLine="602"/>
        <w:rPr>
          <w:color w:val="auto"/>
          <w:highlight w:val="none"/>
        </w:rPr>
      </w:pPr>
      <w:r>
        <w:rPr>
          <w:color w:val="auto"/>
          <w:highlight w:val="none"/>
        </w:rPr>
        <w:t>（</w:t>
      </w:r>
      <w:r>
        <w:rPr>
          <w:rFonts w:hint="eastAsia"/>
          <w:color w:val="auto"/>
          <w:highlight w:val="none"/>
        </w:rPr>
        <w:t>三</w:t>
      </w:r>
      <w:r>
        <w:rPr>
          <w:color w:val="auto"/>
          <w:highlight w:val="none"/>
        </w:rPr>
        <w:t>）</w:t>
      </w:r>
      <w:r>
        <w:rPr>
          <w:rFonts w:hint="eastAsia"/>
          <w:color w:val="auto"/>
          <w:highlight w:val="none"/>
        </w:rPr>
        <w:t>重点工程项目</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项目一  乡村精神文明建设条件提升工程。</w:t>
      </w:r>
      <w:r>
        <w:rPr>
          <w:rFonts w:hint="eastAsia" w:eastAsia="仿宋"/>
          <w:color w:val="auto"/>
          <w:sz w:val="30"/>
          <w:szCs w:val="30"/>
          <w:highlight w:val="none"/>
          <w:shd w:val="clear" w:color="auto" w:fill="FFFFFF"/>
        </w:rPr>
        <w:t>实时更新完善制度宣传栏、星级文明户宣传栏、家风家训栏、五好家庭牌、善行义举榜、广告牌、文化墙面；完善乡村文化室、文化广场硬件设施，增添图书资料（含电子图书）等；更新乡村广播室播音设备、扩音设备等。</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项目二  乡村“道德模范”选树工程。</w:t>
      </w:r>
      <w:r>
        <w:rPr>
          <w:rFonts w:hint="eastAsia" w:eastAsia="仿宋"/>
          <w:color w:val="auto"/>
          <w:sz w:val="30"/>
          <w:szCs w:val="30"/>
          <w:highlight w:val="none"/>
          <w:shd w:val="clear" w:color="auto" w:fill="FFFFFF"/>
        </w:rPr>
        <w:t>每年开展一次“好家风好家训”征集展示活动和“传家训立家规扬家风”活动，评选、表彰和奖励10名乡村“道德模范”（个人）。</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项目三  精神文明创建工程。</w:t>
      </w:r>
      <w:r>
        <w:rPr>
          <w:rFonts w:hint="eastAsia" w:eastAsia="仿宋"/>
          <w:color w:val="auto"/>
          <w:sz w:val="30"/>
          <w:szCs w:val="30"/>
          <w:highlight w:val="none"/>
          <w:shd w:val="clear" w:color="auto" w:fill="FFFFFF"/>
        </w:rPr>
        <w:t>每年开展一次文明村镇、星级文明户、文明家庭等群众性精神文明创建和评比活动，评选、表彰和奖励星级文明户10个、文明家庭10户。</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项目四  文明生态村创建工程。</w:t>
      </w:r>
      <w:r>
        <w:rPr>
          <w:rFonts w:hint="eastAsia" w:eastAsia="仿宋"/>
          <w:color w:val="auto"/>
          <w:sz w:val="30"/>
          <w:szCs w:val="30"/>
          <w:highlight w:val="none"/>
          <w:shd w:val="clear" w:color="auto" w:fill="FFFFFF"/>
        </w:rPr>
        <w:t>每年至少创建文明生态村8个。到“十四五”期末，全市所有村镇达到市级文明村镇评定标准。</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项目五  乡村一约四会制度建设工程。</w:t>
      </w:r>
      <w:r>
        <w:rPr>
          <w:rFonts w:hint="eastAsia" w:eastAsia="仿宋"/>
          <w:color w:val="auto"/>
          <w:sz w:val="30"/>
          <w:szCs w:val="30"/>
          <w:highlight w:val="none"/>
          <w:shd w:val="clear" w:color="auto" w:fill="FFFFFF"/>
        </w:rPr>
        <w:t>推进乡村“一约四会”（即村规民约和红白理事会、道德评议会、村民议事会和禁毒禁赌会）制度。到“十四五”期末，实现“一约四会”制度全覆盖，其在改变乡村陈规陋习、推进乡村移风易俗、促进农村精神文明建设的作用得到显著提升。</w:t>
      </w:r>
    </w:p>
    <w:p>
      <w:pPr>
        <w:pStyle w:val="6"/>
        <w:ind w:firstLine="643"/>
        <w:rPr>
          <w:rFonts w:ascii="Times New Roman" w:hAnsi="Times New Roman"/>
          <w:color w:val="auto"/>
          <w:highlight w:val="none"/>
        </w:rPr>
      </w:pPr>
      <w:r>
        <w:rPr>
          <w:rFonts w:ascii="Times New Roman" w:hAnsi="Times New Roman"/>
          <w:color w:val="auto"/>
          <w:highlight w:val="none"/>
        </w:rPr>
        <w:t>三、加强脱贫地区村级综合服务设施建设</w:t>
      </w:r>
    </w:p>
    <w:p>
      <w:pPr>
        <w:pStyle w:val="7"/>
        <w:ind w:firstLine="602"/>
        <w:rPr>
          <w:color w:val="auto"/>
          <w:highlight w:val="none"/>
        </w:rPr>
      </w:pPr>
      <w:r>
        <w:rPr>
          <w:color w:val="auto"/>
          <w:highlight w:val="none"/>
        </w:rPr>
        <w:t>（一）目标任务</w:t>
      </w:r>
    </w:p>
    <w:p>
      <w:pPr>
        <w:spacing w:line="560" w:lineRule="exact"/>
        <w:ind w:firstLine="632" w:firstLineChars="200"/>
        <w:rPr>
          <w:rFonts w:eastAsia="仿宋"/>
          <w:color w:val="auto"/>
          <w:spacing w:val="8"/>
          <w:kern w:val="0"/>
          <w:sz w:val="30"/>
          <w:szCs w:val="30"/>
          <w:highlight w:val="none"/>
          <w:shd w:val="clear" w:color="auto" w:fill="FFFFFF"/>
        </w:rPr>
      </w:pPr>
      <w:r>
        <w:rPr>
          <w:rFonts w:eastAsia="仿宋"/>
          <w:color w:val="auto"/>
          <w:spacing w:val="8"/>
          <w:kern w:val="0"/>
          <w:sz w:val="30"/>
          <w:szCs w:val="30"/>
          <w:highlight w:val="none"/>
          <w:shd w:val="clear" w:color="auto" w:fill="FFFFFF"/>
        </w:rPr>
        <w:t>坚持因地制宜、综合利用、便民利民的原则，通过新建、改建、扩建、调整、共享等方式方法，进一步规划、建设和配置好脱贫地区村级综合服务设施，形成设施相对完备、功能相对集中的一站式服务大厅、居家养老服务中心、党群活动中心、组织生活馆、会议室（道德讲堂）、新时代文明实践中心（站、所）、综治警务调解室、农家书屋、卫生室等村级综合服务场所，村级综合服务管理更加规范，运行机制更加健全，运行更加高效，为民服务能力和水平不断提升。</w:t>
      </w:r>
    </w:p>
    <w:p>
      <w:pPr>
        <w:pStyle w:val="7"/>
        <w:ind w:firstLine="602"/>
        <w:rPr>
          <w:color w:val="auto"/>
          <w:szCs w:val="30"/>
          <w:highlight w:val="none"/>
        </w:rPr>
      </w:pPr>
      <w:r>
        <w:rPr>
          <w:color w:val="auto"/>
          <w:szCs w:val="30"/>
          <w:highlight w:val="none"/>
        </w:rPr>
        <w:t>（二）主要措施</w:t>
      </w:r>
    </w:p>
    <w:p>
      <w:pPr>
        <w:pStyle w:val="20"/>
        <w:widowControl/>
        <w:shd w:val="clear" w:color="auto" w:fill="FFFFFF"/>
        <w:spacing w:before="0" w:beforeAutospacing="0" w:after="0" w:afterAutospacing="0" w:line="560" w:lineRule="exact"/>
        <w:ind w:firstLine="634" w:firstLineChars="200"/>
        <w:jc w:val="both"/>
        <w:rPr>
          <w:rFonts w:eastAsia="仿宋"/>
          <w:color w:val="auto"/>
          <w:spacing w:val="8"/>
          <w:sz w:val="30"/>
          <w:szCs w:val="30"/>
          <w:highlight w:val="none"/>
        </w:rPr>
      </w:pPr>
      <w:r>
        <w:rPr>
          <w:rFonts w:eastAsia="仿宋"/>
          <w:b/>
          <w:bCs/>
          <w:color w:val="auto"/>
          <w:spacing w:val="8"/>
          <w:sz w:val="30"/>
          <w:szCs w:val="30"/>
          <w:highlight w:val="none"/>
          <w:shd w:val="clear" w:color="auto" w:fill="FFFFFF"/>
        </w:rPr>
        <w:t>1.整合资源，完善功能。</w:t>
      </w:r>
      <w:r>
        <w:rPr>
          <w:rFonts w:eastAsia="仿宋"/>
          <w:color w:val="auto"/>
          <w:spacing w:val="8"/>
          <w:sz w:val="30"/>
          <w:szCs w:val="30"/>
          <w:highlight w:val="none"/>
          <w:shd w:val="clear" w:color="auto" w:fill="FFFFFF"/>
        </w:rPr>
        <w:t>统筹上级各项投入，补齐村级综合服务实施短板（如南圣镇、番阳镇的体育设施等），使村级综合服务实施各项功能同步建设到位，真正做到农村群众到村上办事方便；党员群众开展活动接受教育有固定场所；学习科技文化法制有条件；开展健身娱乐活动有场地；平安创建，维护稳定，矛盾纠纷调处有人管；人畜防疫，求医治病能就近办理；生产生活资料就近购买，且安全放心，逐步使整个农村群众共享改革发展成果，在文明和谐的环境中安居乐业。</w:t>
      </w:r>
    </w:p>
    <w:p>
      <w:pPr>
        <w:pStyle w:val="20"/>
        <w:widowControl/>
        <w:shd w:val="clear" w:color="auto" w:fill="FFFFFF"/>
        <w:spacing w:before="0" w:beforeAutospacing="0" w:after="0" w:afterAutospacing="0" w:line="560" w:lineRule="exact"/>
        <w:ind w:firstLine="634" w:firstLineChars="200"/>
        <w:jc w:val="both"/>
        <w:rPr>
          <w:rFonts w:eastAsia="仿宋"/>
          <w:color w:val="auto"/>
          <w:sz w:val="30"/>
          <w:szCs w:val="30"/>
          <w:highlight w:val="none"/>
        </w:rPr>
      </w:pPr>
      <w:r>
        <w:rPr>
          <w:rFonts w:eastAsia="仿宋"/>
          <w:b/>
          <w:bCs/>
          <w:color w:val="auto"/>
          <w:spacing w:val="8"/>
          <w:sz w:val="30"/>
          <w:szCs w:val="30"/>
          <w:highlight w:val="none"/>
          <w:shd w:val="clear" w:color="auto" w:fill="FFFFFF"/>
        </w:rPr>
        <w:t>2.</w:t>
      </w:r>
      <w:r>
        <w:rPr>
          <w:rFonts w:hint="eastAsia" w:ascii="仿宋" w:hAnsi="仿宋" w:eastAsia="仿宋" w:cs="仿宋"/>
          <w:b/>
          <w:bCs/>
          <w:color w:val="auto"/>
          <w:spacing w:val="8"/>
          <w:sz w:val="30"/>
          <w:szCs w:val="30"/>
          <w:highlight w:val="none"/>
          <w:shd w:val="clear" w:color="auto" w:fill="FFFFFF"/>
        </w:rPr>
        <w:t>健全机制，提高运行效率。</w:t>
      </w:r>
      <w:r>
        <w:rPr>
          <w:rFonts w:hint="eastAsia" w:ascii="仿宋" w:hAnsi="仿宋" w:eastAsia="仿宋" w:cs="仿宋"/>
          <w:color w:val="auto"/>
          <w:spacing w:val="8"/>
          <w:sz w:val="30"/>
          <w:szCs w:val="30"/>
          <w:highlight w:val="none"/>
          <w:shd w:val="clear" w:color="auto" w:fill="FFFFFF"/>
        </w:rPr>
        <w:t>落实责任，加强财产、设备和工作运行管理；加强业务检查、督促和指导，保证各项制度的严格执行和综合服务设施的规范有效运行。建立健全“共建、共治、共享”的运行机制和制度，保证村级综合服务设施高效率运转。</w:t>
      </w:r>
    </w:p>
    <w:p>
      <w:pPr>
        <w:pStyle w:val="5"/>
        <w:rPr>
          <w:rFonts w:hint="default" w:ascii="Times New Roman" w:hAnsi="Times New Roman"/>
          <w:b w:val="0"/>
          <w:bCs w:val="0"/>
          <w:color w:val="auto"/>
          <w:highlight w:val="none"/>
        </w:rPr>
      </w:pPr>
      <w:bookmarkStart w:id="59" w:name="_Toc25591"/>
      <w:bookmarkStart w:id="60" w:name="_Toc7011"/>
      <w:r>
        <w:rPr>
          <w:rFonts w:hint="default" w:ascii="Times New Roman" w:hAnsi="Times New Roman"/>
          <w:b w:val="0"/>
          <w:bCs w:val="0"/>
          <w:color w:val="auto"/>
          <w:highlight w:val="none"/>
        </w:rPr>
        <w:t>第三节 推进脱贫地区“四好农村路”建设</w:t>
      </w:r>
      <w:bookmarkEnd w:id="59"/>
      <w:bookmarkEnd w:id="60"/>
    </w:p>
    <w:p>
      <w:pPr>
        <w:pStyle w:val="6"/>
        <w:ind w:firstLine="643"/>
        <w:rPr>
          <w:rFonts w:ascii="Times New Roman" w:hAnsi="Times New Roman"/>
          <w:color w:val="auto"/>
          <w:highlight w:val="none"/>
        </w:rPr>
      </w:pPr>
      <w:r>
        <w:rPr>
          <w:rFonts w:ascii="Times New Roman" w:hAnsi="Times New Roman"/>
          <w:color w:val="auto"/>
          <w:highlight w:val="none"/>
        </w:rPr>
        <w:t>一、目标任务</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rPr>
      </w:pPr>
      <w:r>
        <w:rPr>
          <w:rFonts w:hint="eastAsia" w:ascii="仿宋" w:hAnsi="仿宋" w:eastAsia="仿宋" w:cs="仿宋"/>
          <w:color w:val="auto"/>
          <w:sz w:val="30"/>
          <w:szCs w:val="30"/>
          <w:highlight w:val="none"/>
          <w:shd w:val="clear" w:color="auto" w:fill="FFFFFF"/>
        </w:rPr>
        <w:t>做到脱贫地区农村路“四个提升”（提升路网结构、质安水平，提升养护能力、路况水平，提升保护能力、路域环境，提升服务质量、群众满意度），实现“建好、管好、护好、运营好”农村公路的总目标。到</w:t>
      </w:r>
      <w:r>
        <w:rPr>
          <w:rFonts w:eastAsia="仿宋"/>
          <w:color w:val="auto"/>
          <w:sz w:val="30"/>
          <w:szCs w:val="30"/>
          <w:highlight w:val="none"/>
          <w:shd w:val="clear" w:color="auto" w:fill="FFFFFF"/>
        </w:rPr>
        <w:t>2022年农村公路列养率达到100%、村道常养率分别达到 60%以上、年均养护工程比例不低于 5%、中等及以上农村公路占比不低于 80%的目标。到20</w:t>
      </w:r>
      <w:r>
        <w:rPr>
          <w:rFonts w:hint="eastAsia" w:eastAsia="仿宋"/>
          <w:color w:val="auto"/>
          <w:sz w:val="30"/>
          <w:szCs w:val="30"/>
          <w:highlight w:val="none"/>
          <w:shd w:val="clear" w:color="auto" w:fill="FFFFFF"/>
        </w:rPr>
        <w:t>2</w:t>
      </w:r>
      <w:r>
        <w:rPr>
          <w:rFonts w:eastAsia="仿宋"/>
          <w:color w:val="auto"/>
          <w:sz w:val="30"/>
          <w:szCs w:val="30"/>
          <w:highlight w:val="none"/>
          <w:shd w:val="clear" w:color="auto" w:fill="FFFFFF"/>
        </w:rPr>
        <w:t>5年，全面建成体系完备、运转高效的农村公路管理养护体制机制，基本实现城乡公路交通基本公共服务均等化，农村公路列养率和常养率全部达到 100%，安全隐患全面消除，公路路况平整舒适，路域环境优美和谐，农村公路治理能力和治理体系实现现代化。推动交通项目更多向进村入户倾斜，完善较大人口规模自然村（组）通硬化路，加强通村公路和村内主干道连接，加大农村产业路、旅游路建设力度。</w:t>
      </w:r>
    </w:p>
    <w:p>
      <w:pPr>
        <w:pStyle w:val="6"/>
        <w:ind w:firstLine="643"/>
        <w:rPr>
          <w:rFonts w:ascii="Times New Roman" w:hAnsi="Times New Roman"/>
          <w:color w:val="auto"/>
          <w:highlight w:val="none"/>
        </w:rPr>
      </w:pPr>
      <w:r>
        <w:rPr>
          <w:rFonts w:ascii="Times New Roman" w:hAnsi="Times New Roman"/>
          <w:color w:val="auto"/>
          <w:highlight w:val="none"/>
        </w:rPr>
        <w:t>二、主要措施</w:t>
      </w:r>
    </w:p>
    <w:p>
      <w:pPr>
        <w:pStyle w:val="7"/>
        <w:ind w:firstLine="602"/>
        <w:rPr>
          <w:color w:val="auto"/>
          <w:highlight w:val="none"/>
        </w:rPr>
      </w:pPr>
      <w:r>
        <w:rPr>
          <w:color w:val="auto"/>
          <w:highlight w:val="none"/>
        </w:rPr>
        <w:t>（一）加强建制村路线提质改造</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rPr>
      </w:pPr>
      <w:r>
        <w:rPr>
          <w:rFonts w:eastAsia="仿宋"/>
          <w:color w:val="auto"/>
          <w:sz w:val="30"/>
          <w:szCs w:val="30"/>
          <w:highlight w:val="none"/>
          <w:shd w:val="clear" w:color="auto" w:fill="FFFFFF"/>
        </w:rPr>
        <w:t>加强建制村优选通达路线提质改造，完善镇域内路网结构，扎实推进旅游路、镇道断头路、</w:t>
      </w:r>
      <w:r>
        <w:rPr>
          <w:rFonts w:hint="eastAsia" w:eastAsia="仿宋"/>
          <w:color w:val="auto"/>
          <w:sz w:val="30"/>
          <w:szCs w:val="30"/>
          <w:highlight w:val="none"/>
          <w:shd w:val="clear" w:color="auto" w:fill="FFFFFF"/>
        </w:rPr>
        <w:t>漫水桥、</w:t>
      </w:r>
      <w:r>
        <w:rPr>
          <w:rFonts w:eastAsia="仿宋"/>
          <w:color w:val="auto"/>
          <w:sz w:val="30"/>
          <w:szCs w:val="30"/>
          <w:highlight w:val="none"/>
          <w:shd w:val="clear" w:color="auto" w:fill="FFFFFF"/>
        </w:rPr>
        <w:t>乡级以上边界路等联网路建设；扎实推进公路绿化、标准化水沟、清灌缝等相关建设。加速推乡道和通客班车、校车线路安全隐患整治，完善安保设施。按照保障畅通的要求，同步建设交通安全、路肩、排水和防护设施。对受地形、土质等自然条件限制的村道局部路段，经技术安全论证，可适当降低技术指标，但要完善相关设施，确保安全。加大农村产业路、旅游路建设力度，助力脱贫地区农业和旅游业发展。</w:t>
      </w:r>
    </w:p>
    <w:p>
      <w:pPr>
        <w:pStyle w:val="7"/>
        <w:ind w:firstLine="602"/>
        <w:rPr>
          <w:color w:val="auto"/>
          <w:highlight w:val="none"/>
        </w:rPr>
      </w:pPr>
      <w:r>
        <w:rPr>
          <w:color w:val="auto"/>
          <w:highlight w:val="none"/>
        </w:rPr>
        <w:t>（二）管理好农村公路</w:t>
      </w:r>
    </w:p>
    <w:p>
      <w:pPr>
        <w:pStyle w:val="20"/>
        <w:widowControl/>
        <w:spacing w:before="0" w:beforeAutospacing="0" w:after="0" w:afterAutospacing="0" w:line="560" w:lineRule="exact"/>
        <w:ind w:firstLine="602" w:firstLineChars="200"/>
        <w:jc w:val="both"/>
        <w:rPr>
          <w:rFonts w:ascii="仿宋" w:hAnsi="仿宋" w:eastAsia="仿宋" w:cs="仿宋"/>
          <w:color w:val="auto"/>
          <w:sz w:val="30"/>
          <w:szCs w:val="30"/>
          <w:highlight w:val="none"/>
        </w:rPr>
      </w:pPr>
      <w:r>
        <w:rPr>
          <w:rFonts w:eastAsia="仿宋"/>
          <w:b/>
          <w:bCs/>
          <w:color w:val="auto"/>
          <w:sz w:val="30"/>
          <w:szCs w:val="30"/>
          <w:highlight w:val="none"/>
          <w:shd w:val="clear" w:color="auto" w:fill="FFFFFF"/>
        </w:rPr>
        <w:t>1.</w:t>
      </w:r>
      <w:r>
        <w:rPr>
          <w:rFonts w:hint="eastAsia" w:ascii="仿宋" w:hAnsi="仿宋" w:eastAsia="仿宋" w:cs="仿宋"/>
          <w:b/>
          <w:bCs/>
          <w:color w:val="auto"/>
          <w:sz w:val="30"/>
          <w:szCs w:val="30"/>
          <w:highlight w:val="none"/>
          <w:shd w:val="clear" w:color="auto" w:fill="FFFFFF"/>
        </w:rPr>
        <w:t>建立健全体制机制。</w:t>
      </w:r>
      <w:r>
        <w:rPr>
          <w:rFonts w:hint="eastAsia" w:ascii="仿宋" w:hAnsi="仿宋" w:eastAsia="仿宋" w:cs="仿宋"/>
          <w:color w:val="auto"/>
          <w:sz w:val="30"/>
          <w:szCs w:val="30"/>
          <w:highlight w:val="none"/>
          <w:shd w:val="clear" w:color="auto" w:fill="FFFFFF"/>
        </w:rPr>
        <w:t>按照《公路安全保护条例》《路政管理规定》以及海南省农村公路管理养护的相关规定要求，完善农村公路养护管理实施细则和农村公路“路长制”办法，按照“分级管理、层次处置、分级考核”原则，建立“镇、村”两级路长责任体系。加强农村公路执法机构能力建设，规范执法行为，不断提高执法水平，大力推广市统一执法、镇村协助执法的工作方式，明确市交通运输管理部门和乡镇的管理职责，防范和制止超限超载运输及其他各类破坏损坏农村公路的违法行为。</w:t>
      </w:r>
    </w:p>
    <w:p>
      <w:pPr>
        <w:pStyle w:val="20"/>
        <w:widowControl/>
        <w:spacing w:before="0" w:beforeAutospacing="0" w:after="0" w:afterAutospacing="0" w:line="56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2.完善机构充实人员。</w:t>
      </w:r>
      <w:r>
        <w:rPr>
          <w:rFonts w:eastAsia="仿宋"/>
          <w:color w:val="auto"/>
          <w:sz w:val="30"/>
          <w:szCs w:val="30"/>
          <w:highlight w:val="none"/>
          <w:shd w:val="clear" w:color="auto" w:fill="FFFFFF"/>
        </w:rPr>
        <w:t>深化管养体制改革，建立完善镇、村两级农村公路管理机构。健全镇有监管员、村有护路员的路产路权保护队伍。</w:t>
      </w:r>
    </w:p>
    <w:p>
      <w:pPr>
        <w:pStyle w:val="20"/>
        <w:widowControl/>
        <w:spacing w:before="0" w:beforeAutospacing="0" w:after="0" w:afterAutospacing="0" w:line="56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3.美化净化路域环境。</w:t>
      </w:r>
      <w:r>
        <w:rPr>
          <w:rFonts w:eastAsia="仿宋"/>
          <w:color w:val="auto"/>
          <w:sz w:val="30"/>
          <w:szCs w:val="30"/>
          <w:highlight w:val="none"/>
          <w:shd w:val="clear" w:color="auto" w:fill="FFFFFF"/>
        </w:rPr>
        <w:t>结合农村环境综合整治、美丽乡村建设，大力整治农村公路路域环境，加强农村公路绿化美化，全面清理路域范围内的草堆、龚堆、垃圾堆和非公路标志。路面常年保持整洁、无杂物，边沟排水通畅，无淤积、堵塞。具备条件的农村公路全部实现田路分家、路宅分家。</w:t>
      </w:r>
    </w:p>
    <w:p>
      <w:pPr>
        <w:pStyle w:val="7"/>
        <w:ind w:firstLine="602"/>
        <w:rPr>
          <w:color w:val="auto"/>
          <w:highlight w:val="none"/>
        </w:rPr>
      </w:pPr>
      <w:r>
        <w:rPr>
          <w:color w:val="auto"/>
          <w:highlight w:val="none"/>
        </w:rPr>
        <w:t>（三）养护好农村公路</w:t>
      </w:r>
    </w:p>
    <w:p>
      <w:pPr>
        <w:pStyle w:val="20"/>
        <w:widowControl/>
        <w:spacing w:before="0" w:beforeAutospacing="0" w:after="0" w:afterAutospacing="0" w:line="560" w:lineRule="exact"/>
        <w:ind w:firstLine="602" w:firstLineChars="200"/>
        <w:jc w:val="both"/>
        <w:rPr>
          <w:rFonts w:ascii="仿宋" w:hAnsi="仿宋" w:eastAsia="仿宋" w:cs="仿宋"/>
          <w:color w:val="auto"/>
          <w:sz w:val="30"/>
          <w:szCs w:val="30"/>
          <w:highlight w:val="none"/>
        </w:rPr>
      </w:pPr>
      <w:r>
        <w:rPr>
          <w:rFonts w:eastAsia="仿宋"/>
          <w:b/>
          <w:bCs/>
          <w:color w:val="auto"/>
          <w:sz w:val="30"/>
          <w:szCs w:val="30"/>
          <w:highlight w:val="none"/>
          <w:shd w:val="clear" w:color="auto" w:fill="FFFFFF"/>
        </w:rPr>
        <w:t>1.</w:t>
      </w:r>
      <w:r>
        <w:rPr>
          <w:rFonts w:hint="eastAsia" w:ascii="仿宋" w:hAnsi="仿宋" w:eastAsia="仿宋" w:cs="仿宋"/>
          <w:b/>
          <w:bCs/>
          <w:color w:val="auto"/>
          <w:sz w:val="30"/>
          <w:szCs w:val="30"/>
          <w:highlight w:val="none"/>
          <w:shd w:val="clear" w:color="auto" w:fill="FFFFFF"/>
        </w:rPr>
        <w:t>完善养护体系。</w:t>
      </w:r>
      <w:r>
        <w:rPr>
          <w:rFonts w:hint="eastAsia" w:ascii="仿宋" w:hAnsi="仿宋" w:eastAsia="仿宋" w:cs="仿宋"/>
          <w:color w:val="auto"/>
          <w:sz w:val="30"/>
          <w:szCs w:val="30"/>
          <w:highlight w:val="none"/>
          <w:shd w:val="clear" w:color="auto" w:fill="FFFFFF"/>
        </w:rPr>
        <w:t>进一步强化镇管养机构建设，明确相关负责人和工作人员职责，实现“市道市养、乡道乡养、村道村养”。</w:t>
      </w:r>
    </w:p>
    <w:p>
      <w:pPr>
        <w:pStyle w:val="20"/>
        <w:widowControl/>
        <w:spacing w:before="0" w:beforeAutospacing="0" w:after="0" w:afterAutospacing="0" w:line="56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2.探索养护模式创新</w:t>
      </w:r>
      <w:r>
        <w:rPr>
          <w:rFonts w:hint="eastAsia" w:eastAsia="仿宋"/>
          <w:b/>
          <w:bCs/>
          <w:color w:val="auto"/>
          <w:sz w:val="30"/>
          <w:szCs w:val="30"/>
          <w:highlight w:val="none"/>
          <w:shd w:val="clear" w:color="auto" w:fill="FFFFFF"/>
        </w:rPr>
        <w:t>。</w:t>
      </w:r>
      <w:r>
        <w:rPr>
          <w:rFonts w:eastAsia="仿宋"/>
          <w:color w:val="auto"/>
          <w:sz w:val="30"/>
          <w:szCs w:val="30"/>
          <w:highlight w:val="none"/>
          <w:shd w:val="clear" w:color="auto" w:fill="FFFFFF"/>
        </w:rPr>
        <w:t>平稳有序推进农村公路养护市场化改革，积极实行管养分离，通过政府购买服务的方式实现公路养护市场化，培育一批符合当地养护实际的养护企业，对农村公路大中修工程，推行专业化养护模式，采用招标与委托相结合等方式，选择符合资质要求的养护队伍，实行合同管理制和施工监理制；对农村公路小修保养，推行群众性养护模式，优先委托脱贫人口实施。</w:t>
      </w:r>
    </w:p>
    <w:p>
      <w:pPr>
        <w:pStyle w:val="20"/>
        <w:widowControl/>
        <w:spacing w:before="0" w:beforeAutospacing="0" w:after="0" w:afterAutospacing="0" w:line="56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3.规范技术标准</w:t>
      </w:r>
      <w:r>
        <w:rPr>
          <w:rFonts w:hint="eastAsia" w:eastAsia="仿宋"/>
          <w:b/>
          <w:bCs/>
          <w:color w:val="auto"/>
          <w:sz w:val="30"/>
          <w:szCs w:val="30"/>
          <w:highlight w:val="none"/>
          <w:shd w:val="clear" w:color="auto" w:fill="FFFFFF"/>
        </w:rPr>
        <w:t>。</w:t>
      </w:r>
      <w:r>
        <w:rPr>
          <w:rFonts w:eastAsia="仿宋"/>
          <w:color w:val="auto"/>
          <w:sz w:val="30"/>
          <w:szCs w:val="30"/>
          <w:highlight w:val="none"/>
          <w:shd w:val="clear" w:color="auto" w:fill="FFFFFF"/>
        </w:rPr>
        <w:t>以因地制宜、经济实用、绿色环保、安全耐久为原则，健全完善符合本地区特点的农村公路养护技术标准及规范，积极开展镇、村两级农村公路相关管理技术人员业务培训。推广应用成熟的农村公路管理信息系统养护模块，以现有农村公路电子地图库和项目库为基础，建立公路、桥梁、隧道养护管理档案。</w:t>
      </w:r>
    </w:p>
    <w:p>
      <w:pPr>
        <w:pStyle w:val="20"/>
        <w:widowControl/>
        <w:spacing w:before="0" w:beforeAutospacing="0" w:after="0" w:afterAutospacing="0" w:line="56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4.保障资金投入。</w:t>
      </w:r>
      <w:r>
        <w:rPr>
          <w:rFonts w:eastAsia="仿宋"/>
          <w:color w:val="auto"/>
          <w:sz w:val="30"/>
          <w:szCs w:val="30"/>
          <w:highlight w:val="none"/>
          <w:shd w:val="clear" w:color="auto" w:fill="FFFFFF"/>
        </w:rPr>
        <w:t>保障农村公路养护资金投入，确保专项资金全部用于农村公路养护，农村公路养护经费纳入财政预算，并建立稳定的增长机制，路面日常养护投入逐年增加，真正实现有路必养。</w:t>
      </w:r>
    </w:p>
    <w:p>
      <w:pPr>
        <w:pStyle w:val="20"/>
        <w:widowControl/>
        <w:spacing w:before="0" w:beforeAutospacing="0" w:after="0" w:afterAutospacing="0" w:line="56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5.统一养护要求。</w:t>
      </w:r>
      <w:r>
        <w:rPr>
          <w:rFonts w:eastAsia="仿宋"/>
          <w:color w:val="auto"/>
          <w:sz w:val="30"/>
          <w:szCs w:val="30"/>
          <w:highlight w:val="none"/>
          <w:shd w:val="clear" w:color="auto" w:fill="FFFFFF"/>
        </w:rPr>
        <w:t>积极开展农村公路管养示范村、村道文明示范路创建活动，安全隐患治理率基本达到100％，纳入部省计划的危桥改造、安保工程等路网结构改造工程项目完成率达到100％，农村公路危桥基本消除。</w:t>
      </w:r>
    </w:p>
    <w:p>
      <w:pPr>
        <w:pStyle w:val="7"/>
        <w:ind w:firstLine="602"/>
        <w:rPr>
          <w:color w:val="auto"/>
          <w:highlight w:val="none"/>
        </w:rPr>
      </w:pPr>
      <w:r>
        <w:rPr>
          <w:color w:val="auto"/>
          <w:highlight w:val="none"/>
        </w:rPr>
        <w:t>（四）全面运营好农村公路</w:t>
      </w:r>
    </w:p>
    <w:p>
      <w:pPr>
        <w:pStyle w:val="20"/>
        <w:widowControl/>
        <w:spacing w:before="0" w:beforeAutospacing="0" w:after="0" w:afterAutospacing="0" w:line="56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1.</w:t>
      </w:r>
      <w:r>
        <w:rPr>
          <w:rFonts w:hint="eastAsia" w:ascii="仿宋" w:hAnsi="仿宋" w:eastAsia="仿宋" w:cs="仿宋"/>
          <w:b/>
          <w:bCs/>
          <w:color w:val="auto"/>
          <w:sz w:val="30"/>
          <w:szCs w:val="30"/>
          <w:highlight w:val="none"/>
          <w:shd w:val="clear" w:color="auto" w:fill="FFFFFF"/>
        </w:rPr>
        <w:t>运营管理。</w:t>
      </w:r>
      <w:r>
        <w:rPr>
          <w:rFonts w:hint="eastAsia" w:ascii="仿宋" w:hAnsi="仿宋" w:eastAsia="仿宋" w:cs="仿宋"/>
          <w:color w:val="auto"/>
          <w:sz w:val="30"/>
          <w:szCs w:val="30"/>
          <w:highlight w:val="none"/>
          <w:shd w:val="clear" w:color="auto" w:fill="FFFFFF"/>
        </w:rPr>
        <w:t>坚持“城乡统筹、以城带乡、城乡一体、客货并举、运邮结合”总体思路，加快完善农村客运服务网络。建立农村客运班线通行条件联合审核机制，加快淘汰老旧农村客运车辆。强化司乘人员的安全培训和教育，提高从业人员素质。</w:t>
      </w:r>
    </w:p>
    <w:p>
      <w:pPr>
        <w:pStyle w:val="20"/>
        <w:widowControl/>
        <w:spacing w:before="0" w:beforeAutospacing="0" w:after="0" w:afterAutospacing="0" w:line="560" w:lineRule="exact"/>
        <w:ind w:firstLine="602" w:firstLineChars="200"/>
        <w:jc w:val="both"/>
        <w:rPr>
          <w:rFonts w:ascii="仿宋" w:hAnsi="仿宋" w:eastAsia="仿宋" w:cs="仿宋"/>
          <w:color w:val="auto"/>
          <w:sz w:val="30"/>
          <w:szCs w:val="30"/>
          <w:highlight w:val="none"/>
        </w:rPr>
      </w:pPr>
      <w:r>
        <w:rPr>
          <w:rFonts w:eastAsia="仿宋"/>
          <w:b/>
          <w:bCs/>
          <w:color w:val="auto"/>
          <w:sz w:val="30"/>
          <w:szCs w:val="30"/>
          <w:highlight w:val="none"/>
          <w:shd w:val="clear" w:color="auto" w:fill="FFFFFF"/>
        </w:rPr>
        <w:t>2.运输发展。</w:t>
      </w:r>
      <w:r>
        <w:rPr>
          <w:rFonts w:eastAsia="仿宋"/>
          <w:color w:val="auto"/>
          <w:sz w:val="30"/>
          <w:szCs w:val="30"/>
          <w:highlight w:val="none"/>
          <w:shd w:val="clear" w:color="auto" w:fill="FFFFFF"/>
        </w:rPr>
        <w:t>通客车的建制村2公里范围内要建设农村客运站点（招呼站），农村客运站点（招呼站）应与新改建农村公路项目同步设计、同步建设、同步交付使用。具备条件的建制村通客车比例达到100％，城乡道路客运一体化发展水平AAA级以上（含）的镇超过65％以上，</w:t>
      </w:r>
      <w:r>
        <w:rPr>
          <w:rFonts w:hint="eastAsia" w:ascii="仿宋" w:hAnsi="仿宋" w:eastAsia="仿宋" w:cs="仿宋"/>
          <w:color w:val="auto"/>
          <w:sz w:val="30"/>
          <w:szCs w:val="30"/>
          <w:highlight w:val="none"/>
          <w:shd w:val="clear" w:color="auto" w:fill="FFFFFF"/>
        </w:rPr>
        <w:t>推进市、乡镇、村三级物流站场设施和信息系统建设，按照“多站合一、资源共享”的模式，推广货运班线、客运班车代运邮件等农村物流组织模式，大力发展适用于农村物流的厢式、冷藏、等专业化车型。</w:t>
      </w:r>
    </w:p>
    <w:p>
      <w:pPr>
        <w:pStyle w:val="5"/>
        <w:rPr>
          <w:b w:val="0"/>
          <w:bCs w:val="0"/>
          <w:color w:val="auto"/>
          <w:highlight w:val="none"/>
        </w:rPr>
      </w:pPr>
      <w:bookmarkStart w:id="61" w:name="_Toc16196"/>
      <w:bookmarkStart w:id="62" w:name="_Toc12503"/>
      <w:r>
        <w:rPr>
          <w:rFonts w:hint="default"/>
          <w:b w:val="0"/>
          <w:bCs w:val="0"/>
          <w:color w:val="auto"/>
          <w:highlight w:val="none"/>
        </w:rPr>
        <w:t xml:space="preserve">第四节 </w:t>
      </w:r>
      <w:bookmarkEnd w:id="61"/>
      <w:r>
        <w:rPr>
          <w:rFonts w:hint="default"/>
          <w:b w:val="0"/>
          <w:bCs w:val="0"/>
          <w:color w:val="auto"/>
          <w:highlight w:val="none"/>
        </w:rPr>
        <w:t>加强脱贫地区</w:t>
      </w:r>
      <w:r>
        <w:rPr>
          <w:b w:val="0"/>
          <w:bCs w:val="0"/>
          <w:color w:val="auto"/>
          <w:highlight w:val="none"/>
        </w:rPr>
        <w:t>农村供水保障工程建设</w:t>
      </w:r>
      <w:bookmarkEnd w:id="62"/>
    </w:p>
    <w:p>
      <w:pPr>
        <w:pStyle w:val="6"/>
        <w:ind w:firstLine="643"/>
        <w:rPr>
          <w:rFonts w:ascii="Times New Roman" w:hAnsi="Times New Roman"/>
          <w:color w:val="auto"/>
          <w:highlight w:val="none"/>
        </w:rPr>
      </w:pPr>
      <w:r>
        <w:rPr>
          <w:rFonts w:ascii="Times New Roman" w:hAnsi="Times New Roman"/>
          <w:color w:val="auto"/>
          <w:highlight w:val="none"/>
        </w:rPr>
        <w:t>一、目标任务</w:t>
      </w:r>
    </w:p>
    <w:p>
      <w:pPr>
        <w:pStyle w:val="43"/>
        <w:spacing w:line="560" w:lineRule="exact"/>
        <w:ind w:firstLine="600" w:firstLineChars="200"/>
        <w:jc w:val="both"/>
        <w:rPr>
          <w:rFonts w:ascii="Times New Roman" w:hAnsi="Times New Roman" w:eastAsia="仿宋"/>
          <w:color w:val="auto"/>
          <w:kern w:val="0"/>
          <w:sz w:val="30"/>
          <w:szCs w:val="30"/>
          <w:highlight w:val="none"/>
          <w:shd w:val="clear" w:color="auto" w:fill="FFFFFF"/>
        </w:rPr>
      </w:pPr>
      <w:r>
        <w:rPr>
          <w:rFonts w:ascii="Times New Roman" w:hAnsi="Times New Roman" w:eastAsia="仿宋"/>
          <w:color w:val="auto"/>
          <w:kern w:val="0"/>
          <w:sz w:val="30"/>
          <w:szCs w:val="30"/>
          <w:highlight w:val="none"/>
          <w:shd w:val="clear" w:color="auto" w:fill="FFFFFF"/>
        </w:rPr>
        <w:t>采取新建、配套、改造等措施，到2022年，全市农村自来水普及率（指服务人口大于等于100人的供水工程）保持在96.9%，规模化工程（以太平水厂、雅圣水厂、水满水厂及毛阳水厂为水源，管网延伸至用户供水的工程）服务人口比率达到59%；到2025年，五指山市农村自来水普及率稳定在96.9%，规模化供水工程服务农村供水人口比率达到73%。水质达标率整体有较大提高，农村饮水安全成果进一步牢固，水量和水质保障、长效运行等方面的薄弱环节得到显著改进，农村供水工程运行管护机制良性可持续运行，供水保障程度进一步提高。</w:t>
      </w:r>
    </w:p>
    <w:p>
      <w:pPr>
        <w:pStyle w:val="6"/>
        <w:ind w:firstLine="643"/>
        <w:rPr>
          <w:rFonts w:ascii="Times New Roman" w:hAnsi="Times New Roman"/>
          <w:color w:val="auto"/>
          <w:highlight w:val="none"/>
        </w:rPr>
      </w:pPr>
      <w:r>
        <w:rPr>
          <w:rFonts w:ascii="Times New Roman" w:hAnsi="Times New Roman"/>
          <w:color w:val="auto"/>
          <w:highlight w:val="none"/>
        </w:rPr>
        <w:t>二、主要措施</w:t>
      </w:r>
    </w:p>
    <w:p>
      <w:pPr>
        <w:pStyle w:val="7"/>
        <w:ind w:firstLine="602"/>
        <w:rPr>
          <w:color w:val="auto"/>
          <w:highlight w:val="none"/>
        </w:rPr>
      </w:pPr>
      <w:r>
        <w:rPr>
          <w:rFonts w:hint="eastAsia"/>
          <w:color w:val="auto"/>
          <w:highlight w:val="none"/>
        </w:rPr>
        <w:t>（一）继续深化农村饮水安全工程运行管理体制改革</w:t>
      </w:r>
    </w:p>
    <w:p>
      <w:pPr>
        <w:pStyle w:val="43"/>
        <w:spacing w:line="560" w:lineRule="exact"/>
        <w:ind w:firstLine="600" w:firstLineChars="200"/>
        <w:jc w:val="both"/>
        <w:rPr>
          <w:rFonts w:ascii="Times New Roman" w:hAnsi="Times New Roman" w:eastAsia="仿宋"/>
          <w:color w:val="auto"/>
          <w:kern w:val="0"/>
          <w:sz w:val="30"/>
          <w:szCs w:val="30"/>
          <w:highlight w:val="none"/>
          <w:shd w:val="clear" w:color="auto" w:fill="FFFFFF"/>
        </w:rPr>
      </w:pPr>
      <w:r>
        <w:rPr>
          <w:rFonts w:hint="eastAsia" w:ascii="Times New Roman" w:hAnsi="Times New Roman" w:eastAsia="仿宋"/>
          <w:color w:val="auto"/>
          <w:kern w:val="0"/>
          <w:sz w:val="30"/>
          <w:szCs w:val="30"/>
          <w:highlight w:val="none"/>
          <w:shd w:val="clear" w:color="auto" w:fill="FFFFFF"/>
        </w:rPr>
        <w:t>根据《五指山市农村饮水安全工程委托运营管理实施方案》，继续深化农村饮水安全工程运营管理体制改革,按照《五指山市农村饮水安全工程委托运营管理协议》，五指山水务有限公司要不断完善管护方案、健全各项规章制度及相关台账；同时加大内部监管力度，加强供水管网巡查，建立巡查台账，及时抢修巡查发现的问题和解决群众反映的供水应急问题。定期开展工程周边环境卫生和杂草清理工作，健全工作台帐。</w:t>
      </w:r>
    </w:p>
    <w:p>
      <w:pPr>
        <w:pStyle w:val="7"/>
        <w:ind w:firstLine="602"/>
        <w:rPr>
          <w:color w:val="auto"/>
          <w:highlight w:val="none"/>
        </w:rPr>
      </w:pPr>
      <w:bookmarkStart w:id="63" w:name="_Toc37928660"/>
      <w:bookmarkStart w:id="64" w:name="_Toc36480094"/>
      <w:bookmarkStart w:id="65" w:name="_Toc36480176"/>
      <w:bookmarkStart w:id="66" w:name="_Toc40103731"/>
      <w:bookmarkStart w:id="67" w:name="_Toc1467"/>
      <w:bookmarkStart w:id="68" w:name="_Toc50384233"/>
      <w:r>
        <w:rPr>
          <w:rFonts w:hint="eastAsia"/>
          <w:color w:val="auto"/>
          <w:highlight w:val="none"/>
        </w:rPr>
        <w:t>（二）</w:t>
      </w:r>
      <w:r>
        <w:rPr>
          <w:color w:val="auto"/>
          <w:highlight w:val="none"/>
        </w:rPr>
        <w:t>强化水源保护措施</w:t>
      </w:r>
      <w:bookmarkEnd w:id="63"/>
      <w:bookmarkEnd w:id="64"/>
      <w:bookmarkEnd w:id="65"/>
      <w:bookmarkEnd w:id="66"/>
      <w:bookmarkEnd w:id="67"/>
      <w:bookmarkEnd w:id="68"/>
    </w:p>
    <w:p>
      <w:pPr>
        <w:pStyle w:val="30"/>
        <w:spacing w:after="0" w:line="560" w:lineRule="exact"/>
        <w:ind w:firstLine="602" w:firstLineChars="200"/>
        <w:rPr>
          <w:rFonts w:ascii="Times New Roman" w:hAnsi="Times New Roman" w:eastAsia="仿宋" w:cs="Times New Roman"/>
          <w:color w:val="auto"/>
          <w:sz w:val="30"/>
          <w:szCs w:val="30"/>
          <w:highlight w:val="none"/>
          <w:lang w:val="en-US"/>
        </w:rPr>
      </w:pPr>
      <w:bookmarkStart w:id="69" w:name="_Toc37928661"/>
      <w:r>
        <w:rPr>
          <w:rFonts w:hint="eastAsia" w:ascii="Times New Roman" w:hAnsi="Times New Roman" w:eastAsia="仿宋" w:cs="Times New Roman"/>
          <w:b/>
          <w:bCs/>
          <w:color w:val="auto"/>
          <w:sz w:val="30"/>
          <w:szCs w:val="30"/>
          <w:highlight w:val="none"/>
          <w:lang w:val="en-US"/>
        </w:rPr>
        <w:t>1.</w:t>
      </w:r>
      <w:r>
        <w:rPr>
          <w:rFonts w:ascii="Times New Roman" w:hAnsi="Times New Roman" w:eastAsia="仿宋" w:cs="Times New Roman"/>
          <w:b/>
          <w:bCs/>
          <w:color w:val="auto"/>
          <w:sz w:val="30"/>
          <w:szCs w:val="30"/>
          <w:highlight w:val="none"/>
          <w:lang w:val="en-US"/>
        </w:rPr>
        <w:t>强化工程措施</w:t>
      </w:r>
      <w:bookmarkEnd w:id="69"/>
      <w:r>
        <w:rPr>
          <w:rFonts w:ascii="Times New Roman" w:hAnsi="Times New Roman" w:eastAsia="仿宋" w:cs="Times New Roman"/>
          <w:b/>
          <w:bCs/>
          <w:color w:val="auto"/>
          <w:sz w:val="30"/>
          <w:szCs w:val="30"/>
          <w:highlight w:val="none"/>
          <w:lang w:val="en-US"/>
        </w:rPr>
        <w:t>。</w:t>
      </w:r>
      <w:r>
        <w:rPr>
          <w:rFonts w:ascii="Times New Roman" w:hAnsi="Times New Roman" w:eastAsia="仿宋" w:cs="Times New Roman"/>
          <w:color w:val="auto"/>
          <w:sz w:val="30"/>
          <w:szCs w:val="30"/>
          <w:highlight w:val="none"/>
          <w:lang w:val="en-US"/>
        </w:rPr>
        <w:t>一是按照国家和海南省相关规定设立保护区地理界标、宣传牌、警示标志，同时设置防护设施，包括物理工程（设井围、围墙、护栏、围网等）和生物隔离工程（如防护林），防止人类活动对水源保护区水量水质造成影响，防止水源枯竭和水体污染。二是加大执法力度，依法取缔水源保护区内排污口，拆除或关闭一级保护区内已建成的与供水设施和保护水源无关的建设项目；取缔饮用水水源一级保护区内网箱养殖、旅游、游泳、垂钓或者其他可能污染饮用水水体的活动；拆除或关闭水源二级保护区内已建成的排放污染物的建设项目；定期清理分散式水源周边的厕所、禽畜圈棚、禽畜尸体，确保水源质量。三是加强饮用水水源保护区及周边城乡环境综合整治，完善城乡生活污水、生活垃圾处理设施，积极推广沼气池建设，改造化粪池及农村厕所，防止生活污水、生活垃圾污染饮用水水源；加强农业面源污染防治，指导农业生产者科学、合理施用化肥和农药，推广标准化水产养殖技术，科学确定水产养殖品种和密度等，加强畜禽养殖污染整治，加强饮用水水源保护区及相关流域、区域的生态建设工作维护水体的自净能力，保障饮用水水源安全。加强输水管网及相关设施的建设和养护管理，防止饮用水传输过程中造成的二次或多次污染。</w:t>
      </w:r>
    </w:p>
    <w:p>
      <w:pPr>
        <w:pStyle w:val="30"/>
        <w:spacing w:after="0" w:line="560" w:lineRule="exact"/>
        <w:ind w:firstLine="602" w:firstLineChars="200"/>
        <w:rPr>
          <w:rFonts w:ascii="Times New Roman" w:hAnsi="Times New Roman" w:eastAsia="仿宋" w:cs="Times New Roman"/>
          <w:color w:val="auto"/>
          <w:sz w:val="30"/>
          <w:szCs w:val="30"/>
          <w:highlight w:val="none"/>
        </w:rPr>
      </w:pPr>
      <w:bookmarkStart w:id="70" w:name="_Toc37928662"/>
      <w:r>
        <w:rPr>
          <w:rFonts w:hint="eastAsia" w:ascii="Times New Roman" w:hAnsi="Times New Roman" w:eastAsia="仿宋" w:cs="Times New Roman"/>
          <w:b/>
          <w:bCs/>
          <w:color w:val="auto"/>
          <w:sz w:val="30"/>
          <w:szCs w:val="30"/>
          <w:highlight w:val="none"/>
          <w:lang w:val="en-US"/>
        </w:rPr>
        <w:t>2.</w:t>
      </w:r>
      <w:r>
        <w:rPr>
          <w:rFonts w:ascii="Times New Roman" w:hAnsi="Times New Roman" w:eastAsia="仿宋" w:cs="Times New Roman"/>
          <w:b/>
          <w:bCs/>
          <w:color w:val="auto"/>
          <w:sz w:val="30"/>
          <w:szCs w:val="30"/>
          <w:highlight w:val="none"/>
          <w:lang w:val="en-US"/>
        </w:rPr>
        <w:t>强化</w:t>
      </w:r>
      <w:r>
        <w:rPr>
          <w:rFonts w:ascii="Times New Roman" w:hAnsi="Times New Roman" w:eastAsia="仿宋" w:cs="Times New Roman"/>
          <w:b/>
          <w:bCs/>
          <w:color w:val="auto"/>
          <w:sz w:val="30"/>
          <w:szCs w:val="30"/>
          <w:highlight w:val="none"/>
        </w:rPr>
        <w:t>非工程措施</w:t>
      </w:r>
      <w:bookmarkEnd w:id="70"/>
      <w:r>
        <w:rPr>
          <w:rFonts w:ascii="Times New Roman" w:hAnsi="Times New Roman" w:eastAsia="仿宋" w:cs="Times New Roman"/>
          <w:b/>
          <w:bCs/>
          <w:color w:val="auto"/>
          <w:sz w:val="30"/>
          <w:szCs w:val="30"/>
          <w:highlight w:val="none"/>
        </w:rPr>
        <w:t>。</w:t>
      </w:r>
      <w:r>
        <w:rPr>
          <w:rFonts w:ascii="Times New Roman" w:hAnsi="Times New Roman" w:eastAsia="仿宋" w:cs="Times New Roman"/>
          <w:color w:val="auto"/>
          <w:sz w:val="30"/>
          <w:szCs w:val="30"/>
          <w:highlight w:val="none"/>
        </w:rPr>
        <w:t>一是落实环境目标责任制和考核评价机制，将饮用水水源保护工作作为各级政府及其负责人环境保护和监督管理目标考核评价内容。二是加大财政转移支付力度，建立健全水源生态保护补偿机制。三是加大水源保护宣传教育力度，普及饮用水水源保护法律法规知识和科学知识，提高公众参与饮用水水源保护的意识和能力。</w:t>
      </w:r>
      <w:bookmarkStart w:id="71" w:name="_Toc36480177"/>
      <w:bookmarkStart w:id="72" w:name="_Toc7541"/>
      <w:bookmarkStart w:id="73" w:name="_Toc40103732"/>
      <w:bookmarkStart w:id="74" w:name="_Toc50384234"/>
      <w:bookmarkStart w:id="75" w:name="_Toc36480095"/>
      <w:bookmarkStart w:id="76" w:name="_Toc37928664"/>
    </w:p>
    <w:bookmarkEnd w:id="71"/>
    <w:bookmarkEnd w:id="72"/>
    <w:bookmarkEnd w:id="73"/>
    <w:bookmarkEnd w:id="74"/>
    <w:bookmarkEnd w:id="75"/>
    <w:bookmarkEnd w:id="76"/>
    <w:p>
      <w:pPr>
        <w:pStyle w:val="6"/>
        <w:ind w:firstLine="643"/>
        <w:rPr>
          <w:rFonts w:ascii="Times New Roman" w:hAnsi="Times New Roman"/>
          <w:color w:val="auto"/>
          <w:highlight w:val="none"/>
        </w:rPr>
      </w:pPr>
      <w:r>
        <w:rPr>
          <w:rFonts w:hint="eastAsia" w:ascii="Times New Roman" w:hAnsi="Times New Roman"/>
          <w:color w:val="auto"/>
          <w:highlight w:val="none"/>
        </w:rPr>
        <w:t>三</w:t>
      </w:r>
      <w:r>
        <w:rPr>
          <w:rFonts w:ascii="Times New Roman" w:hAnsi="Times New Roman"/>
          <w:color w:val="auto"/>
          <w:highlight w:val="none"/>
        </w:rPr>
        <w:t>、</w:t>
      </w:r>
      <w:r>
        <w:rPr>
          <w:rFonts w:hint="eastAsia" w:ascii="Times New Roman" w:hAnsi="Times New Roman"/>
          <w:color w:val="auto"/>
          <w:highlight w:val="none"/>
        </w:rPr>
        <w:t>重点工程项目</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项目一  59个饮水工程等管网延伸供水工程项目。</w:t>
      </w:r>
      <w:r>
        <w:rPr>
          <w:rFonts w:hint="eastAsia" w:ascii="仿宋" w:hAnsi="仿宋" w:eastAsia="仿宋" w:cs="仿宋"/>
          <w:color w:val="auto"/>
          <w:sz w:val="30"/>
          <w:szCs w:val="30"/>
          <w:highlight w:val="none"/>
          <w:shd w:val="clear" w:color="auto" w:fill="FFFFFF"/>
        </w:rPr>
        <w:t>“十四五”期间，完成建设通什镇应示村委会应示、番育村（管网延伸）等</w:t>
      </w:r>
      <w:r>
        <w:rPr>
          <w:rFonts w:eastAsia="仿宋"/>
          <w:color w:val="auto"/>
          <w:sz w:val="30"/>
          <w:szCs w:val="30"/>
          <w:highlight w:val="none"/>
          <w:shd w:val="clear" w:color="auto" w:fill="FFFFFF"/>
        </w:rPr>
        <w:t>59个饮水工程等管网延伸供水工程（规模化供水工程）。</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项目二  农村供水保障老旧工程更新改造项目。</w:t>
      </w:r>
      <w:r>
        <w:rPr>
          <w:rFonts w:eastAsia="仿宋"/>
          <w:color w:val="auto"/>
          <w:sz w:val="30"/>
          <w:szCs w:val="30"/>
          <w:highlight w:val="none"/>
          <w:shd w:val="clear" w:color="auto" w:fill="FFFFFF"/>
        </w:rPr>
        <w:t>完成农村供水保障规划中的老旧工程更新改造项目，共涉及共31个村庄。</w:t>
      </w:r>
    </w:p>
    <w:p>
      <w:pPr>
        <w:pStyle w:val="20"/>
        <w:widowControl/>
        <w:spacing w:before="0" w:beforeAutospacing="0" w:after="0" w:afterAutospacing="0" w:line="560" w:lineRule="exact"/>
        <w:ind w:left="90" w:firstLine="600" w:firstLineChars="200"/>
        <w:jc w:val="both"/>
        <w:rPr>
          <w:rFonts w:eastAsia="仿宋"/>
          <w:color w:val="auto"/>
          <w:sz w:val="30"/>
          <w:szCs w:val="30"/>
          <w:highlight w:val="none"/>
          <w:shd w:val="clear" w:color="auto" w:fill="FFFFFF"/>
        </w:rPr>
      </w:pPr>
    </w:p>
    <w:p>
      <w:pPr>
        <w:pStyle w:val="20"/>
        <w:widowControl/>
        <w:spacing w:before="0" w:beforeAutospacing="0" w:after="0" w:afterAutospacing="0" w:line="560" w:lineRule="exact"/>
        <w:ind w:left="90" w:firstLine="600" w:firstLineChars="200"/>
        <w:jc w:val="both"/>
        <w:rPr>
          <w:rFonts w:hint="eastAsia" w:eastAsia="仿宋"/>
          <w:color w:val="auto"/>
          <w:sz w:val="30"/>
          <w:szCs w:val="30"/>
          <w:highlight w:val="none"/>
          <w:shd w:val="clear" w:color="auto" w:fill="FFFFFF"/>
        </w:rPr>
      </w:pPr>
    </w:p>
    <w:p>
      <w:pPr>
        <w:pStyle w:val="5"/>
        <w:rPr>
          <w:rFonts w:hint="default" w:ascii="Times New Roman" w:hAnsi="Times New Roman"/>
          <w:b w:val="0"/>
          <w:bCs w:val="0"/>
          <w:color w:val="auto"/>
          <w:highlight w:val="none"/>
        </w:rPr>
      </w:pPr>
      <w:bookmarkStart w:id="77" w:name="_Toc4550"/>
      <w:bookmarkStart w:id="78" w:name="_Toc22243"/>
      <w:r>
        <w:rPr>
          <w:rFonts w:hint="default" w:ascii="Times New Roman" w:hAnsi="Times New Roman"/>
          <w:b w:val="0"/>
          <w:bCs w:val="0"/>
          <w:color w:val="auto"/>
          <w:highlight w:val="none"/>
        </w:rPr>
        <w:t>第五节 加强脱贫地区农村中小水利设施建设</w:t>
      </w:r>
      <w:bookmarkEnd w:id="77"/>
      <w:bookmarkEnd w:id="78"/>
    </w:p>
    <w:p>
      <w:pPr>
        <w:pStyle w:val="6"/>
        <w:ind w:firstLine="643"/>
        <w:rPr>
          <w:rFonts w:ascii="Times New Roman" w:hAnsi="Times New Roman"/>
          <w:color w:val="auto"/>
          <w:highlight w:val="none"/>
        </w:rPr>
      </w:pPr>
      <w:bookmarkStart w:id="79" w:name="_Toc11584"/>
      <w:r>
        <w:rPr>
          <w:rFonts w:ascii="Times New Roman" w:hAnsi="Times New Roman"/>
          <w:color w:val="auto"/>
          <w:highlight w:val="none"/>
        </w:rPr>
        <w:t>一、目标任务</w:t>
      </w:r>
    </w:p>
    <w:p>
      <w:pPr>
        <w:widowControl/>
        <w:spacing w:line="560" w:lineRule="exact"/>
        <w:ind w:firstLine="600" w:firstLineChars="200"/>
        <w:textAlignment w:val="baseline"/>
        <w:rPr>
          <w:rFonts w:eastAsia="仿宋"/>
          <w:color w:val="auto"/>
          <w:sz w:val="30"/>
          <w:szCs w:val="30"/>
          <w:highlight w:val="none"/>
        </w:rPr>
      </w:pPr>
      <w:r>
        <w:rPr>
          <w:rFonts w:eastAsia="仿宋"/>
          <w:color w:val="auto"/>
          <w:sz w:val="30"/>
          <w:szCs w:val="30"/>
          <w:highlight w:val="none"/>
        </w:rPr>
        <w:t>坚持以现有小型农田水利设施配套改造为重点，加快农田水利设施改造，完善灌排渠系统，确保全市渠道防渗配套率达到90%以上、完好率达到85%以上，进一步解决农田灌溉“最后一公里”问题，农田有效灌溉面积达到50%以上。加强农田水利设施整治，整治新建一批小塘坝、小泵站、引水堰闸等小型水源工程，增加移动抽水站等移动灌溉设施，解决农田灌溉空白点问题。</w:t>
      </w:r>
    </w:p>
    <w:p>
      <w:pPr>
        <w:pStyle w:val="6"/>
        <w:ind w:firstLine="643"/>
        <w:rPr>
          <w:rFonts w:ascii="Times New Roman" w:hAnsi="Times New Roman"/>
          <w:color w:val="auto"/>
          <w:highlight w:val="none"/>
        </w:rPr>
      </w:pPr>
      <w:r>
        <w:rPr>
          <w:rFonts w:ascii="Times New Roman" w:hAnsi="Times New Roman"/>
          <w:color w:val="auto"/>
          <w:highlight w:val="none"/>
        </w:rPr>
        <w:t>二、主要措施</w:t>
      </w:r>
    </w:p>
    <w:bookmarkEnd w:id="79"/>
    <w:p>
      <w:pPr>
        <w:spacing w:line="560" w:lineRule="exact"/>
        <w:ind w:firstLine="600" w:firstLineChars="200"/>
        <w:rPr>
          <w:rFonts w:eastAsia="仿宋"/>
          <w:color w:val="auto"/>
          <w:sz w:val="30"/>
          <w:szCs w:val="30"/>
          <w:highlight w:val="none"/>
        </w:rPr>
      </w:pPr>
      <w:r>
        <w:rPr>
          <w:rFonts w:eastAsia="仿宋"/>
          <w:color w:val="auto"/>
          <w:sz w:val="30"/>
          <w:szCs w:val="30"/>
          <w:highlight w:val="none"/>
        </w:rPr>
        <w:t>1.深化农田水利设施管理体制改革，建立长效运行管护机制，确保工程效益，进一步提高农田灌溉保证率。</w:t>
      </w:r>
    </w:p>
    <w:p>
      <w:pPr>
        <w:pStyle w:val="2"/>
        <w:spacing w:line="560" w:lineRule="exact"/>
        <w:ind w:firstLine="600" w:firstLineChars="200"/>
        <w:rPr>
          <w:color w:val="auto"/>
          <w:szCs w:val="30"/>
          <w:highlight w:val="none"/>
        </w:rPr>
      </w:pPr>
      <w:r>
        <w:rPr>
          <w:color w:val="auto"/>
          <w:szCs w:val="30"/>
          <w:highlight w:val="none"/>
        </w:rPr>
        <w:t>2.合理分类界定设施农业的用地范围，合理控制附属设施和配套设施用地规模。</w:t>
      </w:r>
    </w:p>
    <w:p>
      <w:pPr>
        <w:pStyle w:val="2"/>
        <w:spacing w:line="560" w:lineRule="exact"/>
        <w:ind w:firstLine="600" w:firstLineChars="200"/>
        <w:rPr>
          <w:color w:val="auto"/>
          <w:szCs w:val="30"/>
          <w:highlight w:val="none"/>
        </w:rPr>
      </w:pPr>
      <w:r>
        <w:rPr>
          <w:color w:val="auto"/>
          <w:szCs w:val="30"/>
          <w:highlight w:val="none"/>
        </w:rPr>
        <w:t>3.大力推广节水技术，提高灌溉水资源的利用率。因地制宜，逐步将网络技术、地理信息技术、自动控制、测量监测等高新技术应用于节水灌溉领域，实现灌溉水技术向精细化、自动化、可操作化方向发展。</w:t>
      </w:r>
    </w:p>
    <w:p>
      <w:pPr>
        <w:pStyle w:val="6"/>
        <w:ind w:firstLine="643"/>
        <w:rPr>
          <w:rFonts w:ascii="Times New Roman" w:hAnsi="Times New Roman"/>
          <w:color w:val="auto"/>
          <w:highlight w:val="none"/>
        </w:rPr>
      </w:pPr>
      <w:r>
        <w:rPr>
          <w:rFonts w:hint="eastAsia" w:ascii="Times New Roman" w:hAnsi="Times New Roman"/>
          <w:color w:val="auto"/>
          <w:highlight w:val="none"/>
        </w:rPr>
        <w:t>三</w:t>
      </w:r>
      <w:r>
        <w:rPr>
          <w:rFonts w:ascii="Times New Roman" w:hAnsi="Times New Roman"/>
          <w:color w:val="auto"/>
          <w:highlight w:val="none"/>
        </w:rPr>
        <w:t>、</w:t>
      </w:r>
      <w:r>
        <w:rPr>
          <w:rFonts w:hint="eastAsia" w:ascii="Times New Roman" w:hAnsi="Times New Roman"/>
          <w:color w:val="auto"/>
          <w:highlight w:val="none"/>
        </w:rPr>
        <w:t>重点工程项目</w:t>
      </w:r>
    </w:p>
    <w:p>
      <w:pPr>
        <w:pStyle w:val="20"/>
        <w:widowControl/>
        <w:spacing w:line="560" w:lineRule="exact"/>
        <w:ind w:left="90" w:firstLine="602" w:firstLineChars="200"/>
        <w:rPr>
          <w:color w:val="auto"/>
          <w:highlight w:val="none"/>
        </w:rPr>
      </w:pPr>
      <w:r>
        <w:rPr>
          <w:rFonts w:hint="eastAsia" w:eastAsia="仿宋"/>
          <w:b/>
          <w:bCs/>
          <w:color w:val="auto"/>
          <w:sz w:val="30"/>
          <w:szCs w:val="30"/>
          <w:highlight w:val="none"/>
          <w:shd w:val="clear" w:color="auto" w:fill="FFFFFF"/>
        </w:rPr>
        <w:t xml:space="preserve">项目一  </w:t>
      </w:r>
      <w:r>
        <w:rPr>
          <w:rFonts w:eastAsia="仿宋"/>
          <w:b/>
          <w:bCs/>
          <w:color w:val="auto"/>
          <w:sz w:val="30"/>
          <w:szCs w:val="30"/>
          <w:highlight w:val="none"/>
          <w:shd w:val="clear" w:color="auto" w:fill="FFFFFF"/>
        </w:rPr>
        <w:t>整治新建一批小型水源工程。</w:t>
      </w:r>
      <w:r>
        <w:rPr>
          <w:rFonts w:eastAsia="仿宋"/>
          <w:color w:val="auto"/>
          <w:sz w:val="30"/>
          <w:szCs w:val="30"/>
          <w:highlight w:val="none"/>
          <w:shd w:val="clear" w:color="auto" w:fill="FFFFFF"/>
        </w:rPr>
        <w:t>规划期内，整治新建一批小塘坝、小泵站、引水堰闸等小型水源工程，增加移动抽水站等移动灌溉设施。</w:t>
      </w:r>
      <w:bookmarkStart w:id="80" w:name="_Toc8479"/>
      <w:r>
        <w:rPr>
          <w:color w:val="auto"/>
          <w:highlight w:val="none"/>
        </w:rPr>
        <w:br w:type="page"/>
      </w:r>
    </w:p>
    <w:p>
      <w:pPr>
        <w:pStyle w:val="5"/>
        <w:rPr>
          <w:rFonts w:hint="default" w:ascii="Times New Roman" w:hAnsi="Times New Roman"/>
          <w:b w:val="0"/>
          <w:bCs w:val="0"/>
          <w:color w:val="auto"/>
          <w:highlight w:val="none"/>
        </w:rPr>
      </w:pPr>
      <w:bookmarkStart w:id="81" w:name="_Toc81"/>
      <w:r>
        <w:rPr>
          <w:rFonts w:hint="default" w:ascii="Times New Roman" w:hAnsi="Times New Roman"/>
          <w:b w:val="0"/>
          <w:bCs w:val="0"/>
          <w:color w:val="auto"/>
          <w:highlight w:val="none"/>
        </w:rPr>
        <w:t>第六节 统筹推进脱贫地区</w:t>
      </w:r>
      <w:r>
        <w:rPr>
          <w:rFonts w:ascii="Times New Roman" w:hAnsi="Times New Roman"/>
          <w:b w:val="0"/>
          <w:bCs w:val="0"/>
          <w:color w:val="auto"/>
          <w:highlight w:val="none"/>
        </w:rPr>
        <w:t>市</w:t>
      </w:r>
      <w:r>
        <w:rPr>
          <w:rFonts w:hint="default" w:ascii="Times New Roman" w:hAnsi="Times New Roman"/>
          <w:b w:val="0"/>
          <w:bCs w:val="0"/>
          <w:color w:val="auto"/>
          <w:highlight w:val="none"/>
        </w:rPr>
        <w:t>乡村三级物流体系建设</w:t>
      </w:r>
      <w:bookmarkEnd w:id="80"/>
      <w:bookmarkEnd w:id="81"/>
    </w:p>
    <w:p>
      <w:pPr>
        <w:pStyle w:val="6"/>
        <w:ind w:firstLine="643"/>
        <w:rPr>
          <w:rFonts w:ascii="Times New Roman" w:hAnsi="Times New Roman"/>
          <w:color w:val="auto"/>
          <w:highlight w:val="none"/>
        </w:rPr>
      </w:pPr>
      <w:r>
        <w:rPr>
          <w:rFonts w:ascii="Times New Roman" w:hAnsi="Times New Roman"/>
          <w:color w:val="auto"/>
          <w:highlight w:val="none"/>
        </w:rPr>
        <w:t>一、目标任务</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rPr>
      </w:pPr>
      <w:r>
        <w:rPr>
          <w:rFonts w:eastAsia="仿宋"/>
          <w:color w:val="auto"/>
          <w:sz w:val="30"/>
          <w:szCs w:val="30"/>
          <w:highlight w:val="none"/>
          <w:shd w:val="clear" w:color="auto" w:fill="FFFFFF"/>
        </w:rPr>
        <w:t>整合市域现有的物流资源，</w:t>
      </w:r>
      <w:r>
        <w:rPr>
          <w:rFonts w:eastAsia="仿宋"/>
          <w:color w:val="auto"/>
          <w:sz w:val="30"/>
          <w:szCs w:val="30"/>
          <w:highlight w:val="none"/>
        </w:rPr>
        <w:t>打通工业品下乡、农产品进城双向流通渠道，消除农村配送盲点，打通农村物流的“最后一公里”，建设全方位、全覆盖、管理有序、高度信息化、智慧化的县乡村三级配送体系。以高质量完成全国‘快递进村’试点工作为核心，到2025年，覆盖全</w:t>
      </w:r>
      <w:r>
        <w:rPr>
          <w:rFonts w:hint="eastAsia" w:eastAsia="仿宋"/>
          <w:color w:val="auto"/>
          <w:sz w:val="30"/>
          <w:szCs w:val="30"/>
          <w:highlight w:val="none"/>
        </w:rPr>
        <w:t>市</w:t>
      </w:r>
      <w:r>
        <w:rPr>
          <w:rFonts w:eastAsia="仿宋"/>
          <w:color w:val="auto"/>
          <w:sz w:val="30"/>
          <w:szCs w:val="30"/>
          <w:highlight w:val="none"/>
        </w:rPr>
        <w:t>的投递网络基本形成，实现快递乡镇站点覆盖率100%，行政村级邮路覆盖100%；具备承接电商仓储、快递进出口处理能力、分拨、转运的市级物流仓储配送中心建设实际营运面积不少于</w:t>
      </w:r>
      <w:r>
        <w:rPr>
          <w:rFonts w:hint="eastAsia" w:eastAsia="仿宋"/>
          <w:color w:val="auto"/>
          <w:sz w:val="30"/>
          <w:szCs w:val="30"/>
          <w:highlight w:val="none"/>
          <w:lang w:val="en-US" w:eastAsia="zh-CN"/>
        </w:rPr>
        <w:t>2500</w:t>
      </w:r>
      <w:r>
        <w:rPr>
          <w:rFonts w:eastAsia="仿宋"/>
          <w:color w:val="auto"/>
          <w:sz w:val="30"/>
          <w:szCs w:val="30"/>
          <w:highlight w:val="none"/>
        </w:rPr>
        <w:t>平方米；加强乡镇物流中转站建设，努力实现对所有村级网点1小时内全覆盖；以超市、便利店、村邮站、农产品购销代办站等依托的行政村物流服务点全覆盖。培育优秀电商企业，搭建“一</w:t>
      </w:r>
      <w:r>
        <w:rPr>
          <w:rFonts w:hint="eastAsia" w:eastAsia="仿宋"/>
          <w:color w:val="auto"/>
          <w:sz w:val="30"/>
          <w:szCs w:val="30"/>
          <w:highlight w:val="none"/>
        </w:rPr>
        <w:t>市</w:t>
      </w:r>
      <w:r>
        <w:rPr>
          <w:rFonts w:eastAsia="仿宋"/>
          <w:color w:val="auto"/>
          <w:sz w:val="30"/>
          <w:szCs w:val="30"/>
          <w:highlight w:val="none"/>
        </w:rPr>
        <w:t>一仓配中心、一乡一中转站、</w:t>
      </w:r>
      <w:r>
        <w:rPr>
          <w:rFonts w:hint="eastAsia" w:eastAsia="仿宋"/>
          <w:color w:val="auto"/>
          <w:sz w:val="30"/>
          <w:szCs w:val="30"/>
          <w:highlight w:val="none"/>
        </w:rPr>
        <w:t>乡村群覆盖</w:t>
      </w:r>
      <w:r>
        <w:rPr>
          <w:rFonts w:eastAsia="仿宋"/>
          <w:color w:val="auto"/>
          <w:sz w:val="30"/>
          <w:szCs w:val="30"/>
          <w:highlight w:val="none"/>
        </w:rPr>
        <w:t>”的农村电子商务物流配送体系，实现全</w:t>
      </w:r>
      <w:r>
        <w:rPr>
          <w:rFonts w:hint="eastAsia" w:eastAsia="仿宋"/>
          <w:color w:val="auto"/>
          <w:sz w:val="30"/>
          <w:szCs w:val="30"/>
          <w:highlight w:val="none"/>
        </w:rPr>
        <w:t>市</w:t>
      </w:r>
      <w:r>
        <w:rPr>
          <w:rFonts w:eastAsia="仿宋"/>
          <w:color w:val="auto"/>
          <w:sz w:val="30"/>
          <w:szCs w:val="30"/>
          <w:highlight w:val="none"/>
        </w:rPr>
        <w:t>电商全覆盖。自建物流、第三方物流以及自建+第三方物流等各种物流模式共同发展。</w:t>
      </w:r>
    </w:p>
    <w:p>
      <w:pPr>
        <w:pStyle w:val="6"/>
        <w:ind w:firstLine="643"/>
        <w:rPr>
          <w:rFonts w:ascii="Times New Roman" w:hAnsi="Times New Roman"/>
          <w:color w:val="auto"/>
          <w:highlight w:val="none"/>
        </w:rPr>
      </w:pPr>
      <w:r>
        <w:rPr>
          <w:rFonts w:ascii="Times New Roman" w:hAnsi="Times New Roman"/>
          <w:color w:val="auto"/>
          <w:highlight w:val="none"/>
        </w:rPr>
        <w:t>二、主要措施</w:t>
      </w:r>
    </w:p>
    <w:p>
      <w:pPr>
        <w:pStyle w:val="7"/>
        <w:ind w:firstLine="602"/>
        <w:rPr>
          <w:color w:val="auto"/>
          <w:highlight w:val="none"/>
        </w:rPr>
      </w:pPr>
      <w:r>
        <w:rPr>
          <w:color w:val="auto"/>
          <w:highlight w:val="none"/>
        </w:rPr>
        <w:t>（一）完善营运管理体系</w:t>
      </w:r>
    </w:p>
    <w:p>
      <w:pPr>
        <w:pStyle w:val="20"/>
        <w:widowControl/>
        <w:spacing w:before="0" w:beforeAutospacing="0" w:after="0" w:afterAutospacing="0" w:line="56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1.完善运营管理模式。</w:t>
      </w:r>
      <w:r>
        <w:rPr>
          <w:rFonts w:eastAsia="仿宋"/>
          <w:color w:val="auto"/>
          <w:sz w:val="30"/>
          <w:szCs w:val="30"/>
          <w:highlight w:val="none"/>
          <w:shd w:val="clear" w:color="auto" w:fill="FFFFFF"/>
        </w:rPr>
        <w:t>坚持市场主导、政府引导，支持各乡镇开展交通、邮政、农业农村、供销、商务等部门间的合作，共同推进农村物流融合发展。充分调动骨干物流企业的积极性和主动性，鼓励企业创新农村物流节点运营管理模式，开展共建共管、联营合作，降低建设和运营成本，保障站场体系的可持续运营。</w:t>
      </w:r>
    </w:p>
    <w:p>
      <w:pPr>
        <w:pStyle w:val="20"/>
        <w:widowControl/>
        <w:spacing w:before="0" w:beforeAutospacing="0" w:after="0" w:afterAutospacing="0" w:line="56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2.加强物流网络运营安全管理。</w:t>
      </w:r>
      <w:r>
        <w:rPr>
          <w:rFonts w:eastAsia="仿宋"/>
          <w:color w:val="auto"/>
          <w:sz w:val="30"/>
          <w:szCs w:val="30"/>
          <w:highlight w:val="none"/>
          <w:shd w:val="clear" w:color="auto" w:fill="FFFFFF"/>
        </w:rPr>
        <w:t>建立健全农村物流网络节点安全生产管理制度，配备相应的安全管理人员和设施设备，完善安全生产条件，做好安全宣传与教育。实行公路货运和邮政快递等物流运营单位安全检查制度，按照规定对运输、寄递物品进行安全检查或者检验。对禁止运输、寄递，存在重大安全隐患，或者客户拒绝安全查验的物品，不得运输、寄递。物流运营单位应当建立客户身份、物品的信息登记制度。</w:t>
      </w:r>
    </w:p>
    <w:p>
      <w:pPr>
        <w:pStyle w:val="7"/>
        <w:ind w:firstLine="602"/>
        <w:rPr>
          <w:color w:val="auto"/>
          <w:highlight w:val="none"/>
        </w:rPr>
      </w:pPr>
      <w:r>
        <w:rPr>
          <w:color w:val="auto"/>
          <w:highlight w:val="none"/>
        </w:rPr>
        <w:t>（二）加强物流品牌建设</w:t>
      </w:r>
    </w:p>
    <w:p>
      <w:pPr>
        <w:pStyle w:val="20"/>
        <w:widowControl/>
        <w:spacing w:before="0" w:beforeAutospacing="0" w:after="0" w:afterAutospacing="0" w:line="560" w:lineRule="exact"/>
        <w:ind w:firstLine="600" w:firstLineChars="200"/>
        <w:jc w:val="both"/>
        <w:rPr>
          <w:rFonts w:eastAsia="仿宋"/>
          <w:color w:val="auto"/>
          <w:sz w:val="30"/>
          <w:szCs w:val="30"/>
          <w:highlight w:val="none"/>
          <w:shd w:val="clear" w:color="auto" w:fill="FFFFFF"/>
        </w:rPr>
      </w:pPr>
      <w:r>
        <w:rPr>
          <w:rFonts w:eastAsia="仿宋"/>
          <w:color w:val="auto"/>
          <w:sz w:val="30"/>
          <w:szCs w:val="30"/>
          <w:highlight w:val="none"/>
          <w:shd w:val="clear" w:color="auto" w:fill="FFFFFF"/>
        </w:rPr>
        <w:t>建立健全农村物流站</w:t>
      </w:r>
      <w:r>
        <w:rPr>
          <w:rFonts w:hint="eastAsia" w:eastAsia="仿宋"/>
          <w:color w:val="auto"/>
          <w:sz w:val="30"/>
          <w:szCs w:val="30"/>
          <w:highlight w:val="none"/>
          <w:shd w:val="clear" w:color="auto" w:fill="FFFFFF"/>
        </w:rPr>
        <w:t>点</w:t>
      </w:r>
      <w:r>
        <w:rPr>
          <w:rFonts w:eastAsia="仿宋"/>
          <w:color w:val="auto"/>
          <w:sz w:val="30"/>
          <w:szCs w:val="30"/>
          <w:highlight w:val="none"/>
          <w:shd w:val="clear" w:color="auto" w:fill="FFFFFF"/>
        </w:rPr>
        <w:t>、乡镇农村电商服务站运营的信用管理制度，建立失信行为惩戒机制。注重标识标牌标准化和个性化的统一，树立农村物流网络节点品牌形象，增强品牌辨识度和认知度，扩大品牌影响力。</w:t>
      </w:r>
    </w:p>
    <w:p>
      <w:pPr>
        <w:pStyle w:val="7"/>
        <w:ind w:firstLine="602"/>
        <w:rPr>
          <w:color w:val="auto"/>
          <w:highlight w:val="none"/>
        </w:rPr>
      </w:pPr>
      <w:r>
        <w:rPr>
          <w:color w:val="auto"/>
          <w:highlight w:val="none"/>
        </w:rPr>
        <w:t>（三）落实优惠政策加大招商引资力度</w:t>
      </w:r>
    </w:p>
    <w:p>
      <w:pPr>
        <w:pStyle w:val="20"/>
        <w:widowControl/>
        <w:spacing w:before="0" w:beforeAutospacing="0" w:after="0" w:afterAutospacing="0" w:line="560" w:lineRule="exact"/>
        <w:ind w:firstLine="600" w:firstLineChars="200"/>
        <w:jc w:val="both"/>
        <w:rPr>
          <w:rFonts w:eastAsia="仿宋"/>
          <w:color w:val="auto"/>
          <w:sz w:val="30"/>
          <w:szCs w:val="30"/>
          <w:highlight w:val="none"/>
        </w:rPr>
      </w:pPr>
      <w:r>
        <w:rPr>
          <w:rFonts w:eastAsia="仿宋"/>
          <w:color w:val="auto"/>
          <w:sz w:val="30"/>
          <w:szCs w:val="30"/>
          <w:highlight w:val="none"/>
          <w:shd w:val="clear" w:color="auto" w:fill="FFFFFF"/>
        </w:rPr>
        <w:t>大力引进大型物流企业入驻</w:t>
      </w:r>
      <w:r>
        <w:rPr>
          <w:rFonts w:hint="eastAsia" w:eastAsia="仿宋"/>
          <w:color w:val="auto"/>
          <w:sz w:val="30"/>
          <w:szCs w:val="30"/>
          <w:highlight w:val="none"/>
          <w:shd w:val="clear" w:color="auto" w:fill="FFFFFF"/>
        </w:rPr>
        <w:t>市</w:t>
      </w:r>
      <w:r>
        <w:rPr>
          <w:rFonts w:eastAsia="仿宋"/>
          <w:color w:val="auto"/>
          <w:sz w:val="30"/>
          <w:szCs w:val="30"/>
          <w:highlight w:val="none"/>
          <w:shd w:val="clear" w:color="auto" w:fill="FFFFFF"/>
        </w:rPr>
        <w:t>级物流配送中心、参与乡村物流配送。积极鼓励民间资金新建乡村配送站点建设。制定并落实优惠操作性强的优惠政策，对入驻市级物流配送中心的物流企业实行入园租金补贴、金额支持、税收减免等优惠政策，降低物流企业运行成本，提高园区入驻率；对农村电商企业提供一定政策优惠，在规划、土地、环保等方面提供支持，促进微小电商企业健康成长，对符合要求的农村电商企业，组织其申报相关资金补助；落实好</w:t>
      </w:r>
      <w:r>
        <w:rPr>
          <w:rFonts w:eastAsia="仿宋"/>
          <w:color w:val="auto"/>
          <w:sz w:val="30"/>
          <w:szCs w:val="30"/>
          <w:highlight w:val="none"/>
        </w:rPr>
        <w:t>快递服务车辆合法路权及专属停靠点等基础设施建设问题。</w:t>
      </w:r>
    </w:p>
    <w:p>
      <w:pPr>
        <w:pStyle w:val="7"/>
        <w:ind w:firstLine="602"/>
        <w:rPr>
          <w:color w:val="auto"/>
          <w:highlight w:val="none"/>
        </w:rPr>
      </w:pPr>
      <w:r>
        <w:rPr>
          <w:color w:val="auto"/>
          <w:highlight w:val="none"/>
        </w:rPr>
        <w:t>（四）营造良好环境</w:t>
      </w:r>
    </w:p>
    <w:p>
      <w:pPr>
        <w:pStyle w:val="20"/>
        <w:widowControl/>
        <w:spacing w:before="0" w:beforeAutospacing="0" w:after="0" w:afterAutospacing="0" w:line="560" w:lineRule="exact"/>
        <w:ind w:firstLine="600" w:firstLineChars="200"/>
        <w:jc w:val="both"/>
        <w:rPr>
          <w:rFonts w:eastAsia="仿宋"/>
          <w:color w:val="auto"/>
          <w:sz w:val="30"/>
          <w:szCs w:val="30"/>
          <w:highlight w:val="none"/>
        </w:rPr>
      </w:pPr>
      <w:r>
        <w:rPr>
          <w:rFonts w:eastAsia="仿宋"/>
          <w:color w:val="auto"/>
          <w:sz w:val="30"/>
          <w:szCs w:val="30"/>
          <w:highlight w:val="none"/>
        </w:rPr>
        <w:t>规范消费，建议将消费者权利的滥用纳入社会诚信监管体系，希望相关部门能够出台政策维护乡村快递服务市场的公平、公正、公开，给“快递进村”创造良好经营环境。</w:t>
      </w:r>
    </w:p>
    <w:p>
      <w:pPr>
        <w:pStyle w:val="6"/>
        <w:ind w:firstLine="643"/>
        <w:rPr>
          <w:rFonts w:ascii="Times New Roman" w:hAnsi="Times New Roman"/>
          <w:color w:val="auto"/>
          <w:highlight w:val="none"/>
        </w:rPr>
      </w:pPr>
      <w:r>
        <w:rPr>
          <w:rFonts w:hint="eastAsia" w:ascii="Times New Roman" w:hAnsi="Times New Roman"/>
          <w:color w:val="auto"/>
          <w:highlight w:val="none"/>
        </w:rPr>
        <w:t>三</w:t>
      </w:r>
      <w:r>
        <w:rPr>
          <w:rFonts w:ascii="Times New Roman" w:hAnsi="Times New Roman"/>
          <w:color w:val="auto"/>
          <w:highlight w:val="none"/>
        </w:rPr>
        <w:t>、</w:t>
      </w:r>
      <w:r>
        <w:rPr>
          <w:rFonts w:hint="eastAsia" w:ascii="Times New Roman" w:hAnsi="Times New Roman"/>
          <w:color w:val="auto"/>
          <w:highlight w:val="none"/>
        </w:rPr>
        <w:t>重点工程项目</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 xml:space="preserve">项目一  </w:t>
      </w:r>
      <w:r>
        <w:rPr>
          <w:rFonts w:eastAsia="仿宋"/>
          <w:b/>
          <w:bCs/>
          <w:color w:val="auto"/>
          <w:sz w:val="30"/>
          <w:szCs w:val="30"/>
          <w:highlight w:val="none"/>
          <w:shd w:val="clear" w:color="auto" w:fill="FFFFFF"/>
        </w:rPr>
        <w:t>冷链物流配送体系建设项目</w:t>
      </w:r>
      <w:r>
        <w:rPr>
          <w:rFonts w:hint="eastAsia" w:eastAsia="仿宋"/>
          <w:b/>
          <w:bCs/>
          <w:color w:val="auto"/>
          <w:sz w:val="30"/>
          <w:szCs w:val="30"/>
          <w:highlight w:val="none"/>
          <w:shd w:val="clear" w:color="auto" w:fill="FFFFFF"/>
        </w:rPr>
        <w:t>。</w:t>
      </w:r>
      <w:r>
        <w:rPr>
          <w:rFonts w:hint="eastAsia" w:eastAsia="仿宋"/>
          <w:color w:val="auto"/>
          <w:sz w:val="30"/>
          <w:szCs w:val="30"/>
          <w:highlight w:val="none"/>
          <w:shd w:val="clear" w:color="auto" w:fill="FFFFFF"/>
        </w:rPr>
        <w:t>构建包括</w:t>
      </w:r>
      <w:r>
        <w:rPr>
          <w:rFonts w:eastAsia="仿宋"/>
          <w:color w:val="auto"/>
          <w:sz w:val="30"/>
          <w:szCs w:val="30"/>
          <w:highlight w:val="none"/>
          <w:shd w:val="clear" w:color="auto" w:fill="FFFFFF"/>
        </w:rPr>
        <w:t>冷冻冷藏库、置冷链运输车辆及相关设备、厂区道路、绿化、供电排水、卫生等公用配套工程</w:t>
      </w:r>
      <w:r>
        <w:rPr>
          <w:rFonts w:hint="eastAsia" w:eastAsia="仿宋"/>
          <w:color w:val="auto"/>
          <w:sz w:val="30"/>
          <w:szCs w:val="30"/>
          <w:highlight w:val="none"/>
          <w:shd w:val="clear" w:color="auto" w:fill="FFFFFF"/>
        </w:rPr>
        <w:t>的</w:t>
      </w:r>
      <w:r>
        <w:rPr>
          <w:rFonts w:eastAsia="仿宋"/>
          <w:color w:val="auto"/>
          <w:sz w:val="30"/>
          <w:szCs w:val="30"/>
          <w:highlight w:val="none"/>
          <w:shd w:val="clear" w:color="auto" w:fill="FFFFFF"/>
        </w:rPr>
        <w:t>冷链物流配送体系。</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 xml:space="preserve">项目二  </w:t>
      </w:r>
      <w:r>
        <w:rPr>
          <w:rFonts w:eastAsia="仿宋"/>
          <w:b/>
          <w:bCs/>
          <w:color w:val="auto"/>
          <w:sz w:val="30"/>
          <w:szCs w:val="30"/>
          <w:highlight w:val="none"/>
          <w:shd w:val="clear" w:color="auto" w:fill="FFFFFF"/>
        </w:rPr>
        <w:t>冷链物流基地项目</w:t>
      </w:r>
      <w:r>
        <w:rPr>
          <w:rFonts w:hint="eastAsia" w:eastAsia="仿宋"/>
          <w:color w:val="auto"/>
          <w:sz w:val="30"/>
          <w:szCs w:val="30"/>
          <w:highlight w:val="none"/>
          <w:shd w:val="clear" w:color="auto" w:fill="FFFFFF"/>
        </w:rPr>
        <w:t>。建设包括</w:t>
      </w:r>
      <w:r>
        <w:rPr>
          <w:rFonts w:eastAsia="仿宋"/>
          <w:color w:val="auto"/>
          <w:sz w:val="30"/>
          <w:szCs w:val="30"/>
          <w:highlight w:val="none"/>
          <w:shd w:val="clear" w:color="auto" w:fill="FFFFFF"/>
        </w:rPr>
        <w:t>冷链仓储中心、相关设施设备、供电排水、卫生等公用配套工程</w:t>
      </w:r>
      <w:r>
        <w:rPr>
          <w:rFonts w:hint="eastAsia" w:eastAsia="仿宋"/>
          <w:color w:val="auto"/>
          <w:sz w:val="30"/>
          <w:szCs w:val="30"/>
          <w:highlight w:val="none"/>
          <w:shd w:val="clear" w:color="auto" w:fill="FFFFFF"/>
        </w:rPr>
        <w:t>的冷链物流基地</w:t>
      </w:r>
      <w:r>
        <w:rPr>
          <w:rFonts w:eastAsia="仿宋"/>
          <w:color w:val="auto"/>
          <w:sz w:val="30"/>
          <w:szCs w:val="30"/>
          <w:highlight w:val="none"/>
          <w:shd w:val="clear" w:color="auto" w:fill="FFFFFF"/>
        </w:rPr>
        <w:t>。</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 xml:space="preserve">项目三  </w:t>
      </w:r>
      <w:r>
        <w:rPr>
          <w:rFonts w:eastAsia="仿宋"/>
          <w:b/>
          <w:bCs/>
          <w:color w:val="auto"/>
          <w:sz w:val="30"/>
          <w:szCs w:val="30"/>
          <w:highlight w:val="none"/>
          <w:shd w:val="clear" w:color="auto" w:fill="FFFFFF"/>
        </w:rPr>
        <w:t>物流配送站（中转站）改扩建工程</w:t>
      </w:r>
      <w:r>
        <w:rPr>
          <w:rFonts w:hint="eastAsia" w:eastAsia="仿宋"/>
          <w:b/>
          <w:bCs/>
          <w:color w:val="auto"/>
          <w:sz w:val="30"/>
          <w:szCs w:val="30"/>
          <w:highlight w:val="none"/>
          <w:shd w:val="clear" w:color="auto" w:fill="FFFFFF"/>
        </w:rPr>
        <w:t>。</w:t>
      </w:r>
      <w:r>
        <w:rPr>
          <w:rFonts w:eastAsia="仿宋"/>
          <w:color w:val="auto"/>
          <w:sz w:val="30"/>
          <w:szCs w:val="30"/>
          <w:highlight w:val="none"/>
          <w:shd w:val="clear" w:color="auto" w:fill="FFFFFF"/>
        </w:rPr>
        <w:t>乡镇（街道）物流配送站（中转站）改扩建工程（购置配送车辆、扩建仓容面积12000平方，增加分拣设备）。</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 xml:space="preserve">项目四  </w:t>
      </w:r>
      <w:r>
        <w:rPr>
          <w:rFonts w:eastAsia="仿宋"/>
          <w:b/>
          <w:bCs/>
          <w:color w:val="auto"/>
          <w:sz w:val="30"/>
          <w:szCs w:val="30"/>
          <w:highlight w:val="none"/>
          <w:shd w:val="clear" w:color="auto" w:fill="FFFFFF"/>
        </w:rPr>
        <w:t>村级配送点建设</w:t>
      </w:r>
      <w:r>
        <w:rPr>
          <w:rFonts w:hint="eastAsia" w:eastAsia="仿宋"/>
          <w:color w:val="auto"/>
          <w:sz w:val="30"/>
          <w:szCs w:val="30"/>
          <w:highlight w:val="none"/>
          <w:shd w:val="clear" w:color="auto" w:fill="FFFFFF"/>
        </w:rPr>
        <w:t>。</w:t>
      </w:r>
      <w:r>
        <w:rPr>
          <w:rFonts w:eastAsia="仿宋"/>
          <w:color w:val="auto"/>
          <w:sz w:val="30"/>
          <w:szCs w:val="30"/>
          <w:highlight w:val="none"/>
          <w:shd w:val="clear" w:color="auto" w:fill="FFFFFF"/>
        </w:rPr>
        <w:t>建设面积</w:t>
      </w:r>
      <w:r>
        <w:rPr>
          <w:rFonts w:hint="eastAsia" w:eastAsia="仿宋"/>
          <w:color w:val="auto"/>
          <w:sz w:val="30"/>
          <w:szCs w:val="30"/>
          <w:highlight w:val="none"/>
          <w:shd w:val="clear" w:color="auto" w:fill="FFFFFF"/>
        </w:rPr>
        <w:t>3</w:t>
      </w:r>
      <w:r>
        <w:rPr>
          <w:rFonts w:eastAsia="仿宋"/>
          <w:color w:val="auto"/>
          <w:sz w:val="30"/>
          <w:szCs w:val="30"/>
          <w:highlight w:val="none"/>
          <w:shd w:val="clear" w:color="auto" w:fill="FFFFFF"/>
        </w:rPr>
        <w:t>000平方米</w:t>
      </w:r>
      <w:r>
        <w:rPr>
          <w:rFonts w:hint="eastAsia" w:eastAsia="仿宋"/>
          <w:color w:val="auto"/>
          <w:sz w:val="30"/>
          <w:szCs w:val="30"/>
          <w:highlight w:val="none"/>
          <w:shd w:val="clear" w:color="auto" w:fill="FFFFFF"/>
        </w:rPr>
        <w:t>以上</w:t>
      </w:r>
      <w:r>
        <w:rPr>
          <w:rFonts w:eastAsia="仿宋"/>
          <w:color w:val="auto"/>
          <w:sz w:val="30"/>
          <w:szCs w:val="30"/>
          <w:highlight w:val="none"/>
          <w:shd w:val="clear" w:color="auto" w:fill="FFFFFF"/>
        </w:rPr>
        <w:t>村级电商服务点，</w:t>
      </w:r>
      <w:r>
        <w:rPr>
          <w:rFonts w:hint="eastAsia" w:eastAsia="仿宋"/>
          <w:color w:val="auto"/>
          <w:sz w:val="30"/>
          <w:szCs w:val="30"/>
          <w:highlight w:val="none"/>
          <w:shd w:val="clear" w:color="auto" w:fill="FFFFFF"/>
        </w:rPr>
        <w:t>服务点应具有</w:t>
      </w:r>
      <w:r>
        <w:rPr>
          <w:rFonts w:eastAsia="仿宋"/>
          <w:color w:val="auto"/>
          <w:sz w:val="30"/>
          <w:szCs w:val="30"/>
          <w:highlight w:val="none"/>
          <w:shd w:val="clear" w:color="auto" w:fill="FFFFFF"/>
        </w:rPr>
        <w:t>冷柜、货架及配送</w:t>
      </w:r>
      <w:r>
        <w:rPr>
          <w:rFonts w:hint="eastAsia" w:eastAsia="仿宋"/>
          <w:color w:val="auto"/>
          <w:sz w:val="30"/>
          <w:szCs w:val="30"/>
          <w:highlight w:val="none"/>
          <w:shd w:val="clear" w:color="auto" w:fill="FFFFFF"/>
        </w:rPr>
        <w:t>服务等</w:t>
      </w:r>
      <w:r>
        <w:rPr>
          <w:rFonts w:eastAsia="仿宋"/>
          <w:color w:val="auto"/>
          <w:sz w:val="30"/>
          <w:szCs w:val="30"/>
          <w:highlight w:val="none"/>
          <w:shd w:val="clear" w:color="auto" w:fill="FFFFFF"/>
        </w:rPr>
        <w:t>。</w:t>
      </w:r>
    </w:p>
    <w:p>
      <w:pPr>
        <w:pStyle w:val="20"/>
        <w:widowControl/>
        <w:numPr>
          <w:ilvl w:val="255"/>
          <w:numId w:val="0"/>
        </w:numPr>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 xml:space="preserve">项目五  </w:t>
      </w:r>
      <w:r>
        <w:rPr>
          <w:rFonts w:eastAsia="仿宋"/>
          <w:b/>
          <w:bCs/>
          <w:color w:val="auto"/>
          <w:sz w:val="30"/>
          <w:szCs w:val="30"/>
          <w:highlight w:val="none"/>
          <w:shd w:val="clear" w:color="auto" w:fill="FFFFFF"/>
        </w:rPr>
        <w:t>畜禽定点屠宰冷链物流中心</w:t>
      </w:r>
      <w:r>
        <w:rPr>
          <w:rFonts w:hint="eastAsia" w:eastAsia="仿宋"/>
          <w:b/>
          <w:bCs/>
          <w:color w:val="auto"/>
          <w:sz w:val="30"/>
          <w:szCs w:val="30"/>
          <w:highlight w:val="none"/>
          <w:shd w:val="clear" w:color="auto" w:fill="FFFFFF"/>
        </w:rPr>
        <w:t>。</w:t>
      </w:r>
      <w:r>
        <w:rPr>
          <w:rFonts w:hint="eastAsia" w:eastAsia="仿宋"/>
          <w:color w:val="auto"/>
          <w:sz w:val="30"/>
          <w:szCs w:val="30"/>
          <w:highlight w:val="none"/>
          <w:shd w:val="clear" w:color="auto" w:fill="FFFFFF"/>
        </w:rPr>
        <w:t>建设集</w:t>
      </w:r>
      <w:r>
        <w:rPr>
          <w:rFonts w:eastAsia="仿宋"/>
          <w:color w:val="auto"/>
          <w:sz w:val="30"/>
          <w:szCs w:val="30"/>
          <w:highlight w:val="none"/>
          <w:shd w:val="clear" w:color="auto" w:fill="FFFFFF"/>
        </w:rPr>
        <w:t>屠宰、物流于一体的定点屠宰场。</w:t>
      </w:r>
    </w:p>
    <w:p>
      <w:pPr>
        <w:pStyle w:val="5"/>
        <w:rPr>
          <w:rFonts w:hint="default" w:ascii="Times New Roman" w:hAnsi="Times New Roman"/>
          <w:b w:val="0"/>
          <w:bCs w:val="0"/>
          <w:color w:val="auto"/>
          <w:highlight w:val="none"/>
        </w:rPr>
      </w:pPr>
      <w:bookmarkStart w:id="82" w:name="_Toc9276"/>
      <w:bookmarkStart w:id="83" w:name="_Toc9745"/>
      <w:r>
        <w:rPr>
          <w:rFonts w:hint="default" w:ascii="Times New Roman" w:hAnsi="Times New Roman"/>
          <w:b w:val="0"/>
          <w:bCs w:val="0"/>
          <w:color w:val="auto"/>
          <w:highlight w:val="none"/>
        </w:rPr>
        <w:t>第七节 加强电网建设和乡村电气化提升</w:t>
      </w:r>
      <w:bookmarkEnd w:id="82"/>
      <w:bookmarkEnd w:id="83"/>
    </w:p>
    <w:p>
      <w:pPr>
        <w:pStyle w:val="6"/>
        <w:numPr>
          <w:ilvl w:val="0"/>
          <w:numId w:val="8"/>
        </w:numPr>
        <w:ind w:firstLine="643"/>
        <w:rPr>
          <w:rFonts w:ascii="Times New Roman" w:hAnsi="Times New Roman"/>
          <w:color w:val="auto"/>
          <w:highlight w:val="none"/>
        </w:rPr>
      </w:pPr>
      <w:r>
        <w:rPr>
          <w:rFonts w:ascii="Times New Roman" w:hAnsi="Times New Roman"/>
          <w:color w:val="auto"/>
          <w:highlight w:val="none"/>
        </w:rPr>
        <w:t>目标任务</w:t>
      </w:r>
    </w:p>
    <w:p>
      <w:pPr>
        <w:spacing w:line="560" w:lineRule="exact"/>
        <w:ind w:firstLine="600" w:firstLineChars="200"/>
        <w:rPr>
          <w:rFonts w:eastAsia="仿宋"/>
          <w:color w:val="auto"/>
          <w:sz w:val="30"/>
          <w:szCs w:val="30"/>
          <w:highlight w:val="none"/>
        </w:rPr>
      </w:pPr>
      <w:r>
        <w:rPr>
          <w:rFonts w:eastAsia="仿宋"/>
          <w:color w:val="auto"/>
          <w:sz w:val="30"/>
          <w:szCs w:val="30"/>
          <w:highlight w:val="none"/>
        </w:rPr>
        <w:t>以电气化为核心，以数字乡村为动力，全面推进农业电网和电气化供给侧结构性改革，大幅提升农村、农业各领域自动化、电气化、数字化水平，改造升级农村电网、提高农村供电服务水</w:t>
      </w:r>
      <w:r>
        <w:rPr>
          <w:rFonts w:hint="eastAsia" w:ascii="仿宋" w:hAnsi="仿宋" w:eastAsia="仿宋" w:cs="仿宋"/>
          <w:color w:val="auto"/>
          <w:sz w:val="30"/>
          <w:szCs w:val="30"/>
          <w:highlight w:val="none"/>
        </w:rPr>
        <w:t>平、推广电能替代技术、推动特色用能项目建设、推介新型用电产品，深入实施乡村清洁能源建设工程，全面推进“气代柴薪”。</w:t>
      </w:r>
      <w:r>
        <w:rPr>
          <w:rFonts w:eastAsia="仿宋"/>
          <w:color w:val="auto"/>
          <w:sz w:val="30"/>
          <w:szCs w:val="30"/>
          <w:highlight w:val="none"/>
        </w:rPr>
        <w:t>在农业产业兴旺、农村生态宜居、农户生活富裕上发挥电力先行作用。“十四五”期间，</w:t>
      </w:r>
      <w:r>
        <w:rPr>
          <w:rFonts w:hint="eastAsia" w:eastAsia="仿宋"/>
          <w:color w:val="auto"/>
          <w:sz w:val="30"/>
          <w:szCs w:val="30"/>
          <w:highlight w:val="none"/>
        </w:rPr>
        <w:t>结合五指山地区的用电需求，推动</w:t>
      </w:r>
      <w:r>
        <w:rPr>
          <w:rFonts w:eastAsia="仿宋"/>
          <w:color w:val="auto"/>
          <w:sz w:val="30"/>
          <w:szCs w:val="30"/>
          <w:highlight w:val="none"/>
        </w:rPr>
        <w:t>番香变电站输变电新建工程</w:t>
      </w:r>
      <w:r>
        <w:rPr>
          <w:rFonts w:hint="eastAsia" w:eastAsia="仿宋"/>
          <w:color w:val="auto"/>
          <w:sz w:val="30"/>
          <w:szCs w:val="30"/>
          <w:highlight w:val="none"/>
        </w:rPr>
        <w:t>建设</w:t>
      </w:r>
      <w:r>
        <w:rPr>
          <w:rFonts w:eastAsia="仿宋"/>
          <w:color w:val="auto"/>
          <w:sz w:val="30"/>
          <w:szCs w:val="30"/>
          <w:highlight w:val="none"/>
        </w:rPr>
        <w:t>，解决110kV通什站110kV</w:t>
      </w:r>
      <w:r>
        <w:rPr>
          <w:rFonts w:hint="eastAsia" w:eastAsia="仿宋"/>
          <w:color w:val="auto"/>
          <w:sz w:val="30"/>
          <w:szCs w:val="30"/>
          <w:highlight w:val="none"/>
        </w:rPr>
        <w:t>母线</w:t>
      </w:r>
      <w:r>
        <w:rPr>
          <w:rFonts w:eastAsia="仿宋"/>
          <w:color w:val="auto"/>
          <w:sz w:val="30"/>
          <w:szCs w:val="30"/>
          <w:highlight w:val="none"/>
        </w:rPr>
        <w:t>不满足N-1问题和五指山城区十四五规划期间负荷发展问题，切实增强农村用电保障能力，提升农业生产、乡村产业、农村生活电气化水平。继续推进光伏电站</w:t>
      </w:r>
      <w:r>
        <w:rPr>
          <w:rFonts w:hint="eastAsia" w:eastAsia="仿宋"/>
          <w:color w:val="auto"/>
          <w:sz w:val="30"/>
          <w:szCs w:val="30"/>
          <w:highlight w:val="none"/>
        </w:rPr>
        <w:t>及配套线路</w:t>
      </w:r>
      <w:r>
        <w:rPr>
          <w:rFonts w:eastAsia="仿宋"/>
          <w:color w:val="auto"/>
          <w:sz w:val="30"/>
          <w:szCs w:val="30"/>
          <w:highlight w:val="none"/>
        </w:rPr>
        <w:t>建设。确保农村电网供电可靠率稳定在99%以上、农村电网综合电压合格率稳定在99%以上、农村电网户均配变容量稳定在2千伏安。</w:t>
      </w:r>
    </w:p>
    <w:p>
      <w:pPr>
        <w:pStyle w:val="6"/>
        <w:numPr>
          <w:ilvl w:val="0"/>
          <w:numId w:val="8"/>
        </w:numPr>
        <w:ind w:firstLine="643"/>
        <w:rPr>
          <w:rFonts w:ascii="Times New Roman" w:hAnsi="Times New Roman"/>
          <w:color w:val="auto"/>
          <w:highlight w:val="none"/>
        </w:rPr>
      </w:pPr>
      <w:r>
        <w:rPr>
          <w:rFonts w:ascii="Times New Roman" w:hAnsi="Times New Roman"/>
          <w:color w:val="auto"/>
          <w:highlight w:val="none"/>
        </w:rPr>
        <w:t>主要措施</w:t>
      </w:r>
    </w:p>
    <w:p>
      <w:pPr>
        <w:pStyle w:val="7"/>
        <w:ind w:firstLine="602"/>
        <w:rPr>
          <w:color w:val="auto"/>
          <w:highlight w:val="none"/>
        </w:rPr>
      </w:pPr>
      <w:r>
        <w:rPr>
          <w:color w:val="auto"/>
          <w:highlight w:val="none"/>
        </w:rPr>
        <w:t>（一）全面提升乡村基础设施电气化水平</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1.建设完备的农村电网。</w:t>
      </w:r>
      <w:r>
        <w:rPr>
          <w:rFonts w:eastAsia="仿宋"/>
          <w:color w:val="auto"/>
          <w:sz w:val="30"/>
          <w:szCs w:val="30"/>
          <w:highlight w:val="none"/>
          <w:shd w:val="clear" w:color="auto" w:fill="FFFFFF"/>
        </w:rPr>
        <w:t>将农村配电网建设与美丽乡村建设相融合，突出协调发展，结合乡村农业、产业发展实际情况，坚持适当超前的原则，应用新工艺、新技术，深入推进乡村配网自动化建设，持续优化农村配电网结构，全面提升农村电网的供电质量和可靠性，充分满足乡村一二三产业发展的用电需求。</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2.服务数字乡村建设。</w:t>
      </w:r>
      <w:r>
        <w:rPr>
          <w:rFonts w:eastAsia="仿宋"/>
          <w:color w:val="auto"/>
          <w:sz w:val="30"/>
          <w:szCs w:val="30"/>
          <w:highlight w:val="none"/>
          <w:shd w:val="clear" w:color="auto" w:fill="FFFFFF"/>
        </w:rPr>
        <w:t>充分应用物联网、大数据等先进技术，推动农业产业数字化转型，搭建五指山市乡村电气化智慧用能平台，加快推进农业产业智能化、经营信息化、管理数据化、服务在线化。</w:t>
      </w:r>
    </w:p>
    <w:p>
      <w:pPr>
        <w:pStyle w:val="7"/>
        <w:ind w:firstLine="602"/>
        <w:rPr>
          <w:color w:val="auto"/>
          <w:highlight w:val="none"/>
        </w:rPr>
      </w:pPr>
      <w:r>
        <w:rPr>
          <w:color w:val="auto"/>
          <w:highlight w:val="none"/>
        </w:rPr>
        <w:t>（二）全面提升农业生产电气化水平</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1.推进农产品加工业电气化。</w:t>
      </w:r>
      <w:r>
        <w:rPr>
          <w:rFonts w:eastAsia="仿宋"/>
          <w:color w:val="auto"/>
          <w:sz w:val="30"/>
          <w:szCs w:val="30"/>
          <w:highlight w:val="none"/>
          <w:shd w:val="clear" w:color="auto" w:fill="FFFFFF"/>
        </w:rPr>
        <w:t>推进五指山特色农产品加工企业应用电气化设备，安装智能监测设备，开展企业能效提升、能效优化服务，提高客户电能质量，为企业降本增效，进一步优化营商环境。</w:t>
      </w:r>
    </w:p>
    <w:p>
      <w:pPr>
        <w:pStyle w:val="20"/>
        <w:widowControl/>
        <w:spacing w:before="0" w:beforeAutospacing="0" w:after="0" w:afterAutospacing="0" w:line="56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2.全面提升乡村产业电气化水平。</w:t>
      </w:r>
      <w:r>
        <w:rPr>
          <w:rFonts w:eastAsia="仿宋"/>
          <w:color w:val="auto"/>
          <w:sz w:val="30"/>
          <w:szCs w:val="30"/>
          <w:highlight w:val="none"/>
          <w:shd w:val="clear" w:color="auto" w:fill="FFFFFF"/>
        </w:rPr>
        <w:t>加大电力服务保障力度，针对五指山农产品加工的特点，制定电力服务特色农业整套方案，应用推广水质、环境监测设备、智能水泵开关等乡村电气化“新基建”设备，深入开展智慧农业建设，进一步提升用户获得电力便捷性，提升经营主体的经济效益。积极推进乡村智慧旅游，推进乡村农业观光、生态旅游电气化建设，将全电景区、智电民宿融入美丽乡村建设中，重点配套推进电炊具、景区观光电动车、景区亮化工程、智慧用能改造和餐饮企业全电餐厅、全电厨房或对烹饪设备实施电能替代，提升乡村生态旅游景区的电能消费占比，推动农村生态旅游的第三产业兴旺，打造独具特色的生态文化旅游品牌。加快分布式光伏电源在乡村路灯照明、乡村景观以及通讯基站、交通信号灯等领域推广应用。</w:t>
      </w:r>
    </w:p>
    <w:p>
      <w:pPr>
        <w:pStyle w:val="7"/>
        <w:ind w:firstLine="602"/>
        <w:rPr>
          <w:color w:val="auto"/>
          <w:highlight w:val="none"/>
        </w:rPr>
      </w:pPr>
      <w:r>
        <w:rPr>
          <w:color w:val="auto"/>
          <w:highlight w:val="none"/>
        </w:rPr>
        <w:t>（三）全面提升农村生活电气化水平</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eastAsia="仿宋"/>
          <w:b/>
          <w:bCs/>
          <w:color w:val="auto"/>
          <w:sz w:val="30"/>
          <w:szCs w:val="30"/>
          <w:highlight w:val="none"/>
          <w:shd w:val="clear" w:color="auto" w:fill="FFFFFF"/>
        </w:rPr>
        <w:t>1.完善乡村绿色出行配套。</w:t>
      </w:r>
      <w:r>
        <w:rPr>
          <w:rFonts w:eastAsia="仿宋"/>
          <w:color w:val="auto"/>
          <w:sz w:val="30"/>
          <w:szCs w:val="30"/>
          <w:highlight w:val="none"/>
          <w:shd w:val="clear" w:color="auto" w:fill="FFFFFF"/>
        </w:rPr>
        <w:t>充分研究乡村出行特点，科学布局充电设施，因地制宜布局充电设施</w:t>
      </w:r>
      <w:r>
        <w:rPr>
          <w:rFonts w:hint="eastAsia" w:eastAsia="仿宋"/>
          <w:color w:val="auto"/>
          <w:sz w:val="30"/>
          <w:szCs w:val="30"/>
          <w:highlight w:val="none"/>
          <w:shd w:val="clear" w:color="auto" w:fill="FFFFFF"/>
        </w:rPr>
        <w:t>。</w:t>
      </w:r>
      <w:r>
        <w:rPr>
          <w:rFonts w:eastAsia="仿宋"/>
          <w:color w:val="auto"/>
          <w:sz w:val="30"/>
          <w:szCs w:val="30"/>
          <w:highlight w:val="none"/>
          <w:shd w:val="clear" w:color="auto" w:fill="FFFFFF"/>
        </w:rPr>
        <w:t>针对乡村居民出行需要，适时启动小型电动车充电设施建设，助力乡村居民出行无忧。</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eastAsia="仿宋"/>
          <w:b/>
          <w:bCs/>
          <w:color w:val="auto"/>
          <w:sz w:val="30"/>
          <w:szCs w:val="30"/>
          <w:highlight w:val="none"/>
          <w:shd w:val="clear" w:color="auto" w:fill="FFFFFF"/>
        </w:rPr>
        <w:t>2.推广乡村家庭智慧用能。</w:t>
      </w:r>
      <w:r>
        <w:rPr>
          <w:rFonts w:eastAsia="仿宋"/>
          <w:color w:val="auto"/>
          <w:sz w:val="30"/>
          <w:szCs w:val="30"/>
          <w:highlight w:val="none"/>
          <w:shd w:val="clear" w:color="auto" w:fill="FFFFFF"/>
        </w:rPr>
        <w:t>全面推行生活方式绿色化，鼓励居民改变传统烹饪、燃气洗浴方式，推广节能家用电器。建设智慧用能家庭，应用物联网、大数据等现代信息化技术，开展居民家庭设备能耗分析和能效评价，提供安全用电监测服务和“一户一策”的用能优化方案。</w:t>
      </w:r>
    </w:p>
    <w:p>
      <w:pPr>
        <w:pStyle w:val="6"/>
        <w:numPr>
          <w:ilvl w:val="0"/>
          <w:numId w:val="8"/>
        </w:numPr>
        <w:ind w:firstLine="643"/>
        <w:rPr>
          <w:rFonts w:ascii="Times New Roman" w:hAnsi="Times New Roman"/>
          <w:color w:val="auto"/>
          <w:highlight w:val="none"/>
        </w:rPr>
      </w:pPr>
      <w:r>
        <w:rPr>
          <w:rFonts w:hint="eastAsia" w:ascii="Times New Roman" w:hAnsi="Times New Roman"/>
          <w:color w:val="auto"/>
          <w:highlight w:val="none"/>
        </w:rPr>
        <w:t>重点工程项目</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 xml:space="preserve">项目一  </w:t>
      </w:r>
      <w:r>
        <w:rPr>
          <w:rFonts w:eastAsia="仿宋"/>
          <w:b/>
          <w:bCs/>
          <w:color w:val="auto"/>
          <w:sz w:val="30"/>
          <w:szCs w:val="30"/>
          <w:highlight w:val="none"/>
          <w:shd w:val="clear" w:color="auto" w:fill="FFFFFF"/>
        </w:rPr>
        <w:t>电力重大基础设施建设工程。</w:t>
      </w:r>
      <w:r>
        <w:rPr>
          <w:rFonts w:hint="eastAsia" w:eastAsia="仿宋"/>
          <w:color w:val="auto"/>
          <w:sz w:val="30"/>
          <w:szCs w:val="30"/>
          <w:highlight w:val="none"/>
          <w:shd w:val="clear" w:color="auto" w:fill="FFFFFF"/>
        </w:rPr>
        <w:t>结合地区负荷发展，十四五期间计划</w:t>
      </w:r>
      <w:r>
        <w:rPr>
          <w:rFonts w:eastAsia="仿宋"/>
          <w:color w:val="auto"/>
          <w:sz w:val="30"/>
          <w:szCs w:val="30"/>
          <w:highlight w:val="none"/>
          <w:shd w:val="clear" w:color="auto" w:fill="FFFFFF"/>
        </w:rPr>
        <w:t>新建110kV变电站1座，新增110kV降压变容量共40MVA，新增110kV线路24km，总投资0.78亿元。为解决110kV通什站不满足</w:t>
      </w:r>
      <w:r>
        <w:rPr>
          <w:rFonts w:hint="eastAsia" w:eastAsia="仿宋"/>
          <w:color w:val="auto"/>
          <w:sz w:val="30"/>
          <w:szCs w:val="30"/>
          <w:highlight w:val="none"/>
          <w:shd w:val="clear" w:color="auto" w:fill="FFFFFF"/>
        </w:rPr>
        <w:t>母线</w:t>
      </w:r>
      <w:r>
        <w:rPr>
          <w:rFonts w:eastAsia="仿宋"/>
          <w:color w:val="auto"/>
          <w:sz w:val="30"/>
          <w:szCs w:val="30"/>
          <w:highlight w:val="none"/>
          <w:shd w:val="clear" w:color="auto" w:fill="FFFFFF"/>
        </w:rPr>
        <w:t>N-1问题</w:t>
      </w:r>
      <w:r>
        <w:rPr>
          <w:rFonts w:hint="eastAsia" w:eastAsia="仿宋"/>
          <w:color w:val="auto"/>
          <w:sz w:val="30"/>
          <w:szCs w:val="30"/>
          <w:highlight w:val="none"/>
          <w:shd w:val="clear" w:color="auto" w:fill="FFFFFF"/>
        </w:rPr>
        <w:t>及远期可能存在的主变不满足</w:t>
      </w:r>
      <w:r>
        <w:rPr>
          <w:rFonts w:eastAsia="仿宋"/>
          <w:color w:val="auto"/>
          <w:sz w:val="30"/>
          <w:szCs w:val="30"/>
          <w:highlight w:val="none"/>
          <w:shd w:val="clear" w:color="auto" w:fill="FFFFFF"/>
        </w:rPr>
        <w:t>N-1问题</w:t>
      </w:r>
      <w:r>
        <w:rPr>
          <w:rFonts w:hint="eastAsia" w:eastAsia="仿宋"/>
          <w:color w:val="auto"/>
          <w:sz w:val="30"/>
          <w:szCs w:val="30"/>
          <w:highlight w:val="none"/>
          <w:shd w:val="clear" w:color="auto" w:fill="FFFFFF"/>
        </w:rPr>
        <w:t>，结合</w:t>
      </w:r>
      <w:r>
        <w:rPr>
          <w:rFonts w:eastAsia="仿宋"/>
          <w:color w:val="auto"/>
          <w:sz w:val="30"/>
          <w:szCs w:val="30"/>
          <w:highlight w:val="none"/>
          <w:shd w:val="clear" w:color="auto" w:fill="FFFFFF"/>
        </w:rPr>
        <w:t>五指山城区</w:t>
      </w:r>
      <w:r>
        <w:rPr>
          <w:rFonts w:hint="eastAsia" w:eastAsia="仿宋"/>
          <w:color w:val="auto"/>
          <w:sz w:val="30"/>
          <w:szCs w:val="30"/>
          <w:highlight w:val="none"/>
          <w:shd w:val="clear" w:color="auto" w:fill="FFFFFF"/>
        </w:rPr>
        <w:t>“</w:t>
      </w:r>
      <w:r>
        <w:rPr>
          <w:rFonts w:eastAsia="仿宋"/>
          <w:color w:val="auto"/>
          <w:sz w:val="30"/>
          <w:szCs w:val="30"/>
          <w:highlight w:val="none"/>
          <w:shd w:val="clear" w:color="auto" w:fill="FFFFFF"/>
        </w:rPr>
        <w:t>十四五</w:t>
      </w:r>
      <w:r>
        <w:rPr>
          <w:rFonts w:hint="eastAsia" w:eastAsia="仿宋"/>
          <w:color w:val="auto"/>
          <w:sz w:val="30"/>
          <w:szCs w:val="30"/>
          <w:highlight w:val="none"/>
          <w:shd w:val="clear" w:color="auto" w:fill="FFFFFF"/>
        </w:rPr>
        <w:t>”</w:t>
      </w:r>
      <w:r>
        <w:rPr>
          <w:rFonts w:eastAsia="仿宋"/>
          <w:color w:val="auto"/>
          <w:sz w:val="30"/>
          <w:szCs w:val="30"/>
          <w:highlight w:val="none"/>
          <w:shd w:val="clear" w:color="auto" w:fill="FFFFFF"/>
        </w:rPr>
        <w:t>规划期间负荷发展，新建2×20MVA番香变电站，新建之后转移110kV通什站12.8MW负荷和110kV南圣站10.9MW负荷，负载率达到29％，新建单回</w:t>
      </w:r>
      <w:r>
        <w:rPr>
          <w:rFonts w:hint="eastAsia" w:eastAsia="仿宋"/>
          <w:color w:val="auto"/>
          <w:sz w:val="30"/>
          <w:szCs w:val="30"/>
          <w:highlight w:val="none"/>
          <w:shd w:val="clear" w:color="auto" w:fill="FFFFFF"/>
        </w:rPr>
        <w:t>高峰</w:t>
      </w:r>
      <w:r>
        <w:rPr>
          <w:rFonts w:eastAsia="仿宋"/>
          <w:color w:val="auto"/>
          <w:sz w:val="30"/>
          <w:szCs w:val="30"/>
          <w:highlight w:val="none"/>
          <w:shd w:val="clear" w:color="auto" w:fill="FFFFFF"/>
        </w:rPr>
        <w:t>站至番香站110kV线路，导线型号为LGJ-300，总长度共20km。</w:t>
      </w:r>
    </w:p>
    <w:p>
      <w:pPr>
        <w:pStyle w:val="20"/>
        <w:widowControl/>
        <w:spacing w:before="0" w:beforeAutospacing="0" w:after="0" w:afterAutospacing="0" w:line="560" w:lineRule="exact"/>
        <w:ind w:left="90" w:firstLine="602" w:firstLineChars="200"/>
        <w:jc w:val="both"/>
        <w:rPr>
          <w:rFonts w:eastAsia="仿宋"/>
          <w:color w:val="auto"/>
          <w:sz w:val="30"/>
          <w:szCs w:val="30"/>
          <w:highlight w:val="none"/>
          <w:shd w:val="clear" w:color="auto" w:fill="FFFFFF"/>
        </w:rPr>
      </w:pPr>
      <w:r>
        <w:rPr>
          <w:rFonts w:hint="eastAsia" w:eastAsia="仿宋"/>
          <w:b/>
          <w:bCs/>
          <w:color w:val="auto"/>
          <w:sz w:val="30"/>
          <w:szCs w:val="30"/>
          <w:highlight w:val="none"/>
          <w:shd w:val="clear" w:color="auto" w:fill="FFFFFF"/>
        </w:rPr>
        <w:t xml:space="preserve">项目二  </w:t>
      </w:r>
      <w:r>
        <w:rPr>
          <w:rFonts w:eastAsia="仿宋"/>
          <w:b/>
          <w:bCs/>
          <w:color w:val="auto"/>
          <w:sz w:val="30"/>
          <w:szCs w:val="30"/>
          <w:highlight w:val="none"/>
          <w:shd w:val="clear" w:color="auto" w:fill="FFFFFF"/>
        </w:rPr>
        <w:t>电网建设项目。</w:t>
      </w:r>
      <w:r>
        <w:rPr>
          <w:rFonts w:hint="eastAsia" w:eastAsia="仿宋"/>
          <w:color w:val="auto"/>
          <w:sz w:val="30"/>
          <w:szCs w:val="30"/>
          <w:highlight w:val="none"/>
          <w:shd w:val="clear" w:color="auto" w:fill="FFFFFF"/>
        </w:rPr>
        <w:t>“</w:t>
      </w:r>
      <w:r>
        <w:rPr>
          <w:rFonts w:eastAsia="仿宋"/>
          <w:color w:val="auto"/>
          <w:sz w:val="30"/>
          <w:szCs w:val="30"/>
          <w:highlight w:val="none"/>
          <w:shd w:val="clear" w:color="auto" w:fill="FFFFFF"/>
        </w:rPr>
        <w:t>十四五</w:t>
      </w:r>
      <w:r>
        <w:rPr>
          <w:rFonts w:hint="eastAsia" w:eastAsia="仿宋"/>
          <w:color w:val="auto"/>
          <w:sz w:val="30"/>
          <w:szCs w:val="30"/>
          <w:highlight w:val="none"/>
          <w:shd w:val="clear" w:color="auto" w:fill="FFFFFF"/>
        </w:rPr>
        <w:t>”期间，结合设备运行及新增负荷预测情况，大力推进设备智能化改造，通过台区“智能化”+“自愈”电网建设，提升电网智能化水平，满足乡村振兴对电力的需求。规划投资</w:t>
      </w:r>
      <w:r>
        <w:rPr>
          <w:rFonts w:eastAsia="仿宋"/>
          <w:color w:val="auto"/>
          <w:sz w:val="30"/>
          <w:szCs w:val="30"/>
          <w:highlight w:val="none"/>
          <w:shd w:val="clear" w:color="auto" w:fill="FFFFFF"/>
        </w:rPr>
        <w:t>配网项目250个，其中新建</w:t>
      </w:r>
      <w:r>
        <w:rPr>
          <w:rFonts w:hint="eastAsia" w:eastAsia="仿宋"/>
          <w:color w:val="auto"/>
          <w:sz w:val="30"/>
          <w:szCs w:val="30"/>
          <w:highlight w:val="none"/>
          <w:shd w:val="clear" w:color="auto" w:fill="FFFFFF"/>
        </w:rPr>
        <w:t>及改造</w:t>
      </w:r>
      <w:r>
        <w:rPr>
          <w:rFonts w:eastAsia="仿宋"/>
          <w:color w:val="auto"/>
          <w:sz w:val="30"/>
          <w:szCs w:val="30"/>
          <w:highlight w:val="none"/>
          <w:shd w:val="clear" w:color="auto" w:fill="FFFFFF"/>
        </w:rPr>
        <w:t>10kV线路11条，新建</w:t>
      </w:r>
      <w:r>
        <w:rPr>
          <w:rFonts w:hint="eastAsia" w:eastAsia="仿宋"/>
          <w:color w:val="auto"/>
          <w:sz w:val="30"/>
          <w:szCs w:val="30"/>
          <w:highlight w:val="none"/>
          <w:shd w:val="clear" w:color="auto" w:fill="FFFFFF"/>
        </w:rPr>
        <w:t>及改造</w:t>
      </w:r>
      <w:r>
        <w:rPr>
          <w:rFonts w:eastAsia="仿宋"/>
          <w:color w:val="auto"/>
          <w:sz w:val="30"/>
          <w:szCs w:val="30"/>
          <w:highlight w:val="none"/>
          <w:shd w:val="clear" w:color="auto" w:fill="FFFFFF"/>
        </w:rPr>
        <w:t>电缆线路51.53km，新建</w:t>
      </w:r>
      <w:r>
        <w:rPr>
          <w:rFonts w:hint="eastAsia" w:eastAsia="仿宋"/>
          <w:color w:val="auto"/>
          <w:sz w:val="30"/>
          <w:szCs w:val="30"/>
          <w:highlight w:val="none"/>
          <w:shd w:val="clear" w:color="auto" w:fill="FFFFFF"/>
        </w:rPr>
        <w:t>及改造</w:t>
      </w:r>
      <w:r>
        <w:rPr>
          <w:rFonts w:eastAsia="仿宋"/>
          <w:color w:val="auto"/>
          <w:sz w:val="30"/>
          <w:szCs w:val="30"/>
          <w:highlight w:val="none"/>
          <w:shd w:val="clear" w:color="auto" w:fill="FFFFFF"/>
        </w:rPr>
        <w:t>架空线路79.26km，新建及改造配变204台，容量29.15MVA，新建</w:t>
      </w:r>
      <w:r>
        <w:rPr>
          <w:rFonts w:hint="eastAsia" w:eastAsia="仿宋"/>
          <w:color w:val="auto"/>
          <w:sz w:val="30"/>
          <w:szCs w:val="30"/>
          <w:highlight w:val="none"/>
          <w:shd w:val="clear" w:color="auto" w:fill="FFFFFF"/>
        </w:rPr>
        <w:t>及改造</w:t>
      </w:r>
      <w:r>
        <w:rPr>
          <w:rFonts w:eastAsia="仿宋"/>
          <w:color w:val="auto"/>
          <w:sz w:val="30"/>
          <w:szCs w:val="30"/>
          <w:highlight w:val="none"/>
          <w:shd w:val="clear" w:color="auto" w:fill="FFFFFF"/>
        </w:rPr>
        <w:t>低压线路212km，</w:t>
      </w:r>
      <w:r>
        <w:rPr>
          <w:rFonts w:hint="eastAsia" w:eastAsia="仿宋"/>
          <w:color w:val="auto"/>
          <w:sz w:val="30"/>
          <w:szCs w:val="30"/>
          <w:highlight w:val="none"/>
          <w:shd w:val="clear" w:color="auto" w:fill="FFFFFF"/>
        </w:rPr>
        <w:t>规划</w:t>
      </w:r>
      <w:r>
        <w:rPr>
          <w:rFonts w:eastAsia="仿宋"/>
          <w:color w:val="auto"/>
          <w:sz w:val="30"/>
          <w:szCs w:val="30"/>
          <w:highlight w:val="none"/>
          <w:shd w:val="clear" w:color="auto" w:fill="FFFFFF"/>
        </w:rPr>
        <w:t>总投资1.</w:t>
      </w:r>
      <w:r>
        <w:rPr>
          <w:rFonts w:hint="eastAsia" w:eastAsia="仿宋"/>
          <w:color w:val="auto"/>
          <w:sz w:val="30"/>
          <w:szCs w:val="30"/>
          <w:highlight w:val="none"/>
          <w:shd w:val="clear" w:color="auto" w:fill="FFFFFF"/>
        </w:rPr>
        <w:t>36</w:t>
      </w:r>
      <w:r>
        <w:rPr>
          <w:rFonts w:eastAsia="仿宋"/>
          <w:color w:val="auto"/>
          <w:sz w:val="30"/>
          <w:szCs w:val="30"/>
          <w:highlight w:val="none"/>
          <w:shd w:val="clear" w:color="auto" w:fill="FFFFFF"/>
        </w:rPr>
        <w:t>亿。</w:t>
      </w:r>
    </w:p>
    <w:p>
      <w:pPr>
        <w:pStyle w:val="20"/>
        <w:widowControl/>
        <w:spacing w:before="0" w:beforeAutospacing="0" w:after="0" w:afterAutospacing="0" w:line="500" w:lineRule="exact"/>
        <w:jc w:val="both"/>
        <w:rPr>
          <w:rFonts w:eastAsia="仿宋"/>
          <w:color w:val="auto"/>
          <w:spacing w:val="8"/>
          <w:sz w:val="28"/>
          <w:szCs w:val="28"/>
          <w:highlight w:val="none"/>
          <w:shd w:val="clear" w:color="auto" w:fill="FFFFFF"/>
        </w:rPr>
      </w:pPr>
    </w:p>
    <w:p>
      <w:pPr>
        <w:rPr>
          <w:rFonts w:eastAsia="仿宋"/>
          <w:b/>
          <w:bCs/>
          <w:color w:val="auto"/>
          <w:spacing w:val="8"/>
          <w:sz w:val="30"/>
          <w:szCs w:val="30"/>
          <w:highlight w:val="none"/>
          <w:shd w:val="clear" w:color="auto" w:fill="FFFFFF"/>
        </w:rPr>
      </w:pPr>
      <w:r>
        <w:rPr>
          <w:rFonts w:eastAsia="仿宋"/>
          <w:b/>
          <w:bCs/>
          <w:color w:val="auto"/>
          <w:spacing w:val="8"/>
          <w:sz w:val="30"/>
          <w:szCs w:val="30"/>
          <w:highlight w:val="none"/>
          <w:shd w:val="clear" w:color="auto" w:fill="FFFFFF"/>
        </w:rPr>
        <w:br w:type="page"/>
      </w:r>
    </w:p>
    <w:p>
      <w:pPr>
        <w:pStyle w:val="4"/>
        <w:spacing w:before="624" w:after="312"/>
        <w:rPr>
          <w:rFonts w:hint="eastAsia" w:ascii="方正小标宋简体" w:hAnsi="方正小标宋简体" w:eastAsia="方正小标宋简体" w:cs="方正小标宋简体"/>
          <w:b w:val="0"/>
          <w:bCs w:val="0"/>
          <w:color w:val="auto"/>
          <w:highlight w:val="none"/>
        </w:rPr>
      </w:pPr>
      <w:bookmarkStart w:id="84" w:name="_Toc19994"/>
      <w:bookmarkStart w:id="85" w:name="_Toc30666"/>
      <w:bookmarkStart w:id="86" w:name="_Toc26492"/>
      <w:r>
        <w:rPr>
          <w:rFonts w:hint="eastAsia" w:ascii="方正小标宋简体" w:hAnsi="方正小标宋简体" w:eastAsia="方正小标宋简体" w:cs="方正小标宋简体"/>
          <w:b w:val="0"/>
          <w:bCs w:val="0"/>
          <w:color w:val="auto"/>
          <w:highlight w:val="none"/>
        </w:rPr>
        <w:t>第六章 持续提升脱贫地区公共服务水平</w:t>
      </w:r>
      <w:bookmarkEnd w:id="84"/>
      <w:bookmarkEnd w:id="85"/>
      <w:bookmarkEnd w:id="86"/>
    </w:p>
    <w:p>
      <w:pPr>
        <w:pStyle w:val="5"/>
        <w:rPr>
          <w:rFonts w:hint="default" w:ascii="Times New Roman" w:hAnsi="Times New Roman"/>
          <w:b w:val="0"/>
          <w:bCs w:val="0"/>
          <w:color w:val="auto"/>
          <w:highlight w:val="none"/>
        </w:rPr>
      </w:pPr>
      <w:bookmarkStart w:id="87" w:name="_Toc233"/>
      <w:bookmarkStart w:id="88" w:name="_Toc21855"/>
      <w:r>
        <w:rPr>
          <w:rFonts w:hint="default" w:ascii="Times New Roman" w:hAnsi="Times New Roman"/>
          <w:b w:val="0"/>
          <w:bCs w:val="0"/>
          <w:color w:val="auto"/>
          <w:highlight w:val="none"/>
        </w:rPr>
        <w:t>第一节 持续提高农村义务教育质量</w:t>
      </w:r>
      <w:bookmarkEnd w:id="87"/>
      <w:bookmarkEnd w:id="88"/>
    </w:p>
    <w:p>
      <w:pPr>
        <w:pStyle w:val="6"/>
        <w:numPr>
          <w:ilvl w:val="0"/>
          <w:numId w:val="9"/>
        </w:numPr>
        <w:ind w:firstLine="643"/>
        <w:rPr>
          <w:rFonts w:ascii="Times New Roman" w:hAnsi="Times New Roman"/>
          <w:color w:val="auto"/>
          <w:highlight w:val="none"/>
        </w:rPr>
      </w:pPr>
      <w:r>
        <w:rPr>
          <w:rFonts w:ascii="Times New Roman" w:hAnsi="Times New Roman"/>
          <w:color w:val="auto"/>
          <w:highlight w:val="none"/>
        </w:rPr>
        <w:t>目标任务</w:t>
      </w:r>
    </w:p>
    <w:p>
      <w:pPr>
        <w:pStyle w:val="2"/>
        <w:spacing w:line="560" w:lineRule="exact"/>
        <w:ind w:firstLine="600" w:firstLineChars="200"/>
        <w:rPr>
          <w:color w:val="auto"/>
          <w:szCs w:val="30"/>
          <w:highlight w:val="none"/>
        </w:rPr>
      </w:pPr>
      <w:r>
        <w:rPr>
          <w:color w:val="auto"/>
          <w:szCs w:val="30"/>
          <w:highlight w:val="none"/>
        </w:rPr>
        <w:t>继续实施“全面改薄”工程，以办好农村寄宿制学校和乡村小规模学校为重点，持续改善义务教育办学条件；继续实施农村义务教育学生营养改善计划；积极开展义务教育对外交流与合作，实现每一所农村学校都有对口支援学校；继续实施家庭经济困难学生资助政策，持续加强脱贫地区教师队伍建设。到2025年，实现教育脱贫攻坚成果巩固拓展，农村教育普及水平稳步提高，农村教育高质量发展基础更加夯实，农村家庭经济困难学生教育帮扶机制愈加完善，城乡教育差距进一步缩小，教育服务乡村振兴的能力和水平进一步提升，乡村教育振兴和教育振兴乡村的良性循环基本形成。</w:t>
      </w:r>
    </w:p>
    <w:p>
      <w:pPr>
        <w:pStyle w:val="6"/>
        <w:numPr>
          <w:ilvl w:val="0"/>
          <w:numId w:val="9"/>
        </w:numPr>
        <w:ind w:firstLine="643"/>
        <w:rPr>
          <w:rFonts w:ascii="Times New Roman" w:hAnsi="Times New Roman"/>
          <w:color w:val="auto"/>
          <w:highlight w:val="none"/>
        </w:rPr>
      </w:pPr>
      <w:r>
        <w:rPr>
          <w:rFonts w:ascii="Times New Roman" w:hAnsi="Times New Roman"/>
          <w:color w:val="auto"/>
          <w:highlight w:val="none"/>
        </w:rPr>
        <w:t>主要措施</w:t>
      </w:r>
    </w:p>
    <w:p>
      <w:pPr>
        <w:pStyle w:val="7"/>
        <w:numPr>
          <w:ilvl w:val="0"/>
          <w:numId w:val="10"/>
        </w:numPr>
        <w:ind w:firstLine="602"/>
        <w:rPr>
          <w:color w:val="auto"/>
          <w:highlight w:val="none"/>
        </w:rPr>
      </w:pPr>
      <w:r>
        <w:rPr>
          <w:color w:val="auto"/>
          <w:highlight w:val="none"/>
        </w:rPr>
        <w:t xml:space="preserve">建立健全巩固拓展各级各类教育有保障成果长效机制  </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1.巩固拓展义务教育控辍保学成果。</w:t>
      </w:r>
      <w:r>
        <w:rPr>
          <w:rFonts w:eastAsia="仿宋"/>
          <w:color w:val="auto"/>
          <w:sz w:val="30"/>
          <w:szCs w:val="30"/>
          <w:highlight w:val="none"/>
        </w:rPr>
        <w:t>坚持控辍保学责任制，夯实控辍保学联控联保制度、“双线目标责任制”和“七长负责制”，为每个辍学学生指定“1名控辍责任人+1名保学责任人”，通过市长、镇长、村长、局长、校长、师长（班主任）、家长层层压实责任。健全数据比对机制，精准摸排辍学学生，纳入台账动态管理。继续做好职业初中班工作和送教上门工作，确保除身体原因不具备学习条件外的已脱贫家庭义务教育阶段适龄儿童少年不失学辍学。</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2.加强农村儿童教育关爱工作。</w:t>
      </w:r>
      <w:r>
        <w:rPr>
          <w:rFonts w:eastAsia="仿宋"/>
          <w:color w:val="auto"/>
          <w:sz w:val="30"/>
          <w:szCs w:val="30"/>
          <w:highlight w:val="none"/>
        </w:rPr>
        <w:t>联合市妇联、</w:t>
      </w:r>
      <w:r>
        <w:rPr>
          <w:rFonts w:hint="eastAsia" w:eastAsia="仿宋"/>
          <w:color w:val="auto"/>
          <w:sz w:val="30"/>
          <w:szCs w:val="30"/>
          <w:highlight w:val="none"/>
        </w:rPr>
        <w:t>公检法</w:t>
      </w:r>
      <w:r>
        <w:rPr>
          <w:rFonts w:eastAsia="仿宋"/>
          <w:color w:val="auto"/>
          <w:sz w:val="30"/>
          <w:szCs w:val="30"/>
          <w:highlight w:val="none"/>
        </w:rPr>
        <w:t>等有关部门继续做好“四个一”的关爱体系，加强对农村留守儿童和困境儿童的控辍保学工作。</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3.提高普惠性学前教育质量。</w:t>
      </w:r>
      <w:r>
        <w:rPr>
          <w:rFonts w:eastAsia="仿宋"/>
          <w:color w:val="auto"/>
          <w:sz w:val="30"/>
          <w:szCs w:val="30"/>
          <w:highlight w:val="none"/>
        </w:rPr>
        <w:t>持续推进新建改扩农村幼儿园，前期重点建好畅好居幼儿园和水满中心幼儿园；加强乡村幼儿园教师队伍建设，推动脱贫地区幼儿园改善办园条件，配备丰富适宜的玩、教具材料和图书，尊重幼儿身心发展规律和学习特点，防止和纠正幼儿园“小学化”倾向，促进幼儿身心全面和谐发展。</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4.积极推进五指山中学省一级学校建设</w:t>
      </w:r>
      <w:r>
        <w:rPr>
          <w:rFonts w:hint="eastAsia" w:eastAsia="仿宋"/>
          <w:color w:val="auto"/>
          <w:sz w:val="30"/>
          <w:szCs w:val="30"/>
          <w:highlight w:val="none"/>
        </w:rPr>
        <w:t>。</w:t>
      </w:r>
      <w:r>
        <w:rPr>
          <w:rFonts w:eastAsia="仿宋"/>
          <w:color w:val="auto"/>
          <w:sz w:val="30"/>
          <w:szCs w:val="30"/>
          <w:highlight w:val="none"/>
        </w:rPr>
        <w:t>力争在“十四五”期末把五指山中学省一级学校。推进五指山中学育人方式改革，强化综合素质培养，拓宽综合实践渠道，充分利用脱贫地区教育资源，加强对学生理想、心理、学习、生活、生涯规划等方面的教育指导，帮助学生更好适应高中学习生活。</w:t>
      </w:r>
      <w:r>
        <w:rPr>
          <w:rFonts w:hint="eastAsia" w:ascii="Times New Roman" w:eastAsia="仿宋"/>
          <w:color w:val="auto"/>
          <w:sz w:val="30"/>
          <w:szCs w:val="30"/>
          <w:highlight w:val="none"/>
        </w:rPr>
        <w:t>力争“省二中”恢复挂牌。</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5.巩固拓展义务教育办学条件成果。</w:t>
      </w:r>
      <w:r>
        <w:rPr>
          <w:rFonts w:eastAsia="仿宋"/>
          <w:color w:val="auto"/>
          <w:sz w:val="30"/>
          <w:szCs w:val="30"/>
          <w:highlight w:val="none"/>
        </w:rPr>
        <w:t>继续实施义务教育薄弱环节改善与能力提升工作，聚焦乡村振兴和新型城镇化，有序增加城镇学位供给，补齐农村学校基本办学条件短板，提升学校办学能力。利用好好海南省乡村振兴重点帮扶县的倾斜政策，统筹义务教育学校布局结构调整工作，加强脱贫地区乡村寄宿制学校和乡村小规模学校建设。改善所义务教育阶段学校办学条件，其中土建类项目开工率100%，设备类项目招标采购完成率100%，保障适龄儿童少年义务教育就近入学。</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6.巩固拓展乡村教师队伍建设成果。</w:t>
      </w:r>
      <w:r>
        <w:rPr>
          <w:rFonts w:eastAsia="仿宋"/>
          <w:color w:val="auto"/>
          <w:sz w:val="30"/>
          <w:szCs w:val="30"/>
          <w:highlight w:val="none"/>
        </w:rPr>
        <w:t>继续实施农村义务教育阶段教师特岗计划、中小学幼儿园教师国家级培训计划、乡村教师生活补助政策，优先满足脱贫地区对高素质教师的补充需求，提高乡村教师队伍整体素质。在脱贫地区增加公费师范生培养供给，以“县管校聘”管理体制改革为突破口，优化教师队伍管理机制，推动城乡教育一体化发展。加强对脱贫地区校长的培训，着力提升管理水平。</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7.实施国家通用语言文字普及提升工程和推普助力乡村振兴计划。</w:t>
      </w:r>
      <w:r>
        <w:rPr>
          <w:rFonts w:eastAsia="仿宋"/>
          <w:color w:val="auto"/>
          <w:sz w:val="30"/>
          <w:szCs w:val="30"/>
          <w:highlight w:val="none"/>
        </w:rPr>
        <w:t>加大农村、民族地区国家通用语言文字推广力度，加强学前儿童普通话教育，推动学前学会普通话工作。</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8.继续实施系列教师支教计划。</w:t>
      </w:r>
      <w:r>
        <w:rPr>
          <w:rFonts w:hint="eastAsia" w:ascii="仿宋" w:hAnsi="仿宋" w:eastAsia="仿宋" w:cs="仿宋"/>
          <w:color w:val="auto"/>
          <w:sz w:val="30"/>
          <w:szCs w:val="30"/>
          <w:highlight w:val="none"/>
        </w:rPr>
        <w:t>继续推进“一市（县）两校一园”工程，稳妥推进中小学教师“县管校聘”改革，</w:t>
      </w:r>
      <w:r>
        <w:rPr>
          <w:rFonts w:eastAsia="仿宋"/>
          <w:color w:val="auto"/>
          <w:sz w:val="30"/>
          <w:szCs w:val="30"/>
          <w:highlight w:val="none"/>
        </w:rPr>
        <w:t>深入实施银发精英计划、银龄讲学计划，面向社会包括“候鸟人群”公开招募一批优秀退休校长、教研员、特级教师、高级教师等到农村义务教育学校讲学，促进城乡义务教育均衡发展。</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9.</w:t>
      </w:r>
      <w:r>
        <w:rPr>
          <w:rFonts w:eastAsia="仿宋"/>
          <w:b/>
          <w:bCs/>
          <w:color w:val="auto"/>
          <w:sz w:val="30"/>
          <w:szCs w:val="30"/>
          <w:highlight w:val="none"/>
        </w:rPr>
        <w:t>统筹配置城乡师资力量，继续实施“三支一扶”、特岗教师计划和乡村教师定向培养计划</w:t>
      </w:r>
      <w:r>
        <w:rPr>
          <w:rFonts w:hint="eastAsia" w:eastAsia="仿宋"/>
          <w:b/>
          <w:bCs/>
          <w:color w:val="auto"/>
          <w:sz w:val="30"/>
          <w:szCs w:val="30"/>
          <w:highlight w:val="none"/>
        </w:rPr>
        <w:t>。</w:t>
      </w:r>
      <w:r>
        <w:rPr>
          <w:rFonts w:eastAsia="仿宋"/>
          <w:color w:val="auto"/>
          <w:sz w:val="30"/>
          <w:szCs w:val="30"/>
          <w:highlight w:val="none"/>
        </w:rPr>
        <w:t>实现“专递课堂”“名师讲堂”“名校网络课堂”全覆盖，加强城乡间教师交流轮换，实行“银龄讲学计划”，全面落实偏远农村地区教师工作补贴、交通补助、教师体检、乡村特困教师资助，推动城镇优秀教师、优秀校长向乡村学校、薄弱学校流动，实施农村义务教育阶段学校特岗教师招聘计划，每年有计划招聘一批有志服务农村基层教育的大中专毕业生到五指山市工作，充实五指山市农村师资队伍。</w:t>
      </w:r>
    </w:p>
    <w:p>
      <w:pPr>
        <w:spacing w:line="560" w:lineRule="exact"/>
        <w:ind w:firstLine="602" w:firstLineChars="200"/>
        <w:rPr>
          <w:rFonts w:eastAsia="仿宋"/>
          <w:b/>
          <w:bCs/>
          <w:color w:val="auto"/>
          <w:sz w:val="30"/>
          <w:szCs w:val="30"/>
          <w:highlight w:val="none"/>
        </w:rPr>
      </w:pPr>
      <w:r>
        <w:rPr>
          <w:rFonts w:hint="eastAsia" w:eastAsia="仿宋"/>
          <w:b/>
          <w:bCs/>
          <w:color w:val="auto"/>
          <w:sz w:val="30"/>
          <w:szCs w:val="30"/>
          <w:highlight w:val="none"/>
        </w:rPr>
        <w:t>10</w:t>
      </w:r>
      <w:r>
        <w:rPr>
          <w:rFonts w:eastAsia="仿宋"/>
          <w:b/>
          <w:bCs/>
          <w:color w:val="auto"/>
          <w:sz w:val="30"/>
          <w:szCs w:val="30"/>
          <w:highlight w:val="none"/>
        </w:rPr>
        <w:t>.配合做好高校毕业生“三支一扶”计划和重点高校定向招生专项计划。</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1</w:t>
      </w:r>
      <w:r>
        <w:rPr>
          <w:rFonts w:hint="eastAsia" w:eastAsia="仿宋"/>
          <w:b/>
          <w:bCs/>
          <w:color w:val="auto"/>
          <w:sz w:val="30"/>
          <w:szCs w:val="30"/>
          <w:highlight w:val="none"/>
        </w:rPr>
        <w:t>1</w:t>
      </w:r>
      <w:r>
        <w:rPr>
          <w:rFonts w:eastAsia="仿宋"/>
          <w:b/>
          <w:bCs/>
          <w:color w:val="auto"/>
          <w:sz w:val="30"/>
          <w:szCs w:val="30"/>
          <w:highlight w:val="none"/>
        </w:rPr>
        <w:t>.巩固拓展教育信息化成果。</w:t>
      </w:r>
      <w:r>
        <w:rPr>
          <w:rFonts w:eastAsia="仿宋"/>
          <w:color w:val="auto"/>
          <w:sz w:val="30"/>
          <w:szCs w:val="30"/>
          <w:highlight w:val="none"/>
        </w:rPr>
        <w:t>巩固学校联网攻坚行动成果，加快学校网络提速扩容。推进同步专递课堂应用，助力解决乡村小规模学校缺师少教问题，提升脱贫地区师生信息素养，推进信息技术与教育教学的深度融合。</w:t>
      </w:r>
    </w:p>
    <w:p>
      <w:pPr>
        <w:pStyle w:val="7"/>
        <w:ind w:firstLine="602"/>
        <w:rPr>
          <w:color w:val="auto"/>
          <w:highlight w:val="none"/>
        </w:rPr>
      </w:pPr>
      <w:r>
        <w:rPr>
          <w:color w:val="auto"/>
          <w:highlight w:val="none"/>
        </w:rPr>
        <w:t>（二）建立健全农村家庭经济困难学生教育帮扶机制</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1.继续实施农村义务教育学生营养改善计划。</w:t>
      </w:r>
      <w:r>
        <w:rPr>
          <w:rFonts w:eastAsia="仿宋"/>
          <w:color w:val="auto"/>
          <w:sz w:val="30"/>
          <w:szCs w:val="30"/>
          <w:highlight w:val="none"/>
        </w:rPr>
        <w:t>进一步完善学生营养改善计划，改善农村学生营养健康状况。强化营养健康宣传教育、食品安全及学校食堂检查，确保供餐安全。</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2.精准资助农村家庭经济困难学生。</w:t>
      </w:r>
      <w:r>
        <w:rPr>
          <w:rFonts w:eastAsia="仿宋"/>
          <w:color w:val="auto"/>
          <w:sz w:val="30"/>
          <w:szCs w:val="30"/>
          <w:highlight w:val="none"/>
        </w:rPr>
        <w:t>加强与民政、乡村振兴等部门的数据比对和信息共享，提高资助数据质量，提升精准资助水平。确保各学段学生资助政策落实到位，继续支持符合条件的脱贫户“两后生”接受职业教育。</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3.加强农村家庭经济困难毕业生就业帮扶工作。</w:t>
      </w:r>
      <w:r>
        <w:rPr>
          <w:rFonts w:eastAsia="仿宋"/>
          <w:color w:val="auto"/>
          <w:sz w:val="30"/>
          <w:szCs w:val="30"/>
          <w:highlight w:val="none"/>
        </w:rPr>
        <w:t>全面掌握五指山市生源地农村家庭经济困难高校毕业生情况，实行“一人一策”分类帮扶和“一人一档”动态管理，开展就业能力培训和就业指导服务。加强农村家庭经济困难中职毕业生就业指导，鼓励和支持用人单位通过网络等形式开展宣讲和招聘。</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4.打造升级版的</w:t>
      </w:r>
      <w:r>
        <w:rPr>
          <w:rFonts w:hint="eastAsia" w:eastAsia="仿宋"/>
          <w:b/>
          <w:bCs/>
          <w:color w:val="auto"/>
          <w:sz w:val="30"/>
          <w:szCs w:val="30"/>
          <w:highlight w:val="none"/>
        </w:rPr>
        <w:t>“</w:t>
      </w:r>
      <w:r>
        <w:rPr>
          <w:rFonts w:eastAsia="仿宋"/>
          <w:b/>
          <w:bCs/>
          <w:color w:val="auto"/>
          <w:sz w:val="30"/>
          <w:szCs w:val="30"/>
          <w:highlight w:val="none"/>
        </w:rPr>
        <w:t>一村一名大学生计划</w:t>
      </w:r>
      <w:r>
        <w:rPr>
          <w:rFonts w:hint="eastAsia" w:eastAsia="仿宋"/>
          <w:b/>
          <w:bCs/>
          <w:color w:val="auto"/>
          <w:sz w:val="30"/>
          <w:szCs w:val="30"/>
          <w:highlight w:val="none"/>
        </w:rPr>
        <w:t>”</w:t>
      </w:r>
      <w:r>
        <w:rPr>
          <w:rFonts w:eastAsia="仿宋"/>
          <w:b/>
          <w:bCs/>
          <w:color w:val="auto"/>
          <w:sz w:val="30"/>
          <w:szCs w:val="30"/>
          <w:highlight w:val="none"/>
        </w:rPr>
        <w:t>。</w:t>
      </w:r>
      <w:r>
        <w:rPr>
          <w:rFonts w:eastAsia="仿宋"/>
          <w:color w:val="auto"/>
          <w:sz w:val="30"/>
          <w:szCs w:val="30"/>
          <w:highlight w:val="none"/>
        </w:rPr>
        <w:t>以海南大学和海南开放大学（海南乡村振兴大学）等高等院校为依托，以农业、农村产业和乡村干部队伍发展需要的专业为支撑，实施“开放教育—乡村振兴支持计划”，为农民和村镇基层干部提供不离岗、不离乡、实用实用的学历和非学历继续教育。</w:t>
      </w:r>
    </w:p>
    <w:p>
      <w:pPr>
        <w:pStyle w:val="7"/>
        <w:ind w:firstLine="602"/>
        <w:rPr>
          <w:color w:val="auto"/>
          <w:szCs w:val="30"/>
          <w:highlight w:val="none"/>
        </w:rPr>
      </w:pPr>
      <w:r>
        <w:rPr>
          <w:color w:val="auto"/>
          <w:szCs w:val="30"/>
          <w:highlight w:val="none"/>
        </w:rPr>
        <w:t>（三）做好重点工作</w:t>
      </w:r>
    </w:p>
    <w:p>
      <w:pPr>
        <w:spacing w:line="560" w:lineRule="exact"/>
        <w:ind w:firstLine="602" w:firstLineChars="200"/>
        <w:rPr>
          <w:rFonts w:eastAsia="仿宋"/>
          <w:color w:val="auto"/>
          <w:sz w:val="30"/>
          <w:szCs w:val="30"/>
          <w:highlight w:val="none"/>
        </w:rPr>
      </w:pPr>
      <w:r>
        <w:rPr>
          <w:rFonts w:eastAsia="仿宋"/>
          <w:b/>
          <w:bCs/>
          <w:color w:val="auto"/>
          <w:sz w:val="30"/>
          <w:szCs w:val="30"/>
          <w:highlight w:val="none"/>
        </w:rPr>
        <w:t>1.加强与五指山属地中等职业学校的合作</w:t>
      </w:r>
      <w:r>
        <w:rPr>
          <w:rFonts w:hint="eastAsia" w:eastAsia="仿宋"/>
          <w:b/>
          <w:bCs/>
          <w:color w:val="auto"/>
          <w:sz w:val="30"/>
          <w:szCs w:val="30"/>
          <w:highlight w:val="none"/>
        </w:rPr>
        <w:t>。</w:t>
      </w:r>
      <w:r>
        <w:rPr>
          <w:rFonts w:eastAsia="仿宋"/>
          <w:color w:val="auto"/>
          <w:sz w:val="30"/>
          <w:szCs w:val="30"/>
          <w:highlight w:val="none"/>
        </w:rPr>
        <w:t>更好发挥中等职业学校作为人力资源开发、农村劳动力转移培训、技术培训与推广、巩固拓展脱贫攻坚成果和高中阶段教育普及重要基地的作用。加强与省内其他涉农高校的合作，通过实施“双学历”“村官班”学历教育，培养脱贫地区基层组织和农民致富双带头人。发挥职业学校培训职能，积极帮扶</w:t>
      </w:r>
      <w:r>
        <w:rPr>
          <w:rFonts w:hint="eastAsia" w:eastAsia="仿宋"/>
          <w:color w:val="auto"/>
          <w:sz w:val="30"/>
          <w:szCs w:val="30"/>
          <w:highlight w:val="none"/>
        </w:rPr>
        <w:t>脱贫</w:t>
      </w:r>
      <w:r>
        <w:rPr>
          <w:rFonts w:eastAsia="仿宋"/>
          <w:color w:val="auto"/>
          <w:sz w:val="30"/>
          <w:szCs w:val="30"/>
          <w:highlight w:val="none"/>
        </w:rPr>
        <w:t>地区职教中心，广泛开展面向“三农”、面向乡村振兴的职业技能培训。</w:t>
      </w:r>
    </w:p>
    <w:p>
      <w:pPr>
        <w:spacing w:line="560" w:lineRule="exact"/>
        <w:ind w:firstLine="602" w:firstLineChars="200"/>
        <w:rPr>
          <w:color w:val="auto"/>
          <w:sz w:val="30"/>
          <w:szCs w:val="30"/>
          <w:highlight w:val="none"/>
        </w:rPr>
      </w:pPr>
      <w:r>
        <w:rPr>
          <w:rFonts w:eastAsia="仿宋"/>
          <w:b/>
          <w:bCs/>
          <w:color w:val="auto"/>
          <w:sz w:val="30"/>
          <w:szCs w:val="30"/>
          <w:highlight w:val="none"/>
        </w:rPr>
        <w:t>2.巩固拓展教育脱贫攻坚成果同乡村振兴有效衔接的重大举措、重大工程项目纳入五指山市教育“十四五”发展规划。</w:t>
      </w:r>
      <w:r>
        <w:rPr>
          <w:rFonts w:eastAsia="仿宋"/>
          <w:color w:val="auto"/>
          <w:sz w:val="30"/>
          <w:szCs w:val="30"/>
          <w:highlight w:val="none"/>
        </w:rPr>
        <w:t>聚焦巩固拓展教育脱贫攻坚成果和乡村振兴，发挥教育系统资源优势，出台保障政策，及时化解返贫风险，确保教育振兴乡村政策和重大工程项目落实落地。</w:t>
      </w:r>
    </w:p>
    <w:p>
      <w:pPr>
        <w:pStyle w:val="5"/>
        <w:rPr>
          <w:rFonts w:hint="default" w:ascii="Times New Roman" w:hAnsi="Times New Roman"/>
          <w:b w:val="0"/>
          <w:bCs w:val="0"/>
          <w:color w:val="auto"/>
          <w:highlight w:val="none"/>
        </w:rPr>
      </w:pPr>
      <w:bookmarkStart w:id="89" w:name="_Toc28746"/>
      <w:bookmarkStart w:id="90" w:name="_Toc12622"/>
      <w:r>
        <w:rPr>
          <w:rFonts w:hint="default" w:ascii="Times New Roman" w:hAnsi="Times New Roman"/>
          <w:b w:val="0"/>
          <w:bCs w:val="0"/>
          <w:color w:val="auto"/>
          <w:highlight w:val="none"/>
        </w:rPr>
        <w:t>第二节  完善脱贫地区医疗保障体系</w:t>
      </w:r>
      <w:bookmarkEnd w:id="89"/>
      <w:bookmarkEnd w:id="90"/>
    </w:p>
    <w:p>
      <w:pPr>
        <w:pStyle w:val="6"/>
        <w:numPr>
          <w:ilvl w:val="0"/>
          <w:numId w:val="11"/>
        </w:numPr>
        <w:ind w:firstLine="643"/>
        <w:rPr>
          <w:rFonts w:ascii="Times New Roman" w:hAnsi="Times New Roman"/>
          <w:color w:val="auto"/>
          <w:highlight w:val="none"/>
        </w:rPr>
      </w:pPr>
      <w:r>
        <w:rPr>
          <w:rFonts w:ascii="Times New Roman" w:hAnsi="Times New Roman"/>
          <w:color w:val="auto"/>
          <w:highlight w:val="none"/>
        </w:rPr>
        <w:t>目标任务</w:t>
      </w:r>
    </w:p>
    <w:p>
      <w:pPr>
        <w:spacing w:line="560" w:lineRule="exact"/>
        <w:ind w:firstLine="600" w:firstLineChars="200"/>
        <w:rPr>
          <w:rFonts w:eastAsia="仿宋"/>
          <w:color w:val="auto"/>
          <w:sz w:val="30"/>
          <w:szCs w:val="30"/>
          <w:highlight w:val="none"/>
        </w:rPr>
      </w:pPr>
      <w:r>
        <w:rPr>
          <w:rFonts w:eastAsia="仿宋"/>
          <w:color w:val="auto"/>
          <w:sz w:val="30"/>
          <w:szCs w:val="30"/>
          <w:highlight w:val="none"/>
        </w:rPr>
        <w:t>按照国家、省市统一要求，通过优化调整医保扶贫政策， 健全防范化解因病返贫致贫长效机制，逐步实现由集中力量脱贫攻坚向健全多层次医疗保障体系，统筹基本医保、大病保险、医疗救助三重制度常态化保障平稳过渡。坚持问题导向、目标导向，围绕解决农村居民最关心、最直接、最现实的医疗保障问题，在坚持医</w:t>
      </w:r>
      <w:r>
        <w:rPr>
          <w:rFonts w:eastAsia="仿宋"/>
          <w:color w:val="auto"/>
          <w:sz w:val="30"/>
          <w:szCs w:val="30"/>
          <w:highlight w:val="none"/>
          <w:shd w:val="clear" w:color="auto" w:fill="FFFFFF"/>
        </w:rPr>
        <w:t>保制度普惠性保障功能的同时，增强对困难群众基础性、兜底性保障。坚持尽力而为、量力而行，既要夯实基本保障制度基础，防止泛福利化倾向，又要坚决守住不发生规模性返贫的底线；既要统筹确定城乡医疗保障标准，又要实事求是考虑农村居民医疗保障需求，助力乡村振兴战略全面推进；既要不断完善三重制度综合保障政策，又要提升医疗保障公共管理服务水平，不断增强农村参保群众获得感、幸福感、安全感。</w:t>
      </w:r>
    </w:p>
    <w:p>
      <w:pPr>
        <w:pStyle w:val="6"/>
        <w:ind w:firstLine="643"/>
        <w:rPr>
          <w:rFonts w:ascii="Times New Roman" w:hAnsi="Times New Roman"/>
          <w:color w:val="auto"/>
          <w:highlight w:val="none"/>
        </w:rPr>
      </w:pPr>
      <w:r>
        <w:rPr>
          <w:rFonts w:ascii="Times New Roman" w:hAnsi="Times New Roman"/>
          <w:color w:val="auto"/>
          <w:highlight w:val="none"/>
        </w:rPr>
        <w:t>二、主要措施</w:t>
      </w:r>
    </w:p>
    <w:p>
      <w:pPr>
        <w:pStyle w:val="7"/>
        <w:ind w:firstLine="602"/>
        <w:rPr>
          <w:color w:val="auto"/>
          <w:highlight w:val="none"/>
        </w:rPr>
      </w:pPr>
      <w:r>
        <w:rPr>
          <w:color w:val="auto"/>
          <w:highlight w:val="none"/>
        </w:rPr>
        <w:t>（一）完善脱贫人口参保资助政策，确保农村低收入人口应保尽保</w:t>
      </w:r>
    </w:p>
    <w:p>
      <w:pPr>
        <w:pStyle w:val="20"/>
        <w:widowControl/>
        <w:shd w:val="clear" w:color="auto" w:fill="FFFFFF"/>
        <w:spacing w:before="0" w:beforeAutospacing="0" w:after="0" w:afterAutospacing="0" w:line="560" w:lineRule="exact"/>
        <w:ind w:firstLine="602" w:firstLineChars="200"/>
        <w:jc w:val="both"/>
        <w:rPr>
          <w:rFonts w:eastAsia="仿宋"/>
          <w:color w:val="auto"/>
          <w:sz w:val="30"/>
          <w:szCs w:val="30"/>
          <w:highlight w:val="none"/>
        </w:rPr>
      </w:pPr>
      <w:r>
        <w:rPr>
          <w:rStyle w:val="25"/>
          <w:rFonts w:eastAsia="仿宋"/>
          <w:color w:val="auto"/>
          <w:sz w:val="30"/>
          <w:szCs w:val="30"/>
          <w:highlight w:val="none"/>
          <w:shd w:val="clear" w:color="auto" w:fill="FFFFFF"/>
        </w:rPr>
        <w:t>1.优化调整脱贫人口及农村低收入人口医疗救助资助参保政策。</w:t>
      </w:r>
      <w:r>
        <w:rPr>
          <w:rFonts w:eastAsia="仿宋"/>
          <w:color w:val="auto"/>
          <w:sz w:val="30"/>
          <w:szCs w:val="30"/>
          <w:highlight w:val="none"/>
          <w:shd w:val="clear" w:color="auto" w:fill="FFFFFF"/>
        </w:rPr>
        <w:t>实施医疗救助分类资助参保政策，根据脱贫人口实际困难，统筹完善城乡居民基本医保参保个人缴费部分分类资助政策。对</w:t>
      </w:r>
      <w:r>
        <w:rPr>
          <w:rFonts w:hint="eastAsia" w:eastAsia="仿宋"/>
          <w:color w:val="auto"/>
          <w:sz w:val="30"/>
          <w:szCs w:val="30"/>
          <w:highlight w:val="none"/>
          <w:shd w:val="clear" w:color="auto" w:fill="FFFFFF"/>
        </w:rPr>
        <w:t>特困人员、孤儿参加城乡居民基本医疗个人缴费部分给予全额财政补助。对农村易返贫致贫人口、低收入家庭成员中的一、二级重度残疾人、未成年人（未满十八岁）、老年人（年满六十周岁及以上）参加城乡居民基本医疗保险个人缴费部门给予90%财政补助。低收入家庭成员中三、四级非重度残疾人参加城乡居民基本医疗保险个人缴费部门给予50%财政补助。</w:t>
      </w:r>
      <w:r>
        <w:rPr>
          <w:rFonts w:eastAsia="仿宋"/>
          <w:color w:val="auto"/>
          <w:sz w:val="30"/>
          <w:szCs w:val="30"/>
          <w:highlight w:val="none"/>
          <w:shd w:val="clear" w:color="auto" w:fill="FFFFFF"/>
        </w:rPr>
        <w:t>确保农村低收入人口（含特困人员、孤儿、事实无人抚养儿童、低保对象、认定有效期内的低收入对象、</w:t>
      </w:r>
      <w:r>
        <w:rPr>
          <w:rFonts w:hint="eastAsia" w:eastAsia="仿宋"/>
          <w:color w:val="auto"/>
          <w:sz w:val="30"/>
          <w:szCs w:val="30"/>
          <w:highlight w:val="none"/>
          <w:shd w:val="clear" w:color="auto" w:fill="FFFFFF"/>
        </w:rPr>
        <w:t>农村易返贫致贫人口</w:t>
      </w:r>
      <w:r>
        <w:rPr>
          <w:rFonts w:eastAsia="仿宋"/>
          <w:color w:val="auto"/>
          <w:sz w:val="30"/>
          <w:szCs w:val="30"/>
          <w:highlight w:val="none"/>
          <w:shd w:val="clear" w:color="auto" w:fill="FFFFFF"/>
        </w:rPr>
        <w:t>）资助参保政策平稳过渡。未纳入农村低收入人口监测范围的稳定脱贫人口，不再享受医疗救助资助参保政策。根据国家和省市统一要求，对原医保扶贫政策资助的各原建档立卡贫困人口逐步执行新的参保资助政策。</w:t>
      </w:r>
    </w:p>
    <w:p>
      <w:pPr>
        <w:pStyle w:val="20"/>
        <w:widowControl/>
        <w:shd w:val="clear" w:color="auto" w:fill="FFFFFF"/>
        <w:spacing w:before="0" w:beforeAutospacing="0" w:after="0" w:afterAutospacing="0" w:line="560" w:lineRule="exact"/>
        <w:ind w:firstLine="602" w:firstLineChars="200"/>
        <w:jc w:val="both"/>
        <w:rPr>
          <w:rFonts w:eastAsia="仿宋"/>
          <w:color w:val="auto"/>
          <w:sz w:val="30"/>
          <w:szCs w:val="30"/>
          <w:highlight w:val="none"/>
          <w:shd w:val="clear" w:color="auto" w:fill="FFFFFF"/>
        </w:rPr>
      </w:pPr>
      <w:r>
        <w:rPr>
          <w:rStyle w:val="25"/>
          <w:rFonts w:eastAsia="仿宋"/>
          <w:color w:val="auto"/>
          <w:sz w:val="30"/>
          <w:szCs w:val="30"/>
          <w:highlight w:val="none"/>
          <w:shd w:val="clear" w:color="auto" w:fill="FFFFFF"/>
        </w:rPr>
        <w:t>2.确保农村低收入人口应保尽保。</w:t>
      </w:r>
      <w:r>
        <w:rPr>
          <w:rFonts w:eastAsia="仿宋"/>
          <w:color w:val="auto"/>
          <w:sz w:val="30"/>
          <w:szCs w:val="30"/>
          <w:highlight w:val="none"/>
          <w:shd w:val="clear" w:color="auto" w:fill="FFFFFF"/>
        </w:rPr>
        <w:t>落实参保动员主体责任，做好分类资助参保工作，重点做好脱贫人口参保缴费工作。健全农村低收入人口参保台账，确保纳入资助参保范围且核准身份信息的农村低收入人口动态纳入基本医疗保险覆盖范围。对已实现稳定就业的脱贫人口，引导其依法依规参加职工基本医疗保险。做好农村低收入人口参保和关系转移接续工作，跨区域参保关系转移接续以及非因个人原因停保断保的，原则上不设待遇享受等待期，确保待遇接续享受。</w:t>
      </w:r>
    </w:p>
    <w:p>
      <w:pPr>
        <w:pStyle w:val="7"/>
        <w:ind w:firstLine="602"/>
        <w:rPr>
          <w:color w:val="auto"/>
          <w:szCs w:val="30"/>
          <w:highlight w:val="none"/>
        </w:rPr>
      </w:pPr>
      <w:r>
        <w:rPr>
          <w:color w:val="auto"/>
          <w:szCs w:val="30"/>
          <w:highlight w:val="none"/>
        </w:rPr>
        <w:t>（二）分类调整医疗保障扶贫倾斜政策，合理确定农村居民医疗保障待遇水平</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rPr>
      </w:pPr>
      <w:r>
        <w:rPr>
          <w:rFonts w:eastAsia="仿宋"/>
          <w:color w:val="auto"/>
          <w:sz w:val="30"/>
          <w:szCs w:val="30"/>
          <w:highlight w:val="none"/>
          <w:shd w:val="clear" w:color="auto" w:fill="FFFFFF"/>
        </w:rPr>
        <w:t>按照国家和海南省的统一部署，全面清理存量过度保障政策，取消不可持续的过度保障政策，确保政策有效衔接、待遇平稳过渡、制度可持续。</w:t>
      </w:r>
    </w:p>
    <w:p>
      <w:pPr>
        <w:pStyle w:val="20"/>
        <w:widowControl/>
        <w:shd w:val="clear" w:color="auto" w:fill="FFFFFF"/>
        <w:spacing w:before="0" w:beforeAutospacing="0" w:after="0" w:afterAutospacing="0" w:line="560" w:lineRule="exact"/>
        <w:ind w:firstLine="602" w:firstLineChars="200"/>
        <w:jc w:val="both"/>
        <w:rPr>
          <w:rFonts w:eastAsia="仿宋"/>
          <w:color w:val="auto"/>
          <w:sz w:val="30"/>
          <w:szCs w:val="30"/>
          <w:highlight w:val="none"/>
        </w:rPr>
      </w:pPr>
      <w:r>
        <w:rPr>
          <w:rStyle w:val="25"/>
          <w:rFonts w:eastAsia="仿宋"/>
          <w:color w:val="auto"/>
          <w:sz w:val="30"/>
          <w:szCs w:val="30"/>
          <w:highlight w:val="none"/>
          <w:shd w:val="clear" w:color="auto" w:fill="FFFFFF"/>
        </w:rPr>
        <w:t>1.增强基本医疗保险保障功能。</w:t>
      </w:r>
      <w:r>
        <w:rPr>
          <w:rFonts w:eastAsia="仿宋"/>
          <w:color w:val="auto"/>
          <w:sz w:val="30"/>
          <w:szCs w:val="30"/>
          <w:highlight w:val="none"/>
          <w:shd w:val="clear" w:color="auto" w:fill="FFFFFF"/>
        </w:rPr>
        <w:t>基本医疗保险实施公平普惠保障政策，全面取消脱贫人口在脱贫攻坚期内门诊特殊慢性病和住院治疗城乡居民基本医疗保险倾斜政策，转为按规定享受基本医疗保险有关待遇。完善大病专项救治政策，优化高血压、糖尿病（以下简称“两病”）等主要慢性病签约服务和门诊用药保障机制，确保“两病”患者用药保障和健康管理全覆盖，切实降低“两病”并发症、合并症风险。</w:t>
      </w:r>
    </w:p>
    <w:p>
      <w:pPr>
        <w:pStyle w:val="20"/>
        <w:widowControl/>
        <w:shd w:val="clear" w:color="auto" w:fill="FFFFFF"/>
        <w:spacing w:before="0" w:beforeAutospacing="0" w:after="0" w:afterAutospacing="0" w:line="560" w:lineRule="exact"/>
        <w:ind w:firstLine="602" w:firstLineChars="200"/>
        <w:jc w:val="both"/>
        <w:rPr>
          <w:rFonts w:eastAsia="仿宋"/>
          <w:color w:val="auto"/>
          <w:sz w:val="30"/>
          <w:szCs w:val="30"/>
          <w:highlight w:val="none"/>
          <w:shd w:val="clear" w:color="auto" w:fill="FFFFFF"/>
        </w:rPr>
      </w:pPr>
      <w:r>
        <w:rPr>
          <w:rStyle w:val="25"/>
          <w:rFonts w:eastAsia="仿宋"/>
          <w:color w:val="auto"/>
          <w:sz w:val="30"/>
          <w:szCs w:val="30"/>
          <w:highlight w:val="none"/>
          <w:shd w:val="clear" w:color="auto" w:fill="FFFFFF"/>
        </w:rPr>
        <w:t>2.提高大病保险保障能力。</w:t>
      </w:r>
      <w:r>
        <w:rPr>
          <w:rFonts w:eastAsia="仿宋"/>
          <w:color w:val="auto"/>
          <w:sz w:val="30"/>
          <w:szCs w:val="30"/>
          <w:highlight w:val="none"/>
          <w:shd w:val="clear" w:color="auto" w:fill="FFFFFF"/>
        </w:rPr>
        <w:t>巩固大病保险保障水平，</w:t>
      </w:r>
      <w:r>
        <w:rPr>
          <w:rFonts w:hint="eastAsia" w:eastAsia="仿宋"/>
          <w:color w:val="auto"/>
          <w:sz w:val="30"/>
          <w:szCs w:val="30"/>
          <w:highlight w:val="none"/>
        </w:rPr>
        <w:t>取消脱贫户、监测户大病保险倾斜政策</w:t>
      </w:r>
      <w:r>
        <w:rPr>
          <w:rFonts w:hint="eastAsia" w:eastAsia="仿宋"/>
          <w:color w:val="auto"/>
          <w:sz w:val="30"/>
          <w:szCs w:val="30"/>
          <w:highlight w:val="none"/>
          <w:shd w:val="clear" w:color="auto" w:fill="FFFFFF"/>
        </w:rPr>
        <w:t>。</w:t>
      </w:r>
      <w:r>
        <w:rPr>
          <w:rFonts w:eastAsia="仿宋"/>
          <w:color w:val="auto"/>
          <w:sz w:val="30"/>
          <w:szCs w:val="30"/>
          <w:highlight w:val="none"/>
          <w:shd w:val="clear" w:color="auto" w:fill="FFFFFF"/>
        </w:rPr>
        <w:t>在全面落实大病保险普惠待遇政策基础上，继续对特困人员、孤儿、事实无人抚养儿童、低保对象实施起付线降低50％、报</w:t>
      </w:r>
      <w:r>
        <w:rPr>
          <w:rFonts w:eastAsia="仿宋"/>
          <w:color w:val="auto"/>
          <w:kern w:val="2"/>
          <w:sz w:val="30"/>
          <w:szCs w:val="30"/>
          <w:highlight w:val="none"/>
          <w:shd w:val="clear" w:color="auto" w:fill="FFFFFF"/>
        </w:rPr>
        <w:t>销比例提高</w:t>
      </w:r>
      <w:r>
        <w:rPr>
          <w:rFonts w:hint="eastAsia" w:eastAsia="仿宋"/>
          <w:color w:val="auto"/>
          <w:kern w:val="2"/>
          <w:sz w:val="30"/>
          <w:szCs w:val="30"/>
          <w:highlight w:val="none"/>
          <w:shd w:val="clear" w:color="auto" w:fill="FFFFFF"/>
        </w:rPr>
        <w:t>5</w:t>
      </w:r>
      <w:r>
        <w:rPr>
          <w:rFonts w:eastAsia="仿宋"/>
          <w:color w:val="auto"/>
          <w:kern w:val="2"/>
          <w:sz w:val="30"/>
          <w:szCs w:val="30"/>
          <w:highlight w:val="none"/>
          <w:shd w:val="clear" w:color="auto" w:fill="FFFFFF"/>
        </w:rPr>
        <w:t>%、取消封</w:t>
      </w:r>
      <w:r>
        <w:rPr>
          <w:rFonts w:eastAsia="仿宋"/>
          <w:color w:val="auto"/>
          <w:sz w:val="30"/>
          <w:szCs w:val="30"/>
          <w:highlight w:val="none"/>
          <w:shd w:val="clear" w:color="auto" w:fill="FFFFFF"/>
        </w:rPr>
        <w:t>顶线的倾斜保障政策。</w:t>
      </w:r>
    </w:p>
    <w:p>
      <w:pPr>
        <w:pStyle w:val="20"/>
        <w:widowControl/>
        <w:shd w:val="clear" w:color="auto" w:fill="FFFFFF"/>
        <w:spacing w:before="0" w:beforeAutospacing="0" w:after="0" w:afterAutospacing="0" w:line="560" w:lineRule="exact"/>
        <w:ind w:firstLine="602" w:firstLineChars="200"/>
        <w:jc w:val="both"/>
        <w:rPr>
          <w:rStyle w:val="25"/>
          <w:rFonts w:eastAsia="仿宋"/>
          <w:color w:val="auto"/>
          <w:sz w:val="30"/>
          <w:szCs w:val="30"/>
          <w:highlight w:val="none"/>
          <w:shd w:val="clear" w:color="auto" w:fill="FFFFFF"/>
        </w:rPr>
      </w:pPr>
      <w:r>
        <w:rPr>
          <w:rStyle w:val="25"/>
          <w:rFonts w:eastAsia="仿宋"/>
          <w:color w:val="auto"/>
          <w:sz w:val="30"/>
          <w:szCs w:val="30"/>
          <w:highlight w:val="none"/>
          <w:shd w:val="clear" w:color="auto" w:fill="FFFFFF"/>
        </w:rPr>
        <w:t>3.夯实医疗救助托底保障。</w:t>
      </w:r>
    </w:p>
    <w:p>
      <w:pPr>
        <w:pStyle w:val="20"/>
        <w:widowControl/>
        <w:shd w:val="clear" w:color="auto" w:fill="FFFFFF"/>
        <w:spacing w:before="0" w:beforeAutospacing="0" w:after="0" w:afterAutospacing="0" w:line="560" w:lineRule="exact"/>
        <w:ind w:firstLine="600" w:firstLineChars="200"/>
        <w:jc w:val="both"/>
        <w:rPr>
          <w:rFonts w:eastAsia="仿宋"/>
          <w:color w:val="auto"/>
          <w:kern w:val="2"/>
          <w:sz w:val="30"/>
          <w:szCs w:val="30"/>
          <w:highlight w:val="none"/>
          <w:shd w:val="clear" w:color="auto" w:fill="FFFFFF"/>
        </w:rPr>
      </w:pPr>
      <w:r>
        <w:rPr>
          <w:rStyle w:val="25"/>
          <w:rFonts w:hint="eastAsia" w:eastAsia="仿宋"/>
          <w:b w:val="0"/>
          <w:color w:val="auto"/>
          <w:sz w:val="30"/>
          <w:szCs w:val="30"/>
          <w:highlight w:val="none"/>
          <w:shd w:val="clear" w:color="auto" w:fill="FFFFFF"/>
        </w:rPr>
        <w:t>（1）</w:t>
      </w:r>
      <w:r>
        <w:rPr>
          <w:rFonts w:eastAsia="仿宋"/>
          <w:color w:val="auto"/>
          <w:sz w:val="30"/>
          <w:szCs w:val="30"/>
          <w:highlight w:val="none"/>
          <w:shd w:val="clear" w:color="auto" w:fill="FFFFFF"/>
        </w:rPr>
        <w:t>进一步夯实医疗救助托底保障，属于我市救助对象的特困人员、孤儿、事实无人抚养儿童、低保对象，在规定的5年过渡期内，按照按应计入住院医疗救助费用的</w:t>
      </w:r>
      <w:r>
        <w:rPr>
          <w:rFonts w:hint="eastAsia" w:eastAsia="仿宋"/>
          <w:color w:val="auto"/>
          <w:sz w:val="30"/>
          <w:szCs w:val="30"/>
          <w:highlight w:val="none"/>
          <w:shd w:val="clear" w:color="auto" w:fill="FFFFFF"/>
        </w:rPr>
        <w:t>80%-85%</w:t>
      </w:r>
      <w:r>
        <w:rPr>
          <w:rFonts w:eastAsia="仿宋"/>
          <w:color w:val="auto"/>
          <w:sz w:val="30"/>
          <w:szCs w:val="30"/>
          <w:highlight w:val="none"/>
          <w:shd w:val="clear" w:color="auto" w:fill="FFFFFF"/>
        </w:rPr>
        <w:t>给予救助，年度</w:t>
      </w:r>
      <w:r>
        <w:rPr>
          <w:rFonts w:hint="eastAsia" w:eastAsia="仿宋"/>
          <w:color w:val="auto"/>
          <w:sz w:val="30"/>
          <w:szCs w:val="30"/>
          <w:highlight w:val="none"/>
          <w:shd w:val="clear" w:color="auto" w:fill="FFFFFF"/>
        </w:rPr>
        <w:t>最高</w:t>
      </w:r>
      <w:r>
        <w:rPr>
          <w:rFonts w:hint="eastAsia" w:eastAsia="仿宋"/>
          <w:color w:val="auto"/>
          <w:kern w:val="2"/>
          <w:sz w:val="30"/>
          <w:szCs w:val="30"/>
          <w:highlight w:val="none"/>
          <w:shd w:val="clear" w:color="auto" w:fill="FFFFFF"/>
        </w:rPr>
        <w:t>救助限额8万元</w:t>
      </w:r>
      <w:r>
        <w:rPr>
          <w:rFonts w:eastAsia="仿宋"/>
          <w:color w:val="auto"/>
          <w:kern w:val="2"/>
          <w:sz w:val="30"/>
          <w:szCs w:val="30"/>
          <w:highlight w:val="none"/>
          <w:shd w:val="clear" w:color="auto" w:fill="FFFFFF"/>
        </w:rPr>
        <w:t>。</w:t>
      </w:r>
    </w:p>
    <w:p>
      <w:pPr>
        <w:pStyle w:val="20"/>
        <w:widowControl/>
        <w:shd w:val="clear" w:color="auto" w:fill="FFFFFF"/>
        <w:spacing w:before="0" w:beforeAutospacing="0" w:after="0" w:afterAutospacing="0" w:line="560" w:lineRule="exact"/>
        <w:ind w:firstLine="600" w:firstLineChars="200"/>
        <w:jc w:val="both"/>
        <w:rPr>
          <w:rFonts w:eastAsia="仿宋"/>
          <w:color w:val="auto"/>
          <w:kern w:val="2"/>
          <w:sz w:val="30"/>
          <w:szCs w:val="30"/>
          <w:highlight w:val="none"/>
          <w:shd w:val="clear" w:color="auto" w:fill="FFFFFF"/>
        </w:rPr>
      </w:pPr>
      <w:r>
        <w:rPr>
          <w:rFonts w:hint="eastAsia" w:eastAsia="仿宋"/>
          <w:color w:val="auto"/>
          <w:kern w:val="2"/>
          <w:sz w:val="30"/>
          <w:szCs w:val="30"/>
          <w:highlight w:val="none"/>
          <w:shd w:val="clear" w:color="auto" w:fill="FFFFFF"/>
        </w:rPr>
        <w:t>（2）</w:t>
      </w:r>
      <w:r>
        <w:rPr>
          <w:rFonts w:eastAsia="仿宋"/>
          <w:color w:val="auto"/>
          <w:kern w:val="2"/>
          <w:sz w:val="30"/>
          <w:szCs w:val="30"/>
          <w:highlight w:val="none"/>
          <w:shd w:val="clear" w:color="auto" w:fill="FFFFFF"/>
        </w:rPr>
        <w:t>低收入救助对象在定点医药机构发生的门诊慢特病和住院医疗费用，经基本医疗保险、城乡居民大病保险或城镇从业人员大额医疗费用补助等报销后，合规个人负担费用超过本省上年度公布居民人均可支配收入10%的部分按60%救助，超过本省上年度公布居民人均可支配收入20%的部分按65%救助，年度最高救助限额6万元。</w:t>
      </w:r>
    </w:p>
    <w:p>
      <w:pPr>
        <w:pStyle w:val="20"/>
        <w:widowControl/>
        <w:shd w:val="clear" w:color="auto" w:fill="FFFFFF"/>
        <w:spacing w:before="0" w:beforeAutospacing="0" w:after="0" w:afterAutospacing="0" w:line="560" w:lineRule="exact"/>
        <w:ind w:firstLine="600" w:firstLineChars="200"/>
        <w:jc w:val="both"/>
        <w:rPr>
          <w:rFonts w:eastAsia="仿宋"/>
          <w:color w:val="auto"/>
          <w:kern w:val="2"/>
          <w:sz w:val="30"/>
          <w:szCs w:val="30"/>
          <w:highlight w:val="none"/>
          <w:shd w:val="clear" w:color="auto" w:fill="FFFFFF"/>
        </w:rPr>
      </w:pPr>
      <w:r>
        <w:rPr>
          <w:rFonts w:hint="eastAsia" w:eastAsia="仿宋"/>
          <w:color w:val="auto"/>
          <w:kern w:val="2"/>
          <w:sz w:val="30"/>
          <w:szCs w:val="30"/>
          <w:highlight w:val="none"/>
          <w:shd w:val="clear" w:color="auto" w:fill="FFFFFF"/>
        </w:rPr>
        <w:t>（3）</w:t>
      </w:r>
      <w:r>
        <w:rPr>
          <w:rFonts w:eastAsia="仿宋"/>
          <w:color w:val="auto"/>
          <w:kern w:val="2"/>
          <w:sz w:val="30"/>
          <w:szCs w:val="30"/>
          <w:highlight w:val="none"/>
          <w:shd w:val="clear" w:color="auto" w:fill="FFFFFF"/>
        </w:rPr>
        <w:t>支出型贫困救助对象在定点医药机构发生的门诊慢特病和住院医疗费用，经基本医疗保险、城乡居民大病保险或城镇从业人员大额医疗费用补助等报销后，合规个人负担费用超过本省上年度公布居民人均可支配收入25%的部分按50%救助，超过本省上年度公布居民人均可支配收入35%的部分按55%救助，年度最高救助限额4万元。</w:t>
      </w:r>
    </w:p>
    <w:p>
      <w:pPr>
        <w:pStyle w:val="7"/>
        <w:ind w:firstLine="602"/>
        <w:rPr>
          <w:color w:val="auto"/>
          <w:szCs w:val="30"/>
          <w:highlight w:val="none"/>
        </w:rPr>
      </w:pPr>
      <w:r>
        <w:rPr>
          <w:color w:val="auto"/>
          <w:szCs w:val="30"/>
          <w:highlight w:val="none"/>
        </w:rPr>
        <w:t>（三）建立防范化解因病返贫致贫长效机制</w:t>
      </w:r>
    </w:p>
    <w:p>
      <w:pPr>
        <w:spacing w:line="560" w:lineRule="exact"/>
        <w:rPr>
          <w:rFonts w:eastAsia="仿宋"/>
          <w:color w:val="auto"/>
          <w:sz w:val="30"/>
          <w:szCs w:val="30"/>
          <w:highlight w:val="none"/>
        </w:rPr>
      </w:pPr>
      <w:r>
        <w:rPr>
          <w:rFonts w:hint="eastAsia" w:eastAsia="仿宋"/>
          <w:color w:val="auto"/>
          <w:sz w:val="30"/>
          <w:szCs w:val="30"/>
          <w:highlight w:val="none"/>
          <w:shd w:val="clear" w:color="auto" w:fill="FFFFFF"/>
        </w:rPr>
        <w:t xml:space="preserve">    </w:t>
      </w:r>
      <w:r>
        <w:rPr>
          <w:rFonts w:eastAsia="仿宋"/>
          <w:color w:val="auto"/>
          <w:sz w:val="30"/>
          <w:szCs w:val="30"/>
          <w:highlight w:val="none"/>
          <w:shd w:val="clear" w:color="auto" w:fill="FFFFFF"/>
        </w:rPr>
        <w:t>充分利用现有数据平台，加强数据比对和信息共享，完善基层主动发现机制，健全多部门联动的风险预警、研判和处置机制，做好因病返贫致贫风险监测，健全高额医疗费用预警机制，将农村低收入人口当年度个人自付的医疗费用累计超过上年度全省农村常住居民人均可支配收入50%的；其他参保人员当年度个人自付的医疗费用累计超过上年度全省农村常住居民人均可支配收入的纳入医保因病返贫致贫监测范围</w:t>
      </w:r>
      <w:r>
        <w:rPr>
          <w:rFonts w:hint="eastAsia" w:eastAsia="仿宋"/>
          <w:color w:val="auto"/>
          <w:sz w:val="30"/>
          <w:szCs w:val="30"/>
          <w:highlight w:val="none"/>
          <w:shd w:val="clear" w:color="auto" w:fill="FFFFFF"/>
        </w:rPr>
        <w:t>。</w:t>
      </w:r>
      <w:r>
        <w:rPr>
          <w:rFonts w:eastAsia="仿宋"/>
          <w:color w:val="auto"/>
          <w:sz w:val="30"/>
          <w:szCs w:val="30"/>
          <w:highlight w:val="none"/>
          <w:shd w:val="clear" w:color="auto" w:fill="FFFFFF"/>
        </w:rPr>
        <w:t>及时核准医疗费用报销情况，并及时推送给同级相关职能部门，实现对农村低收入人口风险点的早发现和早帮扶。完善农村低收入人口定期核查和动态调整机制。健全引导社会力量参与减贫机制，鼓励商业健康保险和医疗互助发展，不断壮大慈善救助，形成对基本医疗保障的有益补充。</w:t>
      </w:r>
    </w:p>
    <w:p>
      <w:pPr>
        <w:pStyle w:val="7"/>
        <w:ind w:firstLine="602"/>
        <w:rPr>
          <w:color w:val="auto"/>
          <w:szCs w:val="30"/>
          <w:highlight w:val="none"/>
        </w:rPr>
      </w:pPr>
      <w:r>
        <w:rPr>
          <w:color w:val="auto"/>
          <w:szCs w:val="30"/>
          <w:highlight w:val="none"/>
        </w:rPr>
        <w:t>（四）加大医疗救助资金投入</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rPr>
      </w:pPr>
      <w:r>
        <w:rPr>
          <w:rStyle w:val="25"/>
          <w:rFonts w:eastAsia="仿宋"/>
          <w:b w:val="0"/>
          <w:bCs w:val="0"/>
          <w:color w:val="auto"/>
          <w:sz w:val="30"/>
          <w:szCs w:val="30"/>
          <w:highlight w:val="none"/>
          <w:shd w:val="clear" w:color="auto" w:fill="FFFFFF"/>
        </w:rPr>
        <w:t>市</w:t>
      </w:r>
      <w:r>
        <w:rPr>
          <w:rFonts w:eastAsia="仿宋"/>
          <w:color w:val="auto"/>
          <w:sz w:val="30"/>
          <w:szCs w:val="30"/>
          <w:highlight w:val="none"/>
          <w:shd w:val="clear" w:color="auto" w:fill="FFFFFF"/>
        </w:rPr>
        <w:t>级财政和医疗保障部门要合理测算医疗救助资金需求，结合上级财政补助资金下达情况，合理安排本级财政补助资金，做好资金投入保障工作。积极引导慈善救助等社会力量参与医疗救助资金保障，探索多渠道筹集保障资金。</w:t>
      </w:r>
      <w:r>
        <w:rPr>
          <w:rStyle w:val="25"/>
          <w:rFonts w:eastAsia="仿宋"/>
          <w:b w:val="0"/>
          <w:bCs w:val="0"/>
          <w:color w:val="auto"/>
          <w:sz w:val="30"/>
          <w:szCs w:val="30"/>
          <w:highlight w:val="none"/>
          <w:shd w:val="clear" w:color="auto" w:fill="FFFFFF"/>
        </w:rPr>
        <w:t>市</w:t>
      </w:r>
      <w:r>
        <w:rPr>
          <w:rFonts w:eastAsia="仿宋"/>
          <w:color w:val="auto"/>
          <w:sz w:val="30"/>
          <w:szCs w:val="30"/>
          <w:highlight w:val="none"/>
          <w:shd w:val="clear" w:color="auto" w:fill="FFFFFF"/>
        </w:rPr>
        <w:t>级财政和医保部门在分配资金时，根据实际情况，应对国家和省乡村振兴重点帮扶县给予倾斜。</w:t>
      </w:r>
    </w:p>
    <w:p>
      <w:pPr>
        <w:pStyle w:val="7"/>
        <w:ind w:firstLine="602"/>
        <w:rPr>
          <w:color w:val="auto"/>
          <w:szCs w:val="30"/>
          <w:highlight w:val="none"/>
        </w:rPr>
      </w:pPr>
      <w:r>
        <w:rPr>
          <w:color w:val="auto"/>
          <w:szCs w:val="30"/>
          <w:highlight w:val="none"/>
        </w:rPr>
        <w:t>（五）推进“一站式”直接结算，提高经办服务管理水平</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rPr>
      </w:pPr>
      <w:r>
        <w:rPr>
          <w:rFonts w:eastAsia="仿宋"/>
          <w:color w:val="auto"/>
          <w:sz w:val="30"/>
          <w:szCs w:val="30"/>
          <w:highlight w:val="none"/>
          <w:shd w:val="clear" w:color="auto" w:fill="FFFFFF"/>
        </w:rPr>
        <w:t>继续扩大异地就医结算范围，简化备案手续，对明确身份标识的农村低收入人口住院费用逐步实现省内基本医保、大病保险、医疗救助三重医疗保障“一站式”结算。推行“村医互通+互联网医院”，预防前移，专家下沉进村。按照国家统一部署，稳步推进门诊费用跨省直接结算工作。重点加强农村地区经办能力建设，大力推进服务下沉，对困难群众主动申请医疗救助的，由乡（镇）人民政府、街道办事处“一门式”办理。</w:t>
      </w:r>
    </w:p>
    <w:p>
      <w:pPr>
        <w:pStyle w:val="7"/>
        <w:ind w:firstLine="602"/>
        <w:rPr>
          <w:color w:val="auto"/>
          <w:szCs w:val="30"/>
          <w:highlight w:val="none"/>
        </w:rPr>
      </w:pPr>
      <w:r>
        <w:rPr>
          <w:color w:val="auto"/>
          <w:szCs w:val="30"/>
          <w:highlight w:val="none"/>
        </w:rPr>
        <w:t>（六）综合施策合力降低群众看病就医成本</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rPr>
      </w:pPr>
      <w:r>
        <w:rPr>
          <w:rFonts w:eastAsia="仿宋"/>
          <w:color w:val="auto"/>
          <w:sz w:val="30"/>
          <w:szCs w:val="30"/>
          <w:highlight w:val="none"/>
          <w:shd w:val="clear" w:color="auto" w:fill="FFFFFF"/>
        </w:rPr>
        <w:t>推动药品招标采购工作制度化、常态化，确保国家集中采购中选药品、医用耗材等中选产品在我市落地，积极参与区域性联盟采购。创新完善医保协议管理，持续推进医保支付方式改革，推进统筹区域内医疗卫生资源总量、医疗费用总量与经济发展水平、医保基金支付能力相适应的调控机制。严格控制医保目录外费用占比，原则上农村低收入人口使用费用应占医保目录外总费用的绝大部分（90%以上），超出部分由医疗机构自行承担。属特殊病例无法达到规定比例，需报当地卫生健康、医疗保障部门审批。</w:t>
      </w:r>
    </w:p>
    <w:p>
      <w:pPr>
        <w:pStyle w:val="7"/>
        <w:numPr>
          <w:ilvl w:val="0"/>
          <w:numId w:val="12"/>
        </w:numPr>
        <w:ind w:firstLine="602"/>
        <w:rPr>
          <w:color w:val="auto"/>
          <w:szCs w:val="30"/>
          <w:highlight w:val="none"/>
        </w:rPr>
      </w:pPr>
      <w:r>
        <w:rPr>
          <w:color w:val="auto"/>
          <w:szCs w:val="30"/>
          <w:highlight w:val="none"/>
        </w:rPr>
        <w:t>引导实施合理诊疗促进有序就医</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rPr>
      </w:pPr>
      <w:r>
        <w:rPr>
          <w:rFonts w:eastAsia="仿宋"/>
          <w:color w:val="auto"/>
          <w:sz w:val="30"/>
          <w:szCs w:val="30"/>
          <w:highlight w:val="none"/>
          <w:shd w:val="clear" w:color="auto" w:fill="FFFFFF"/>
        </w:rPr>
        <w:t>继续保持基金监管高压态势，建立和完善医保智能监控系统，完善举报奖励机制，切实压实监管责任，严格把控医疗机构诊疗行为，加大对诱导住院、虚假医疗、挂床住院等行为打击力度。规范医疗服务行为，引导居民有序合理就医。全面落实异地就医</w:t>
      </w:r>
      <w:r>
        <w:rPr>
          <w:rFonts w:hint="eastAsia" w:eastAsia="仿宋"/>
          <w:color w:val="auto"/>
          <w:sz w:val="30"/>
          <w:szCs w:val="30"/>
          <w:highlight w:val="none"/>
          <w:shd w:val="clear" w:color="auto" w:fill="FFFFFF"/>
          <w:lang w:eastAsia="zh-CN"/>
        </w:rPr>
        <w:t>的</w:t>
      </w:r>
      <w:r>
        <w:rPr>
          <w:rFonts w:eastAsia="仿宋"/>
          <w:color w:val="auto"/>
          <w:sz w:val="30"/>
          <w:szCs w:val="30"/>
          <w:highlight w:val="none"/>
          <w:shd w:val="clear" w:color="auto" w:fill="FFFFFF"/>
        </w:rPr>
        <w:t>就医地管理责任，优化异地就医结算管理服务。建立健全医保基金监督检查、信用管理、综合监管等制度，推动建立跨区域医保管理协作协查机制。</w:t>
      </w:r>
    </w:p>
    <w:p>
      <w:pPr>
        <w:pStyle w:val="7"/>
        <w:numPr>
          <w:ilvl w:val="0"/>
          <w:numId w:val="12"/>
        </w:numPr>
        <w:ind w:firstLine="602"/>
        <w:rPr>
          <w:color w:val="auto"/>
          <w:szCs w:val="30"/>
          <w:highlight w:val="none"/>
        </w:rPr>
      </w:pPr>
      <w:r>
        <w:rPr>
          <w:color w:val="auto"/>
          <w:szCs w:val="30"/>
          <w:highlight w:val="none"/>
        </w:rPr>
        <w:t>提升农村医疗卫生服务能力和水平</w:t>
      </w:r>
    </w:p>
    <w:p>
      <w:pPr>
        <w:spacing w:line="560" w:lineRule="exact"/>
        <w:ind w:firstLine="600" w:firstLineChars="200"/>
        <w:jc w:val="left"/>
        <w:rPr>
          <w:rFonts w:ascii="仿宋_GB2312" w:hAnsi="仿宋_GB2312" w:eastAsia="仿宋_GB2312" w:cs="仿宋_GB2312"/>
          <w:color w:val="auto"/>
          <w:sz w:val="32"/>
          <w:szCs w:val="32"/>
          <w:highlight w:val="none"/>
        </w:rPr>
      </w:pPr>
      <w:r>
        <w:rPr>
          <w:rFonts w:hint="eastAsia" w:ascii="Times New Roman" w:hAnsi="Times New Roman" w:eastAsia="仿宋" w:cs="Times New Roman"/>
          <w:color w:val="auto"/>
          <w:kern w:val="0"/>
          <w:sz w:val="30"/>
          <w:szCs w:val="30"/>
          <w:highlight w:val="none"/>
          <w:shd w:val="clear" w:color="auto" w:fill="FFFFFF"/>
        </w:rPr>
        <w:t>推动分级诊疗制度建设，积极采取综合措施，构建“基层首诊、双向转诊、急慢分治、上下联动”的分级诊疗服务体系。加快推进紧密型县域医共体建设，组建以省二院牵头，联合省平山医院、市中医医院、市中西医结合医院及乡镇卫生院、卫生室组成的五指山市医疗集团，整合市域医疗卫生资源，实行人、财、物一体化管理，促进市域医疗资源合理配置和有序流动。借助开展基层医疗卫生机构“达标年”活动，促进基层医疗机构在硬件、软件和管理等3个层面有效提升，不打折扣实行基层医疗机构一类保障、二类管理政策，完善“市属乡用、乡属村用”和基层医疗卫生机构人才激励政策。探索开展慢性病等重点疾病分级分类管理制度，以高血压、糖尿病等慢性病管理为突破口，强化基层医防融合，积极采取“互联网+医疗健康”等有效方式，做细做实家庭医生签约服务，做强基层医疗卫生工作样板工程。</w:t>
      </w:r>
    </w:p>
    <w:p>
      <w:pPr>
        <w:pStyle w:val="7"/>
        <w:numPr>
          <w:ilvl w:val="0"/>
          <w:numId w:val="12"/>
        </w:numPr>
        <w:ind w:firstLine="602"/>
        <w:rPr>
          <w:color w:val="auto"/>
          <w:szCs w:val="30"/>
          <w:highlight w:val="none"/>
        </w:rPr>
      </w:pPr>
      <w:r>
        <w:rPr>
          <w:color w:val="auto"/>
          <w:szCs w:val="30"/>
          <w:highlight w:val="none"/>
        </w:rPr>
        <w:t>加强部门协同</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rPr>
      </w:pPr>
      <w:r>
        <w:rPr>
          <w:rFonts w:eastAsia="仿宋"/>
          <w:color w:val="auto"/>
          <w:sz w:val="30"/>
          <w:szCs w:val="30"/>
          <w:highlight w:val="none"/>
          <w:shd w:val="clear" w:color="auto" w:fill="FFFFFF"/>
        </w:rPr>
        <w:t>医保部门负责统筹推进巩固拓展医保脱贫攻坚成果与乡村振兴有效衔接的制度、机制建设，抓好医疗保障政策待遇的落实。民政、乡村振兴等部门负责做好相应农村低收入人口身份认定和信息共享，对民政部门认定的城乡低保对象、特困人员、孤儿、事实无人抚养儿童，以及低收入家庭等医疗救助对象数据要及时更新，确保数据准确。财政部门负责按规定做好资金投入保障工作。卫生健康部门做好基层医疗卫生服务能力建设和医疗机构行业管理。税务部门协同做好费款征收工作。银保监部门规范商业健康保险发展。</w:t>
      </w:r>
    </w:p>
    <w:p>
      <w:pPr>
        <w:pStyle w:val="20"/>
        <w:widowControl/>
        <w:numPr>
          <w:ilvl w:val="0"/>
          <w:numId w:val="12"/>
        </w:numPr>
        <w:shd w:val="clear" w:color="auto" w:fill="FFFFFF"/>
        <w:spacing w:before="0" w:beforeAutospacing="0" w:after="0" w:afterAutospacing="0" w:line="560" w:lineRule="exact"/>
        <w:ind w:firstLine="602" w:firstLineChars="200"/>
        <w:jc w:val="both"/>
        <w:rPr>
          <w:rStyle w:val="55"/>
          <w:color w:val="auto"/>
          <w:szCs w:val="30"/>
          <w:highlight w:val="none"/>
        </w:rPr>
      </w:pPr>
      <w:r>
        <w:rPr>
          <w:rStyle w:val="55"/>
          <w:color w:val="auto"/>
          <w:szCs w:val="30"/>
          <w:highlight w:val="none"/>
        </w:rPr>
        <w:t>加强运行监测</w:t>
      </w:r>
    </w:p>
    <w:p>
      <w:pPr>
        <w:pStyle w:val="20"/>
        <w:widowControl/>
        <w:shd w:val="clear" w:color="auto" w:fill="FFFFFF"/>
        <w:spacing w:before="0" w:beforeAutospacing="0" w:after="0" w:afterAutospacing="0" w:line="560" w:lineRule="exact"/>
        <w:ind w:firstLine="600" w:firstLineChars="200"/>
        <w:jc w:val="both"/>
        <w:rPr>
          <w:color w:val="auto"/>
          <w:sz w:val="30"/>
          <w:szCs w:val="30"/>
          <w:highlight w:val="none"/>
        </w:rPr>
      </w:pPr>
      <w:r>
        <w:rPr>
          <w:rFonts w:eastAsia="仿宋"/>
          <w:color w:val="auto"/>
          <w:sz w:val="30"/>
          <w:szCs w:val="30"/>
          <w:highlight w:val="none"/>
          <w:shd w:val="clear" w:color="auto" w:fill="FFFFFF"/>
        </w:rPr>
        <w:t>加强脱贫人口医保帮扶政策落实和待遇享受情况监测。做好与农村低收入人口数据库的信息比对和信息共享，加强农村低收入人口参保缴费、患病就医、待遇保障、费用结算等情况的监测，健全医保综合保障信息台账，加强信息动态管理，做好因病返贫致贫风险预警和相关政策的督导落实。</w:t>
      </w:r>
    </w:p>
    <w:p>
      <w:pPr>
        <w:pStyle w:val="5"/>
        <w:rPr>
          <w:rFonts w:hint="default" w:ascii="Times New Roman" w:hAnsi="Times New Roman"/>
          <w:color w:val="auto"/>
          <w:highlight w:val="none"/>
        </w:rPr>
      </w:pPr>
      <w:bookmarkStart w:id="91" w:name="_Toc1831"/>
      <w:bookmarkStart w:id="92" w:name="_Toc12576"/>
      <w:r>
        <w:rPr>
          <w:rFonts w:hint="default" w:ascii="Times New Roman" w:hAnsi="Times New Roman"/>
          <w:b w:val="0"/>
          <w:bCs w:val="0"/>
          <w:color w:val="auto"/>
          <w:highlight w:val="none"/>
        </w:rPr>
        <w:t>第三节  建立健全农村低收入群体住房安全保障长效机制</w:t>
      </w:r>
      <w:bookmarkEnd w:id="91"/>
      <w:bookmarkEnd w:id="92"/>
    </w:p>
    <w:p>
      <w:pPr>
        <w:pStyle w:val="6"/>
        <w:numPr>
          <w:ilvl w:val="0"/>
          <w:numId w:val="13"/>
        </w:numPr>
        <w:ind w:firstLine="643"/>
        <w:rPr>
          <w:rFonts w:ascii="Times New Roman" w:hAnsi="Times New Roman"/>
          <w:color w:val="auto"/>
          <w:highlight w:val="none"/>
        </w:rPr>
      </w:pPr>
      <w:r>
        <w:rPr>
          <w:rFonts w:ascii="Times New Roman" w:hAnsi="Times New Roman"/>
          <w:color w:val="auto"/>
          <w:highlight w:val="none"/>
        </w:rPr>
        <w:t>目标任务</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shd w:val="clear" w:color="auto" w:fill="FFFFFF"/>
        </w:rPr>
      </w:pPr>
      <w:r>
        <w:rPr>
          <w:rFonts w:eastAsia="仿宋"/>
          <w:color w:val="auto"/>
          <w:sz w:val="30"/>
          <w:szCs w:val="30"/>
          <w:highlight w:val="none"/>
          <w:shd w:val="clear" w:color="auto" w:fill="FFFFFF"/>
        </w:rPr>
        <w:t>遵循“安全为本、农户主体、公开公正、因地制宜”的原则，进一步巩固“住房安全有保障”成果，坚持目标导向、问题导向、结果导向，严把标准要求，继续实施农村危房改造和地震高烈度设防地区农房抗震改造，以农村危房改造为主要抓手，确保农村低收入群体等重点对象危房动态排查、动态整改、动态清零，实现农村低收入群体等重点对象住房安全保障率100%，所有农户不住危房，逐步完善农村低收入群体住房安全保障长效机制，不断提升农村住房建设质量和品质，接续推进乡村振兴。</w:t>
      </w:r>
    </w:p>
    <w:p>
      <w:pPr>
        <w:pStyle w:val="6"/>
        <w:numPr>
          <w:ilvl w:val="0"/>
          <w:numId w:val="13"/>
        </w:numPr>
        <w:ind w:firstLine="643"/>
        <w:rPr>
          <w:rFonts w:ascii="Times New Roman" w:hAnsi="Times New Roman"/>
          <w:color w:val="auto"/>
          <w:highlight w:val="none"/>
        </w:rPr>
      </w:pPr>
      <w:r>
        <w:rPr>
          <w:rFonts w:ascii="Times New Roman" w:hAnsi="Times New Roman"/>
          <w:color w:val="auto"/>
          <w:highlight w:val="none"/>
        </w:rPr>
        <w:t>主要措施</w:t>
      </w:r>
    </w:p>
    <w:p>
      <w:pPr>
        <w:pStyle w:val="7"/>
        <w:ind w:firstLine="602"/>
        <w:rPr>
          <w:color w:val="auto"/>
          <w:highlight w:val="none"/>
        </w:rPr>
      </w:pPr>
      <w:r>
        <w:rPr>
          <w:color w:val="auto"/>
          <w:highlight w:val="none"/>
        </w:rPr>
        <w:t>（一）精准确定保障对象</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shd w:val="clear" w:color="auto" w:fill="FFFFFF"/>
        </w:rPr>
      </w:pPr>
      <w:r>
        <w:rPr>
          <w:rFonts w:eastAsia="仿宋"/>
          <w:color w:val="auto"/>
          <w:sz w:val="30"/>
          <w:szCs w:val="30"/>
          <w:highlight w:val="none"/>
          <w:shd w:val="clear" w:color="auto" w:fill="FFFFFF"/>
        </w:rPr>
        <w:t>严格按照国家和海南省农村危房改造补助对象界定办法，从巩固拓展脱贫攻坚成果和接续推进乡村振兴两个方面认定保障对象；严格执行农村低收入群体住房安全等级鉴定，并以认定的对象和房屋安全等级作为发放危房改造补助的唯一依据和标准。</w:t>
      </w:r>
    </w:p>
    <w:p>
      <w:pPr>
        <w:pStyle w:val="7"/>
        <w:ind w:firstLine="602"/>
        <w:rPr>
          <w:color w:val="auto"/>
          <w:highlight w:val="none"/>
        </w:rPr>
      </w:pPr>
      <w:r>
        <w:rPr>
          <w:color w:val="auto"/>
          <w:highlight w:val="none"/>
        </w:rPr>
        <w:t>（二）完善保障方式</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shd w:val="clear" w:color="auto" w:fill="FFFFFF"/>
        </w:rPr>
      </w:pPr>
      <w:r>
        <w:rPr>
          <w:rFonts w:eastAsia="仿宋"/>
          <w:color w:val="auto"/>
          <w:sz w:val="30"/>
          <w:szCs w:val="30"/>
          <w:highlight w:val="none"/>
          <w:shd w:val="clear" w:color="auto" w:fill="FFFFFF"/>
        </w:rPr>
        <w:t>通过农户自筹资金为主、政府适当补助方式实施农村危房改造。符合条件的保障对象可纳入农村危房改造支持范围，根据房屋危险程度和农户改造意愿选择加固改造、拆除重建或选址新建等方式解决住房安全问题。对于已实施过农村危房改造但由于小型自然灾害等原因又变成危房且农户符合条件的，由乡镇以上人民政府出具情况说明可将其再次纳入支持范围，并上传农村危房改造信息系统。</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shd w:val="clear" w:color="auto" w:fill="FFFFFF"/>
        </w:rPr>
      </w:pPr>
      <w:r>
        <w:rPr>
          <w:rFonts w:eastAsia="仿宋"/>
          <w:color w:val="auto"/>
          <w:sz w:val="30"/>
          <w:szCs w:val="30"/>
          <w:highlight w:val="none"/>
          <w:shd w:val="clear" w:color="auto" w:fill="FFFFFF"/>
        </w:rPr>
        <w:t>采取统建农村集体公租房、修缮加固现有闲置公房等方式，供自筹资金和投工投劳能力弱的特殊困难农户周转使用，努力做到政策托底，确保农村低收入群体等重点对象住房安全有保障，避免农户因建房而返贫致贫。村集体也可以协助盘活农村闲置安全房屋，向符合条件的保障对象进行租赁或置换，地方政府可给予租赁或置换补贴，避免农户因建房而返贫致贫。7度及以上抗震设防地区住房达不到当地抗震设防要求的，引导农户因地制宜选择拆除重建、加固改造等方式，对抗震不达标且农户符合条件的农房实施改造。</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shd w:val="clear" w:color="auto" w:fill="FFFFFF"/>
        </w:rPr>
      </w:pPr>
      <w:r>
        <w:rPr>
          <w:rFonts w:eastAsia="仿宋"/>
          <w:color w:val="auto"/>
          <w:sz w:val="30"/>
          <w:szCs w:val="30"/>
          <w:highlight w:val="none"/>
          <w:shd w:val="clear" w:color="auto" w:fill="FFFFFF"/>
        </w:rPr>
        <w:t>引导7度及以上抗震设防地区住房达不到当地抗震设防要求的农房住户因地制宜选择拆除重建、加固改造等方式，对抗震不达标且农户符合条件的农房实施改造。农房抗震改造流程管理参照农村危房改造政策执行，抗震改造后农房要符合海南省农房建设抗震技术规定有关要求。</w:t>
      </w:r>
    </w:p>
    <w:p>
      <w:pPr>
        <w:pStyle w:val="7"/>
        <w:ind w:firstLine="602"/>
        <w:rPr>
          <w:color w:val="auto"/>
          <w:highlight w:val="none"/>
        </w:rPr>
      </w:pPr>
      <w:r>
        <w:rPr>
          <w:color w:val="auto"/>
          <w:highlight w:val="none"/>
        </w:rPr>
        <w:t>（三）加强全过程管理</w:t>
      </w:r>
    </w:p>
    <w:p>
      <w:pPr>
        <w:pStyle w:val="20"/>
        <w:widowControl/>
        <w:shd w:val="clear" w:color="auto" w:fill="FFFFFF"/>
        <w:spacing w:before="0" w:beforeAutospacing="0" w:after="0" w:afterAutospacing="0" w:line="560" w:lineRule="exact"/>
        <w:ind w:firstLine="602" w:firstLineChars="200"/>
        <w:jc w:val="both"/>
        <w:rPr>
          <w:rFonts w:eastAsia="仿宋"/>
          <w:b/>
          <w:bCs/>
          <w:color w:val="auto"/>
          <w:sz w:val="30"/>
          <w:szCs w:val="30"/>
          <w:highlight w:val="none"/>
          <w:shd w:val="clear" w:color="auto" w:fill="FFFFFF"/>
        </w:rPr>
      </w:pPr>
      <w:r>
        <w:rPr>
          <w:rFonts w:eastAsia="仿宋"/>
          <w:b/>
          <w:bCs/>
          <w:color w:val="auto"/>
          <w:sz w:val="30"/>
          <w:szCs w:val="30"/>
          <w:highlight w:val="none"/>
          <w:shd w:val="clear" w:color="auto" w:fill="FFFFFF"/>
        </w:rPr>
        <w:t>1.加强危房改造实施管理。</w:t>
      </w:r>
    </w:p>
    <w:p>
      <w:pPr>
        <w:pStyle w:val="20"/>
        <w:widowControl/>
        <w:shd w:val="clear" w:color="auto" w:fill="FFFFFF"/>
        <w:spacing w:before="0" w:beforeAutospacing="0" w:after="0" w:afterAutospacing="0" w:line="560" w:lineRule="exact"/>
        <w:ind w:firstLine="602" w:firstLineChars="200"/>
        <w:jc w:val="both"/>
        <w:rPr>
          <w:rFonts w:eastAsia="仿宋"/>
          <w:color w:val="auto"/>
          <w:sz w:val="30"/>
          <w:szCs w:val="30"/>
          <w:highlight w:val="none"/>
          <w:shd w:val="clear" w:color="auto" w:fill="FFFFFF"/>
        </w:rPr>
      </w:pPr>
      <w:r>
        <w:rPr>
          <w:rFonts w:eastAsia="仿宋"/>
          <w:b/>
          <w:bCs/>
          <w:color w:val="auto"/>
          <w:sz w:val="30"/>
          <w:szCs w:val="30"/>
          <w:highlight w:val="none"/>
          <w:shd w:val="clear" w:color="auto" w:fill="FFFFFF"/>
        </w:rPr>
        <w:t>（1）健全动态监测机制。</w:t>
      </w:r>
      <w:r>
        <w:rPr>
          <w:rFonts w:eastAsia="仿宋"/>
          <w:color w:val="auto"/>
          <w:sz w:val="30"/>
          <w:szCs w:val="30"/>
          <w:highlight w:val="none"/>
          <w:shd w:val="clear" w:color="auto" w:fill="FFFFFF"/>
        </w:rPr>
        <w:t>住房和城乡建设部门与乡村振兴（扶贫）、民政等部门加强协调联动和数据互通共享，健全完善农村低收入群体等重点对象住房安全动态监测机制。对于监测发现的住房安全问题要建立工作台账，实行销号制度，解决一户，销号一户，确保所有保障对象住房安全。建立农村危房改造工作台账管理、月报、节点管控等工作调度制度。</w:t>
      </w:r>
    </w:p>
    <w:p>
      <w:pPr>
        <w:pStyle w:val="20"/>
        <w:widowControl/>
        <w:shd w:val="clear" w:color="auto" w:fill="FFFFFF"/>
        <w:spacing w:before="0" w:beforeAutospacing="0" w:after="0" w:afterAutospacing="0" w:line="560" w:lineRule="exact"/>
        <w:ind w:firstLine="602" w:firstLineChars="200"/>
        <w:jc w:val="both"/>
        <w:rPr>
          <w:rFonts w:eastAsia="仿宋"/>
          <w:color w:val="auto"/>
          <w:sz w:val="30"/>
          <w:szCs w:val="30"/>
          <w:highlight w:val="none"/>
          <w:shd w:val="clear" w:color="auto" w:fill="FFFFFF"/>
        </w:rPr>
      </w:pPr>
      <w:r>
        <w:rPr>
          <w:rFonts w:eastAsia="仿宋"/>
          <w:b/>
          <w:bCs/>
          <w:color w:val="auto"/>
          <w:sz w:val="30"/>
          <w:szCs w:val="30"/>
          <w:highlight w:val="none"/>
          <w:shd w:val="clear" w:color="auto" w:fill="FFFFFF"/>
        </w:rPr>
        <w:t>（2）加强质量安全管理。</w:t>
      </w:r>
      <w:r>
        <w:rPr>
          <w:rFonts w:eastAsia="仿宋"/>
          <w:color w:val="auto"/>
          <w:sz w:val="30"/>
          <w:szCs w:val="30"/>
          <w:highlight w:val="none"/>
          <w:shd w:val="clear" w:color="auto" w:fill="FFFFFF"/>
        </w:rPr>
        <w:t>住房城乡建设部门建立农村房屋全生命周期管理和农房定期体检制度，充分依靠乡镇政府和村两委，落实农户住房安全日常巡查、改造过程技术指导与监督等职责。严格执行国家关于村危房改造基本安全技术规范要求，确保改造后房屋质量安全。进一步加强乡村建设管理与技术力量，确保农房建管落实到位。同时，严格控制建设面积，引导农户建设既经济合理又满足使用需求的房屋，防止盲目攀比、超标准建设导致农户大额举债建房等现象发生。加强施工现场巡查与指导监督，及时发现问题并督促整改，指导做好竣工验收，确保改造后的房屋符合安全要求。</w:t>
      </w:r>
    </w:p>
    <w:p>
      <w:pPr>
        <w:pStyle w:val="20"/>
        <w:widowControl/>
        <w:shd w:val="clear" w:color="auto" w:fill="FFFFFF"/>
        <w:spacing w:before="0" w:beforeAutospacing="0" w:after="0" w:afterAutospacing="0" w:line="560" w:lineRule="exact"/>
        <w:ind w:firstLine="602" w:firstLineChars="200"/>
        <w:jc w:val="both"/>
        <w:rPr>
          <w:rFonts w:eastAsia="仿宋"/>
          <w:color w:val="auto"/>
          <w:sz w:val="30"/>
          <w:szCs w:val="30"/>
          <w:highlight w:val="none"/>
          <w:shd w:val="clear" w:color="auto" w:fill="FFFFFF"/>
        </w:rPr>
      </w:pPr>
      <w:r>
        <w:rPr>
          <w:rFonts w:eastAsia="仿宋"/>
          <w:b/>
          <w:bCs/>
          <w:color w:val="auto"/>
          <w:sz w:val="30"/>
          <w:szCs w:val="30"/>
          <w:highlight w:val="none"/>
          <w:shd w:val="clear" w:color="auto" w:fill="FFFFFF"/>
        </w:rPr>
        <w:t>（3）组织开展技术培训。</w:t>
      </w:r>
      <w:r>
        <w:rPr>
          <w:rFonts w:eastAsia="仿宋"/>
          <w:color w:val="auto"/>
          <w:sz w:val="30"/>
          <w:szCs w:val="30"/>
          <w:highlight w:val="none"/>
          <w:shd w:val="clear" w:color="auto" w:fill="FFFFFF"/>
        </w:rPr>
        <w:t>加强对乡村建设工匠的培训和管理，提升房屋建设管理水平，并为农户对改造后房屋的日常维护与管理提供技术支持。组织技术力量开展技术帮扶，指导并协助技术薄弱区域落实危房鉴定相关技术要求，确保危房鉴定准确，逐户开展危房改造对象房屋等级鉴定工作，确保不落一户。编制符合安全要求及农民习惯的农房设计通用图集并免费发放到户，引导选择低成本改造方式。</w:t>
      </w:r>
    </w:p>
    <w:p>
      <w:pPr>
        <w:pStyle w:val="20"/>
        <w:widowControl/>
        <w:shd w:val="clear" w:color="auto" w:fill="FFFFFF"/>
        <w:spacing w:before="0" w:beforeAutospacing="0" w:after="0" w:afterAutospacing="0" w:line="560" w:lineRule="exact"/>
        <w:ind w:firstLine="602" w:firstLineChars="200"/>
        <w:jc w:val="both"/>
        <w:rPr>
          <w:rFonts w:eastAsia="仿宋"/>
          <w:color w:val="auto"/>
          <w:sz w:val="30"/>
          <w:szCs w:val="30"/>
          <w:highlight w:val="none"/>
          <w:shd w:val="clear" w:color="auto" w:fill="FFFFFF"/>
        </w:rPr>
      </w:pPr>
      <w:r>
        <w:rPr>
          <w:rFonts w:eastAsia="仿宋"/>
          <w:b/>
          <w:bCs/>
          <w:color w:val="auto"/>
          <w:sz w:val="30"/>
          <w:szCs w:val="30"/>
          <w:highlight w:val="none"/>
          <w:shd w:val="clear" w:color="auto" w:fill="FFFFFF"/>
        </w:rPr>
        <w:t>（4）实行现场核查制度。</w:t>
      </w:r>
      <w:r>
        <w:rPr>
          <w:rFonts w:eastAsia="仿宋"/>
          <w:color w:val="auto"/>
          <w:sz w:val="30"/>
          <w:szCs w:val="30"/>
          <w:highlight w:val="none"/>
          <w:shd w:val="clear" w:color="auto" w:fill="FFFFFF"/>
        </w:rPr>
        <w:t>危房改造及农房抗震改造竣工后，及时组织验收。由市级农村危房改造主管部门牵头，会同相关部门、乡镇、村等组织验收工作，重点验收补助对象确定、工程质量、资金拨付、档案资料、旧房拆除及群众满意度等。实行农村危房改造抽查复核。</w:t>
      </w:r>
    </w:p>
    <w:p>
      <w:pPr>
        <w:pStyle w:val="20"/>
        <w:widowControl/>
        <w:shd w:val="clear" w:color="auto" w:fill="FFFFFF"/>
        <w:spacing w:before="0" w:beforeAutospacing="0" w:after="0" w:afterAutospacing="0" w:line="560" w:lineRule="exact"/>
        <w:ind w:firstLine="602" w:firstLineChars="200"/>
        <w:jc w:val="both"/>
        <w:rPr>
          <w:rFonts w:eastAsia="仿宋"/>
          <w:color w:val="auto"/>
          <w:sz w:val="30"/>
          <w:szCs w:val="30"/>
          <w:highlight w:val="none"/>
          <w:shd w:val="clear" w:color="auto" w:fill="FFFFFF"/>
        </w:rPr>
      </w:pPr>
      <w:r>
        <w:rPr>
          <w:rFonts w:eastAsia="仿宋"/>
          <w:b/>
          <w:bCs/>
          <w:color w:val="auto"/>
          <w:sz w:val="30"/>
          <w:szCs w:val="30"/>
          <w:highlight w:val="none"/>
          <w:shd w:val="clear" w:color="auto" w:fill="FFFFFF"/>
        </w:rPr>
        <w:t>（5）</w:t>
      </w:r>
      <w:r>
        <w:rPr>
          <w:rFonts w:hint="eastAsia" w:ascii="仿宋" w:hAnsi="仿宋" w:eastAsia="仿宋" w:cs="仿宋"/>
          <w:b/>
          <w:bCs/>
          <w:color w:val="auto"/>
          <w:sz w:val="30"/>
          <w:szCs w:val="30"/>
          <w:highlight w:val="none"/>
          <w:shd w:val="clear" w:color="auto" w:fill="FFFFFF"/>
        </w:rPr>
        <w:t>提升农房建设品质。</w:t>
      </w:r>
      <w:r>
        <w:rPr>
          <w:rFonts w:hint="eastAsia" w:ascii="仿宋" w:hAnsi="仿宋" w:eastAsia="仿宋" w:cs="仿宋"/>
          <w:color w:val="auto"/>
          <w:sz w:val="30"/>
          <w:szCs w:val="30"/>
          <w:highlight w:val="none"/>
          <w:shd w:val="clear" w:color="auto" w:fill="FFFFFF"/>
        </w:rPr>
        <w:t>在确保房屋基本安全的前提下，以建设美丽乡村、接续推进乡村全面振兴为目标加强农房设计，提升农房建设品质，完善农房使用功能。在危房改造和抗震加固中，有条件的乡镇和农户应积极推广绿色建材应用和新型建造方式，与“厕所革命”、生活垃圾和污水处理相结合，推行入户改造和建设，改善农村住房条件和居住环境。</w:t>
      </w:r>
    </w:p>
    <w:p>
      <w:pPr>
        <w:pStyle w:val="20"/>
        <w:widowControl/>
        <w:shd w:val="clear" w:color="auto" w:fill="FFFFFF"/>
        <w:spacing w:before="0" w:beforeAutospacing="0" w:after="0" w:afterAutospacing="0" w:line="560" w:lineRule="exact"/>
        <w:ind w:firstLine="602" w:firstLineChars="200"/>
        <w:jc w:val="both"/>
        <w:rPr>
          <w:rFonts w:eastAsia="仿宋"/>
          <w:color w:val="auto"/>
          <w:sz w:val="30"/>
          <w:szCs w:val="30"/>
          <w:highlight w:val="none"/>
          <w:shd w:val="clear" w:color="auto" w:fill="FFFFFF"/>
        </w:rPr>
      </w:pPr>
      <w:r>
        <w:rPr>
          <w:rFonts w:eastAsia="仿宋"/>
          <w:b/>
          <w:bCs/>
          <w:color w:val="auto"/>
          <w:sz w:val="30"/>
          <w:szCs w:val="30"/>
          <w:highlight w:val="none"/>
          <w:shd w:val="clear" w:color="auto" w:fill="FFFFFF"/>
        </w:rPr>
        <w:t>（6）</w:t>
      </w:r>
      <w:r>
        <w:rPr>
          <w:rFonts w:hint="eastAsia" w:ascii="仿宋" w:hAnsi="仿宋" w:eastAsia="仿宋" w:cs="仿宋"/>
          <w:b/>
          <w:bCs/>
          <w:color w:val="auto"/>
          <w:sz w:val="30"/>
          <w:szCs w:val="30"/>
          <w:highlight w:val="none"/>
          <w:shd w:val="clear" w:color="auto" w:fill="FFFFFF"/>
        </w:rPr>
        <w:t>加强档案信息系统管理。</w:t>
      </w:r>
      <w:r>
        <w:rPr>
          <w:rFonts w:hint="eastAsia" w:ascii="仿宋" w:hAnsi="仿宋" w:eastAsia="仿宋" w:cs="仿宋"/>
          <w:color w:val="auto"/>
          <w:sz w:val="30"/>
          <w:szCs w:val="30"/>
          <w:highlight w:val="none"/>
          <w:shd w:val="clear" w:color="auto" w:fill="FFFFFF"/>
        </w:rPr>
        <w:t>健全危房改造和农房抗震改造“一户一档”台账，做到改造一户、销号一户，精准实施帮扶改造。及时准确将每一改造对象的家庭情况、改造进展情况录入农村危房改造信息系统，动态维护和管理。</w:t>
      </w:r>
    </w:p>
    <w:p>
      <w:pPr>
        <w:pStyle w:val="20"/>
        <w:widowControl/>
        <w:shd w:val="clear" w:color="auto" w:fill="FFFFFF"/>
        <w:spacing w:before="0" w:beforeAutospacing="0" w:after="0" w:afterAutospacing="0" w:line="560" w:lineRule="exact"/>
        <w:ind w:firstLine="602" w:firstLineChars="200"/>
        <w:jc w:val="both"/>
        <w:rPr>
          <w:rFonts w:eastAsia="仿宋"/>
          <w:b/>
          <w:bCs/>
          <w:color w:val="auto"/>
          <w:sz w:val="30"/>
          <w:szCs w:val="30"/>
          <w:highlight w:val="none"/>
          <w:shd w:val="clear" w:color="auto" w:fill="FFFFFF"/>
        </w:rPr>
      </w:pPr>
      <w:r>
        <w:rPr>
          <w:rFonts w:eastAsia="仿宋"/>
          <w:b/>
          <w:bCs/>
          <w:color w:val="auto"/>
          <w:sz w:val="30"/>
          <w:szCs w:val="30"/>
          <w:highlight w:val="none"/>
          <w:shd w:val="clear" w:color="auto" w:fill="FFFFFF"/>
        </w:rPr>
        <w:t>2.严格资金使用管理。</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shd w:val="clear" w:color="auto" w:fill="FFFFFF"/>
        </w:rPr>
      </w:pPr>
      <w:r>
        <w:rPr>
          <w:rFonts w:hint="eastAsia" w:ascii="仿宋" w:hAnsi="仿宋" w:eastAsia="仿宋" w:cs="仿宋"/>
          <w:color w:val="auto"/>
          <w:sz w:val="30"/>
          <w:szCs w:val="30"/>
          <w:highlight w:val="none"/>
          <w:shd w:val="clear" w:color="auto" w:fill="FFFFFF"/>
        </w:rPr>
        <w:t>严格执行农村危房改造补助资金管理办法，加强危房改造补助资金使用情况的监督管理。不得将补助资金用于基础设施建设等与基本住房安全保障无关的支出，不得在补助资金中提取工作经费。主动接受纪检监察、审计和社会监督，坚决查处挪用、冒领、克扣、拖欠补助资金和索要好处费等违法违规违纪行为，禁止单纯将农村危房改造补助资金用于房屋粉刷、装饰等与提升住房安全性无关的用途，坚决制止单纯的“刷白墙”现象。继续执行年度绩效评价与督查激励制度，充分发挥其正向激励作用，提升农村低收入群体住房安全保障工作实效。防止补助资金拨付不及时，加强农户补助资金兑现情况检查，加大对挤占、挪用、骗取、套取危房改造等资金行为的惩处力度，严肃查处套取冒领补助资金及基层工作人员索要好处费。加强农村危房改造政策、补助对象基本信息和各环节审查结果的信息公开，及时调查处理群众举报，建立信息反馈机制，积极回应群众关切，切实保障群众的知情权、参与权和监督权。</w:t>
      </w:r>
      <w:r>
        <w:rPr>
          <w:rFonts w:eastAsia="仿宋"/>
          <w:color w:val="auto"/>
          <w:sz w:val="30"/>
          <w:szCs w:val="30"/>
          <w:highlight w:val="none"/>
          <w:shd w:val="clear" w:color="auto" w:fill="FFFFFF"/>
        </w:rPr>
        <w:t xml:space="preserve">    </w:t>
      </w:r>
    </w:p>
    <w:p>
      <w:pPr>
        <w:pStyle w:val="7"/>
        <w:ind w:firstLine="602"/>
        <w:rPr>
          <w:color w:val="auto"/>
          <w:highlight w:val="none"/>
        </w:rPr>
      </w:pPr>
      <w:r>
        <w:rPr>
          <w:color w:val="auto"/>
          <w:highlight w:val="none"/>
        </w:rPr>
        <w:t>（四）强化投入保障</w:t>
      </w:r>
    </w:p>
    <w:p>
      <w:pPr>
        <w:pStyle w:val="20"/>
        <w:widowControl/>
        <w:shd w:val="clear" w:color="auto" w:fill="FFFFFF"/>
        <w:spacing w:before="0" w:beforeAutospacing="0" w:after="0" w:afterAutospacing="0" w:line="560" w:lineRule="exact"/>
        <w:ind w:firstLine="600" w:firstLineChars="200"/>
        <w:jc w:val="both"/>
        <w:rPr>
          <w:rFonts w:ascii="仿宋" w:hAnsi="仿宋" w:eastAsia="仿宋" w:cs="仿宋"/>
          <w:color w:val="auto"/>
          <w:sz w:val="30"/>
          <w:szCs w:val="30"/>
          <w:highlight w:val="none"/>
          <w:shd w:val="clear" w:color="auto" w:fill="FFFFFF"/>
        </w:rPr>
      </w:pPr>
      <w:r>
        <w:rPr>
          <w:rFonts w:hint="eastAsia" w:ascii="仿宋" w:hAnsi="仿宋" w:eastAsia="仿宋" w:cs="仿宋"/>
          <w:color w:val="auto"/>
          <w:sz w:val="30"/>
          <w:szCs w:val="30"/>
          <w:highlight w:val="none"/>
          <w:shd w:val="clear" w:color="auto" w:fill="FFFFFF"/>
        </w:rPr>
        <w:t>建立农户主体、政府补助、社会帮扶等多元化资金投入机制，加大支持力度，进一步减轻农村低收入群体等重点对象负担。加强对农村危房改造补助资金的统筹和整合，根据农户家庭情况、房屋危险程度、改造方式、成本需求等不同情况，合理确定并动态、分类、分档次对户具体补助标准。安排必要的农村住房安全评估鉴定等管理经费。探索制定农村房屋保险政策，引导保险机构设立“农村住房安全保险”险种，减轻自然灾害等原因对农户住房和生活的影响。加大对农村住房安全保障的信贷支持力度，鼓励金融机构向获得危房改造政策支持的农户提供贷款支持，视情况给予财政贴息等政策支持。</w:t>
      </w:r>
    </w:p>
    <w:p>
      <w:pPr>
        <w:pStyle w:val="7"/>
        <w:numPr>
          <w:ilvl w:val="0"/>
          <w:numId w:val="14"/>
        </w:numPr>
        <w:ind w:firstLine="602"/>
        <w:rPr>
          <w:color w:val="auto"/>
          <w:highlight w:val="none"/>
        </w:rPr>
      </w:pPr>
      <w:r>
        <w:rPr>
          <w:color w:val="auto"/>
          <w:highlight w:val="none"/>
        </w:rPr>
        <w:t>加强监督和激励引导</w:t>
      </w:r>
    </w:p>
    <w:p>
      <w:pPr>
        <w:pStyle w:val="20"/>
        <w:widowControl/>
        <w:shd w:val="clear" w:color="auto" w:fill="FFFFFF"/>
        <w:spacing w:before="0" w:beforeAutospacing="0" w:after="0" w:afterAutospacing="0" w:line="560" w:lineRule="exact"/>
        <w:ind w:firstLine="600" w:firstLineChars="200"/>
        <w:jc w:val="both"/>
        <w:rPr>
          <w:rFonts w:eastAsia="仿宋"/>
          <w:b/>
          <w:bCs/>
          <w:color w:val="auto"/>
          <w:sz w:val="30"/>
          <w:szCs w:val="30"/>
          <w:highlight w:val="none"/>
          <w:shd w:val="clear" w:color="auto" w:fill="FFFFFF"/>
        </w:rPr>
      </w:pPr>
      <w:r>
        <w:rPr>
          <w:rFonts w:eastAsia="仿宋"/>
          <w:color w:val="auto"/>
          <w:sz w:val="30"/>
          <w:szCs w:val="30"/>
          <w:highlight w:val="none"/>
          <w:shd w:val="clear" w:color="auto" w:fill="FFFFFF"/>
        </w:rPr>
        <w:t>落实保障对象公示制度，将保障对象基本信息和各审查环节的结果在村务公开栏进行公示，强化群众监督作用。加强补助资金使用监管，及时拨付补助资金，主动接受纪检监察、审计和社会监督，坚决查处挪用、冒领、克扣、拖欠补助资金和索要好处费等违法违规违纪行为。继续执行年度绩效评价与督查激励制度，充分发挥其正向激励作用，提升农村低收入群体住房安全保障工作实效。</w:t>
      </w:r>
    </w:p>
    <w:p>
      <w:pPr>
        <w:rPr>
          <w:color w:val="auto"/>
          <w:highlight w:val="none"/>
        </w:rPr>
      </w:pPr>
      <w:bookmarkStart w:id="93" w:name="_Toc15331"/>
      <w:bookmarkStart w:id="94" w:name="_Toc24638"/>
    </w:p>
    <w:p>
      <w:pPr>
        <w:rPr>
          <w:color w:val="auto"/>
          <w:highlight w:val="none"/>
        </w:rPr>
      </w:pPr>
      <w:r>
        <w:rPr>
          <w:color w:val="auto"/>
          <w:highlight w:val="none"/>
        </w:rPr>
        <w:br w:type="page"/>
      </w:r>
    </w:p>
    <w:p>
      <w:pPr>
        <w:rPr>
          <w:color w:val="auto"/>
          <w:highlight w:val="none"/>
        </w:rPr>
      </w:pPr>
    </w:p>
    <w:p>
      <w:pPr>
        <w:rPr>
          <w:color w:val="auto"/>
          <w:highlight w:val="none"/>
        </w:rPr>
      </w:pPr>
    </w:p>
    <w:p>
      <w:pPr>
        <w:pStyle w:val="2"/>
        <w:rPr>
          <w:color w:val="auto"/>
          <w:highlight w:val="none"/>
        </w:rPr>
      </w:pPr>
    </w:p>
    <w:p>
      <w:pPr>
        <w:rPr>
          <w:color w:val="auto"/>
          <w:highlight w:val="none"/>
        </w:rPr>
      </w:pPr>
    </w:p>
    <w:p>
      <w:pPr>
        <w:pStyle w:val="2"/>
        <w:rPr>
          <w:color w:val="auto"/>
          <w:highlight w:val="none"/>
        </w:rPr>
      </w:pPr>
    </w:p>
    <w:p>
      <w:pPr>
        <w:rPr>
          <w:color w:val="auto"/>
          <w:highlight w:val="none"/>
        </w:rPr>
      </w:pPr>
    </w:p>
    <w:p>
      <w:pPr>
        <w:pStyle w:val="2"/>
        <w:rPr>
          <w:color w:val="auto"/>
          <w:highlight w:val="none"/>
        </w:rPr>
      </w:pPr>
    </w:p>
    <w:p>
      <w:pPr>
        <w:rPr>
          <w:color w:val="auto"/>
          <w:highlight w:val="none"/>
        </w:rPr>
      </w:pPr>
    </w:p>
    <w:p>
      <w:pPr>
        <w:rPr>
          <w:color w:val="auto"/>
          <w:highlight w:val="none"/>
        </w:rPr>
      </w:pPr>
    </w:p>
    <w:p>
      <w:pPr>
        <w:pStyle w:val="2"/>
        <w:rPr>
          <w:color w:val="auto"/>
          <w:highlight w:val="none"/>
        </w:rPr>
      </w:pPr>
    </w:p>
    <w:p>
      <w:pPr>
        <w:rPr>
          <w:color w:val="auto"/>
          <w:highlight w:val="none"/>
        </w:rPr>
      </w:pPr>
    </w:p>
    <w:p>
      <w:pPr>
        <w:pStyle w:val="2"/>
        <w:rPr>
          <w:color w:val="auto"/>
          <w:highlight w:val="none"/>
        </w:rPr>
      </w:pPr>
    </w:p>
    <w:p>
      <w:pPr>
        <w:pStyle w:val="3"/>
        <w:numPr>
          <w:numId w:val="0"/>
        </w:numPr>
        <w:spacing w:before="0"/>
        <w:jc w:val="left"/>
        <w:rPr>
          <w:rFonts w:hint="eastAsia" w:ascii="宋体" w:hAnsi="宋体"/>
          <w:rPrChange w:id="10" w:author="汪缨林" w:date="2023-01-13T11:40:15Z">
            <w:rPr>
              <w:rFonts w:hint="default" w:ascii="Times New Roman" w:hAnsi="Times New Roman"/>
              <w:color w:val="auto"/>
              <w:highlight w:val="none"/>
            </w:rPr>
          </w:rPrChange>
        </w:rPr>
        <w:pPrChange w:id="9" w:author="汪缨林" w:date="2023-01-13T11:40:15Z">
          <w:pPr>
            <w:pStyle w:val="3"/>
            <w:spacing w:before="624"/>
            <w:jc w:val="center"/>
          </w:pPr>
        </w:pPrChange>
      </w:pPr>
      <w:bookmarkStart w:id="95" w:name="_Toc12700"/>
      <w:r>
        <w:rPr>
          <w:rFonts w:hint="eastAsia" w:ascii="宋体" w:hAnsi="宋体"/>
          <w:rPrChange w:id="11" w:author="汪缨林" w:date="2023-01-13T11:40:15Z">
            <w:rPr>
              <w:rFonts w:hint="default" w:ascii="Times New Roman" w:hAnsi="Times New Roman"/>
              <w:color w:val="auto"/>
              <w:highlight w:val="none"/>
            </w:rPr>
          </w:rPrChange>
        </w:rPr>
        <w:t>第四部分 健全农村低收入人口常态化帮扶机制</w:t>
      </w:r>
      <w:bookmarkEnd w:id="93"/>
      <w:bookmarkEnd w:id="94"/>
      <w:bookmarkEnd w:id="95"/>
    </w:p>
    <w:p>
      <w:pPr>
        <w:rPr>
          <w:color w:val="auto"/>
          <w:highlight w:val="none"/>
        </w:rPr>
      </w:pPr>
      <w:bookmarkStart w:id="96" w:name="_Toc1335"/>
      <w:bookmarkStart w:id="97" w:name="_Toc15342"/>
      <w:r>
        <w:rPr>
          <w:color w:val="auto"/>
          <w:highlight w:val="none"/>
        </w:rPr>
        <w:br w:type="page"/>
      </w:r>
    </w:p>
    <w:p>
      <w:pPr>
        <w:pStyle w:val="4"/>
        <w:spacing w:before="624" w:after="312"/>
        <w:rPr>
          <w:rFonts w:hint="eastAsia" w:ascii="方正小标宋简体" w:hAnsi="方正小标宋简体" w:eastAsia="方正小标宋简体" w:cs="方正小标宋简体"/>
          <w:b w:val="0"/>
          <w:bCs w:val="0"/>
          <w:color w:val="auto"/>
          <w:w w:val="90"/>
          <w:highlight w:val="none"/>
        </w:rPr>
      </w:pPr>
      <w:bookmarkStart w:id="98" w:name="_Toc13168"/>
      <w:r>
        <w:rPr>
          <w:rFonts w:hint="eastAsia" w:ascii="方正小标宋简体" w:hAnsi="方正小标宋简体" w:eastAsia="方正小标宋简体" w:cs="方正小标宋简体"/>
          <w:b w:val="0"/>
          <w:bCs w:val="0"/>
          <w:color w:val="auto"/>
          <w:w w:val="90"/>
          <w:highlight w:val="none"/>
        </w:rPr>
        <w:t>第七章 健全农村低收入人口常态化帮扶机制</w:t>
      </w:r>
      <w:bookmarkEnd w:id="96"/>
      <w:bookmarkEnd w:id="97"/>
      <w:bookmarkEnd w:id="98"/>
    </w:p>
    <w:p>
      <w:pPr>
        <w:pStyle w:val="5"/>
        <w:rPr>
          <w:rFonts w:hint="default" w:ascii="Times New Roman" w:hAnsi="Times New Roman"/>
          <w:b w:val="0"/>
          <w:bCs w:val="0"/>
          <w:color w:val="auto"/>
          <w:highlight w:val="none"/>
        </w:rPr>
      </w:pPr>
      <w:bookmarkStart w:id="99" w:name="_Toc23248"/>
      <w:bookmarkStart w:id="100" w:name="_Toc14349"/>
      <w:r>
        <w:rPr>
          <w:rFonts w:hint="default" w:ascii="Times New Roman" w:hAnsi="Times New Roman"/>
          <w:b w:val="0"/>
          <w:bCs w:val="0"/>
          <w:color w:val="auto"/>
          <w:highlight w:val="none"/>
        </w:rPr>
        <w:t>第一节 加强农村低收入人口监测</w:t>
      </w:r>
      <w:bookmarkEnd w:id="99"/>
      <w:bookmarkEnd w:id="100"/>
    </w:p>
    <w:p>
      <w:pPr>
        <w:pStyle w:val="6"/>
        <w:ind w:firstLine="643"/>
        <w:rPr>
          <w:rFonts w:ascii="Times New Roman" w:hAnsi="Times New Roman"/>
          <w:color w:val="auto"/>
          <w:highlight w:val="none"/>
        </w:rPr>
      </w:pPr>
      <w:r>
        <w:rPr>
          <w:rFonts w:ascii="Times New Roman" w:hAnsi="Times New Roman"/>
          <w:color w:val="auto"/>
          <w:highlight w:val="none"/>
        </w:rPr>
        <w:t>一、目标任务</w:t>
      </w:r>
    </w:p>
    <w:p>
      <w:pPr>
        <w:pStyle w:val="20"/>
        <w:widowControl/>
        <w:spacing w:before="0" w:beforeAutospacing="0" w:after="0" w:afterAutospacing="0" w:line="560" w:lineRule="exact"/>
        <w:ind w:firstLine="600" w:firstLineChars="200"/>
        <w:jc w:val="both"/>
        <w:rPr>
          <w:rFonts w:eastAsia="仿宋"/>
          <w:color w:val="auto"/>
          <w:sz w:val="30"/>
          <w:szCs w:val="30"/>
          <w:highlight w:val="none"/>
          <w:shd w:val="clear" w:color="auto" w:fill="FFFFFF"/>
        </w:rPr>
      </w:pPr>
      <w:r>
        <w:rPr>
          <w:rFonts w:eastAsia="仿宋"/>
          <w:bCs/>
          <w:color w:val="auto"/>
          <w:sz w:val="30"/>
          <w:szCs w:val="30"/>
          <w:highlight w:val="none"/>
        </w:rPr>
        <w:t>建立多渠道监测预警机制，精准发现存在返贫致贫风险的困难群众，及时纳入监测帮扶范围，实行定期检查、动态管理，分层分类开展针对性帮扶，做到早发现、早干预、早帮扶，坚决防止出现规模性返贫</w:t>
      </w:r>
      <w:r>
        <w:rPr>
          <w:rFonts w:eastAsia="仿宋"/>
          <w:color w:val="auto"/>
          <w:sz w:val="30"/>
          <w:szCs w:val="30"/>
          <w:highlight w:val="none"/>
          <w:shd w:val="clear" w:color="auto" w:fill="FFFFFF"/>
        </w:rPr>
        <w:t>。</w:t>
      </w:r>
    </w:p>
    <w:p>
      <w:pPr>
        <w:pStyle w:val="6"/>
        <w:ind w:firstLine="643"/>
        <w:rPr>
          <w:rFonts w:ascii="Times New Roman" w:hAnsi="Times New Roman"/>
          <w:color w:val="auto"/>
          <w:highlight w:val="none"/>
        </w:rPr>
      </w:pPr>
      <w:r>
        <w:rPr>
          <w:rFonts w:ascii="Times New Roman" w:hAnsi="Times New Roman"/>
          <w:color w:val="auto"/>
          <w:highlight w:val="none"/>
        </w:rPr>
        <w:t>二、主要措施</w:t>
      </w:r>
    </w:p>
    <w:p>
      <w:pPr>
        <w:pStyle w:val="7"/>
        <w:ind w:firstLine="602"/>
        <w:rPr>
          <w:color w:val="auto"/>
          <w:highlight w:val="none"/>
        </w:rPr>
      </w:pPr>
      <w:r>
        <w:rPr>
          <w:color w:val="auto"/>
          <w:highlight w:val="none"/>
        </w:rPr>
        <w:t>（一）明确防止返贫监测范围</w:t>
      </w:r>
    </w:p>
    <w:p>
      <w:pPr>
        <w:spacing w:line="560" w:lineRule="exact"/>
        <w:ind w:firstLine="602" w:firstLineChars="200"/>
        <w:rPr>
          <w:rFonts w:eastAsia="仿宋"/>
          <w:bCs/>
          <w:color w:val="auto"/>
          <w:sz w:val="30"/>
          <w:szCs w:val="30"/>
          <w:highlight w:val="none"/>
        </w:rPr>
      </w:pPr>
      <w:r>
        <w:rPr>
          <w:rFonts w:hint="eastAsia" w:eastAsia="仿宋"/>
          <w:b/>
          <w:color w:val="auto"/>
          <w:sz w:val="30"/>
          <w:szCs w:val="30"/>
          <w:highlight w:val="none"/>
        </w:rPr>
        <w:t>1.</w:t>
      </w:r>
      <w:r>
        <w:rPr>
          <w:rFonts w:eastAsia="仿宋"/>
          <w:b/>
          <w:color w:val="auto"/>
          <w:sz w:val="30"/>
          <w:szCs w:val="30"/>
          <w:highlight w:val="none"/>
        </w:rPr>
        <w:t>明确监测对象。</w:t>
      </w:r>
      <w:r>
        <w:rPr>
          <w:rFonts w:eastAsia="仿宋"/>
          <w:bCs/>
          <w:color w:val="auto"/>
          <w:sz w:val="30"/>
          <w:szCs w:val="30"/>
          <w:highlight w:val="none"/>
        </w:rPr>
        <w:t>在监测对象方面，继续实施以家庭为单位，监测脱贫不稳定户、边缘易致贫户以及因病因残因学因灾因意外事故等存在返贫致贫风险的农户（包括脱贫享受政策户和一般农户）。重点关注低保家庭、分散供养特困人员、大病重病患者、重度残疾人、失能困难老年人等特殊群体。</w:t>
      </w:r>
    </w:p>
    <w:p>
      <w:pPr>
        <w:spacing w:line="560" w:lineRule="exact"/>
        <w:ind w:firstLine="602" w:firstLineChars="200"/>
        <w:rPr>
          <w:rFonts w:eastAsia="仿宋"/>
          <w:bCs/>
          <w:color w:val="auto"/>
          <w:sz w:val="30"/>
          <w:szCs w:val="30"/>
          <w:highlight w:val="none"/>
        </w:rPr>
      </w:pPr>
      <w:r>
        <w:rPr>
          <w:rFonts w:hint="eastAsia" w:eastAsia="仿宋"/>
          <w:b/>
          <w:color w:val="auto"/>
          <w:sz w:val="30"/>
          <w:szCs w:val="30"/>
          <w:highlight w:val="none"/>
        </w:rPr>
        <w:t>2.</w:t>
      </w:r>
      <w:r>
        <w:rPr>
          <w:rFonts w:eastAsia="仿宋"/>
          <w:b/>
          <w:color w:val="auto"/>
          <w:sz w:val="30"/>
          <w:szCs w:val="30"/>
          <w:highlight w:val="none"/>
        </w:rPr>
        <w:t>明确监测标准。</w:t>
      </w:r>
      <w:r>
        <w:rPr>
          <w:rFonts w:eastAsia="仿宋"/>
          <w:bCs/>
          <w:color w:val="auto"/>
          <w:sz w:val="30"/>
          <w:szCs w:val="30"/>
          <w:highlight w:val="none"/>
        </w:rPr>
        <w:t>严格执行海南省每年根据物价指数变化、农村居民可支配收入增幅和农村低保标准等因素确定的年度监测线，准确将年人均可支配收入低于省定监测线且符合条件的农户纳入监测范围。</w:t>
      </w:r>
    </w:p>
    <w:p>
      <w:pPr>
        <w:spacing w:line="560" w:lineRule="exact"/>
        <w:ind w:firstLine="602" w:firstLineChars="200"/>
        <w:rPr>
          <w:rFonts w:eastAsia="仿宋"/>
          <w:bCs/>
          <w:color w:val="auto"/>
          <w:sz w:val="30"/>
          <w:szCs w:val="30"/>
          <w:highlight w:val="none"/>
        </w:rPr>
      </w:pPr>
      <w:r>
        <w:rPr>
          <w:rFonts w:hint="eastAsia" w:eastAsia="仿宋"/>
          <w:b/>
          <w:color w:val="auto"/>
          <w:sz w:val="30"/>
          <w:szCs w:val="30"/>
          <w:highlight w:val="none"/>
        </w:rPr>
        <w:t>3.</w:t>
      </w:r>
      <w:r>
        <w:rPr>
          <w:rFonts w:hint="eastAsia" w:ascii="仿宋" w:hAnsi="仿宋" w:eastAsia="仿宋" w:cs="仿宋"/>
          <w:b/>
          <w:color w:val="auto"/>
          <w:sz w:val="30"/>
          <w:szCs w:val="30"/>
          <w:highlight w:val="none"/>
        </w:rPr>
        <w:t>明确监测内容。</w:t>
      </w:r>
      <w:r>
        <w:rPr>
          <w:rFonts w:hint="eastAsia" w:ascii="仿宋" w:hAnsi="仿宋" w:eastAsia="仿宋" w:cs="仿宋"/>
          <w:bCs/>
          <w:color w:val="auto"/>
          <w:sz w:val="30"/>
          <w:szCs w:val="30"/>
          <w:highlight w:val="none"/>
        </w:rPr>
        <w:t>根据国家防止返贫动态监测指标体系，重点监测农户收入支出、“两不愁三保障”和饮水安全、家庭成员变化、帮扶政策落实以及返贫致贫风险变化等情况。坚决守住防止规模性返贫的底线，实时监测自然灾害、火灾、疫情等各类重大突发公共事件，以及大宗农副产品价格持续大幅下跌、外出务工农村劳动力规模性失业、乡村产业项目发展失败、易地扶贫搬迁群众稳不住等情况，及时排查预警区域性、规模性返贫风险，科学制定防范措施，确保不出现规模性返贫。</w:t>
      </w:r>
    </w:p>
    <w:p>
      <w:pPr>
        <w:pStyle w:val="7"/>
        <w:ind w:firstLine="602"/>
        <w:rPr>
          <w:color w:val="auto"/>
          <w:highlight w:val="none"/>
        </w:rPr>
      </w:pPr>
      <w:r>
        <w:rPr>
          <w:color w:val="auto"/>
          <w:highlight w:val="none"/>
        </w:rPr>
        <w:t>（二）完善发现机制</w:t>
      </w:r>
    </w:p>
    <w:p>
      <w:pPr>
        <w:spacing w:line="560" w:lineRule="exact"/>
        <w:ind w:firstLine="600" w:firstLineChars="200"/>
        <w:rPr>
          <w:rFonts w:ascii="仿宋" w:hAnsi="仿宋" w:eastAsia="仿宋" w:cs="仿宋"/>
          <w:bCs/>
          <w:color w:val="auto"/>
          <w:sz w:val="30"/>
          <w:szCs w:val="30"/>
          <w:highlight w:val="none"/>
        </w:rPr>
      </w:pPr>
      <w:r>
        <w:rPr>
          <w:rFonts w:hint="eastAsia" w:ascii="仿宋" w:hAnsi="仿宋" w:eastAsia="仿宋" w:cs="仿宋"/>
          <w:bCs/>
          <w:color w:val="auto"/>
          <w:sz w:val="30"/>
          <w:szCs w:val="30"/>
          <w:highlight w:val="none"/>
        </w:rPr>
        <w:t>驻村工作队、乡村网格员、帮扶联系人等的责任，随时关注、拓宽监测预警信息来源，建立农户自主申请、基层干部排查、部门筛查预警、信访信息处置相结合的监测对象发现和预警机制，精准发现存在返贫致贫风险的困难群众，及时纳入监测范围，逐步推进防止返贫动态监测机制与农村低收入人口监测机制有效衔接。</w:t>
      </w:r>
    </w:p>
    <w:p>
      <w:pPr>
        <w:spacing w:line="560" w:lineRule="exact"/>
        <w:ind w:firstLine="602" w:firstLineChars="200"/>
        <w:rPr>
          <w:rFonts w:ascii="仿宋" w:hAnsi="仿宋" w:eastAsia="仿宋" w:cs="仿宋"/>
          <w:bCs/>
          <w:color w:val="auto"/>
          <w:sz w:val="30"/>
          <w:szCs w:val="30"/>
          <w:highlight w:val="none"/>
        </w:rPr>
      </w:pPr>
      <w:r>
        <w:rPr>
          <w:rFonts w:hint="eastAsia" w:ascii="仿宋" w:hAnsi="仿宋" w:eastAsia="仿宋" w:cs="仿宋"/>
          <w:b/>
          <w:color w:val="auto"/>
          <w:sz w:val="30"/>
          <w:szCs w:val="30"/>
          <w:highlight w:val="none"/>
        </w:rPr>
        <w:t>1.</w:t>
      </w:r>
      <w:r>
        <w:rPr>
          <w:rFonts w:hint="eastAsia" w:ascii="仿宋" w:hAnsi="仿宋" w:eastAsia="仿宋" w:cs="仿宋"/>
          <w:bCs/>
          <w:color w:val="auto"/>
          <w:sz w:val="30"/>
          <w:szCs w:val="30"/>
          <w:highlight w:val="none"/>
        </w:rPr>
        <w:t>进一步加大防止返贫政策宣传力度，提高政策知晓度，通过开设受理网点、服务热线等方式，畅通帮扶申请渠道，引导困难群众主动提出帮扶申请。</w:t>
      </w:r>
    </w:p>
    <w:p>
      <w:pPr>
        <w:spacing w:line="560" w:lineRule="exact"/>
        <w:ind w:firstLine="602" w:firstLineChars="200"/>
        <w:rPr>
          <w:rFonts w:ascii="仿宋" w:hAnsi="仿宋" w:eastAsia="仿宋" w:cs="仿宋"/>
          <w:bCs/>
          <w:color w:val="auto"/>
          <w:sz w:val="30"/>
          <w:szCs w:val="30"/>
          <w:highlight w:val="none"/>
        </w:rPr>
      </w:pPr>
      <w:r>
        <w:rPr>
          <w:rFonts w:hint="eastAsia" w:ascii="仿宋" w:hAnsi="仿宋" w:eastAsia="仿宋" w:cs="仿宋"/>
          <w:b/>
          <w:color w:val="auto"/>
          <w:sz w:val="30"/>
          <w:szCs w:val="30"/>
          <w:highlight w:val="none"/>
        </w:rPr>
        <w:t>2.</w:t>
      </w:r>
      <w:r>
        <w:rPr>
          <w:rFonts w:hint="eastAsia" w:ascii="仿宋" w:hAnsi="仿宋" w:eastAsia="仿宋" w:cs="仿宋"/>
          <w:bCs/>
          <w:color w:val="auto"/>
          <w:sz w:val="30"/>
          <w:szCs w:val="30"/>
          <w:highlight w:val="none"/>
        </w:rPr>
        <w:t>坚持定期全面排查与实时重点发现相结合。按照国家统一安排，每年四季度集中开展一次全面排查。压实村“两委”、第一书记、主动了解村内困难群众家庭生活情况，及时发现返贫致贫风险。</w:t>
      </w:r>
    </w:p>
    <w:p>
      <w:pPr>
        <w:spacing w:line="560" w:lineRule="exact"/>
        <w:ind w:firstLine="602" w:firstLineChars="200"/>
        <w:rPr>
          <w:rFonts w:ascii="仿宋" w:hAnsi="仿宋" w:eastAsia="仿宋" w:cs="仿宋"/>
          <w:bCs/>
          <w:color w:val="auto"/>
          <w:sz w:val="30"/>
          <w:szCs w:val="30"/>
          <w:highlight w:val="none"/>
        </w:rPr>
      </w:pPr>
      <w:r>
        <w:rPr>
          <w:rFonts w:hint="eastAsia" w:ascii="仿宋" w:hAnsi="仿宋" w:eastAsia="仿宋" w:cs="仿宋"/>
          <w:b/>
          <w:color w:val="auto"/>
          <w:sz w:val="30"/>
          <w:szCs w:val="30"/>
          <w:highlight w:val="none"/>
        </w:rPr>
        <w:t>3.</w:t>
      </w:r>
      <w:r>
        <w:rPr>
          <w:rFonts w:hint="eastAsia" w:ascii="仿宋" w:hAnsi="仿宋" w:eastAsia="仿宋" w:cs="仿宋"/>
          <w:bCs/>
          <w:color w:val="auto"/>
          <w:sz w:val="30"/>
          <w:szCs w:val="30"/>
          <w:highlight w:val="none"/>
        </w:rPr>
        <w:t>乡村振兴部门进一步加强与民政、住房城乡建设、卫生健康、医疗保障、公安、残联等部门单位的数据比对共享，每月将新增低保、特困供养、临时救助、住危房、大额医疗支出、刑事处罚、重度残疾人等预警信息反馈给各乡镇，分析研判返贫致贫风险。</w:t>
      </w:r>
    </w:p>
    <w:p>
      <w:pPr>
        <w:spacing w:line="560" w:lineRule="exact"/>
        <w:ind w:firstLine="602" w:firstLineChars="200"/>
        <w:rPr>
          <w:rFonts w:ascii="仿宋" w:hAnsi="仿宋" w:eastAsia="仿宋" w:cs="仿宋"/>
          <w:bCs/>
          <w:color w:val="auto"/>
          <w:sz w:val="30"/>
          <w:szCs w:val="30"/>
          <w:highlight w:val="none"/>
        </w:rPr>
      </w:pPr>
      <w:r>
        <w:rPr>
          <w:rFonts w:hint="eastAsia" w:ascii="仿宋" w:hAnsi="仿宋" w:eastAsia="仿宋" w:cs="仿宋"/>
          <w:b/>
          <w:color w:val="auto"/>
          <w:sz w:val="30"/>
          <w:szCs w:val="30"/>
          <w:highlight w:val="none"/>
        </w:rPr>
        <w:t>4.</w:t>
      </w:r>
      <w:r>
        <w:rPr>
          <w:rFonts w:hint="eastAsia" w:ascii="仿宋" w:hAnsi="仿宋" w:eastAsia="仿宋" w:cs="仿宋"/>
          <w:bCs/>
          <w:color w:val="auto"/>
          <w:sz w:val="30"/>
          <w:szCs w:val="30"/>
          <w:highlight w:val="none"/>
        </w:rPr>
        <w:t>注重利用媒体、信访等渠道，及时收集、规范处理返贫致贫风险预警信息，确保应纳尽纳。</w:t>
      </w:r>
    </w:p>
    <w:p>
      <w:pPr>
        <w:pStyle w:val="7"/>
        <w:ind w:firstLine="602"/>
        <w:rPr>
          <w:color w:val="auto"/>
          <w:highlight w:val="none"/>
        </w:rPr>
      </w:pPr>
      <w:r>
        <w:rPr>
          <w:color w:val="auto"/>
          <w:highlight w:val="none"/>
        </w:rPr>
        <w:t>（三）严格认定程序</w:t>
      </w:r>
    </w:p>
    <w:p>
      <w:pPr>
        <w:spacing w:line="560" w:lineRule="exact"/>
        <w:ind w:firstLine="600" w:firstLineChars="200"/>
        <w:rPr>
          <w:rFonts w:ascii="仿宋" w:hAnsi="仿宋" w:eastAsia="仿宋" w:cs="仿宋"/>
          <w:bCs/>
          <w:color w:val="auto"/>
          <w:sz w:val="30"/>
          <w:szCs w:val="30"/>
          <w:highlight w:val="none"/>
        </w:rPr>
      </w:pPr>
      <w:r>
        <w:rPr>
          <w:rFonts w:hint="eastAsia" w:ascii="仿宋" w:hAnsi="仿宋" w:eastAsia="仿宋" w:cs="仿宋"/>
          <w:bCs/>
          <w:color w:val="auto"/>
          <w:sz w:val="30"/>
          <w:szCs w:val="30"/>
          <w:highlight w:val="none"/>
        </w:rPr>
        <w:t>对发现的可能返贫致贫困难群众，依托全国防返贫监测信息系统（原全国扶贫开发信息系统），严格按照“（入户）核实—（民主）评议—（信息）比对—（村级）公示—录入（系统）”程序，纳入监测范围。</w:t>
      </w:r>
    </w:p>
    <w:p>
      <w:pPr>
        <w:pStyle w:val="7"/>
        <w:ind w:firstLine="602"/>
        <w:rPr>
          <w:color w:val="auto"/>
          <w:highlight w:val="none"/>
        </w:rPr>
      </w:pPr>
      <w:r>
        <w:rPr>
          <w:color w:val="auto"/>
          <w:highlight w:val="none"/>
        </w:rPr>
        <w:t>（四）建立分层次动态监控机制</w:t>
      </w:r>
    </w:p>
    <w:p>
      <w:pPr>
        <w:pStyle w:val="20"/>
        <w:widowControl/>
        <w:spacing w:before="0" w:beforeAutospacing="0" w:after="0" w:afterAutospacing="0" w:line="560" w:lineRule="exact"/>
        <w:ind w:firstLine="600" w:firstLineChars="200"/>
        <w:jc w:val="both"/>
        <w:rPr>
          <w:rFonts w:eastAsia="仿宋"/>
          <w:color w:val="auto"/>
          <w:sz w:val="30"/>
          <w:szCs w:val="30"/>
          <w:highlight w:val="none"/>
          <w:shd w:val="clear" w:color="auto" w:fill="FFFFFF"/>
        </w:rPr>
      </w:pPr>
      <w:r>
        <w:rPr>
          <w:rFonts w:eastAsia="仿宋"/>
          <w:color w:val="auto"/>
          <w:sz w:val="30"/>
          <w:szCs w:val="30"/>
          <w:highlight w:val="none"/>
        </w:rPr>
        <w:t>建立农村困难群众探访关爱制度，确保高风险对象和重点对象月探访率达到100%。</w:t>
      </w:r>
      <w:r>
        <w:rPr>
          <w:rFonts w:hint="eastAsia" w:ascii="仿宋" w:hAnsi="仿宋" w:eastAsia="仿宋" w:cs="仿宋"/>
          <w:color w:val="auto"/>
          <w:sz w:val="30"/>
          <w:szCs w:val="30"/>
          <w:highlight w:val="none"/>
        </w:rPr>
        <w:t>结合“进网格、访民情、送服务”活动，将走访联系网格作为听取民声的重要途径。构建常态化收集基层治理等领域的民情民意，构建起横向到边、纵向到底、覆盖城乡的民意收集网络。实行高风险对象、重点对象和一般对象</w:t>
      </w:r>
      <w:r>
        <w:rPr>
          <w:rFonts w:hint="eastAsia" w:ascii="仿宋" w:hAnsi="仿宋" w:eastAsia="仿宋" w:cs="仿宋"/>
          <w:bCs/>
          <w:color w:val="auto"/>
          <w:sz w:val="30"/>
          <w:szCs w:val="30"/>
          <w:highlight w:val="none"/>
        </w:rPr>
        <w:t>分层分类</w:t>
      </w:r>
      <w:r>
        <w:rPr>
          <w:rFonts w:hint="eastAsia" w:ascii="仿宋" w:hAnsi="仿宋" w:eastAsia="仿宋" w:cs="仿宋"/>
          <w:color w:val="auto"/>
          <w:sz w:val="30"/>
          <w:szCs w:val="30"/>
          <w:highlight w:val="none"/>
        </w:rPr>
        <w:t>管理，其中对高风险对象列入红色管理，实行周探访制，实时了解、动态掌握农村困难群众生活状况和实际问题，</w:t>
      </w:r>
      <w:r>
        <w:rPr>
          <w:rFonts w:hint="eastAsia" w:ascii="仿宋" w:hAnsi="仿宋" w:eastAsia="仿宋" w:cs="仿宋"/>
          <w:bCs/>
          <w:color w:val="auto"/>
          <w:sz w:val="30"/>
          <w:szCs w:val="30"/>
          <w:highlight w:val="none"/>
        </w:rPr>
        <w:t>实行动态管理</w:t>
      </w:r>
      <w:r>
        <w:rPr>
          <w:rFonts w:hint="eastAsia" w:ascii="仿宋" w:hAnsi="仿宋" w:eastAsia="仿宋" w:cs="仿宋"/>
          <w:color w:val="auto"/>
          <w:sz w:val="30"/>
          <w:szCs w:val="30"/>
          <w:highlight w:val="none"/>
          <w:shd w:val="clear" w:color="auto" w:fill="FFFFFF"/>
        </w:rPr>
        <w:t>。</w:t>
      </w:r>
    </w:p>
    <w:p>
      <w:pPr>
        <w:pStyle w:val="7"/>
        <w:ind w:firstLine="602"/>
        <w:rPr>
          <w:color w:val="auto"/>
          <w:highlight w:val="none"/>
        </w:rPr>
      </w:pPr>
      <w:r>
        <w:rPr>
          <w:color w:val="auto"/>
          <w:highlight w:val="none"/>
        </w:rPr>
        <w:t>（五）提高服务质量</w:t>
      </w:r>
    </w:p>
    <w:p>
      <w:pPr>
        <w:pStyle w:val="20"/>
        <w:widowControl/>
        <w:spacing w:before="0" w:beforeAutospacing="0" w:after="0" w:afterAutospacing="0" w:line="560" w:lineRule="exact"/>
        <w:ind w:firstLine="602" w:firstLineChars="200"/>
        <w:jc w:val="both"/>
        <w:rPr>
          <w:rStyle w:val="25"/>
          <w:rFonts w:ascii="仿宋" w:hAnsi="仿宋" w:eastAsia="仿宋" w:cs="仿宋"/>
          <w:color w:val="auto"/>
          <w:sz w:val="30"/>
          <w:szCs w:val="30"/>
          <w:highlight w:val="none"/>
        </w:rPr>
      </w:pPr>
      <w:r>
        <w:rPr>
          <w:rStyle w:val="25"/>
          <w:rFonts w:hint="eastAsia" w:ascii="仿宋" w:hAnsi="仿宋" w:eastAsia="仿宋" w:cs="仿宋"/>
          <w:color w:val="auto"/>
          <w:sz w:val="30"/>
          <w:szCs w:val="30"/>
          <w:highlight w:val="none"/>
        </w:rPr>
        <w:t>1.加强队伍建设。</w:t>
      </w:r>
      <w:r>
        <w:rPr>
          <w:rFonts w:hint="eastAsia" w:ascii="仿宋" w:hAnsi="仿宋" w:eastAsia="仿宋" w:cs="仿宋"/>
          <w:color w:val="auto"/>
          <w:sz w:val="30"/>
          <w:szCs w:val="30"/>
          <w:highlight w:val="none"/>
        </w:rPr>
        <w:t>优化激励机制，吸引更多人才下沉到</w:t>
      </w:r>
      <w:r>
        <w:rPr>
          <w:rFonts w:hint="eastAsia" w:ascii="仿宋" w:hAnsi="仿宋" w:eastAsia="仿宋" w:cs="仿宋"/>
          <w:color w:val="auto"/>
          <w:sz w:val="30"/>
          <w:szCs w:val="30"/>
          <w:highlight w:val="none"/>
          <w:shd w:val="clear" w:color="auto" w:fill="FFFFFF"/>
        </w:rPr>
        <w:t>农村基层加入低收入人口常态化帮扶工作中</w:t>
      </w:r>
      <w:r>
        <w:rPr>
          <w:rFonts w:hint="eastAsia" w:ascii="仿宋" w:hAnsi="仿宋" w:eastAsia="仿宋" w:cs="仿宋"/>
          <w:color w:val="auto"/>
          <w:sz w:val="30"/>
          <w:szCs w:val="30"/>
          <w:highlight w:val="none"/>
        </w:rPr>
        <w:t>，充实到一线管理队伍，并逐步完成兼职向专职的全面转型</w:t>
      </w:r>
      <w:r>
        <w:rPr>
          <w:rStyle w:val="25"/>
          <w:rFonts w:hint="eastAsia" w:ascii="仿宋" w:hAnsi="仿宋" w:eastAsia="仿宋" w:cs="仿宋"/>
          <w:color w:val="auto"/>
          <w:sz w:val="30"/>
          <w:szCs w:val="30"/>
          <w:highlight w:val="none"/>
        </w:rPr>
        <w:t>。</w:t>
      </w:r>
    </w:p>
    <w:p>
      <w:pPr>
        <w:pStyle w:val="20"/>
        <w:widowControl/>
        <w:spacing w:before="0" w:beforeAutospacing="0" w:after="0" w:afterAutospacing="0" w:line="560" w:lineRule="exact"/>
        <w:ind w:firstLine="602" w:firstLineChars="200"/>
        <w:jc w:val="both"/>
        <w:rPr>
          <w:rFonts w:ascii="仿宋" w:hAnsi="仿宋" w:eastAsia="仿宋" w:cs="仿宋"/>
          <w:color w:val="auto"/>
          <w:sz w:val="30"/>
          <w:szCs w:val="30"/>
          <w:highlight w:val="none"/>
        </w:rPr>
      </w:pPr>
      <w:r>
        <w:rPr>
          <w:rStyle w:val="25"/>
          <w:rFonts w:hint="eastAsia" w:ascii="仿宋" w:hAnsi="仿宋" w:eastAsia="仿宋" w:cs="仿宋"/>
          <w:color w:val="auto"/>
          <w:sz w:val="30"/>
          <w:szCs w:val="30"/>
          <w:highlight w:val="none"/>
        </w:rPr>
        <w:t>2.强化指导监督</w:t>
      </w:r>
      <w:r>
        <w:rPr>
          <w:rFonts w:hint="eastAsia" w:ascii="仿宋" w:hAnsi="仿宋" w:eastAsia="仿宋" w:cs="仿宋"/>
          <w:color w:val="auto"/>
          <w:sz w:val="30"/>
          <w:szCs w:val="30"/>
          <w:highlight w:val="none"/>
        </w:rPr>
        <w:t>。通过加强各项保障、督查考核、纪委监察等形式，“刚柔并济”促进基层服务落到实处。</w:t>
      </w:r>
    </w:p>
    <w:p>
      <w:pPr>
        <w:pStyle w:val="20"/>
        <w:widowControl/>
        <w:spacing w:before="0" w:beforeAutospacing="0" w:after="0" w:afterAutospacing="0" w:line="560" w:lineRule="exact"/>
        <w:ind w:firstLine="602" w:firstLineChars="200"/>
        <w:jc w:val="both"/>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3.</w:t>
      </w:r>
      <w:r>
        <w:rPr>
          <w:rStyle w:val="25"/>
          <w:rFonts w:hint="eastAsia" w:ascii="仿宋" w:hAnsi="仿宋" w:eastAsia="仿宋" w:cs="仿宋"/>
          <w:color w:val="auto"/>
          <w:sz w:val="30"/>
          <w:szCs w:val="30"/>
          <w:highlight w:val="none"/>
        </w:rPr>
        <w:t>放一批实用事项为服务扩容。</w:t>
      </w:r>
      <w:r>
        <w:rPr>
          <w:rStyle w:val="25"/>
          <w:rFonts w:hint="eastAsia" w:ascii="仿宋" w:hAnsi="仿宋" w:eastAsia="仿宋" w:cs="仿宋"/>
          <w:b w:val="0"/>
          <w:bCs w:val="0"/>
          <w:color w:val="auto"/>
          <w:sz w:val="30"/>
          <w:szCs w:val="30"/>
          <w:highlight w:val="none"/>
        </w:rPr>
        <w:t>定期</w:t>
      </w:r>
      <w:r>
        <w:rPr>
          <w:rFonts w:hint="eastAsia" w:ascii="仿宋" w:hAnsi="仿宋" w:eastAsia="仿宋" w:cs="仿宋"/>
          <w:color w:val="auto"/>
          <w:sz w:val="30"/>
          <w:szCs w:val="30"/>
          <w:highlight w:val="none"/>
        </w:rPr>
        <w:t>组织全市机关职能部门集中会审，以高频事项为切入点，破解专线、专人等难题，重新梳理公布镇村两级“最多跑一次”事项。</w:t>
      </w:r>
      <w:bookmarkStart w:id="101" w:name="_Toc20484"/>
    </w:p>
    <w:p>
      <w:pPr>
        <w:pStyle w:val="5"/>
        <w:rPr>
          <w:rFonts w:hint="default"/>
          <w:b w:val="0"/>
          <w:bCs w:val="0"/>
          <w:color w:val="auto"/>
          <w:highlight w:val="none"/>
        </w:rPr>
      </w:pPr>
      <w:bookmarkStart w:id="102" w:name="_Toc3275"/>
      <w:r>
        <w:rPr>
          <w:rFonts w:hint="default"/>
          <w:b w:val="0"/>
          <w:bCs w:val="0"/>
          <w:color w:val="auto"/>
          <w:highlight w:val="none"/>
        </w:rPr>
        <w:t>第二节 完善分层分次实施社会救助制度</w:t>
      </w:r>
      <w:bookmarkEnd w:id="101"/>
      <w:bookmarkEnd w:id="102"/>
    </w:p>
    <w:p>
      <w:pPr>
        <w:pStyle w:val="6"/>
        <w:numPr>
          <w:ilvl w:val="0"/>
          <w:numId w:val="15"/>
        </w:numPr>
        <w:ind w:firstLine="643"/>
        <w:rPr>
          <w:rFonts w:ascii="Times New Roman" w:hAnsi="Times New Roman"/>
          <w:color w:val="auto"/>
          <w:highlight w:val="none"/>
        </w:rPr>
      </w:pPr>
      <w:r>
        <w:rPr>
          <w:rFonts w:ascii="Times New Roman" w:hAnsi="Times New Roman"/>
          <w:color w:val="auto"/>
          <w:highlight w:val="none"/>
        </w:rPr>
        <w:t>目标任务</w:t>
      </w:r>
    </w:p>
    <w:p>
      <w:pPr>
        <w:pStyle w:val="20"/>
        <w:widowControl/>
        <w:spacing w:before="0" w:beforeAutospacing="0" w:after="0" w:afterAutospacing="0" w:line="560" w:lineRule="exact"/>
        <w:ind w:firstLine="600" w:firstLineChars="200"/>
        <w:jc w:val="both"/>
        <w:rPr>
          <w:rFonts w:eastAsia="仿宋"/>
          <w:color w:val="auto"/>
          <w:sz w:val="30"/>
          <w:szCs w:val="30"/>
          <w:highlight w:val="none"/>
        </w:rPr>
      </w:pPr>
      <w:r>
        <w:rPr>
          <w:rFonts w:eastAsia="仿宋"/>
          <w:color w:val="auto"/>
          <w:sz w:val="30"/>
          <w:szCs w:val="30"/>
          <w:highlight w:val="none"/>
          <w:shd w:val="clear" w:color="auto" w:fill="FFFFFF"/>
        </w:rPr>
        <w:t>按照保基本、兜底线、救急难、可持续的总体思路，以统筹救助资源、增强兜底功能、提升服务效能为重点，到2022年左右，综合救助功能有效发挥、社会救助能力显著提升、困难群众获救高效便捷。到2025年，社会救助制度更加完善，政策衔接更加紧密，救助合力更加凸显，多样化救助需求得到满足，建成与五指山经济社会发展水平相一致的社会救助制度。</w:t>
      </w:r>
    </w:p>
    <w:p>
      <w:pPr>
        <w:pStyle w:val="6"/>
        <w:numPr>
          <w:ilvl w:val="0"/>
          <w:numId w:val="15"/>
        </w:numPr>
        <w:ind w:firstLine="643"/>
        <w:rPr>
          <w:rFonts w:ascii="Times New Roman" w:hAnsi="Times New Roman"/>
          <w:color w:val="auto"/>
          <w:highlight w:val="none"/>
        </w:rPr>
      </w:pPr>
      <w:r>
        <w:rPr>
          <w:rFonts w:ascii="Times New Roman" w:hAnsi="Times New Roman"/>
          <w:color w:val="auto"/>
          <w:highlight w:val="none"/>
        </w:rPr>
        <w:t>主要措施</w:t>
      </w:r>
    </w:p>
    <w:p>
      <w:pPr>
        <w:pStyle w:val="7"/>
        <w:ind w:firstLine="602"/>
        <w:rPr>
          <w:color w:val="auto"/>
          <w:highlight w:val="none"/>
        </w:rPr>
      </w:pPr>
      <w:r>
        <w:rPr>
          <w:color w:val="auto"/>
          <w:highlight w:val="none"/>
        </w:rPr>
        <w:t>（一）建立健全分层分类社会救助体系</w:t>
      </w:r>
    </w:p>
    <w:p>
      <w:pPr>
        <w:pStyle w:val="20"/>
        <w:widowControl/>
        <w:spacing w:before="0" w:beforeAutospacing="0" w:after="0" w:afterAutospacing="0" w:line="560" w:lineRule="exact"/>
        <w:ind w:firstLine="602" w:firstLineChars="200"/>
        <w:jc w:val="both"/>
        <w:rPr>
          <w:rFonts w:ascii="仿宋" w:hAnsi="仿宋" w:eastAsia="仿宋" w:cs="仿宋"/>
          <w:color w:val="auto"/>
          <w:sz w:val="30"/>
          <w:szCs w:val="30"/>
          <w:highlight w:val="none"/>
        </w:rPr>
      </w:pPr>
      <w:r>
        <w:rPr>
          <w:rFonts w:eastAsia="仿宋"/>
          <w:b/>
          <w:bCs/>
          <w:color w:val="auto"/>
          <w:sz w:val="30"/>
          <w:szCs w:val="30"/>
          <w:highlight w:val="none"/>
          <w:shd w:val="clear" w:color="auto" w:fill="FFFFFF"/>
        </w:rPr>
        <w:t>1.</w:t>
      </w:r>
      <w:r>
        <w:rPr>
          <w:rFonts w:hint="eastAsia" w:ascii="仿宋" w:hAnsi="仿宋" w:eastAsia="仿宋" w:cs="仿宋"/>
          <w:b/>
          <w:bCs/>
          <w:color w:val="auto"/>
          <w:sz w:val="30"/>
          <w:szCs w:val="30"/>
          <w:highlight w:val="none"/>
          <w:shd w:val="clear" w:color="auto" w:fill="FFFFFF"/>
        </w:rPr>
        <w:t>构建综合救助格局。</w:t>
      </w:r>
      <w:r>
        <w:rPr>
          <w:rFonts w:hint="eastAsia" w:ascii="仿宋" w:hAnsi="仿宋" w:eastAsia="仿宋" w:cs="仿宋"/>
          <w:color w:val="auto"/>
          <w:sz w:val="30"/>
          <w:szCs w:val="30"/>
          <w:highlight w:val="none"/>
          <w:shd w:val="clear" w:color="auto" w:fill="FFFFFF"/>
        </w:rPr>
        <w:t>建立健全以基本生活救助、专项社会救助、急难社会救助为主体，社会力量参与为补充，与其他保障制度相衔接的分层分类社会救助体系，实现精准救助、高效救助、温暖救助、智慧救助。创新社会救助方式，积极发展服务类社会救助，形成“物质+服务”的救助方式。</w:t>
      </w:r>
    </w:p>
    <w:p>
      <w:pPr>
        <w:pStyle w:val="20"/>
        <w:widowControl/>
        <w:spacing w:before="0" w:beforeAutospacing="0" w:after="0" w:afterAutospacing="0" w:line="56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2.推进城乡统筹发展。</w:t>
      </w:r>
      <w:r>
        <w:rPr>
          <w:rFonts w:eastAsia="仿宋"/>
          <w:color w:val="auto"/>
          <w:sz w:val="30"/>
          <w:szCs w:val="30"/>
          <w:highlight w:val="none"/>
          <w:shd w:val="clear" w:color="auto" w:fill="FFFFFF"/>
        </w:rPr>
        <w:t>推进社会救助制度城乡统筹，加快实现城乡救助服务均等化。顺应农业转移人口市民化进程，及时为符合条件的农业转移人口提供相应救助帮扶。研究解决相对贫困救助帮扶政策措施，加强与乡村振兴战略衔接。</w:t>
      </w:r>
    </w:p>
    <w:p>
      <w:pPr>
        <w:pStyle w:val="7"/>
        <w:ind w:firstLine="602"/>
        <w:rPr>
          <w:color w:val="auto"/>
          <w:highlight w:val="none"/>
        </w:rPr>
      </w:pPr>
      <w:r>
        <w:rPr>
          <w:color w:val="auto"/>
          <w:highlight w:val="none"/>
        </w:rPr>
        <w:t>（二）筑牢基本生活救助体系</w:t>
      </w:r>
    </w:p>
    <w:p>
      <w:pPr>
        <w:pStyle w:val="20"/>
        <w:widowControl/>
        <w:spacing w:before="0" w:beforeAutospacing="0" w:after="0" w:afterAutospacing="0" w:line="56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1.稳步扩大基本生活救助范围。</w:t>
      </w:r>
      <w:r>
        <w:rPr>
          <w:rFonts w:eastAsia="仿宋"/>
          <w:color w:val="auto"/>
          <w:sz w:val="30"/>
          <w:szCs w:val="30"/>
          <w:highlight w:val="none"/>
          <w:shd w:val="clear" w:color="auto" w:fill="FFFFFF"/>
        </w:rPr>
        <w:t>对符合条件农村贫重残人员、重病患者，以及对家庭人均收入高于低保标准，但低于低保标准1.5倍，且财产符合相关规定的低收入家庭中的重残人员、重病患者等特殊困难人员，参照“单人户”纳入低保。实施低保渐退制度，家庭收入发生变化，家庭月人均收入超过但低于低保标准1.5倍的给予6个月渐退期。将特困救助供养的未成年人年龄从16周岁延长至18周岁。</w:t>
      </w:r>
    </w:p>
    <w:p>
      <w:pPr>
        <w:spacing w:line="520" w:lineRule="exact"/>
        <w:ind w:firstLine="602" w:firstLineChars="200"/>
        <w:rPr>
          <w:rFonts w:eastAsia="仿宋"/>
          <w:color w:val="auto"/>
          <w:sz w:val="30"/>
          <w:szCs w:val="30"/>
          <w:highlight w:val="none"/>
        </w:rPr>
      </w:pPr>
      <w:r>
        <w:rPr>
          <w:rFonts w:eastAsia="仿宋"/>
          <w:b/>
          <w:bCs/>
          <w:color w:val="auto"/>
          <w:sz w:val="30"/>
          <w:szCs w:val="30"/>
          <w:highlight w:val="none"/>
          <w:shd w:val="clear" w:color="auto" w:fill="FFFFFF"/>
        </w:rPr>
        <w:t>2.规范基本生活救助标准调整机制。</w:t>
      </w:r>
      <w:r>
        <w:rPr>
          <w:rFonts w:eastAsia="仿宋"/>
          <w:color w:val="auto"/>
          <w:sz w:val="30"/>
          <w:szCs w:val="30"/>
          <w:highlight w:val="none"/>
          <w:shd w:val="clear" w:color="auto" w:fill="FFFFFF"/>
        </w:rPr>
        <w:t>根据上年居民人均消费支出等因素，合理制定低保标准，并实行动态调整；</w:t>
      </w:r>
      <w:r>
        <w:rPr>
          <w:rFonts w:hint="eastAsia" w:ascii="Times New Roman" w:hAnsi="Times New Roman" w:eastAsia="仿宋" w:cs="Times New Roman"/>
          <w:color w:val="auto"/>
          <w:sz w:val="30"/>
          <w:szCs w:val="30"/>
          <w:highlight w:val="none"/>
          <w:shd w:val="clear" w:color="auto" w:fill="FFFFFF"/>
        </w:rPr>
        <w:t>在低保金补差发放的基础上，实施分档发放。</w:t>
      </w:r>
      <w:r>
        <w:rPr>
          <w:rFonts w:eastAsia="仿宋"/>
          <w:color w:val="auto"/>
          <w:sz w:val="30"/>
          <w:szCs w:val="30"/>
          <w:highlight w:val="none"/>
          <w:shd w:val="clear" w:color="auto" w:fill="FFFFFF"/>
        </w:rPr>
        <w:t>确保特困人员基本生活标准按高于城市低保标准的一定比例发放。</w:t>
      </w:r>
      <w:r>
        <w:rPr>
          <w:rFonts w:hint="eastAsia" w:eastAsia="仿宋"/>
          <w:color w:val="auto"/>
          <w:sz w:val="30"/>
          <w:szCs w:val="30"/>
          <w:highlight w:val="none"/>
          <w:shd w:val="clear" w:color="auto" w:fill="FFFFFF"/>
        </w:rPr>
        <w:t>落实</w:t>
      </w:r>
      <w:r>
        <w:rPr>
          <w:rFonts w:eastAsia="仿宋"/>
          <w:color w:val="auto"/>
          <w:sz w:val="30"/>
          <w:szCs w:val="30"/>
          <w:highlight w:val="none"/>
          <w:shd w:val="clear" w:color="auto" w:fill="FFFFFF"/>
        </w:rPr>
        <w:t>困难残疾人生活补贴和重度残疾人护理补贴动态调整机制。认真落实社会救助和保障标准与物价上涨挂钩联动机制。</w:t>
      </w:r>
    </w:p>
    <w:p>
      <w:pPr>
        <w:pStyle w:val="20"/>
        <w:widowControl/>
        <w:spacing w:before="0" w:beforeAutospacing="0" w:after="0" w:afterAutospacing="0" w:line="56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3.</w:t>
      </w:r>
      <w:r>
        <w:rPr>
          <w:rFonts w:hint="eastAsia" w:ascii="仿宋" w:hAnsi="仿宋" w:eastAsia="仿宋" w:cs="仿宋"/>
          <w:b/>
          <w:bCs/>
          <w:color w:val="auto"/>
          <w:sz w:val="30"/>
          <w:szCs w:val="30"/>
          <w:highlight w:val="none"/>
          <w:shd w:val="clear" w:color="auto" w:fill="FFFFFF"/>
        </w:rPr>
        <w:t>加强分类动态管理。</w:t>
      </w:r>
      <w:r>
        <w:rPr>
          <w:rFonts w:hint="eastAsia" w:ascii="仿宋" w:hAnsi="仿宋" w:eastAsia="仿宋" w:cs="仿宋"/>
          <w:color w:val="auto"/>
          <w:sz w:val="30"/>
          <w:szCs w:val="30"/>
          <w:highlight w:val="none"/>
          <w:shd w:val="clear" w:color="auto" w:fill="FFFFFF"/>
        </w:rPr>
        <w:t>完善基本生活救助家庭财产标准或条件，健全救助对象定期核查机制。坚持低保对象“有进有出”，对特困人员、短期内经济状况变化不大的低保家庭，实行年度核查制；对收入来源不固定、家庭成员有劳动能力的低保家庭，实行半年核查制。复核期内救助对象家庭经济状况没有明显变化的，不再调整救助水平。规范救助对象家庭人员、经济状况重大变化报告机制，对出现人口、经济状况等重大变化的实行主动申报制。</w:t>
      </w:r>
    </w:p>
    <w:p>
      <w:pPr>
        <w:pStyle w:val="7"/>
        <w:ind w:firstLine="602"/>
        <w:rPr>
          <w:color w:val="auto"/>
          <w:highlight w:val="none"/>
        </w:rPr>
      </w:pPr>
      <w:r>
        <w:rPr>
          <w:color w:val="auto"/>
          <w:highlight w:val="none"/>
        </w:rPr>
        <w:t>（三）完善专项社会救助体系</w:t>
      </w:r>
    </w:p>
    <w:p>
      <w:pPr>
        <w:pStyle w:val="20"/>
        <w:widowControl/>
        <w:spacing w:before="0" w:beforeAutospacing="0" w:after="0" w:afterAutospacing="0" w:line="560" w:lineRule="exact"/>
        <w:ind w:firstLine="602" w:firstLineChars="200"/>
        <w:jc w:val="both"/>
        <w:rPr>
          <w:rFonts w:eastAsia="仿宋"/>
          <w:color w:val="auto"/>
          <w:sz w:val="30"/>
          <w:szCs w:val="30"/>
          <w:highlight w:val="none"/>
        </w:rPr>
      </w:pPr>
      <w:r>
        <w:rPr>
          <w:rStyle w:val="25"/>
          <w:rFonts w:eastAsia="仿宋"/>
          <w:color w:val="auto"/>
          <w:sz w:val="30"/>
          <w:szCs w:val="30"/>
          <w:highlight w:val="none"/>
          <w:shd w:val="clear" w:color="auto" w:fill="FFFFFF"/>
        </w:rPr>
        <w:t>1.加强医疗救助。</w:t>
      </w:r>
    </w:p>
    <w:p>
      <w:pPr>
        <w:pStyle w:val="20"/>
        <w:widowControl/>
        <w:spacing w:before="0" w:beforeAutospacing="0" w:after="0" w:afterAutospacing="0" w:line="54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（1）规范医疗救助制度。</w:t>
      </w:r>
      <w:r>
        <w:rPr>
          <w:rFonts w:eastAsia="仿宋"/>
          <w:color w:val="auto"/>
          <w:sz w:val="30"/>
          <w:szCs w:val="30"/>
          <w:highlight w:val="none"/>
          <w:shd w:val="clear" w:color="auto" w:fill="FFFFFF"/>
        </w:rPr>
        <w:t>建立医疗救助对象及时精准识别机制，做好各类救助对象认定衔接。合理确定参保资助标准和医疗费用救助标准，分类实施参保缴费资助和医疗费用救助。</w:t>
      </w:r>
    </w:p>
    <w:p>
      <w:pPr>
        <w:pStyle w:val="20"/>
        <w:widowControl/>
        <w:spacing w:before="0" w:beforeAutospacing="0" w:after="0" w:afterAutospacing="0" w:line="54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（2）加强重特大疾病救助。</w:t>
      </w:r>
      <w:r>
        <w:rPr>
          <w:rFonts w:eastAsia="仿宋"/>
          <w:color w:val="auto"/>
          <w:sz w:val="30"/>
          <w:szCs w:val="30"/>
          <w:highlight w:val="none"/>
          <w:shd w:val="clear" w:color="auto" w:fill="FFFFFF"/>
        </w:rPr>
        <w:t>按照国家统一部署，健全重大疫情医疗救治医保支付政策，在突发疫情等紧急情况时，医疗机构先救治、后收费，确保</w:t>
      </w:r>
      <w:r>
        <w:rPr>
          <w:rFonts w:hint="eastAsia" w:eastAsia="仿宋"/>
          <w:color w:val="auto"/>
          <w:sz w:val="30"/>
          <w:szCs w:val="30"/>
          <w:highlight w:val="none"/>
          <w:shd w:val="clear" w:color="auto" w:fill="FFFFFF"/>
        </w:rPr>
        <w:t>困难群众</w:t>
      </w:r>
      <w:r>
        <w:rPr>
          <w:rFonts w:eastAsia="仿宋"/>
          <w:color w:val="auto"/>
          <w:sz w:val="30"/>
          <w:szCs w:val="30"/>
          <w:highlight w:val="none"/>
          <w:shd w:val="clear" w:color="auto" w:fill="FFFFFF"/>
        </w:rPr>
        <w:t>不因挂号、费用等原因影响就医。完善疾病应急救助。</w:t>
      </w:r>
    </w:p>
    <w:p>
      <w:pPr>
        <w:pStyle w:val="20"/>
        <w:widowControl/>
        <w:spacing w:before="0" w:beforeAutospacing="0" w:after="0" w:afterAutospacing="0" w:line="56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（3）</w:t>
      </w:r>
      <w:r>
        <w:rPr>
          <w:rFonts w:hint="eastAsia" w:ascii="仿宋" w:hAnsi="仿宋" w:eastAsia="仿宋" w:cs="仿宋"/>
          <w:b/>
          <w:bCs/>
          <w:color w:val="auto"/>
          <w:sz w:val="30"/>
          <w:szCs w:val="30"/>
          <w:highlight w:val="none"/>
          <w:shd w:val="clear" w:color="auto" w:fill="FFFFFF"/>
        </w:rPr>
        <w:t>加强医疗救助与基本医保、大病保险、应急医疗救助制度衔接。</w:t>
      </w:r>
      <w:r>
        <w:rPr>
          <w:rFonts w:hint="eastAsia" w:ascii="仿宋" w:hAnsi="仿宋" w:eastAsia="仿宋" w:cs="仿宋"/>
          <w:color w:val="auto"/>
          <w:sz w:val="30"/>
          <w:szCs w:val="30"/>
          <w:highlight w:val="none"/>
          <w:shd w:val="clear" w:color="auto" w:fill="FFFFFF"/>
        </w:rPr>
        <w:t>发挥基本医保、大病保险、医疗救助、应急救助制度综合保障作用。实施救助对象就医“一站式”结算。</w:t>
      </w:r>
    </w:p>
    <w:p>
      <w:pPr>
        <w:pStyle w:val="20"/>
        <w:widowControl/>
        <w:spacing w:before="0" w:beforeAutospacing="0" w:after="0" w:afterAutospacing="0" w:line="560" w:lineRule="exact"/>
        <w:ind w:firstLine="602" w:firstLineChars="200"/>
        <w:jc w:val="both"/>
        <w:rPr>
          <w:rFonts w:eastAsia="仿宋"/>
          <w:color w:val="auto"/>
          <w:sz w:val="30"/>
          <w:szCs w:val="30"/>
          <w:highlight w:val="none"/>
        </w:rPr>
      </w:pPr>
      <w:r>
        <w:rPr>
          <w:rStyle w:val="25"/>
          <w:rFonts w:eastAsia="仿宋"/>
          <w:color w:val="auto"/>
          <w:sz w:val="30"/>
          <w:szCs w:val="30"/>
          <w:highlight w:val="none"/>
          <w:shd w:val="clear" w:color="auto" w:fill="FFFFFF"/>
        </w:rPr>
        <w:t>2.抓好教育救助。</w:t>
      </w:r>
    </w:p>
    <w:p>
      <w:pPr>
        <w:pStyle w:val="20"/>
        <w:widowControl/>
        <w:spacing w:before="0" w:beforeAutospacing="0" w:after="0" w:afterAutospacing="0" w:line="560" w:lineRule="exact"/>
        <w:ind w:firstLine="602" w:firstLineChars="200"/>
        <w:jc w:val="both"/>
        <w:rPr>
          <w:rFonts w:ascii="仿宋" w:hAnsi="仿宋" w:eastAsia="仿宋" w:cs="仿宋"/>
          <w:color w:val="auto"/>
          <w:sz w:val="30"/>
          <w:szCs w:val="30"/>
          <w:highlight w:val="none"/>
        </w:rPr>
      </w:pPr>
      <w:r>
        <w:rPr>
          <w:rFonts w:eastAsia="仿宋"/>
          <w:b/>
          <w:bCs/>
          <w:color w:val="auto"/>
          <w:sz w:val="30"/>
          <w:szCs w:val="30"/>
          <w:highlight w:val="none"/>
          <w:shd w:val="clear" w:color="auto" w:fill="FFFFFF"/>
        </w:rPr>
        <w:t>（1）</w:t>
      </w:r>
      <w:r>
        <w:rPr>
          <w:rFonts w:hint="eastAsia" w:ascii="仿宋" w:hAnsi="仿宋" w:eastAsia="仿宋" w:cs="仿宋"/>
          <w:b/>
          <w:bCs/>
          <w:color w:val="auto"/>
          <w:sz w:val="30"/>
          <w:szCs w:val="30"/>
          <w:highlight w:val="none"/>
          <w:shd w:val="clear" w:color="auto" w:fill="FFFFFF"/>
        </w:rPr>
        <w:t>精准落实学生资助政策。</w:t>
      </w:r>
      <w:r>
        <w:rPr>
          <w:rFonts w:hint="eastAsia" w:ascii="仿宋" w:hAnsi="仿宋" w:eastAsia="仿宋" w:cs="仿宋"/>
          <w:color w:val="auto"/>
          <w:sz w:val="30"/>
          <w:szCs w:val="30"/>
          <w:highlight w:val="none"/>
          <w:shd w:val="clear" w:color="auto" w:fill="FFFFFF"/>
        </w:rPr>
        <w:t>对低保、特困家庭学生，在学前教育阶段实施保教费、生活费资助；在义务教育阶段落实“两免一补”；在中职阶段实施学费、国家助学金、住宿费资助；在普通高中阶段实施学费、国家助学金资助；在高等教育阶段实施国家助学贷款、国家助学金、勤工助学等资助。</w:t>
      </w:r>
    </w:p>
    <w:p>
      <w:pPr>
        <w:pStyle w:val="20"/>
        <w:widowControl/>
        <w:spacing w:before="0" w:beforeAutospacing="0" w:after="0" w:afterAutospacing="0" w:line="56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（2）完善学生救助跟踪管理。</w:t>
      </w:r>
      <w:r>
        <w:rPr>
          <w:rFonts w:eastAsia="仿宋"/>
          <w:color w:val="auto"/>
          <w:sz w:val="30"/>
          <w:szCs w:val="30"/>
          <w:highlight w:val="none"/>
          <w:shd w:val="clear" w:color="auto" w:fill="FFFFFF"/>
        </w:rPr>
        <w:t>加强救助信息比对共享，对家庭经济困难学生认定、奖助学金评定发放等情况进行全过程跟踪管理，确保足额及时发放到位。</w:t>
      </w:r>
    </w:p>
    <w:p>
      <w:pPr>
        <w:pStyle w:val="20"/>
        <w:widowControl/>
        <w:spacing w:before="0" w:beforeAutospacing="0" w:after="0" w:afterAutospacing="0" w:line="560" w:lineRule="exact"/>
        <w:ind w:firstLine="602" w:firstLineChars="200"/>
        <w:jc w:val="both"/>
        <w:rPr>
          <w:rFonts w:ascii="仿宋" w:hAnsi="仿宋" w:eastAsia="仿宋" w:cs="仿宋"/>
          <w:color w:val="auto"/>
          <w:sz w:val="30"/>
          <w:szCs w:val="30"/>
          <w:highlight w:val="none"/>
        </w:rPr>
      </w:pPr>
      <w:r>
        <w:rPr>
          <w:rFonts w:eastAsia="仿宋"/>
          <w:b/>
          <w:bCs/>
          <w:color w:val="auto"/>
          <w:sz w:val="30"/>
          <w:szCs w:val="30"/>
          <w:highlight w:val="none"/>
          <w:shd w:val="clear" w:color="auto" w:fill="FFFFFF"/>
        </w:rPr>
        <w:t>（3）</w:t>
      </w:r>
      <w:r>
        <w:rPr>
          <w:rFonts w:hint="eastAsia" w:ascii="仿宋" w:hAnsi="仿宋" w:eastAsia="仿宋" w:cs="仿宋"/>
          <w:b/>
          <w:bCs/>
          <w:color w:val="auto"/>
          <w:sz w:val="30"/>
          <w:szCs w:val="30"/>
          <w:highlight w:val="none"/>
          <w:shd w:val="clear" w:color="auto" w:fill="FFFFFF"/>
        </w:rPr>
        <w:t>加强重度残疾人教育。</w:t>
      </w:r>
      <w:r>
        <w:rPr>
          <w:rFonts w:hint="eastAsia" w:ascii="仿宋" w:hAnsi="仿宋" w:eastAsia="仿宋" w:cs="仿宋"/>
          <w:color w:val="auto"/>
          <w:sz w:val="30"/>
          <w:szCs w:val="30"/>
          <w:highlight w:val="none"/>
          <w:shd w:val="clear" w:color="auto" w:fill="FFFFFF"/>
        </w:rPr>
        <w:t>对义务教育阶段不能入校就读的重度残疾适龄儿童，实行“一人一案，送教上门”，为其建立学籍。</w:t>
      </w:r>
    </w:p>
    <w:p>
      <w:pPr>
        <w:pStyle w:val="20"/>
        <w:widowControl/>
        <w:spacing w:before="0" w:beforeAutospacing="0" w:after="0" w:afterAutospacing="0" w:line="540" w:lineRule="exact"/>
        <w:ind w:firstLine="602" w:firstLineChars="200"/>
        <w:jc w:val="both"/>
        <w:rPr>
          <w:rFonts w:eastAsia="仿宋"/>
          <w:b/>
          <w:bCs/>
          <w:color w:val="auto"/>
          <w:sz w:val="30"/>
          <w:szCs w:val="30"/>
          <w:highlight w:val="none"/>
          <w:shd w:val="clear" w:color="auto" w:fill="FFFFFF"/>
        </w:rPr>
      </w:pPr>
      <w:r>
        <w:rPr>
          <w:rFonts w:eastAsia="仿宋"/>
          <w:b/>
          <w:bCs/>
          <w:color w:val="auto"/>
          <w:sz w:val="30"/>
          <w:szCs w:val="30"/>
          <w:highlight w:val="none"/>
          <w:shd w:val="clear" w:color="auto" w:fill="FFFFFF"/>
        </w:rPr>
        <w:t>3.推进住房救助。</w:t>
      </w:r>
    </w:p>
    <w:p>
      <w:pPr>
        <w:pStyle w:val="20"/>
        <w:widowControl/>
        <w:spacing w:before="0" w:beforeAutospacing="0" w:after="0" w:afterAutospacing="0" w:line="540" w:lineRule="exact"/>
        <w:ind w:firstLine="600" w:firstLineChars="200"/>
        <w:jc w:val="both"/>
        <w:rPr>
          <w:rFonts w:eastAsia="仿宋"/>
          <w:color w:val="auto"/>
          <w:sz w:val="30"/>
          <w:szCs w:val="30"/>
          <w:highlight w:val="none"/>
          <w:shd w:val="clear" w:color="auto" w:fill="FFFFFF"/>
        </w:rPr>
      </w:pPr>
      <w:r>
        <w:rPr>
          <w:rFonts w:eastAsia="仿宋"/>
          <w:color w:val="auto"/>
          <w:sz w:val="30"/>
          <w:szCs w:val="30"/>
          <w:highlight w:val="none"/>
          <w:shd w:val="clear" w:color="auto" w:fill="FFFFFF"/>
        </w:rPr>
        <w:t>对符合规定标准的住房困难低保家庭、分散供养的特困人员等实施住房救助。对农村住房救助对象优先实施危房改造。探索建立农村低收入群体住房安全保障长效机制，稳定、持久保障农村低收入家庭住房安全。</w:t>
      </w:r>
    </w:p>
    <w:p>
      <w:pPr>
        <w:pStyle w:val="20"/>
        <w:widowControl/>
        <w:spacing w:before="0" w:beforeAutospacing="0" w:after="0" w:afterAutospacing="0" w:line="540" w:lineRule="exact"/>
        <w:ind w:firstLine="602" w:firstLineChars="200"/>
        <w:jc w:val="both"/>
        <w:rPr>
          <w:rFonts w:eastAsia="仿宋"/>
          <w:b/>
          <w:bCs/>
          <w:color w:val="auto"/>
          <w:sz w:val="30"/>
          <w:szCs w:val="30"/>
          <w:highlight w:val="none"/>
          <w:shd w:val="clear" w:color="auto" w:fill="FFFFFF"/>
        </w:rPr>
      </w:pPr>
      <w:r>
        <w:rPr>
          <w:rFonts w:eastAsia="仿宋"/>
          <w:b/>
          <w:bCs/>
          <w:color w:val="auto"/>
          <w:sz w:val="30"/>
          <w:szCs w:val="30"/>
          <w:highlight w:val="none"/>
          <w:shd w:val="clear" w:color="auto" w:fill="FFFFFF"/>
        </w:rPr>
        <w:t>4.强化就业救助。</w:t>
      </w:r>
    </w:p>
    <w:p>
      <w:pPr>
        <w:pStyle w:val="20"/>
        <w:widowControl/>
        <w:spacing w:before="0" w:beforeAutospacing="0" w:after="0" w:afterAutospacing="0" w:line="540" w:lineRule="exact"/>
        <w:ind w:firstLine="600" w:firstLineChars="200"/>
        <w:jc w:val="both"/>
        <w:rPr>
          <w:rFonts w:eastAsia="仿宋"/>
          <w:color w:val="auto"/>
          <w:sz w:val="30"/>
          <w:szCs w:val="30"/>
          <w:highlight w:val="none"/>
        </w:rPr>
      </w:pPr>
      <w:r>
        <w:rPr>
          <w:rFonts w:hint="eastAsia" w:ascii="仿宋" w:hAnsi="仿宋" w:eastAsia="仿宋" w:cs="仿宋"/>
          <w:color w:val="auto"/>
          <w:sz w:val="30"/>
          <w:szCs w:val="30"/>
          <w:highlight w:val="none"/>
          <w:shd w:val="clear" w:color="auto" w:fill="FFFFFF"/>
        </w:rPr>
        <w:t>为社会救助对象优先提供公共就业服务，确保零就业家庭实现动态“清零”。对已就业的低保对象，在核算其家庭收入时扣减必要的就业成本，并在其家庭成员人均收入介于当地低保标准</w:t>
      </w:r>
      <w:r>
        <w:rPr>
          <w:rFonts w:eastAsia="仿宋"/>
          <w:color w:val="auto"/>
          <w:sz w:val="30"/>
          <w:szCs w:val="30"/>
          <w:highlight w:val="none"/>
          <w:shd w:val="clear" w:color="auto" w:fill="FFFFFF"/>
        </w:rPr>
        <w:t>1至1.5倍时，给予一定时间的渐退期。</w:t>
      </w:r>
    </w:p>
    <w:p>
      <w:pPr>
        <w:pStyle w:val="20"/>
        <w:widowControl/>
        <w:spacing w:before="0" w:beforeAutospacing="0" w:after="0" w:afterAutospacing="0" w:line="540" w:lineRule="exact"/>
        <w:ind w:firstLine="602" w:firstLineChars="200"/>
        <w:jc w:val="both"/>
        <w:rPr>
          <w:rFonts w:eastAsia="仿宋"/>
          <w:color w:val="auto"/>
          <w:sz w:val="30"/>
          <w:szCs w:val="30"/>
          <w:highlight w:val="none"/>
        </w:rPr>
      </w:pPr>
      <w:r>
        <w:rPr>
          <w:rStyle w:val="25"/>
          <w:rFonts w:eastAsia="仿宋"/>
          <w:color w:val="auto"/>
          <w:sz w:val="30"/>
          <w:szCs w:val="30"/>
          <w:highlight w:val="none"/>
          <w:shd w:val="clear" w:color="auto" w:fill="FFFFFF"/>
        </w:rPr>
        <w:t>5.抓实受灾人员救助。</w:t>
      </w:r>
    </w:p>
    <w:p>
      <w:pPr>
        <w:pStyle w:val="20"/>
        <w:widowControl/>
        <w:spacing w:before="0" w:beforeAutospacing="0" w:after="0" w:afterAutospacing="0" w:line="54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（1）做好自然灾害应急救助。</w:t>
      </w:r>
      <w:r>
        <w:rPr>
          <w:rFonts w:eastAsia="仿宋"/>
          <w:color w:val="auto"/>
          <w:sz w:val="30"/>
          <w:szCs w:val="30"/>
          <w:highlight w:val="none"/>
          <w:shd w:val="clear" w:color="auto" w:fill="FFFFFF"/>
        </w:rPr>
        <w:t>完善自然灾害应急救助制度，逐步建立与我市经济社会发展水平相适应的自然灾害救助标准动态调整机制。切实做好受灾地区应急救助、遇难人员家属抚慰、过渡期生活救助和临时生活救助。</w:t>
      </w:r>
    </w:p>
    <w:p>
      <w:pPr>
        <w:pStyle w:val="20"/>
        <w:widowControl/>
        <w:spacing w:before="0" w:beforeAutospacing="0" w:after="0" w:afterAutospacing="0" w:line="54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（2）做好受灾群众倒房恢复重建。</w:t>
      </w:r>
      <w:r>
        <w:rPr>
          <w:rFonts w:eastAsia="仿宋"/>
          <w:color w:val="auto"/>
          <w:sz w:val="30"/>
          <w:szCs w:val="30"/>
          <w:highlight w:val="none"/>
          <w:shd w:val="clear" w:color="auto" w:fill="FFFFFF"/>
        </w:rPr>
        <w:t>开展因灾倒损住房情况核查，建立倒损住房台账。通过政府扶持、邻里互助、以工代赈、社会捐助和政策优惠等多种途径，统筹解决倒房恢复重建资金。</w:t>
      </w:r>
    </w:p>
    <w:p>
      <w:pPr>
        <w:pStyle w:val="20"/>
        <w:widowControl/>
        <w:spacing w:before="0" w:beforeAutospacing="0" w:after="0" w:afterAutospacing="0" w:line="540" w:lineRule="exact"/>
        <w:ind w:firstLine="602" w:firstLineChars="200"/>
        <w:jc w:val="both"/>
        <w:rPr>
          <w:rFonts w:eastAsia="仿宋"/>
          <w:color w:val="auto"/>
          <w:sz w:val="30"/>
          <w:szCs w:val="30"/>
          <w:highlight w:val="none"/>
        </w:rPr>
      </w:pPr>
      <w:r>
        <w:rPr>
          <w:rStyle w:val="25"/>
          <w:rFonts w:eastAsia="仿宋"/>
          <w:color w:val="auto"/>
          <w:sz w:val="30"/>
          <w:szCs w:val="30"/>
          <w:highlight w:val="none"/>
          <w:shd w:val="clear" w:color="auto" w:fill="FFFFFF"/>
        </w:rPr>
        <w:t>6.完善急难社会救助体系。</w:t>
      </w:r>
    </w:p>
    <w:p>
      <w:pPr>
        <w:pStyle w:val="20"/>
        <w:widowControl/>
        <w:spacing w:before="0" w:beforeAutospacing="0" w:after="0" w:afterAutospacing="0" w:line="54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（1）强化急难社会救助功能。</w:t>
      </w:r>
      <w:r>
        <w:rPr>
          <w:rFonts w:eastAsia="仿宋"/>
          <w:color w:val="auto"/>
          <w:sz w:val="30"/>
          <w:szCs w:val="30"/>
          <w:highlight w:val="none"/>
          <w:shd w:val="clear" w:color="auto" w:fill="FFFFFF"/>
        </w:rPr>
        <w:t>对农村遭遇突发性、紧迫性、灾难性困难，生活陷入困境，靠自身和家庭无力解决，其他社会救助制度暂时无法覆盖或救助之后生活仍有困难的家庭或个人，给予应急性、过渡性生活保障。</w:t>
      </w:r>
    </w:p>
    <w:p>
      <w:pPr>
        <w:pStyle w:val="20"/>
        <w:widowControl/>
        <w:spacing w:before="0" w:beforeAutospacing="0" w:after="0" w:afterAutospacing="0" w:line="54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（2）</w:t>
      </w:r>
      <w:r>
        <w:rPr>
          <w:rFonts w:hint="eastAsia" w:ascii="仿宋" w:hAnsi="仿宋" w:eastAsia="仿宋" w:cs="仿宋"/>
          <w:b/>
          <w:bCs/>
          <w:color w:val="auto"/>
          <w:sz w:val="30"/>
          <w:szCs w:val="30"/>
          <w:highlight w:val="none"/>
          <w:shd w:val="clear" w:color="auto" w:fill="FFFFFF"/>
        </w:rPr>
        <w:t>完善临时救助措施。</w:t>
      </w:r>
      <w:r>
        <w:rPr>
          <w:rFonts w:hint="eastAsia" w:ascii="仿宋" w:hAnsi="仿宋" w:eastAsia="仿宋" w:cs="仿宋"/>
          <w:color w:val="auto"/>
          <w:sz w:val="30"/>
          <w:szCs w:val="30"/>
          <w:highlight w:val="none"/>
          <w:shd w:val="clear" w:color="auto" w:fill="FFFFFF"/>
        </w:rPr>
        <w:t>实施农村基本生活困难急难型和支出型临时救助。对急难型临时救助实行“小金额先行救助”，事后补充说明情况；对支出型临时救助按照审核审批程序办理。逐步取消户籍地、居住地申请限制，探索由急难发生地实施临时救助。采取“跟进救助”“一次审批、分阶段救助”等方式，增强救助时效性。依据困难情况制定临时救助标准。全面建立乡镇（街道）临时救助备用金制度，提升救助实效</w:t>
      </w:r>
      <w:r>
        <w:rPr>
          <w:rFonts w:eastAsia="仿宋"/>
          <w:color w:val="auto"/>
          <w:sz w:val="30"/>
          <w:szCs w:val="30"/>
          <w:highlight w:val="none"/>
          <w:shd w:val="clear" w:color="auto" w:fill="FFFFFF"/>
        </w:rPr>
        <w:t>。</w:t>
      </w:r>
    </w:p>
    <w:p>
      <w:pPr>
        <w:pStyle w:val="20"/>
        <w:widowControl/>
        <w:spacing w:before="0" w:beforeAutospacing="0" w:after="0" w:afterAutospacing="0" w:line="540" w:lineRule="exact"/>
        <w:ind w:firstLine="602" w:firstLineChars="200"/>
        <w:jc w:val="both"/>
        <w:rPr>
          <w:rFonts w:eastAsia="仿宋"/>
          <w:color w:val="auto"/>
          <w:sz w:val="30"/>
          <w:szCs w:val="30"/>
          <w:highlight w:val="none"/>
        </w:rPr>
      </w:pPr>
      <w:r>
        <w:rPr>
          <w:rStyle w:val="25"/>
          <w:rFonts w:eastAsia="仿宋"/>
          <w:color w:val="auto"/>
          <w:sz w:val="30"/>
          <w:szCs w:val="30"/>
          <w:highlight w:val="none"/>
          <w:shd w:val="clear" w:color="auto" w:fill="FFFFFF"/>
        </w:rPr>
        <w:t>7.持续发展其他救助帮扶。</w:t>
      </w:r>
    </w:p>
    <w:p>
      <w:pPr>
        <w:pStyle w:val="20"/>
        <w:widowControl/>
        <w:spacing w:before="0" w:beforeAutospacing="0" w:after="0" w:afterAutospacing="0" w:line="54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（1）加强司法救助和法律援助。</w:t>
      </w:r>
      <w:r>
        <w:rPr>
          <w:rFonts w:eastAsia="仿宋"/>
          <w:color w:val="auto"/>
          <w:sz w:val="30"/>
          <w:szCs w:val="30"/>
          <w:highlight w:val="none"/>
          <w:shd w:val="clear" w:color="auto" w:fill="FFFFFF"/>
        </w:rPr>
        <w:t>依法为符合条件的农村社会救助对象提供法律援助服务。完善司法救助政策，帮助对权利受到侵害无法通过诉讼获得有效赔偿的当事人摆脱生活困境，提供救助帮扶、心理疏导、关系调适等服务。</w:t>
      </w:r>
    </w:p>
    <w:p>
      <w:pPr>
        <w:pStyle w:val="20"/>
        <w:widowControl/>
        <w:spacing w:before="0" w:beforeAutospacing="0" w:after="0" w:afterAutospacing="0" w:line="540" w:lineRule="exact"/>
        <w:ind w:firstLine="602" w:firstLineChars="200"/>
        <w:jc w:val="both"/>
        <w:rPr>
          <w:rFonts w:ascii="仿宋" w:hAnsi="仿宋" w:eastAsia="仿宋" w:cs="仿宋"/>
          <w:color w:val="auto"/>
          <w:sz w:val="30"/>
          <w:szCs w:val="30"/>
          <w:highlight w:val="none"/>
        </w:rPr>
      </w:pPr>
      <w:r>
        <w:rPr>
          <w:rFonts w:eastAsia="仿宋"/>
          <w:b/>
          <w:bCs/>
          <w:color w:val="auto"/>
          <w:sz w:val="30"/>
          <w:szCs w:val="30"/>
          <w:highlight w:val="none"/>
          <w:shd w:val="clear" w:color="auto" w:fill="FFFFFF"/>
        </w:rPr>
        <w:t>（2）</w:t>
      </w:r>
      <w:r>
        <w:rPr>
          <w:rFonts w:hint="eastAsia" w:ascii="仿宋" w:hAnsi="仿宋" w:eastAsia="仿宋" w:cs="仿宋"/>
          <w:b/>
          <w:bCs/>
          <w:color w:val="auto"/>
          <w:sz w:val="30"/>
          <w:szCs w:val="30"/>
          <w:highlight w:val="none"/>
          <w:shd w:val="clear" w:color="auto" w:fill="FFFFFF"/>
        </w:rPr>
        <w:t>加强特殊救助帮扶。</w:t>
      </w:r>
      <w:r>
        <w:rPr>
          <w:rFonts w:hint="eastAsia" w:ascii="仿宋" w:hAnsi="仿宋" w:eastAsia="仿宋" w:cs="仿宋"/>
          <w:color w:val="auto"/>
          <w:sz w:val="30"/>
          <w:szCs w:val="30"/>
          <w:highlight w:val="none"/>
          <w:shd w:val="clear" w:color="auto" w:fill="FFFFFF"/>
        </w:rPr>
        <w:t>加强农村特困人员照料护理服务。免费做好农村身故困难群众遗体运送、冷藏、火化及骨灰寄存等基本殡葬服务，及时将生态安葬纳入基本殡葬服务。适时提高农村残疾人“两项补贴”标准，鼓励有条件的地区将困难残疾人生活补贴延伸至低收入家庭。对脱贫人口中完全丧失劳动能力或部分丧失劳动能力且获得稳定收入的人口，按规定纳入农村低保或特困人员救助供养范围，并按困难类型及时给予专项救助、临时救助等，做到应保尽保、应兜尽兜。</w:t>
      </w:r>
    </w:p>
    <w:p>
      <w:pPr>
        <w:pStyle w:val="7"/>
        <w:ind w:firstLine="602"/>
        <w:rPr>
          <w:color w:val="auto"/>
          <w:highlight w:val="none"/>
        </w:rPr>
      </w:pPr>
      <w:r>
        <w:rPr>
          <w:color w:val="auto"/>
          <w:highlight w:val="none"/>
        </w:rPr>
        <w:t>（四）鼓励社会力量参与农村社会救助</w:t>
      </w:r>
    </w:p>
    <w:p>
      <w:pPr>
        <w:pStyle w:val="20"/>
        <w:widowControl/>
        <w:spacing w:before="0" w:beforeAutospacing="0" w:after="0" w:afterAutospacing="0" w:line="560" w:lineRule="exact"/>
        <w:ind w:firstLine="602" w:firstLineChars="200"/>
        <w:jc w:val="both"/>
        <w:rPr>
          <w:rFonts w:eastAsia="仿宋"/>
          <w:color w:val="auto"/>
          <w:sz w:val="30"/>
          <w:szCs w:val="30"/>
          <w:highlight w:val="none"/>
          <w:shd w:val="clear" w:color="auto" w:fill="FFFFFF"/>
        </w:rPr>
      </w:pPr>
      <w:r>
        <w:rPr>
          <w:rFonts w:eastAsia="仿宋"/>
          <w:b/>
          <w:bCs/>
          <w:color w:val="auto"/>
          <w:sz w:val="30"/>
          <w:szCs w:val="30"/>
          <w:highlight w:val="none"/>
          <w:shd w:val="clear" w:color="auto" w:fill="FFFFFF"/>
        </w:rPr>
        <w:t>1.推动社会工作力量参与社会救助。</w:t>
      </w:r>
      <w:r>
        <w:rPr>
          <w:rFonts w:eastAsia="仿宋"/>
          <w:color w:val="auto"/>
          <w:sz w:val="30"/>
          <w:szCs w:val="30"/>
          <w:highlight w:val="none"/>
          <w:shd w:val="clear" w:color="auto" w:fill="FFFFFF"/>
        </w:rPr>
        <w:t>通过购买服务、开发岗位、政策引导、设立基层社工站等方式，鼓励社会工作服务机构和社会工作者协助社会救助部门开展农村家庭经济状况调查评估等事务，并为救助对象提供心理疏导、资源链接、能力提升、社会融入等服务。</w:t>
      </w:r>
    </w:p>
    <w:p>
      <w:pPr>
        <w:pStyle w:val="20"/>
        <w:widowControl/>
        <w:spacing w:before="0" w:beforeAutospacing="0" w:after="0" w:afterAutospacing="0" w:line="560" w:lineRule="exact"/>
        <w:ind w:firstLine="602" w:firstLineChars="200"/>
        <w:jc w:val="both"/>
        <w:rPr>
          <w:rFonts w:eastAsia="仿宋"/>
          <w:color w:val="auto"/>
          <w:sz w:val="30"/>
          <w:szCs w:val="30"/>
          <w:highlight w:val="none"/>
          <w:shd w:val="clear" w:color="auto" w:fill="FFFFFF"/>
        </w:rPr>
      </w:pPr>
      <w:r>
        <w:rPr>
          <w:rFonts w:eastAsia="仿宋"/>
          <w:b/>
          <w:bCs/>
          <w:color w:val="auto"/>
          <w:sz w:val="30"/>
          <w:szCs w:val="30"/>
          <w:highlight w:val="none"/>
          <w:shd w:val="clear" w:color="auto" w:fill="FFFFFF"/>
        </w:rPr>
        <w:t>2.促进志愿帮扶。</w:t>
      </w:r>
      <w:r>
        <w:rPr>
          <w:rFonts w:eastAsia="仿宋"/>
          <w:color w:val="auto"/>
          <w:sz w:val="30"/>
          <w:szCs w:val="30"/>
          <w:highlight w:val="none"/>
          <w:shd w:val="clear" w:color="auto" w:fill="FFFFFF"/>
        </w:rPr>
        <w:t>支持引导志愿服务组织、社会爱心人士开展农村扶贫济困志愿服务。加强社会救助志愿服务制度建设，积极发挥志愿服务在汇聚社会资源、帮扶困难群众、保护弱势群体、传递社会关爱等方面作用。</w:t>
      </w:r>
    </w:p>
    <w:p>
      <w:pPr>
        <w:pStyle w:val="7"/>
        <w:ind w:firstLine="602"/>
        <w:rPr>
          <w:color w:val="auto"/>
          <w:highlight w:val="none"/>
        </w:rPr>
      </w:pPr>
      <w:r>
        <w:rPr>
          <w:color w:val="auto"/>
          <w:highlight w:val="none"/>
        </w:rPr>
        <w:t>（五）优化社会救助机制</w:t>
      </w:r>
    </w:p>
    <w:p>
      <w:pPr>
        <w:pStyle w:val="20"/>
        <w:widowControl/>
        <w:spacing w:before="0" w:beforeAutospacing="0" w:after="0" w:afterAutospacing="0" w:line="54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1.建立主动发现机制。</w:t>
      </w:r>
      <w:r>
        <w:rPr>
          <w:rFonts w:eastAsia="仿宋"/>
          <w:color w:val="auto"/>
          <w:sz w:val="30"/>
          <w:szCs w:val="30"/>
          <w:highlight w:val="none"/>
          <w:shd w:val="clear" w:color="auto" w:fill="FFFFFF"/>
        </w:rPr>
        <w:t>将走访、发现需救助困难群众列为村（社区）组织重要工作内容，构建市、乡镇（街道）、村（社区）三级困难群众主动发现网</w:t>
      </w:r>
      <w:r>
        <w:rPr>
          <w:rFonts w:ascii="仿宋" w:hAnsi="仿宋" w:eastAsia="仿宋" w:cs="仿宋"/>
          <w:color w:val="auto"/>
          <w:sz w:val="30"/>
          <w:szCs w:val="30"/>
          <w:highlight w:val="none"/>
          <w:shd w:val="clear" w:color="auto" w:fill="FFFFFF"/>
        </w:rPr>
        <w:t>络，</w:t>
      </w:r>
      <w:r>
        <w:rPr>
          <w:rFonts w:hint="eastAsia" w:ascii="仿宋" w:hAnsi="仿宋" w:eastAsia="仿宋" w:cs="仿宋"/>
          <w:color w:val="auto"/>
          <w:sz w:val="30"/>
          <w:szCs w:val="30"/>
          <w:highlight w:val="none"/>
          <w:shd w:val="clear" w:color="auto" w:fill="FFFFFF"/>
        </w:rPr>
        <w:t>充分发挥民政专干、民政协理员、社工作用</w:t>
      </w:r>
      <w:r>
        <w:rPr>
          <w:rFonts w:ascii="仿宋" w:hAnsi="仿宋" w:eastAsia="仿宋" w:cs="仿宋"/>
          <w:color w:val="auto"/>
          <w:sz w:val="30"/>
          <w:szCs w:val="30"/>
          <w:highlight w:val="none"/>
          <w:shd w:val="clear" w:color="auto" w:fill="FFFFFF"/>
        </w:rPr>
        <w:t>，形成村（社区）困难群众网格化</w:t>
      </w:r>
      <w:r>
        <w:rPr>
          <w:rFonts w:eastAsia="仿宋"/>
          <w:color w:val="auto"/>
          <w:sz w:val="30"/>
          <w:szCs w:val="30"/>
          <w:highlight w:val="none"/>
          <w:shd w:val="clear" w:color="auto" w:fill="FFFFFF"/>
        </w:rPr>
        <w:t>管理。整合求助热线，开通用好社会救助服务专线，及时回应群众诉求。</w:t>
      </w:r>
    </w:p>
    <w:p>
      <w:pPr>
        <w:pStyle w:val="20"/>
        <w:widowControl/>
        <w:spacing w:before="0" w:beforeAutospacing="0" w:after="0" w:afterAutospacing="0" w:line="54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2.</w:t>
      </w:r>
      <w:r>
        <w:rPr>
          <w:rFonts w:hint="eastAsia" w:ascii="仿宋" w:hAnsi="仿宋" w:eastAsia="仿宋" w:cs="仿宋"/>
          <w:b/>
          <w:bCs/>
          <w:color w:val="auto"/>
          <w:sz w:val="30"/>
          <w:szCs w:val="30"/>
          <w:highlight w:val="none"/>
          <w:shd w:val="clear" w:color="auto" w:fill="FFFFFF"/>
        </w:rPr>
        <w:t>完善协同办理机制。</w:t>
      </w:r>
      <w:r>
        <w:rPr>
          <w:rFonts w:hint="eastAsia" w:ascii="仿宋" w:hAnsi="仿宋" w:eastAsia="仿宋" w:cs="仿宋"/>
          <w:color w:val="auto"/>
          <w:sz w:val="30"/>
          <w:szCs w:val="30"/>
          <w:highlight w:val="none"/>
          <w:shd w:val="clear" w:color="auto" w:fill="FFFFFF"/>
        </w:rPr>
        <w:t>市、乡镇（街道）全面推行“一门受理、协同办理”，乡镇（街道）经办机构统一受理社会救助申请，综合评估救助需求，提出综合实施社会救助措施的意见，并按照职责分工及时办理或转请区县相关职能部门办理。</w:t>
      </w:r>
    </w:p>
    <w:p>
      <w:pPr>
        <w:pStyle w:val="20"/>
        <w:widowControl/>
        <w:spacing w:before="0" w:beforeAutospacing="0" w:after="0" w:afterAutospacing="0" w:line="540" w:lineRule="exact"/>
        <w:ind w:firstLine="602" w:firstLineChars="200"/>
        <w:jc w:val="both"/>
        <w:rPr>
          <w:rFonts w:eastAsia="仿宋"/>
          <w:color w:val="auto"/>
          <w:sz w:val="30"/>
          <w:szCs w:val="30"/>
          <w:highlight w:val="none"/>
        </w:rPr>
      </w:pPr>
      <w:r>
        <w:rPr>
          <w:rFonts w:eastAsia="仿宋"/>
          <w:b/>
          <w:bCs/>
          <w:color w:val="auto"/>
          <w:sz w:val="30"/>
          <w:szCs w:val="30"/>
          <w:highlight w:val="none"/>
          <w:shd w:val="clear" w:color="auto" w:fill="FFFFFF"/>
        </w:rPr>
        <w:t>3.</w:t>
      </w:r>
      <w:r>
        <w:rPr>
          <w:rFonts w:hint="eastAsia" w:ascii="仿宋" w:hAnsi="仿宋" w:eastAsia="仿宋" w:cs="仿宋"/>
          <w:b/>
          <w:bCs/>
          <w:color w:val="auto"/>
          <w:sz w:val="30"/>
          <w:szCs w:val="30"/>
          <w:highlight w:val="none"/>
          <w:shd w:val="clear" w:color="auto" w:fill="FFFFFF"/>
        </w:rPr>
        <w:t>优化审核审批机制。</w:t>
      </w:r>
      <w:r>
        <w:rPr>
          <w:rFonts w:hint="eastAsia" w:ascii="仿宋" w:hAnsi="仿宋" w:eastAsia="仿宋" w:cs="仿宋"/>
          <w:color w:val="auto"/>
          <w:sz w:val="30"/>
          <w:szCs w:val="30"/>
          <w:highlight w:val="none"/>
          <w:shd w:val="clear" w:color="auto" w:fill="FFFFFF"/>
        </w:rPr>
        <w:t>深化“放管服”改革，条件成熟时按程序将低保、特困等社会救助审核确认权限下放至乡镇（街道），市民政部门加强监督指导。对没有争议的救助申请家庭，可不再进行民主评议。取消可以通过国家或地方政务服务平台查询的相关证明材料。健全各级社会救助家庭经济状况核对机制，民政部门通过相关部门和机构依法依规查询社会救助家庭及其相关成员的户籍、纳税记录、社会保险缴纳、不动产登记、市场主体登</w:t>
      </w:r>
      <w:r>
        <w:rPr>
          <w:rFonts w:eastAsia="仿宋"/>
          <w:color w:val="auto"/>
          <w:sz w:val="30"/>
          <w:szCs w:val="30"/>
          <w:highlight w:val="none"/>
          <w:shd w:val="clear" w:color="auto" w:fill="FFFFFF"/>
        </w:rPr>
        <w:t>记、住房公积金缴纳、车船登记，以及银行、商业保险、证券等信息时，有关部门和机构应当予以积极配合。</w:t>
      </w:r>
    </w:p>
    <w:p>
      <w:pPr>
        <w:pStyle w:val="20"/>
        <w:widowControl/>
        <w:spacing w:before="0" w:beforeAutospacing="0" w:after="0" w:afterAutospacing="0" w:line="540" w:lineRule="exact"/>
        <w:ind w:firstLine="602" w:firstLineChars="200"/>
        <w:jc w:val="both"/>
        <w:rPr>
          <w:rFonts w:ascii="仿宋" w:hAnsi="仿宋" w:eastAsia="仿宋" w:cs="仿宋"/>
          <w:color w:val="auto"/>
          <w:sz w:val="30"/>
          <w:szCs w:val="30"/>
          <w:highlight w:val="none"/>
          <w:shd w:val="clear" w:color="auto" w:fill="FFFFFF"/>
        </w:rPr>
      </w:pPr>
      <w:r>
        <w:rPr>
          <w:rFonts w:hint="eastAsia" w:eastAsia="仿宋"/>
          <w:b/>
          <w:bCs/>
          <w:color w:val="auto"/>
          <w:sz w:val="30"/>
          <w:szCs w:val="30"/>
          <w:highlight w:val="none"/>
          <w:shd w:val="clear" w:color="auto" w:fill="FFFFFF"/>
        </w:rPr>
        <w:t>4</w:t>
      </w:r>
      <w:r>
        <w:rPr>
          <w:rFonts w:eastAsia="仿宋"/>
          <w:b/>
          <w:bCs/>
          <w:color w:val="auto"/>
          <w:sz w:val="30"/>
          <w:szCs w:val="30"/>
          <w:highlight w:val="none"/>
          <w:shd w:val="clear" w:color="auto" w:fill="FFFFFF"/>
        </w:rPr>
        <w:t>.</w:t>
      </w:r>
      <w:r>
        <w:rPr>
          <w:rFonts w:hint="eastAsia" w:ascii="仿宋" w:hAnsi="仿宋" w:eastAsia="仿宋" w:cs="仿宋"/>
          <w:b/>
          <w:bCs/>
          <w:color w:val="auto"/>
          <w:sz w:val="30"/>
          <w:szCs w:val="30"/>
          <w:highlight w:val="none"/>
          <w:shd w:val="clear" w:color="auto" w:fill="FFFFFF"/>
        </w:rPr>
        <w:t>完善奖惩机制。</w:t>
      </w:r>
      <w:r>
        <w:rPr>
          <w:rFonts w:hint="eastAsia" w:ascii="仿宋" w:hAnsi="仿宋" w:eastAsia="仿宋" w:cs="仿宋"/>
          <w:color w:val="auto"/>
          <w:sz w:val="30"/>
          <w:szCs w:val="30"/>
          <w:highlight w:val="none"/>
          <w:shd w:val="clear" w:color="auto" w:fill="FFFFFF"/>
        </w:rPr>
        <w:t>将社会救助工作落实情况纳入各地各有关部门年度责任目标考核，作为领导班子和领导干部年度综合考核的重要参考。健全“双随机、一公开”监督机制，加强事中、事后监管。加大对骗取社会救助行为的查处力度，依法依规追回骗取的社会救助金并追究相应责任。健全容错纠错机制，鼓励各地根据实际情况改革创新，依法依规研究制定免责清单，激励基层干部担当作为。落实“三个区分开来”要求，对秉持公心、履职尽责但因客观原因出现失误偏差且能够及时纠正的经办人员依法依规免于问责。</w:t>
      </w:r>
    </w:p>
    <w:p>
      <w:pPr>
        <w:pStyle w:val="7"/>
        <w:ind w:firstLine="602"/>
        <w:rPr>
          <w:color w:val="auto"/>
          <w:szCs w:val="30"/>
          <w:highlight w:val="none"/>
        </w:rPr>
      </w:pPr>
      <w:r>
        <w:rPr>
          <w:color w:val="auto"/>
          <w:szCs w:val="30"/>
          <w:highlight w:val="none"/>
        </w:rPr>
        <w:t>（六）加强社会救助工作基层能力建设</w:t>
      </w:r>
    </w:p>
    <w:p>
      <w:pPr>
        <w:pStyle w:val="20"/>
        <w:widowControl/>
        <w:spacing w:before="0" w:beforeAutospacing="0" w:after="0" w:afterAutospacing="0" w:line="560" w:lineRule="exact"/>
        <w:ind w:firstLine="600" w:firstLineChars="200"/>
        <w:jc w:val="both"/>
        <w:rPr>
          <w:color w:val="auto"/>
          <w:sz w:val="30"/>
          <w:szCs w:val="30"/>
          <w:highlight w:val="none"/>
        </w:rPr>
      </w:pPr>
      <w:r>
        <w:rPr>
          <w:rFonts w:eastAsia="仿宋"/>
          <w:color w:val="auto"/>
          <w:sz w:val="30"/>
          <w:szCs w:val="30"/>
          <w:highlight w:val="none"/>
          <w:shd w:val="clear" w:color="auto" w:fill="FFFFFF"/>
        </w:rPr>
        <w:t>按照救助对象数量、结构等因素，统筹研究制定完善农村救助机构、合理配备相应工作人员的具体措施，加强基层社会救助经办能力。强化乡镇（街道）社会救助责任和相关保障条件，村（社区）设立社会救助协理员。关爱农村基层社会救助工作人员，为其提供履职保障。加强业务培训，打造政治过硬、业务素质高、对困难群众有感情的农村社会救助干部队伍。</w:t>
      </w:r>
    </w:p>
    <w:p>
      <w:pPr>
        <w:pStyle w:val="5"/>
        <w:rPr>
          <w:rFonts w:hint="default" w:ascii="Times New Roman" w:hAnsi="Times New Roman"/>
          <w:b w:val="0"/>
          <w:bCs w:val="0"/>
          <w:color w:val="auto"/>
          <w:highlight w:val="none"/>
        </w:rPr>
      </w:pPr>
      <w:bookmarkStart w:id="103" w:name="_Toc8165"/>
      <w:bookmarkStart w:id="104" w:name="_Toc12918"/>
      <w:r>
        <w:rPr>
          <w:rFonts w:hint="default" w:ascii="Times New Roman" w:hAnsi="Times New Roman"/>
          <w:b w:val="0"/>
          <w:bCs w:val="0"/>
          <w:color w:val="auto"/>
          <w:highlight w:val="none"/>
        </w:rPr>
        <w:t>第三节 保持和完善脱贫人口养老保障</w:t>
      </w:r>
      <w:bookmarkEnd w:id="103"/>
      <w:bookmarkEnd w:id="104"/>
    </w:p>
    <w:p>
      <w:pPr>
        <w:pStyle w:val="6"/>
        <w:ind w:firstLine="643"/>
        <w:rPr>
          <w:rFonts w:ascii="Times New Roman" w:hAnsi="Times New Roman"/>
          <w:color w:val="auto"/>
          <w:highlight w:val="none"/>
        </w:rPr>
      </w:pPr>
      <w:r>
        <w:rPr>
          <w:rFonts w:ascii="Times New Roman" w:hAnsi="Times New Roman"/>
          <w:color w:val="auto"/>
          <w:highlight w:val="none"/>
        </w:rPr>
        <w:t>一、保持</w:t>
      </w:r>
      <w:r>
        <w:rPr>
          <w:rFonts w:hint="eastAsia" w:ascii="Times New Roman" w:hAnsi="Times New Roman"/>
          <w:color w:val="auto"/>
          <w:highlight w:val="none"/>
        </w:rPr>
        <w:t>城乡</w:t>
      </w:r>
      <w:r>
        <w:rPr>
          <w:rFonts w:ascii="Times New Roman" w:hAnsi="Times New Roman"/>
          <w:color w:val="auto"/>
          <w:highlight w:val="none"/>
        </w:rPr>
        <w:t>养老保障政策基本不变</w:t>
      </w:r>
    </w:p>
    <w:p>
      <w:pPr>
        <w:pStyle w:val="7"/>
        <w:ind w:firstLine="602"/>
        <w:rPr>
          <w:color w:val="auto"/>
          <w:szCs w:val="30"/>
          <w:highlight w:val="none"/>
        </w:rPr>
      </w:pPr>
      <w:r>
        <w:rPr>
          <w:color w:val="auto"/>
          <w:szCs w:val="30"/>
          <w:highlight w:val="none"/>
        </w:rPr>
        <w:t>（一）目标任务</w:t>
      </w:r>
    </w:p>
    <w:p>
      <w:pPr>
        <w:pStyle w:val="20"/>
        <w:widowControl/>
        <w:tabs>
          <w:tab w:val="left" w:pos="420"/>
          <w:tab w:val="left" w:pos="630"/>
        </w:tabs>
        <w:spacing w:before="0" w:beforeAutospacing="0" w:after="0" w:afterAutospacing="0" w:line="560" w:lineRule="exact"/>
        <w:ind w:firstLine="600" w:firstLineChars="200"/>
        <w:jc w:val="both"/>
        <w:rPr>
          <w:rFonts w:eastAsia="仿宋"/>
          <w:color w:val="auto"/>
          <w:sz w:val="30"/>
          <w:szCs w:val="30"/>
          <w:highlight w:val="none"/>
        </w:rPr>
      </w:pPr>
      <w:r>
        <w:rPr>
          <w:rFonts w:hint="eastAsia" w:ascii="仿宋" w:hAnsi="仿宋" w:eastAsia="仿宋" w:cs="仿宋"/>
          <w:color w:val="auto"/>
          <w:sz w:val="30"/>
          <w:szCs w:val="30"/>
          <w:highlight w:val="none"/>
          <w:shd w:val="clear" w:color="auto" w:fill="FFFFFF"/>
        </w:rPr>
        <w:t>完善城乡居民基本养老保险费代缴政策，为我市参加城乡居民养老保险的低保对象、特困人员、返贫致贫人口、脱贫不稳定人口、边缘易致贫人口、突发严重困难户、享受定期抚恤补助金的优抚对象参保人，评残达到一级或者二级伤残的重度残疾人、独生子女伤病残达到三级以上（含三级）的父母、独生子女死亡家庭的父母、计划生育手术并发症参保人员按照最低缴费档次为其代缴全部保费，做到“一个不漏”。在提高城乡居民养老保险缴费档次时，对上述困难群体保留现行最低缴费档次。</w:t>
      </w:r>
      <w:r>
        <w:rPr>
          <w:rFonts w:hint="eastAsia" w:ascii="仿宋" w:hAnsi="仿宋" w:eastAsia="仿宋" w:cs="仿宋"/>
          <w:color w:val="auto"/>
          <w:sz w:val="30"/>
          <w:szCs w:val="30"/>
          <w:highlight w:val="none"/>
        </w:rPr>
        <w:t>强化农村</w:t>
      </w:r>
      <w:r>
        <w:rPr>
          <w:rFonts w:hint="eastAsia" w:ascii="仿宋" w:hAnsi="仿宋" w:eastAsia="仿宋" w:cs="仿宋"/>
          <w:color w:val="auto"/>
          <w:sz w:val="30"/>
          <w:szCs w:val="30"/>
          <w:highlight w:val="none"/>
          <w:shd w:val="clear" w:color="auto" w:fill="FFFFFF"/>
        </w:rPr>
        <w:t>失能、部分失能特困老年人口兜底保障，</w:t>
      </w:r>
      <w:r>
        <w:rPr>
          <w:rFonts w:hint="eastAsia" w:ascii="仿宋" w:hAnsi="仿宋" w:eastAsia="仿宋" w:cs="仿宋"/>
          <w:color w:val="auto"/>
          <w:sz w:val="30"/>
          <w:szCs w:val="30"/>
          <w:highlight w:val="none"/>
        </w:rPr>
        <w:t>加强</w:t>
      </w:r>
      <w:r>
        <w:rPr>
          <w:rFonts w:hint="eastAsia" w:ascii="仿宋" w:hAnsi="仿宋" w:eastAsia="仿宋" w:cs="仿宋"/>
          <w:color w:val="auto"/>
          <w:sz w:val="30"/>
          <w:szCs w:val="30"/>
          <w:highlight w:val="none"/>
          <w:shd w:val="clear" w:color="auto" w:fill="FFFFFF"/>
        </w:rPr>
        <w:t>县乡两级养老机构</w:t>
      </w:r>
      <w:r>
        <w:rPr>
          <w:rFonts w:hint="eastAsia" w:ascii="仿宋" w:hAnsi="仿宋" w:eastAsia="仿宋" w:cs="仿宋"/>
          <w:color w:val="auto"/>
          <w:sz w:val="30"/>
          <w:szCs w:val="30"/>
          <w:highlight w:val="none"/>
        </w:rPr>
        <w:t>建设，</w:t>
      </w:r>
      <w:r>
        <w:rPr>
          <w:rFonts w:hint="eastAsia" w:ascii="仿宋" w:hAnsi="仿宋" w:eastAsia="仿宋" w:cs="仿宋"/>
          <w:color w:val="auto"/>
          <w:spacing w:val="8"/>
          <w:sz w:val="30"/>
          <w:szCs w:val="30"/>
          <w:highlight w:val="none"/>
          <w:shd w:val="clear" w:color="auto" w:fill="FFFFFF"/>
        </w:rPr>
        <w:t>到“十四五”实现乡镇敬老院全覆盖；</w:t>
      </w:r>
      <w:r>
        <w:rPr>
          <w:rFonts w:hint="eastAsia" w:ascii="仿宋" w:hAnsi="仿宋" w:eastAsia="仿宋" w:cs="仿宋"/>
          <w:color w:val="auto"/>
          <w:sz w:val="30"/>
          <w:szCs w:val="30"/>
          <w:highlight w:val="none"/>
        </w:rPr>
        <w:t>拓展为老服务功能，切实提升农村养老服务保障水平。到</w:t>
      </w:r>
      <w:r>
        <w:rPr>
          <w:rFonts w:eastAsia="仿宋"/>
          <w:color w:val="auto"/>
          <w:sz w:val="30"/>
          <w:szCs w:val="30"/>
          <w:highlight w:val="none"/>
        </w:rPr>
        <w:t>2025年，基本建成以居家为基础、 社区为依托、机构为补充、信息为辅助、社会为主体、法制为保障， 功能完善、服务优良、覆盖城乡的农村社会养老服务体系，农村</w:t>
      </w:r>
      <w:r>
        <w:rPr>
          <w:rFonts w:eastAsia="仿宋"/>
          <w:color w:val="auto"/>
          <w:sz w:val="30"/>
          <w:szCs w:val="30"/>
          <w:highlight w:val="none"/>
          <w:shd w:val="clear" w:color="auto" w:fill="FFFFFF"/>
        </w:rPr>
        <w:t>养老保障机制更加完善</w:t>
      </w:r>
      <w:r>
        <w:rPr>
          <w:rFonts w:eastAsia="仿宋"/>
          <w:color w:val="auto"/>
          <w:sz w:val="30"/>
          <w:szCs w:val="30"/>
          <w:highlight w:val="none"/>
        </w:rPr>
        <w:t>。</w:t>
      </w:r>
    </w:p>
    <w:p>
      <w:pPr>
        <w:pStyle w:val="7"/>
        <w:ind w:firstLine="602"/>
        <w:rPr>
          <w:color w:val="auto"/>
          <w:szCs w:val="30"/>
          <w:highlight w:val="none"/>
        </w:rPr>
      </w:pPr>
      <w:r>
        <w:rPr>
          <w:color w:val="auto"/>
          <w:szCs w:val="30"/>
          <w:highlight w:val="none"/>
        </w:rPr>
        <w:t>（二）主要措施</w:t>
      </w:r>
    </w:p>
    <w:p>
      <w:pPr>
        <w:widowControl/>
        <w:shd w:val="clear" w:color="auto" w:fill="FFFFFF"/>
        <w:spacing w:line="560" w:lineRule="exact"/>
        <w:ind w:firstLine="602" w:firstLineChars="200"/>
        <w:rPr>
          <w:rFonts w:eastAsia="仿宋"/>
          <w:b/>
          <w:bCs/>
          <w:color w:val="auto"/>
          <w:kern w:val="0"/>
          <w:sz w:val="30"/>
          <w:szCs w:val="30"/>
          <w:highlight w:val="none"/>
          <w:shd w:val="clear" w:color="auto" w:fill="FFFFFF"/>
        </w:rPr>
      </w:pPr>
      <w:r>
        <w:rPr>
          <w:rFonts w:eastAsia="仿宋"/>
          <w:b/>
          <w:bCs/>
          <w:color w:val="auto"/>
          <w:kern w:val="0"/>
          <w:sz w:val="30"/>
          <w:szCs w:val="30"/>
          <w:highlight w:val="none"/>
          <w:shd w:val="clear" w:color="auto" w:fill="FFFFFF"/>
        </w:rPr>
        <w:t>1.完善</w:t>
      </w:r>
      <w:r>
        <w:rPr>
          <w:rFonts w:hint="eastAsia" w:eastAsia="仿宋"/>
          <w:b/>
          <w:bCs/>
          <w:color w:val="auto"/>
          <w:kern w:val="0"/>
          <w:sz w:val="30"/>
          <w:szCs w:val="30"/>
          <w:highlight w:val="none"/>
          <w:shd w:val="clear" w:color="auto" w:fill="FFFFFF"/>
        </w:rPr>
        <w:t>城乡</w:t>
      </w:r>
      <w:r>
        <w:rPr>
          <w:rFonts w:eastAsia="仿宋"/>
          <w:b/>
          <w:bCs/>
          <w:color w:val="auto"/>
          <w:kern w:val="0"/>
          <w:sz w:val="30"/>
          <w:szCs w:val="30"/>
          <w:highlight w:val="none"/>
          <w:shd w:val="clear" w:color="auto" w:fill="FFFFFF"/>
        </w:rPr>
        <w:t>养老保险保障</w:t>
      </w:r>
    </w:p>
    <w:p>
      <w:pPr>
        <w:widowControl/>
        <w:shd w:val="clear" w:color="auto" w:fill="FFFFFF"/>
        <w:spacing w:line="560" w:lineRule="exact"/>
        <w:ind w:firstLine="600" w:firstLineChars="200"/>
        <w:rPr>
          <w:rFonts w:eastAsia="仿宋"/>
          <w:color w:val="auto"/>
          <w:kern w:val="0"/>
          <w:sz w:val="30"/>
          <w:szCs w:val="30"/>
          <w:highlight w:val="none"/>
          <w:shd w:val="clear" w:color="auto" w:fill="FFFFFF"/>
        </w:rPr>
      </w:pPr>
      <w:r>
        <w:rPr>
          <w:rFonts w:eastAsia="仿宋"/>
          <w:color w:val="auto"/>
          <w:kern w:val="0"/>
          <w:sz w:val="30"/>
          <w:szCs w:val="30"/>
          <w:highlight w:val="none"/>
          <w:shd w:val="clear" w:color="auto" w:fill="FFFFFF"/>
        </w:rPr>
        <w:t>（1）对符合参加城乡居民基本养老保险条件的低保对象、特困人员，继续按照国家和省有关规定的最低缴费档次标准为其代缴养老保险费。</w:t>
      </w:r>
    </w:p>
    <w:p>
      <w:pPr>
        <w:widowControl/>
        <w:shd w:val="clear" w:color="auto" w:fill="FFFFFF"/>
        <w:spacing w:line="560" w:lineRule="exact"/>
        <w:ind w:firstLine="600" w:firstLineChars="200"/>
        <w:rPr>
          <w:rFonts w:eastAsia="仿宋"/>
          <w:color w:val="auto"/>
          <w:kern w:val="0"/>
          <w:sz w:val="30"/>
          <w:szCs w:val="30"/>
          <w:highlight w:val="none"/>
          <w:shd w:val="clear" w:color="auto" w:fill="FFFFFF"/>
        </w:rPr>
      </w:pPr>
      <w:r>
        <w:rPr>
          <w:rFonts w:eastAsia="仿宋"/>
          <w:color w:val="auto"/>
          <w:kern w:val="0"/>
          <w:sz w:val="30"/>
          <w:szCs w:val="30"/>
          <w:highlight w:val="none"/>
          <w:shd w:val="clear" w:color="auto" w:fill="FFFFFF"/>
        </w:rPr>
        <w:t>（2）对符合参加城乡居民基本养老保险条件的返贫致贫人口、脱贫不稳定人口、边缘易致贫人口、突发严重困难户，按上级最新政策为其代缴养老保险费。</w:t>
      </w:r>
    </w:p>
    <w:p>
      <w:pPr>
        <w:widowControl/>
        <w:shd w:val="clear" w:color="auto" w:fill="FFFFFF"/>
        <w:spacing w:line="560" w:lineRule="exact"/>
        <w:ind w:firstLine="600" w:firstLineChars="200"/>
        <w:rPr>
          <w:rFonts w:eastAsia="仿宋"/>
          <w:color w:val="auto"/>
          <w:sz w:val="30"/>
          <w:szCs w:val="30"/>
          <w:highlight w:val="none"/>
        </w:rPr>
      </w:pPr>
      <w:r>
        <w:rPr>
          <w:rFonts w:eastAsia="仿宋"/>
          <w:color w:val="auto"/>
          <w:kern w:val="0"/>
          <w:sz w:val="30"/>
          <w:szCs w:val="30"/>
          <w:highlight w:val="none"/>
          <w:shd w:val="clear" w:color="auto" w:fill="FFFFFF"/>
        </w:rPr>
        <w:t>（3）对符合参加城乡居民基本养老保险条件的重度残疾（</w:t>
      </w:r>
      <w:r>
        <w:rPr>
          <w:rFonts w:hint="eastAsia" w:eastAsia="仿宋"/>
          <w:color w:val="auto"/>
          <w:kern w:val="0"/>
          <w:sz w:val="30"/>
          <w:szCs w:val="30"/>
          <w:highlight w:val="none"/>
          <w:shd w:val="clear" w:color="auto" w:fill="FFFFFF"/>
        </w:rPr>
        <w:t>一级、二级</w:t>
      </w:r>
      <w:r>
        <w:rPr>
          <w:rFonts w:eastAsia="仿宋"/>
          <w:color w:val="auto"/>
          <w:kern w:val="0"/>
          <w:sz w:val="30"/>
          <w:szCs w:val="30"/>
          <w:highlight w:val="none"/>
          <w:shd w:val="clear" w:color="auto" w:fill="FFFFFF"/>
        </w:rPr>
        <w:t>）人员，</w:t>
      </w:r>
      <w:r>
        <w:rPr>
          <w:rFonts w:hint="eastAsia" w:eastAsia="仿宋"/>
          <w:color w:val="auto"/>
          <w:kern w:val="0"/>
          <w:sz w:val="30"/>
          <w:szCs w:val="30"/>
          <w:highlight w:val="none"/>
          <w:shd w:val="clear" w:color="auto" w:fill="FFFFFF"/>
        </w:rPr>
        <w:t>其个人缴费部分按最低档次缴费标准，由市政府给予全额补贴；非重度残疾人（三级、四级）其个人缴费部分按最低档次标准由市政府给予50%的补贴。</w:t>
      </w:r>
    </w:p>
    <w:p>
      <w:pPr>
        <w:widowControl/>
        <w:shd w:val="clear" w:color="auto" w:fill="FFFFFF"/>
        <w:spacing w:line="560" w:lineRule="exact"/>
        <w:ind w:firstLine="600" w:firstLineChars="200"/>
        <w:rPr>
          <w:rFonts w:eastAsia="仿宋"/>
          <w:color w:val="auto"/>
          <w:sz w:val="30"/>
          <w:szCs w:val="30"/>
          <w:highlight w:val="none"/>
        </w:rPr>
      </w:pPr>
      <w:r>
        <w:rPr>
          <w:rFonts w:eastAsia="仿宋"/>
          <w:color w:val="auto"/>
          <w:kern w:val="0"/>
          <w:sz w:val="30"/>
          <w:szCs w:val="30"/>
          <w:highlight w:val="none"/>
          <w:shd w:val="clear" w:color="auto" w:fill="FFFFFF"/>
        </w:rPr>
        <w:t>（4）对符合参加城乡居民基本养老保险条件的独生子女死亡或伤残（三级以上）</w:t>
      </w:r>
      <w:r>
        <w:rPr>
          <w:rFonts w:hint="eastAsia" w:eastAsia="仿宋"/>
          <w:color w:val="auto"/>
          <w:kern w:val="0"/>
          <w:sz w:val="30"/>
          <w:szCs w:val="30"/>
          <w:highlight w:val="none"/>
          <w:shd w:val="clear" w:color="auto" w:fill="FFFFFF"/>
        </w:rPr>
        <w:t>家庭</w:t>
      </w:r>
      <w:r>
        <w:rPr>
          <w:rFonts w:eastAsia="仿宋"/>
          <w:color w:val="auto"/>
          <w:kern w:val="0"/>
          <w:sz w:val="30"/>
          <w:szCs w:val="30"/>
          <w:highlight w:val="none"/>
          <w:shd w:val="clear" w:color="auto" w:fill="FFFFFF"/>
        </w:rPr>
        <w:t>的</w:t>
      </w:r>
      <w:r>
        <w:rPr>
          <w:rFonts w:hint="eastAsia" w:eastAsia="仿宋"/>
          <w:color w:val="auto"/>
          <w:kern w:val="0"/>
          <w:sz w:val="30"/>
          <w:szCs w:val="30"/>
          <w:highlight w:val="none"/>
          <w:shd w:val="clear" w:color="auto" w:fill="FFFFFF"/>
        </w:rPr>
        <w:t>父母、计划生育手术并发症参保人员、享受定期抚恤补助金的优抚对象参保人，</w:t>
      </w:r>
      <w:r>
        <w:rPr>
          <w:rFonts w:eastAsia="仿宋"/>
          <w:color w:val="auto"/>
          <w:kern w:val="0"/>
          <w:sz w:val="30"/>
          <w:szCs w:val="30"/>
          <w:highlight w:val="none"/>
          <w:shd w:val="clear" w:color="auto" w:fill="FFFFFF"/>
        </w:rPr>
        <w:t>市财政按规定为其代缴城乡居民基本养老保险费。</w:t>
      </w:r>
    </w:p>
    <w:p>
      <w:pPr>
        <w:widowControl/>
        <w:shd w:val="clear" w:color="auto" w:fill="FFFFFF"/>
        <w:spacing w:line="560" w:lineRule="exact"/>
        <w:ind w:firstLine="600" w:firstLineChars="200"/>
        <w:rPr>
          <w:rFonts w:eastAsia="仿宋"/>
          <w:color w:val="auto"/>
          <w:kern w:val="0"/>
          <w:sz w:val="30"/>
          <w:szCs w:val="30"/>
          <w:highlight w:val="none"/>
          <w:shd w:val="clear" w:color="auto" w:fill="FFFFFF"/>
        </w:rPr>
      </w:pPr>
      <w:r>
        <w:rPr>
          <w:rFonts w:eastAsia="仿宋"/>
          <w:color w:val="auto"/>
          <w:kern w:val="0"/>
          <w:sz w:val="30"/>
          <w:szCs w:val="30"/>
          <w:highlight w:val="none"/>
          <w:shd w:val="clear" w:color="auto" w:fill="FFFFFF"/>
        </w:rPr>
        <w:t>（5）在提高城乡居民养老保险缴费档次时，对低保对象、特困人员、返贫致贫人口、脱贫不稳定人口、边缘易致贫人口、突发严重困难户</w:t>
      </w:r>
      <w:r>
        <w:rPr>
          <w:rFonts w:hint="eastAsia" w:eastAsia="仿宋"/>
          <w:color w:val="auto"/>
          <w:kern w:val="0"/>
          <w:sz w:val="30"/>
          <w:szCs w:val="30"/>
          <w:highlight w:val="none"/>
          <w:shd w:val="clear" w:color="auto" w:fill="FFFFFF"/>
        </w:rPr>
        <w:t>、</w:t>
      </w:r>
      <w:r>
        <w:rPr>
          <w:rFonts w:eastAsia="仿宋"/>
          <w:color w:val="auto"/>
          <w:kern w:val="0"/>
          <w:sz w:val="30"/>
          <w:szCs w:val="30"/>
          <w:highlight w:val="none"/>
          <w:shd w:val="clear" w:color="auto" w:fill="FFFFFF"/>
        </w:rPr>
        <w:t>重度残疾人等缴费困难群体可保留现行最低缴费档次。</w:t>
      </w:r>
    </w:p>
    <w:p>
      <w:pPr>
        <w:pStyle w:val="20"/>
        <w:widowControl/>
        <w:shd w:val="clear" w:color="auto" w:fill="FFFFFF"/>
        <w:spacing w:before="0" w:beforeAutospacing="0" w:after="0" w:afterAutospacing="0" w:line="560" w:lineRule="exact"/>
        <w:ind w:firstLine="600" w:firstLineChars="200"/>
        <w:jc w:val="both"/>
        <w:rPr>
          <w:rFonts w:eastAsia="仿宋"/>
          <w:color w:val="auto"/>
          <w:sz w:val="30"/>
          <w:szCs w:val="30"/>
          <w:highlight w:val="none"/>
          <w:shd w:val="clear" w:color="auto" w:fill="FFFFFF"/>
        </w:rPr>
      </w:pPr>
      <w:r>
        <w:rPr>
          <w:rFonts w:eastAsia="仿宋"/>
          <w:color w:val="auto"/>
          <w:sz w:val="30"/>
          <w:szCs w:val="30"/>
          <w:highlight w:val="none"/>
          <w:shd w:val="clear" w:color="auto" w:fill="FFFFFF"/>
        </w:rPr>
        <w:t>（6）</w:t>
      </w:r>
      <w:r>
        <w:rPr>
          <w:rFonts w:hint="eastAsia" w:ascii="仿宋" w:hAnsi="仿宋" w:eastAsia="仿宋" w:cs="仿宋"/>
          <w:color w:val="auto"/>
          <w:sz w:val="30"/>
          <w:szCs w:val="30"/>
          <w:highlight w:val="none"/>
          <w:shd w:val="clear" w:color="auto" w:fill="FFFFFF"/>
        </w:rPr>
        <w:t>对符合代缴条件但还未参保的特殊困难人员，经到村入户调查、核实具体情况后，及时做好参保办理工作。对符合享受两个及以上代缴政策的，严格执行“就高原则”，享受一种代缴政策；政府代缴人员退出以上特殊困难人员序列后，保险费由个人按年缴纳。</w:t>
      </w:r>
    </w:p>
    <w:p>
      <w:pPr>
        <w:pStyle w:val="20"/>
        <w:widowControl/>
        <w:spacing w:before="0" w:beforeAutospacing="0" w:after="0" w:afterAutospacing="0" w:line="560" w:lineRule="exact"/>
        <w:ind w:firstLine="600" w:firstLineChars="200"/>
        <w:jc w:val="both"/>
        <w:rPr>
          <w:rFonts w:ascii="仿宋" w:hAnsi="仿宋" w:eastAsia="仿宋" w:cs="仿宋"/>
          <w:color w:val="auto"/>
          <w:sz w:val="30"/>
          <w:szCs w:val="30"/>
          <w:highlight w:val="none"/>
          <w:shd w:val="clear" w:color="auto" w:fill="FFFFFF"/>
        </w:rPr>
      </w:pPr>
      <w:r>
        <w:rPr>
          <w:rFonts w:eastAsia="仿宋"/>
          <w:color w:val="auto"/>
          <w:sz w:val="30"/>
          <w:szCs w:val="30"/>
          <w:highlight w:val="none"/>
          <w:shd w:val="clear" w:color="auto" w:fill="FFFFFF"/>
        </w:rPr>
        <w:t>（7）</w:t>
      </w:r>
      <w:r>
        <w:rPr>
          <w:rFonts w:hint="eastAsia" w:ascii="仿宋" w:hAnsi="仿宋" w:eastAsia="仿宋" w:cs="仿宋"/>
          <w:color w:val="auto"/>
          <w:sz w:val="30"/>
          <w:szCs w:val="30"/>
          <w:highlight w:val="none"/>
          <w:shd w:val="clear" w:color="auto" w:fill="FFFFFF"/>
        </w:rPr>
        <w:t>推进农村养老保障工作服务能力提升。加强城乡居民养老保险经办能力建设，充实加强基层经办力量，加强城乡居民养老保险工作人员专业培训，不断提高公共服务水平，实施精细化管理、提供便捷服务。大力推行全国统一的社会保障卡，方便参保人持卡缴费、领取待遇和查询本人参保信息、方便群众参保缴费。</w:t>
      </w:r>
    </w:p>
    <w:p>
      <w:pPr>
        <w:pStyle w:val="20"/>
        <w:widowControl/>
        <w:shd w:val="clear" w:color="auto" w:fill="FFFFFF"/>
        <w:spacing w:before="0" w:beforeAutospacing="0" w:after="0" w:afterAutospacing="0" w:line="560" w:lineRule="exact"/>
        <w:ind w:firstLine="602" w:firstLineChars="200"/>
        <w:jc w:val="both"/>
        <w:rPr>
          <w:rFonts w:eastAsia="仿宋"/>
          <w:b/>
          <w:bCs/>
          <w:color w:val="auto"/>
          <w:sz w:val="30"/>
          <w:szCs w:val="30"/>
          <w:highlight w:val="none"/>
          <w:shd w:val="clear" w:color="auto" w:fill="FFFFFF"/>
        </w:rPr>
      </w:pPr>
      <w:r>
        <w:rPr>
          <w:rFonts w:eastAsia="仿宋"/>
          <w:b/>
          <w:bCs/>
          <w:color w:val="auto"/>
          <w:sz w:val="30"/>
          <w:szCs w:val="30"/>
          <w:highlight w:val="none"/>
          <w:shd w:val="clear" w:color="auto" w:fill="FFFFFF"/>
        </w:rPr>
        <w:t>2.</w:t>
      </w:r>
      <w:r>
        <w:rPr>
          <w:rFonts w:eastAsia="仿宋"/>
          <w:b/>
          <w:bCs/>
          <w:color w:val="auto"/>
          <w:sz w:val="30"/>
          <w:szCs w:val="30"/>
          <w:highlight w:val="none"/>
        </w:rPr>
        <w:t>强化农村</w:t>
      </w:r>
      <w:r>
        <w:rPr>
          <w:rFonts w:eastAsia="仿宋"/>
          <w:b/>
          <w:bCs/>
          <w:color w:val="auto"/>
          <w:sz w:val="30"/>
          <w:szCs w:val="30"/>
          <w:highlight w:val="none"/>
          <w:shd w:val="clear" w:color="auto" w:fill="FFFFFF"/>
        </w:rPr>
        <w:t>失能、部分失能特困老年人口兜底保障</w:t>
      </w:r>
    </w:p>
    <w:p>
      <w:pPr>
        <w:spacing w:line="560" w:lineRule="exact"/>
        <w:ind w:firstLine="600" w:firstLineChars="200"/>
        <w:rPr>
          <w:rFonts w:eastAsia="仿宋"/>
          <w:color w:val="auto"/>
          <w:spacing w:val="8"/>
          <w:sz w:val="30"/>
          <w:szCs w:val="30"/>
          <w:highlight w:val="none"/>
        </w:rPr>
      </w:pPr>
      <w:r>
        <w:rPr>
          <w:rFonts w:eastAsia="仿宋"/>
          <w:color w:val="auto"/>
          <w:sz w:val="30"/>
          <w:szCs w:val="30"/>
          <w:highlight w:val="none"/>
        </w:rPr>
        <w:t>（1）</w:t>
      </w:r>
      <w:r>
        <w:rPr>
          <w:rFonts w:hint="eastAsia" w:ascii="仿宋" w:hAnsi="仿宋" w:eastAsia="仿宋" w:cs="仿宋"/>
          <w:color w:val="auto"/>
          <w:sz w:val="30"/>
          <w:szCs w:val="30"/>
          <w:highlight w:val="none"/>
        </w:rPr>
        <w:t>落实</w:t>
      </w:r>
      <w:r>
        <w:rPr>
          <w:rStyle w:val="25"/>
          <w:rFonts w:hint="eastAsia" w:ascii="仿宋" w:hAnsi="仿宋" w:eastAsia="仿宋" w:cs="仿宋"/>
          <w:b w:val="0"/>
          <w:bCs w:val="0"/>
          <w:color w:val="auto"/>
          <w:spacing w:val="8"/>
          <w:sz w:val="30"/>
          <w:szCs w:val="30"/>
          <w:highlight w:val="none"/>
          <w:shd w:val="clear" w:color="auto" w:fill="FFFFFF"/>
        </w:rPr>
        <w:t>福利保障到位。</w:t>
      </w:r>
      <w:r>
        <w:rPr>
          <w:rFonts w:hint="eastAsia" w:ascii="仿宋" w:hAnsi="仿宋" w:eastAsia="仿宋" w:cs="仿宋"/>
          <w:color w:val="auto"/>
          <w:spacing w:val="8"/>
          <w:sz w:val="30"/>
          <w:szCs w:val="30"/>
          <w:highlight w:val="none"/>
          <w:shd w:val="clear" w:color="auto" w:fill="FFFFFF"/>
        </w:rPr>
        <w:t>继续推行购买服务方式，开展好农村留守老人和分散供养特困老人提供“五帮”服务，有效推进“五社联动、合力关爱”五社联动。积极推进特殊困难老年人适老化改造工程。</w:t>
      </w:r>
    </w:p>
    <w:p>
      <w:pPr>
        <w:pStyle w:val="20"/>
        <w:widowControl/>
        <w:shd w:val="clear" w:color="auto" w:fill="FFFFFF"/>
        <w:spacing w:before="0" w:beforeAutospacing="0" w:after="0" w:afterAutospacing="0" w:line="560" w:lineRule="exact"/>
        <w:ind w:firstLine="632" w:firstLineChars="200"/>
        <w:jc w:val="both"/>
        <w:rPr>
          <w:rFonts w:eastAsia="仿宋"/>
          <w:color w:val="auto"/>
          <w:spacing w:val="8"/>
          <w:sz w:val="30"/>
          <w:szCs w:val="30"/>
          <w:highlight w:val="none"/>
        </w:rPr>
      </w:pPr>
      <w:r>
        <w:rPr>
          <w:rStyle w:val="25"/>
          <w:rFonts w:eastAsia="仿宋"/>
          <w:b w:val="0"/>
          <w:bCs w:val="0"/>
          <w:color w:val="auto"/>
          <w:spacing w:val="8"/>
          <w:sz w:val="30"/>
          <w:szCs w:val="30"/>
          <w:highlight w:val="none"/>
          <w:shd w:val="clear" w:color="auto" w:fill="FFFFFF"/>
        </w:rPr>
        <w:t>（2）</w:t>
      </w:r>
      <w:r>
        <w:rPr>
          <w:rFonts w:hint="eastAsia" w:ascii="仿宋" w:hAnsi="仿宋" w:eastAsia="仿宋" w:cs="仿宋"/>
          <w:color w:val="auto"/>
          <w:sz w:val="30"/>
          <w:szCs w:val="30"/>
          <w:highlight w:val="none"/>
        </w:rPr>
        <w:t>落实</w:t>
      </w:r>
      <w:r>
        <w:rPr>
          <w:rStyle w:val="25"/>
          <w:rFonts w:hint="eastAsia" w:ascii="仿宋" w:hAnsi="仿宋" w:eastAsia="仿宋" w:cs="仿宋"/>
          <w:b w:val="0"/>
          <w:bCs w:val="0"/>
          <w:color w:val="auto"/>
          <w:spacing w:val="8"/>
          <w:sz w:val="30"/>
          <w:szCs w:val="30"/>
          <w:highlight w:val="none"/>
          <w:shd w:val="clear" w:color="auto" w:fill="FFFFFF"/>
        </w:rPr>
        <w:t>关爱服务到位。</w:t>
      </w:r>
      <w:r>
        <w:rPr>
          <w:rFonts w:hint="eastAsia" w:ascii="仿宋" w:hAnsi="仿宋" w:eastAsia="仿宋" w:cs="仿宋"/>
          <w:color w:val="auto"/>
          <w:sz w:val="30"/>
          <w:szCs w:val="30"/>
          <w:highlight w:val="none"/>
        </w:rPr>
        <w:t>继续执行并不断完善农村老年人关爱服务三项制度，在农村地区开展老年人家庭赡养协议签订、留守老年人联系登记、特殊老年群体探视走访等关爱服务，重点探访脱贫人口老人、易返贫人群老人、低收入人群老人、失能及部分失能老人。结合家庭医生上门履约服务、留守</w:t>
      </w:r>
      <w:r>
        <w:rPr>
          <w:rFonts w:hint="eastAsia" w:ascii="仿宋" w:hAnsi="仿宋" w:eastAsia="仿宋" w:cs="仿宋"/>
          <w:color w:val="auto"/>
          <w:spacing w:val="8"/>
          <w:sz w:val="30"/>
          <w:szCs w:val="30"/>
          <w:highlight w:val="none"/>
          <w:shd w:val="clear" w:color="auto" w:fill="FFFFFF"/>
        </w:rPr>
        <w:t>儿童入户走访等工作项目和服务资源，组织民政专干、村医等力量，对农村留守、空巢、高龄、失能失智等特殊困难老年人开展定期探视走访。创新服务方式，将政府购买服务、“公益创投”等形式引入老人</w:t>
      </w:r>
      <w:r>
        <w:rPr>
          <w:rStyle w:val="25"/>
          <w:rFonts w:hint="eastAsia" w:ascii="仿宋" w:hAnsi="仿宋" w:eastAsia="仿宋" w:cs="仿宋"/>
          <w:b w:val="0"/>
          <w:bCs w:val="0"/>
          <w:color w:val="auto"/>
          <w:spacing w:val="8"/>
          <w:sz w:val="30"/>
          <w:szCs w:val="30"/>
          <w:highlight w:val="none"/>
          <w:shd w:val="clear" w:color="auto" w:fill="FFFFFF"/>
        </w:rPr>
        <w:t>关爱服务中</w:t>
      </w:r>
      <w:r>
        <w:rPr>
          <w:rFonts w:hint="eastAsia" w:ascii="仿宋" w:hAnsi="仿宋" w:eastAsia="仿宋" w:cs="仿宋"/>
          <w:color w:val="auto"/>
          <w:spacing w:val="8"/>
          <w:sz w:val="30"/>
          <w:szCs w:val="30"/>
          <w:highlight w:val="none"/>
          <w:shd w:val="clear" w:color="auto" w:fill="FFFFFF"/>
        </w:rPr>
        <w:t>，委托第三方开展定期探视走访，做到特殊老年群体探视走访活动覆盖面达</w:t>
      </w:r>
      <w:r>
        <w:rPr>
          <w:rFonts w:eastAsia="仿宋"/>
          <w:color w:val="auto"/>
          <w:spacing w:val="8"/>
          <w:sz w:val="30"/>
          <w:szCs w:val="30"/>
          <w:highlight w:val="none"/>
          <w:shd w:val="clear" w:color="auto" w:fill="FFFFFF"/>
        </w:rPr>
        <w:t>100%。</w:t>
      </w:r>
    </w:p>
    <w:p>
      <w:pPr>
        <w:pStyle w:val="20"/>
        <w:widowControl/>
        <w:shd w:val="clear" w:color="auto" w:fill="FFFFFF"/>
        <w:spacing w:before="0" w:beforeAutospacing="0" w:after="0" w:afterAutospacing="0" w:line="560" w:lineRule="exact"/>
        <w:ind w:firstLine="632" w:firstLineChars="200"/>
        <w:jc w:val="both"/>
        <w:rPr>
          <w:rFonts w:eastAsia="仿宋"/>
          <w:color w:val="auto"/>
          <w:spacing w:val="8"/>
          <w:sz w:val="30"/>
          <w:szCs w:val="30"/>
          <w:highlight w:val="none"/>
        </w:rPr>
      </w:pPr>
      <w:r>
        <w:rPr>
          <w:rStyle w:val="25"/>
          <w:rFonts w:eastAsia="仿宋"/>
          <w:b w:val="0"/>
          <w:bCs w:val="0"/>
          <w:color w:val="auto"/>
          <w:spacing w:val="8"/>
          <w:sz w:val="30"/>
          <w:szCs w:val="30"/>
          <w:highlight w:val="none"/>
          <w:shd w:val="clear" w:color="auto" w:fill="FFFFFF"/>
        </w:rPr>
        <w:t>（3）加强设施条件建设。</w:t>
      </w:r>
      <w:r>
        <w:rPr>
          <w:rFonts w:eastAsia="仿宋"/>
          <w:color w:val="auto"/>
          <w:spacing w:val="8"/>
          <w:sz w:val="30"/>
          <w:szCs w:val="30"/>
          <w:highlight w:val="none"/>
          <w:shd w:val="clear" w:color="auto" w:fill="FFFFFF"/>
        </w:rPr>
        <w:t>推进全市养老服务三级中心建设工作，加强村级养老服务中心站建设，为农村老年人就近直接提供日托、全托及上门服务，或者为农村特困人员供养服务机构等为老服务机构实行资源共享，统筹提供服务，提供助餐、助浴等服务，提供文体娱乐活动、教育学习活动及场所设施。启动并实施敬老院改造提升工程，全面取消养老机构设立许可，督促各地农村敬老院开展公建民营。</w:t>
      </w:r>
    </w:p>
    <w:p>
      <w:pPr>
        <w:pStyle w:val="20"/>
        <w:widowControl/>
        <w:shd w:val="clear" w:color="auto" w:fill="FFFFFF"/>
        <w:spacing w:before="0" w:beforeAutospacing="0" w:after="0" w:afterAutospacing="0" w:line="560" w:lineRule="exact"/>
        <w:ind w:firstLine="632" w:firstLineChars="200"/>
        <w:jc w:val="both"/>
        <w:rPr>
          <w:color w:val="auto"/>
          <w:sz w:val="30"/>
          <w:szCs w:val="30"/>
          <w:highlight w:val="none"/>
        </w:rPr>
      </w:pPr>
      <w:r>
        <w:rPr>
          <w:rStyle w:val="25"/>
          <w:rFonts w:eastAsia="仿宋"/>
          <w:b w:val="0"/>
          <w:bCs w:val="0"/>
          <w:color w:val="auto"/>
          <w:spacing w:val="8"/>
          <w:sz w:val="30"/>
          <w:szCs w:val="30"/>
          <w:highlight w:val="none"/>
          <w:shd w:val="clear" w:color="auto" w:fill="FFFFFF"/>
        </w:rPr>
        <w:t>（4）</w:t>
      </w:r>
      <w:r>
        <w:rPr>
          <w:rStyle w:val="25"/>
          <w:rFonts w:hint="eastAsia" w:ascii="仿宋" w:hAnsi="仿宋" w:eastAsia="仿宋" w:cs="仿宋"/>
          <w:b w:val="0"/>
          <w:bCs w:val="0"/>
          <w:color w:val="auto"/>
          <w:spacing w:val="8"/>
          <w:sz w:val="30"/>
          <w:szCs w:val="30"/>
          <w:highlight w:val="none"/>
          <w:shd w:val="clear" w:color="auto" w:fill="FFFFFF"/>
        </w:rPr>
        <w:t>落实医疗护理。</w:t>
      </w:r>
      <w:r>
        <w:rPr>
          <w:rFonts w:hint="eastAsia" w:ascii="仿宋" w:hAnsi="仿宋" w:eastAsia="仿宋" w:cs="仿宋"/>
          <w:color w:val="auto"/>
          <w:spacing w:val="8"/>
          <w:sz w:val="30"/>
          <w:szCs w:val="30"/>
          <w:highlight w:val="none"/>
          <w:shd w:val="clear" w:color="auto" w:fill="FFFFFF"/>
        </w:rPr>
        <w:t>扎实开展“医养结合”试点工作，鼓励与支持养老机构开展医疗服务，对养老机构设立医务室（护理站）的给予一定补助，为患病或失能失智的特困供养人员提供护理服务。将养老机构医养结合情况纳入政府考核指标，加大资金补助力度，探索建立长期护理保险制度，解决长期</w:t>
      </w:r>
      <w:r>
        <w:rPr>
          <w:rFonts w:eastAsia="仿宋"/>
          <w:color w:val="auto"/>
          <w:spacing w:val="8"/>
          <w:sz w:val="30"/>
          <w:szCs w:val="30"/>
          <w:highlight w:val="none"/>
          <w:shd w:val="clear" w:color="auto" w:fill="FFFFFF"/>
        </w:rPr>
        <w:t>失能人员的日常照料难题。支持养老机构与医疗机构签订合作协议，为农村老年人口开通预约就诊绿色通道。</w:t>
      </w:r>
    </w:p>
    <w:p>
      <w:pPr>
        <w:pStyle w:val="5"/>
        <w:rPr>
          <w:rFonts w:hint="default" w:ascii="Times New Roman" w:hAnsi="Times New Roman"/>
          <w:color w:val="auto"/>
          <w:highlight w:val="none"/>
        </w:rPr>
      </w:pPr>
      <w:bookmarkStart w:id="105" w:name="_Toc13011"/>
      <w:bookmarkStart w:id="106" w:name="_Toc11616"/>
      <w:r>
        <w:rPr>
          <w:rFonts w:hint="default" w:ascii="Times New Roman" w:hAnsi="Times New Roman"/>
          <w:b w:val="0"/>
          <w:bCs w:val="0"/>
          <w:color w:val="auto"/>
          <w:highlight w:val="none"/>
        </w:rPr>
        <w:t>第四节 加大对农村孤儿、事实上无人抚养儿童的保障力度</w:t>
      </w:r>
      <w:bookmarkEnd w:id="105"/>
      <w:bookmarkEnd w:id="106"/>
    </w:p>
    <w:p>
      <w:pPr>
        <w:pStyle w:val="6"/>
        <w:ind w:firstLine="643"/>
        <w:rPr>
          <w:rFonts w:ascii="Times New Roman" w:hAnsi="Times New Roman"/>
          <w:color w:val="auto"/>
          <w:highlight w:val="none"/>
        </w:rPr>
      </w:pPr>
      <w:r>
        <w:rPr>
          <w:rFonts w:hint="eastAsia" w:ascii="Times New Roman" w:hAnsi="Times New Roman"/>
          <w:color w:val="auto"/>
          <w:highlight w:val="none"/>
        </w:rPr>
        <w:t>一、</w:t>
      </w:r>
      <w:r>
        <w:rPr>
          <w:rFonts w:ascii="Times New Roman" w:hAnsi="Times New Roman"/>
          <w:color w:val="auto"/>
          <w:highlight w:val="none"/>
        </w:rPr>
        <w:t>目标任务</w:t>
      </w:r>
    </w:p>
    <w:p>
      <w:pPr>
        <w:pStyle w:val="30"/>
        <w:shd w:val="clear" w:color="auto" w:fill="auto"/>
        <w:tabs>
          <w:tab w:val="left" w:pos="2097"/>
        </w:tabs>
        <w:spacing w:after="0" w:line="560" w:lineRule="exact"/>
        <w:ind w:firstLine="600" w:firstLineChars="200"/>
        <w:rPr>
          <w:rFonts w:ascii="Times New Roman" w:hAnsi="Times New Roman" w:eastAsia="仿宋" w:cs="Times New Roman"/>
          <w:color w:val="auto"/>
          <w:sz w:val="30"/>
          <w:szCs w:val="30"/>
          <w:highlight w:val="none"/>
        </w:rPr>
      </w:pPr>
      <w:r>
        <w:rPr>
          <w:rFonts w:ascii="Times New Roman" w:hAnsi="Times New Roman" w:eastAsia="仿宋" w:cs="Times New Roman"/>
          <w:color w:val="auto"/>
          <w:sz w:val="30"/>
          <w:szCs w:val="30"/>
          <w:highlight w:val="none"/>
        </w:rPr>
        <w:t>全面加强农村孤儿保障工作，进一步实施亲属抚养、机构养育、家庭寄养、依法 收养等多种安置方式，建立和完善孤儿生活、医疗、康复、教育、住 房、就业等保障体系，不断提高保障水平，形成全方位保障、多部门 合作、动态监管的保障服务体系，确保孤儿幸福生活、健康成长。</w:t>
      </w:r>
    </w:p>
    <w:p>
      <w:pPr>
        <w:pStyle w:val="6"/>
        <w:numPr>
          <w:ilvl w:val="255"/>
          <w:numId w:val="0"/>
        </w:numPr>
        <w:ind w:firstLine="643" w:firstLineChars="200"/>
        <w:rPr>
          <w:rFonts w:ascii="Times New Roman" w:hAnsi="Times New Roman"/>
          <w:color w:val="auto"/>
          <w:highlight w:val="none"/>
        </w:rPr>
      </w:pPr>
      <w:r>
        <w:rPr>
          <w:rFonts w:hint="eastAsia"/>
          <w:color w:val="auto"/>
          <w:highlight w:val="none"/>
        </w:rPr>
        <w:t>二、</w:t>
      </w:r>
      <w:r>
        <w:rPr>
          <w:rFonts w:ascii="Times New Roman" w:hAnsi="Times New Roman"/>
          <w:color w:val="auto"/>
          <w:highlight w:val="none"/>
        </w:rPr>
        <w:t>主要措施</w:t>
      </w:r>
    </w:p>
    <w:p>
      <w:pPr>
        <w:pStyle w:val="7"/>
        <w:ind w:firstLine="602"/>
        <w:rPr>
          <w:color w:val="auto"/>
          <w:highlight w:val="none"/>
        </w:rPr>
      </w:pPr>
      <w:r>
        <w:rPr>
          <w:rFonts w:hint="eastAsia"/>
          <w:color w:val="auto"/>
          <w:highlight w:val="none"/>
        </w:rPr>
        <w:t>（一）在农村孤儿保障方面</w:t>
      </w:r>
    </w:p>
    <w:p>
      <w:pPr>
        <w:pStyle w:val="30"/>
        <w:shd w:val="clear" w:color="auto" w:fill="auto"/>
        <w:tabs>
          <w:tab w:val="left" w:pos="1050"/>
        </w:tabs>
        <w:spacing w:after="0" w:line="62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lang w:val="en-US"/>
        </w:rPr>
        <w:t>1.</w:t>
      </w:r>
      <w:r>
        <w:rPr>
          <w:rFonts w:hint="eastAsia" w:ascii="仿宋" w:hAnsi="仿宋" w:eastAsia="仿宋" w:cs="仿宋"/>
          <w:b/>
          <w:bCs/>
          <w:color w:val="auto"/>
          <w:sz w:val="30"/>
          <w:szCs w:val="30"/>
          <w:highlight w:val="none"/>
        </w:rPr>
        <w:t>完善孤儿最低养育标准制度，多渠道妥善安置孤儿。</w:t>
      </w:r>
      <w:r>
        <w:rPr>
          <w:rFonts w:hint="eastAsia" w:ascii="仿宋" w:hAnsi="仿宋" w:eastAsia="仿宋" w:cs="仿宋"/>
          <w:color w:val="auto"/>
          <w:sz w:val="30"/>
          <w:szCs w:val="30"/>
          <w:highlight w:val="none"/>
        </w:rPr>
        <w:t>严格明确监护责任，依法大力开展家庭收养、家庭寄养、机构内家庭养育、社会助养等多种养育模式，让农村孤儿回归家庭，融入社会，健康成长。落实农村孤儿最低养育标准，按时足额发放养育费。根据当地城乡居民收入、支出变动情况以及就业、教育、卫生等社会福利提高因素， 建立农村孤儿养育标准自然增长机制，适时提高孤儿最低养育标准。</w:t>
      </w:r>
    </w:p>
    <w:p>
      <w:pPr>
        <w:pStyle w:val="30"/>
        <w:shd w:val="clear" w:color="auto" w:fill="auto"/>
        <w:tabs>
          <w:tab w:val="left" w:pos="1050"/>
        </w:tabs>
        <w:spacing w:after="0" w:line="620" w:lineRule="exact"/>
        <w:ind w:firstLine="602" w:firstLineChars="200"/>
        <w:rPr>
          <w:rFonts w:ascii="Times New Roman" w:hAnsi="Times New Roman" w:eastAsia="仿宋" w:cs="Times New Roman"/>
          <w:color w:val="auto"/>
          <w:sz w:val="30"/>
          <w:szCs w:val="30"/>
          <w:highlight w:val="none"/>
        </w:rPr>
      </w:pPr>
      <w:r>
        <w:rPr>
          <w:rFonts w:hint="eastAsia" w:ascii="仿宋" w:hAnsi="仿宋" w:eastAsia="仿宋" w:cs="仿宋"/>
          <w:b/>
          <w:bCs/>
          <w:color w:val="auto"/>
          <w:sz w:val="30"/>
          <w:szCs w:val="30"/>
          <w:highlight w:val="none"/>
          <w:lang w:val="en-US"/>
        </w:rPr>
        <w:t>2.</w:t>
      </w:r>
      <w:r>
        <w:rPr>
          <w:rFonts w:hint="eastAsia" w:ascii="仿宋" w:hAnsi="仿宋" w:eastAsia="仿宋" w:cs="仿宋"/>
          <w:b/>
          <w:bCs/>
          <w:color w:val="auto"/>
          <w:sz w:val="30"/>
          <w:szCs w:val="30"/>
          <w:highlight w:val="none"/>
        </w:rPr>
        <w:t>加强儿童福利机构建设，提高专业保障水平。</w:t>
      </w:r>
      <w:r>
        <w:rPr>
          <w:rFonts w:hint="eastAsia" w:ascii="仿宋" w:hAnsi="仿宋" w:eastAsia="仿宋" w:cs="仿宋"/>
          <w:color w:val="auto"/>
          <w:sz w:val="30"/>
          <w:szCs w:val="30"/>
          <w:highlight w:val="none"/>
        </w:rPr>
        <w:t xml:space="preserve">完善儿童福利机构设施。“ </w:t>
      </w:r>
      <w:r>
        <w:rPr>
          <w:rFonts w:hint="eastAsia" w:ascii="仿宋" w:hAnsi="仿宋" w:eastAsia="仿宋" w:cs="仿宋"/>
          <w:color w:val="auto"/>
          <w:sz w:val="30"/>
          <w:szCs w:val="30"/>
          <w:highlight w:val="none"/>
          <w:lang w:val="en-US"/>
        </w:rPr>
        <w:t>十四五</w:t>
      </w:r>
      <w:r>
        <w:rPr>
          <w:rFonts w:hint="eastAsia" w:ascii="仿宋" w:hAnsi="仿宋" w:eastAsia="仿宋" w:cs="仿宋"/>
          <w:color w:val="auto"/>
          <w:sz w:val="30"/>
          <w:szCs w:val="30"/>
          <w:highlight w:val="none"/>
        </w:rPr>
        <w:t>”期间，继续强化社会福利机构相对独立的儿童福利设施建设，完善儿童福利机构抚育、养护、医疗康 复、特殊教育、技能培训、监督评估等方面的功能，孤儿较多的乡镇可独立设置儿童福利机构。在整合现有儿童福利机构从业人员队伍</w:t>
      </w:r>
      <w:r>
        <w:rPr>
          <w:rFonts w:ascii="Times New Roman" w:hAnsi="Times New Roman" w:eastAsia="仿宋" w:cs="Times New Roman"/>
          <w:color w:val="auto"/>
          <w:sz w:val="30"/>
          <w:szCs w:val="30"/>
          <w:highlight w:val="none"/>
        </w:rPr>
        <w:t>的基础上，积极创造条件，通过购买服务和社会化用工等形式，充实儿童福利机构工作力量，提升服务水平；按照国家有关规定，落实对儿童福利机构工作人员的工资倾斜政策；积极推进孤残儿童护理员职业资格制度建设。</w:t>
      </w:r>
    </w:p>
    <w:p>
      <w:pPr>
        <w:pStyle w:val="30"/>
        <w:shd w:val="clear" w:color="auto" w:fill="auto"/>
        <w:tabs>
          <w:tab w:val="left" w:pos="1050"/>
        </w:tabs>
        <w:spacing w:after="0" w:line="620" w:lineRule="exact"/>
        <w:ind w:firstLine="602" w:firstLineChars="200"/>
        <w:rPr>
          <w:rFonts w:ascii="Times New Roman" w:hAnsi="Times New Roman" w:eastAsia="仿宋" w:cs="Times New Roman"/>
          <w:color w:val="auto"/>
          <w:sz w:val="30"/>
          <w:szCs w:val="30"/>
          <w:highlight w:val="none"/>
        </w:rPr>
      </w:pPr>
      <w:r>
        <w:rPr>
          <w:rFonts w:hint="eastAsia" w:ascii="Times New Roman" w:hAnsi="Times New Roman" w:eastAsia="仿宋" w:cs="Times New Roman"/>
          <w:b/>
          <w:bCs/>
          <w:color w:val="auto"/>
          <w:sz w:val="30"/>
          <w:szCs w:val="30"/>
          <w:highlight w:val="none"/>
          <w:lang w:val="en-US"/>
        </w:rPr>
        <w:t>3.</w:t>
      </w:r>
      <w:r>
        <w:rPr>
          <w:rFonts w:ascii="Times New Roman" w:hAnsi="Times New Roman" w:eastAsia="仿宋" w:cs="Times New Roman"/>
          <w:b/>
          <w:bCs/>
          <w:color w:val="auto"/>
          <w:sz w:val="30"/>
          <w:szCs w:val="30"/>
          <w:highlight w:val="none"/>
        </w:rPr>
        <w:t>明确各部门职责任务</w:t>
      </w:r>
      <w:r>
        <w:rPr>
          <w:rFonts w:hint="eastAsia" w:ascii="Times New Roman" w:hAnsi="Times New Roman" w:eastAsia="仿宋" w:cs="Times New Roman"/>
          <w:b/>
          <w:bCs/>
          <w:color w:val="auto"/>
          <w:sz w:val="30"/>
          <w:szCs w:val="30"/>
          <w:highlight w:val="none"/>
        </w:rPr>
        <w:t>。</w:t>
      </w:r>
      <w:r>
        <w:rPr>
          <w:rFonts w:ascii="Times New Roman" w:hAnsi="Times New Roman" w:eastAsia="仿宋" w:cs="Times New Roman"/>
          <w:color w:val="auto"/>
          <w:sz w:val="30"/>
          <w:szCs w:val="30"/>
          <w:highlight w:val="none"/>
        </w:rPr>
        <w:t>切实维护孤儿各项权益。各有关部门要认真履行职责，制定和落实优惠政策，切实维护好孤儿的基本权益。</w:t>
      </w:r>
    </w:p>
    <w:p>
      <w:pPr>
        <w:pStyle w:val="7"/>
        <w:ind w:firstLine="602"/>
        <w:rPr>
          <w:color w:val="auto"/>
          <w:highlight w:val="none"/>
        </w:rPr>
      </w:pPr>
      <w:r>
        <w:rPr>
          <w:rFonts w:hint="eastAsia"/>
          <w:color w:val="auto"/>
          <w:highlight w:val="none"/>
        </w:rPr>
        <w:t>（二）在事实无人抚养儿童保障方面</w:t>
      </w:r>
    </w:p>
    <w:p>
      <w:pPr>
        <w:pStyle w:val="30"/>
        <w:shd w:val="clear" w:color="auto" w:fill="auto"/>
        <w:spacing w:after="0" w:line="62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lang w:val="en-US"/>
        </w:rPr>
        <w:t>1.</w:t>
      </w:r>
      <w:r>
        <w:rPr>
          <w:rFonts w:hint="eastAsia" w:ascii="仿宋" w:hAnsi="仿宋" w:eastAsia="仿宋" w:cs="仿宋"/>
          <w:b/>
          <w:bCs/>
          <w:color w:val="auto"/>
          <w:sz w:val="30"/>
          <w:szCs w:val="30"/>
          <w:highlight w:val="none"/>
        </w:rPr>
        <w:t>扩大保障对象范围。</w:t>
      </w:r>
      <w:r>
        <w:rPr>
          <w:rFonts w:hint="eastAsia" w:ascii="仿宋" w:hAnsi="仿宋" w:eastAsia="仿宋" w:cs="仿宋"/>
          <w:color w:val="auto"/>
          <w:sz w:val="30"/>
          <w:szCs w:val="30"/>
          <w:highlight w:val="none"/>
        </w:rPr>
        <w:t>将父母被撤销监护资格、被遣送（驱逐）出境且未履行抚养义务的儿童纳入保障对象范围。</w:t>
      </w:r>
    </w:p>
    <w:p>
      <w:pPr>
        <w:pStyle w:val="30"/>
        <w:shd w:val="clear" w:color="auto" w:fill="auto"/>
        <w:spacing w:after="0" w:line="62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lang w:val="en-US"/>
        </w:rPr>
        <w:t>2.</w:t>
      </w:r>
      <w:r>
        <w:rPr>
          <w:rFonts w:hint="eastAsia" w:ascii="仿宋" w:hAnsi="仿宋" w:eastAsia="仿宋" w:cs="仿宋"/>
          <w:b/>
          <w:bCs/>
          <w:color w:val="auto"/>
          <w:sz w:val="30"/>
          <w:szCs w:val="30"/>
          <w:highlight w:val="none"/>
        </w:rPr>
        <w:t>精准认定失联情形。</w:t>
      </w:r>
      <w:r>
        <w:rPr>
          <w:rFonts w:hint="eastAsia" w:ascii="仿宋" w:hAnsi="仿宋" w:eastAsia="仿宋" w:cs="仿宋"/>
          <w:color w:val="auto"/>
          <w:sz w:val="30"/>
          <w:szCs w:val="30"/>
          <w:highlight w:val="none"/>
        </w:rPr>
        <w:t>对无法认定的复杂情形，可采取“一事一议”的方式研究确认。</w:t>
      </w:r>
    </w:p>
    <w:p>
      <w:pPr>
        <w:pStyle w:val="30"/>
        <w:shd w:val="clear" w:color="auto" w:fill="auto"/>
        <w:spacing w:after="0" w:line="620" w:lineRule="exact"/>
        <w:ind w:firstLine="602" w:firstLineChars="200"/>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lang w:val="en-US"/>
        </w:rPr>
        <w:t>3.</w:t>
      </w:r>
      <w:r>
        <w:rPr>
          <w:rFonts w:hint="eastAsia" w:ascii="仿宋" w:hAnsi="仿宋" w:eastAsia="仿宋" w:cs="仿宋"/>
          <w:b/>
          <w:bCs/>
          <w:color w:val="auto"/>
          <w:sz w:val="30"/>
          <w:szCs w:val="30"/>
          <w:highlight w:val="none"/>
        </w:rPr>
        <w:t>强化动态管理。</w:t>
      </w:r>
      <w:r>
        <w:rPr>
          <w:rFonts w:hint="eastAsia" w:ascii="仿宋" w:hAnsi="仿宋" w:eastAsia="仿宋" w:cs="仿宋"/>
          <w:color w:val="auto"/>
          <w:sz w:val="30"/>
          <w:szCs w:val="30"/>
          <w:highlight w:val="none"/>
        </w:rPr>
        <w:t>开展大数据比对，对符合事实无人抚养保障条件但未纳入保障的儿童，及时告知其父母或其他监护人，防止因信息共享不及时等原因发生儿童漏保问题。</w:t>
      </w:r>
    </w:p>
    <w:p>
      <w:pPr>
        <w:pStyle w:val="30"/>
        <w:shd w:val="clear" w:color="auto" w:fill="auto"/>
        <w:spacing w:after="0" w:line="620" w:lineRule="exact"/>
        <w:ind w:firstLine="602" w:firstLineChars="200"/>
        <w:rPr>
          <w:rFonts w:ascii="Times New Roman" w:hAnsi="Times New Roman" w:cs="Times New Roman"/>
          <w:color w:val="auto"/>
          <w:sz w:val="30"/>
          <w:szCs w:val="30"/>
          <w:highlight w:val="none"/>
          <w:lang w:val="en-US"/>
        </w:rPr>
      </w:pPr>
      <w:r>
        <w:rPr>
          <w:rFonts w:hint="eastAsia" w:ascii="仿宋" w:hAnsi="仿宋" w:eastAsia="仿宋" w:cs="仿宋"/>
          <w:b/>
          <w:bCs/>
          <w:color w:val="auto"/>
          <w:sz w:val="30"/>
          <w:szCs w:val="30"/>
          <w:highlight w:val="none"/>
          <w:lang w:val="en-US"/>
        </w:rPr>
        <w:t>4.</w:t>
      </w:r>
      <w:r>
        <w:rPr>
          <w:rFonts w:hint="eastAsia" w:ascii="仿宋" w:hAnsi="仿宋" w:eastAsia="仿宋" w:cs="仿宋"/>
          <w:b/>
          <w:bCs/>
          <w:color w:val="auto"/>
          <w:sz w:val="30"/>
          <w:szCs w:val="30"/>
          <w:highlight w:val="none"/>
        </w:rPr>
        <w:t>做好监护工作。</w:t>
      </w:r>
      <w:r>
        <w:rPr>
          <w:rFonts w:hint="eastAsia" w:ascii="仿宋" w:hAnsi="仿宋" w:eastAsia="仿宋" w:cs="仿宋"/>
          <w:color w:val="auto"/>
          <w:sz w:val="30"/>
          <w:szCs w:val="30"/>
          <w:highlight w:val="none"/>
        </w:rPr>
        <w:t>对父母因精神残疾等原因严重损害儿童身心健康或致使儿童处于危困状态的及时进行监护干预；加强兜底监护，对父母没有监护能力且无其他人可以担任监护人或者监护人丧失监护能力且无其他人可以担任监护人的儿童，由民政部门依法长期监护。</w:t>
      </w:r>
    </w:p>
    <w:p>
      <w:pPr>
        <w:pStyle w:val="5"/>
        <w:rPr>
          <w:rFonts w:hint="default" w:ascii="Times New Roman" w:hAnsi="Times New Roman"/>
          <w:b w:val="0"/>
          <w:bCs w:val="0"/>
          <w:color w:val="auto"/>
          <w:highlight w:val="none"/>
        </w:rPr>
      </w:pPr>
      <w:bookmarkStart w:id="107" w:name="_Toc12562"/>
      <w:bookmarkStart w:id="108" w:name="_Toc74"/>
      <w:r>
        <w:rPr>
          <w:rFonts w:hint="default" w:ascii="Times New Roman" w:hAnsi="Times New Roman"/>
          <w:b w:val="0"/>
          <w:bCs w:val="0"/>
          <w:color w:val="auto"/>
          <w:highlight w:val="none"/>
        </w:rPr>
        <w:t>第五节 加强农村残疾人托养照护、康复服务</w:t>
      </w:r>
      <w:bookmarkEnd w:id="107"/>
      <w:bookmarkEnd w:id="108"/>
    </w:p>
    <w:p>
      <w:pPr>
        <w:pStyle w:val="6"/>
        <w:ind w:firstLine="643"/>
        <w:rPr>
          <w:rFonts w:ascii="Times New Roman" w:hAnsi="Times New Roman"/>
          <w:color w:val="auto"/>
          <w:highlight w:val="none"/>
        </w:rPr>
      </w:pPr>
      <w:r>
        <w:rPr>
          <w:rFonts w:hint="eastAsia"/>
          <w:color w:val="auto"/>
          <w:highlight w:val="none"/>
        </w:rPr>
        <w:t>一、</w:t>
      </w:r>
      <w:r>
        <w:rPr>
          <w:rFonts w:ascii="Times New Roman" w:hAnsi="Times New Roman"/>
          <w:color w:val="auto"/>
          <w:highlight w:val="none"/>
        </w:rPr>
        <w:t>目标任务</w:t>
      </w:r>
    </w:p>
    <w:p>
      <w:pPr>
        <w:pStyle w:val="20"/>
        <w:widowControl/>
        <w:wordWrap w:val="0"/>
        <w:spacing w:before="0" w:beforeAutospacing="0" w:after="0" w:afterAutospacing="0" w:line="560" w:lineRule="exact"/>
        <w:ind w:firstLine="600" w:firstLineChars="200"/>
        <w:jc w:val="both"/>
        <w:rPr>
          <w:rFonts w:eastAsia="仿宋"/>
          <w:color w:val="auto"/>
          <w:sz w:val="30"/>
          <w:szCs w:val="30"/>
          <w:highlight w:val="none"/>
        </w:rPr>
      </w:pPr>
      <w:r>
        <w:rPr>
          <w:rFonts w:eastAsia="仿宋"/>
          <w:color w:val="auto"/>
          <w:sz w:val="30"/>
          <w:szCs w:val="30"/>
          <w:highlight w:val="none"/>
        </w:rPr>
        <w:t>到2025年，实现巩固拓展残疾人脱贫攻坚成果同乡村振兴有效衔接，多层次的残疾人社会保障制度基本建立，残疾人基本生活保障网进一步织密扎牢，重度残疾人得到更好照护；残疾人基本公共服务体系更加健全，残疾人健康状况不断改善，受教育水平继续提高，文化体育有较大发展，实现更加充分更高质量的就业；无障碍的社会环境不断优化，社会力量参与更加广泛和深入，基层残疾人服务网络和社会支持网络更加完善，残疾人平等权利得到更好实现；残疾人基础保障条件进一步改善，治理体系和治理能力不断优化，质量效益明显提升。</w:t>
      </w:r>
    </w:p>
    <w:p>
      <w:pPr>
        <w:pStyle w:val="6"/>
        <w:ind w:firstLine="643"/>
        <w:rPr>
          <w:rFonts w:ascii="Times New Roman" w:hAnsi="Times New Roman"/>
          <w:color w:val="auto"/>
          <w:highlight w:val="none"/>
        </w:rPr>
      </w:pPr>
      <w:r>
        <w:rPr>
          <w:rFonts w:hint="eastAsia"/>
          <w:color w:val="auto"/>
          <w:highlight w:val="none"/>
        </w:rPr>
        <w:t>二、</w:t>
      </w:r>
      <w:r>
        <w:rPr>
          <w:rFonts w:ascii="Times New Roman" w:hAnsi="Times New Roman"/>
          <w:color w:val="auto"/>
          <w:highlight w:val="none"/>
        </w:rPr>
        <w:t>主要措施</w:t>
      </w:r>
    </w:p>
    <w:p>
      <w:pPr>
        <w:pStyle w:val="7"/>
        <w:ind w:firstLine="602"/>
        <w:rPr>
          <w:color w:val="auto"/>
          <w:highlight w:val="none"/>
        </w:rPr>
      </w:pPr>
      <w:r>
        <w:rPr>
          <w:rFonts w:hint="eastAsia"/>
          <w:color w:val="auto"/>
          <w:highlight w:val="none"/>
        </w:rPr>
        <w:t>（一）</w:t>
      </w:r>
      <w:r>
        <w:rPr>
          <w:color w:val="auto"/>
          <w:highlight w:val="none"/>
        </w:rPr>
        <w:t>健全残疾人社会保障体系，全面改善残疾人生活质量</w:t>
      </w:r>
    </w:p>
    <w:p>
      <w:pPr>
        <w:pStyle w:val="2"/>
        <w:spacing w:line="560" w:lineRule="exact"/>
        <w:ind w:firstLine="602" w:firstLineChars="200"/>
        <w:rPr>
          <w:color w:val="auto"/>
          <w:szCs w:val="30"/>
          <w:highlight w:val="none"/>
        </w:rPr>
      </w:pPr>
      <w:r>
        <w:rPr>
          <w:rFonts w:hint="eastAsia"/>
          <w:b/>
          <w:bCs/>
          <w:color w:val="auto"/>
          <w:szCs w:val="30"/>
          <w:highlight w:val="none"/>
        </w:rPr>
        <w:t>1.</w:t>
      </w:r>
      <w:r>
        <w:rPr>
          <w:b/>
          <w:bCs/>
          <w:color w:val="auto"/>
          <w:szCs w:val="30"/>
          <w:highlight w:val="none"/>
        </w:rPr>
        <w:t>保持5年过渡期内帮扶政策总体稳定</w:t>
      </w:r>
      <w:r>
        <w:rPr>
          <w:rFonts w:hint="eastAsia"/>
          <w:b/>
          <w:bCs/>
          <w:color w:val="auto"/>
          <w:szCs w:val="30"/>
          <w:highlight w:val="none"/>
        </w:rPr>
        <w:t>。</w:t>
      </w:r>
      <w:r>
        <w:rPr>
          <w:color w:val="auto"/>
          <w:szCs w:val="30"/>
          <w:highlight w:val="none"/>
        </w:rPr>
        <w:t>逐步实现由集中资源支持脱贫攻坚向全面推进乡村振兴平稳过渡。健全防止返贫动态监测和帮扶机制，将符合条件的残疾人纳入易返贫致贫监测范围，及时发现、及时帮扶、动态清零。充分发挥基层党组织核心引领作用，加强对残疾人的关爱服务。对符合条件的残疾人按规定纳入农村低保或特困人员救助供养范围，做到应保尽保、应兜尽兜。加强农村低收入残疾人家庭常态化帮扶，坚持开发式帮扶，加大精准培训、就业力度，增强有劳动能力残疾人内生动力。持续开展东西部残疾人工作协作，动员社会力量参与残疾人帮扶。</w:t>
      </w:r>
    </w:p>
    <w:p>
      <w:pPr>
        <w:pStyle w:val="2"/>
        <w:spacing w:line="560" w:lineRule="exact"/>
        <w:ind w:firstLine="602" w:firstLineChars="200"/>
        <w:rPr>
          <w:color w:val="auto"/>
          <w:szCs w:val="30"/>
          <w:highlight w:val="none"/>
        </w:rPr>
      </w:pPr>
      <w:r>
        <w:rPr>
          <w:rFonts w:hint="eastAsia"/>
          <w:b/>
          <w:bCs/>
          <w:color w:val="auto"/>
          <w:szCs w:val="30"/>
          <w:highlight w:val="none"/>
        </w:rPr>
        <w:t>2.</w:t>
      </w:r>
      <w:r>
        <w:rPr>
          <w:b/>
          <w:bCs/>
          <w:color w:val="auto"/>
          <w:szCs w:val="30"/>
          <w:highlight w:val="none"/>
        </w:rPr>
        <w:t>提高农村基层服务残疾人能力。</w:t>
      </w:r>
      <w:r>
        <w:rPr>
          <w:color w:val="auto"/>
          <w:szCs w:val="30"/>
          <w:highlight w:val="none"/>
        </w:rPr>
        <w:t>加强部门联动，统筹服务资源，形成市、乡、村三级联动互补的基层残疾人服务网络。建立乡镇残疾人之家综合服务平台，开展日间照料、辅助性就业、社区康复、文化体育、志愿助残等服务。为农村特殊困难残疾人提供上门办、网上办、就近办、一次办等服务，真正让残疾人群众感受到社会的关爱和温暖。</w:t>
      </w:r>
    </w:p>
    <w:p>
      <w:pPr>
        <w:spacing w:line="560" w:lineRule="exact"/>
        <w:ind w:firstLine="602" w:firstLineChars="200"/>
        <w:rPr>
          <w:rFonts w:eastAsia="仿宋"/>
          <w:color w:val="auto"/>
          <w:sz w:val="30"/>
          <w:szCs w:val="30"/>
          <w:highlight w:val="none"/>
        </w:rPr>
      </w:pPr>
      <w:r>
        <w:rPr>
          <w:rFonts w:hint="eastAsia" w:eastAsia="仿宋"/>
          <w:b/>
          <w:bCs/>
          <w:color w:val="auto"/>
          <w:sz w:val="30"/>
          <w:szCs w:val="30"/>
          <w:highlight w:val="none"/>
        </w:rPr>
        <w:t>3.</w:t>
      </w:r>
      <w:r>
        <w:rPr>
          <w:rFonts w:eastAsia="仿宋"/>
          <w:b/>
          <w:bCs/>
          <w:color w:val="auto"/>
          <w:sz w:val="30"/>
          <w:szCs w:val="30"/>
          <w:highlight w:val="none"/>
        </w:rPr>
        <w:t>完善农村残疾人社会福利制度。</w:t>
      </w:r>
      <w:r>
        <w:rPr>
          <w:rFonts w:eastAsia="仿宋"/>
          <w:color w:val="auto"/>
          <w:sz w:val="30"/>
          <w:szCs w:val="30"/>
          <w:highlight w:val="none"/>
        </w:rPr>
        <w:t>落实困难残疾人生活补贴和重度残疾人护理补贴标准动态调整机制。落实残疾人信息消费优惠和免费乘坐市内公共交通工具、公共文化体育设施对残疾人免费或优惠开放等政策。</w:t>
      </w:r>
    </w:p>
    <w:p>
      <w:pPr>
        <w:pStyle w:val="2"/>
        <w:spacing w:line="560" w:lineRule="exact"/>
        <w:ind w:firstLine="602" w:firstLineChars="200"/>
        <w:rPr>
          <w:color w:val="auto"/>
          <w:szCs w:val="30"/>
          <w:highlight w:val="none"/>
        </w:rPr>
      </w:pPr>
      <w:r>
        <w:rPr>
          <w:rFonts w:hint="eastAsia"/>
          <w:b/>
          <w:bCs/>
          <w:color w:val="auto"/>
          <w:szCs w:val="30"/>
          <w:highlight w:val="none"/>
        </w:rPr>
        <w:t>4.</w:t>
      </w:r>
      <w:r>
        <w:rPr>
          <w:b/>
          <w:bCs/>
          <w:color w:val="auto"/>
          <w:szCs w:val="30"/>
          <w:highlight w:val="none"/>
        </w:rPr>
        <w:t>扩大残疾人保险覆盖范围。</w:t>
      </w:r>
      <w:r>
        <w:rPr>
          <w:color w:val="auto"/>
          <w:szCs w:val="30"/>
          <w:highlight w:val="none"/>
        </w:rPr>
        <w:t>对符合条件的农村灵活就业残疾人安置残疾人就业单位，落实社会保险补贴。</w:t>
      </w:r>
    </w:p>
    <w:p>
      <w:pPr>
        <w:pStyle w:val="8"/>
        <w:tabs>
          <w:tab w:val="left" w:pos="1050"/>
        </w:tabs>
        <w:spacing w:line="560" w:lineRule="exact"/>
        <w:ind w:firstLine="602" w:firstLineChars="200"/>
        <w:rPr>
          <w:rFonts w:ascii="Times New Roman" w:hAnsi="Times New Roman" w:eastAsia="仿宋"/>
          <w:color w:val="auto"/>
          <w:sz w:val="30"/>
          <w:szCs w:val="30"/>
          <w:highlight w:val="none"/>
        </w:rPr>
      </w:pPr>
      <w:r>
        <w:rPr>
          <w:rFonts w:hint="eastAsia" w:ascii="Times New Roman" w:hAnsi="Times New Roman" w:eastAsia="仿宋"/>
          <w:b/>
          <w:bCs/>
          <w:color w:val="auto"/>
          <w:sz w:val="30"/>
          <w:szCs w:val="30"/>
          <w:highlight w:val="none"/>
        </w:rPr>
        <w:t>5.</w:t>
      </w:r>
      <w:r>
        <w:rPr>
          <w:rFonts w:ascii="Times New Roman" w:hAnsi="Times New Roman" w:eastAsia="仿宋"/>
          <w:b/>
          <w:bCs/>
          <w:color w:val="auto"/>
          <w:sz w:val="30"/>
          <w:szCs w:val="30"/>
          <w:highlight w:val="none"/>
        </w:rPr>
        <w:t>保障农村残疾人基本住房安全便利。</w:t>
      </w:r>
      <w:r>
        <w:rPr>
          <w:rFonts w:ascii="Times New Roman" w:hAnsi="Times New Roman" w:eastAsia="仿宋"/>
          <w:color w:val="auto"/>
          <w:sz w:val="30"/>
          <w:szCs w:val="30"/>
          <w:highlight w:val="none"/>
        </w:rPr>
        <w:t>农村危房改造优先解决符合低收入群体条件的残疾人家庭住房安全问题；农村危房改造统筹将无障碍需求纳入建设之中。</w:t>
      </w:r>
    </w:p>
    <w:p>
      <w:pPr>
        <w:pStyle w:val="7"/>
        <w:ind w:firstLine="602"/>
        <w:rPr>
          <w:color w:val="auto"/>
          <w:highlight w:val="none"/>
        </w:rPr>
      </w:pPr>
      <w:r>
        <w:rPr>
          <w:rFonts w:hint="eastAsia"/>
          <w:color w:val="auto"/>
          <w:highlight w:val="none"/>
        </w:rPr>
        <w:t>（二）全面提高康复服务供给质量，不断提升农村残疾人健康水平</w:t>
      </w:r>
    </w:p>
    <w:p>
      <w:pPr>
        <w:spacing w:line="560" w:lineRule="exact"/>
        <w:ind w:firstLine="600" w:firstLineChars="200"/>
        <w:rPr>
          <w:rFonts w:eastAsia="仿宋"/>
          <w:color w:val="auto"/>
          <w:sz w:val="30"/>
          <w:szCs w:val="30"/>
          <w:highlight w:val="none"/>
        </w:rPr>
      </w:pPr>
      <w:r>
        <w:rPr>
          <w:rFonts w:hint="eastAsia" w:ascii="仿宋" w:hAnsi="仿宋" w:eastAsia="仿宋" w:cs="仿宋"/>
          <w:color w:val="auto"/>
          <w:sz w:val="30"/>
          <w:szCs w:val="30"/>
          <w:highlight w:val="none"/>
        </w:rPr>
        <w:t>坚持预防为主、预防与康复相结合原则，实施残疾预防行动，推动残疾预防融入相关政策法规，纳入各领域规划部署，完善残疾预防服务网络，提升全社会残疾风险综合防控能力。加强农村妇女婚前、孕前、围孕期保健，做好产前筛查、诊断，开</w:t>
      </w:r>
      <w:r>
        <w:rPr>
          <w:rFonts w:eastAsia="仿宋"/>
          <w:color w:val="auto"/>
          <w:sz w:val="30"/>
          <w:szCs w:val="30"/>
          <w:highlight w:val="none"/>
        </w:rPr>
        <w:t>展0-6岁农村儿童残疾早期筛查，预防和减少出生缺陷和发育障碍致残。强化防盲治盲、防聋治聋工作，实施相关疾病预防干预措施，减</w:t>
      </w:r>
      <w:r>
        <w:rPr>
          <w:rFonts w:hint="eastAsia" w:ascii="仿宋" w:hAnsi="仿宋" w:eastAsia="仿宋" w:cs="仿宋"/>
          <w:color w:val="auto"/>
          <w:sz w:val="30"/>
          <w:szCs w:val="30"/>
          <w:highlight w:val="none"/>
        </w:rPr>
        <w:t>少重大慢性病、传染病、地方病、职业病、精神疾病等疾病致残。加强安全生产监管和道路交通安全管理，减少老年人跌倒和儿童意外伤害，增强防灾减灾能力，加强农产品和食品药品安全，提高饮用水和空气污染治理干预能力。结合“残疾预防日”“爱耳日”“爱眼日”等广泛开展残疾预防宣传教育，增强全民残疾预防意识。</w:t>
      </w:r>
    </w:p>
    <w:p>
      <w:pPr>
        <w:pStyle w:val="7"/>
        <w:ind w:firstLine="602"/>
        <w:rPr>
          <w:color w:val="auto"/>
          <w:highlight w:val="none"/>
        </w:rPr>
      </w:pPr>
      <w:r>
        <w:rPr>
          <w:rFonts w:hint="eastAsia"/>
          <w:color w:val="auto"/>
          <w:highlight w:val="none"/>
        </w:rPr>
        <w:t>（三）</w:t>
      </w:r>
      <w:r>
        <w:rPr>
          <w:color w:val="auto"/>
          <w:highlight w:val="none"/>
        </w:rPr>
        <w:t>优化残疾人就业创业机制，让农村残疾人过上更可持续更有尊严的生活</w:t>
      </w:r>
    </w:p>
    <w:p>
      <w:pPr>
        <w:pStyle w:val="8"/>
        <w:spacing w:line="560" w:lineRule="exact"/>
        <w:ind w:firstLine="602" w:firstLineChars="200"/>
        <w:rPr>
          <w:rFonts w:ascii="Times New Roman" w:hAnsi="Times New Roman" w:eastAsia="仿宋"/>
          <w:color w:val="auto"/>
          <w:sz w:val="30"/>
          <w:szCs w:val="30"/>
          <w:highlight w:val="none"/>
        </w:rPr>
      </w:pPr>
      <w:r>
        <w:rPr>
          <w:rFonts w:hint="eastAsia" w:ascii="Times New Roman" w:hAnsi="Times New Roman" w:eastAsia="仿宋"/>
          <w:b/>
          <w:bCs/>
          <w:color w:val="auto"/>
          <w:sz w:val="30"/>
          <w:szCs w:val="30"/>
          <w:highlight w:val="none"/>
        </w:rPr>
        <w:t>1.</w:t>
      </w:r>
      <w:r>
        <w:rPr>
          <w:rFonts w:ascii="Times New Roman" w:hAnsi="Times New Roman" w:eastAsia="仿宋"/>
          <w:b/>
          <w:bCs/>
          <w:color w:val="auto"/>
          <w:sz w:val="30"/>
          <w:szCs w:val="30"/>
          <w:highlight w:val="none"/>
        </w:rPr>
        <w:t>完善残疾人就业创业政策。</w:t>
      </w:r>
      <w:r>
        <w:rPr>
          <w:rFonts w:ascii="Times New Roman" w:hAnsi="Times New Roman" w:eastAsia="仿宋"/>
          <w:color w:val="auto"/>
          <w:sz w:val="30"/>
          <w:szCs w:val="30"/>
          <w:highlight w:val="none"/>
        </w:rPr>
        <w:t>健全完善残疾人就业资金投入机制，保障残疾人就业培训、奖励补贴、就业服务等各项支出。加强残疾人就业促进与社会保障政策衔接，保障残疾人依法享受低保渐退、收入减扣、个税减免等政策，规范辅助性就业劳动报酬管理，根据不同情形在计算家庭收入时可给予适当扣除。对残疾人自主创业就业、参加就业见习和职业技能培训，按规定给予补贴。对招录残疾人的用人单位、辅助性就业机构和公益性岗位安置残疾人的用人单位给予扶持。建立残疾人就业激励制度，对残疾人职业技能人才、超比例安排残疾人就业的单位给予奖励。</w:t>
      </w:r>
    </w:p>
    <w:p>
      <w:pPr>
        <w:tabs>
          <w:tab w:val="left" w:pos="1050"/>
          <w:tab w:val="left" w:pos="1260"/>
        </w:tabs>
        <w:spacing w:line="560" w:lineRule="exact"/>
        <w:ind w:firstLine="602" w:firstLineChars="200"/>
        <w:rPr>
          <w:rFonts w:eastAsia="仿宋"/>
          <w:color w:val="auto"/>
          <w:sz w:val="30"/>
          <w:szCs w:val="30"/>
          <w:highlight w:val="none"/>
        </w:rPr>
      </w:pPr>
      <w:r>
        <w:rPr>
          <w:rFonts w:hint="eastAsia" w:ascii="仿宋" w:hAnsi="仿宋" w:eastAsia="仿宋" w:cs="仿宋"/>
          <w:b/>
          <w:bCs/>
          <w:color w:val="auto"/>
          <w:sz w:val="30"/>
          <w:szCs w:val="30"/>
          <w:highlight w:val="none"/>
        </w:rPr>
        <w:t>2.多渠道多形式促进残疾人就业创业。</w:t>
      </w:r>
      <w:r>
        <w:rPr>
          <w:rFonts w:hint="eastAsia" w:ascii="仿宋" w:hAnsi="仿宋" w:eastAsia="仿宋" w:cs="仿宋"/>
          <w:color w:val="auto"/>
          <w:sz w:val="30"/>
          <w:szCs w:val="30"/>
          <w:highlight w:val="none"/>
        </w:rPr>
        <w:t>完善残疾人按比例就业制度，规范按比例就业审核，实现“全程网办”。未按比例安排残疾人就业且拒缴、少缴残疾人就业保障金的纳入用人单位信用记录。稳定残疾人集中就业，在经营场地、设施设备、社会保险补贴、金融信贷等方面扶持残疾人自主创业、灵活就业，鼓励残疾人通过新就业形态实现就业。积极开发适合残疾人就业的城乡公益性岗位，进一步扩大残疾人安置规模。加大辅助性就业</w:t>
      </w:r>
      <w:r>
        <w:rPr>
          <w:rFonts w:eastAsia="仿宋"/>
          <w:color w:val="auto"/>
          <w:sz w:val="30"/>
          <w:szCs w:val="30"/>
          <w:highlight w:val="none"/>
        </w:rPr>
        <w:t>机构支持力度，为智力、精神和重度肢体残疾人就近就便就业提供服务。制定盲人按摩服务地方标准，扶持和规范盲人按摩产业发展。开辟盲人在文化艺术、心理卫生和互联网服务等领域就业新渠道。</w:t>
      </w:r>
    </w:p>
    <w:p>
      <w:pPr>
        <w:pStyle w:val="8"/>
        <w:tabs>
          <w:tab w:val="left" w:pos="1050"/>
        </w:tabs>
        <w:spacing w:line="560" w:lineRule="exact"/>
        <w:ind w:firstLine="602" w:firstLineChars="200"/>
        <w:rPr>
          <w:rFonts w:ascii="Times New Roman" w:hAnsi="Times New Roman" w:eastAsia="仿宋"/>
          <w:color w:val="auto"/>
          <w:sz w:val="30"/>
          <w:szCs w:val="30"/>
          <w:highlight w:val="none"/>
        </w:rPr>
      </w:pPr>
      <w:r>
        <w:rPr>
          <w:rFonts w:hint="eastAsia" w:ascii="Times New Roman" w:hAnsi="Times New Roman" w:eastAsia="仿宋"/>
          <w:b/>
          <w:bCs/>
          <w:color w:val="auto"/>
          <w:sz w:val="30"/>
          <w:szCs w:val="30"/>
          <w:highlight w:val="none"/>
        </w:rPr>
        <w:t>3.</w:t>
      </w:r>
      <w:r>
        <w:rPr>
          <w:rFonts w:ascii="Times New Roman" w:hAnsi="Times New Roman" w:eastAsia="仿宋"/>
          <w:b/>
          <w:bCs/>
          <w:color w:val="auto"/>
          <w:sz w:val="30"/>
          <w:szCs w:val="30"/>
          <w:highlight w:val="none"/>
        </w:rPr>
        <w:t>提升残疾人职业技能。</w:t>
      </w:r>
      <w:r>
        <w:rPr>
          <w:rFonts w:ascii="Times New Roman" w:hAnsi="Times New Roman" w:eastAsia="仿宋"/>
          <w:color w:val="auto"/>
          <w:sz w:val="30"/>
          <w:szCs w:val="30"/>
          <w:highlight w:val="none"/>
        </w:rPr>
        <w:t>深入开展残疾人职业技能和农村实用技术培训。开展非遗技能培训，扶持建立一批残疾人非遗工匠工作室。建设残疾人就业创业网络服务平台，建立职业培训优质课程资源库。加强残疾人职业培训基地建设。组织残疾人职业技能竞赛。</w:t>
      </w:r>
    </w:p>
    <w:p>
      <w:pPr>
        <w:rPr>
          <w:rFonts w:eastAsia="仿宋"/>
          <w:b/>
          <w:bCs/>
          <w:color w:val="auto"/>
          <w:sz w:val="30"/>
          <w:szCs w:val="30"/>
          <w:highlight w:val="none"/>
        </w:rPr>
      </w:pPr>
      <w:r>
        <w:rPr>
          <w:rFonts w:eastAsia="仿宋"/>
          <w:b/>
          <w:bCs/>
          <w:color w:val="auto"/>
          <w:sz w:val="30"/>
          <w:szCs w:val="30"/>
          <w:highlight w:val="none"/>
        </w:rPr>
        <w:br w:type="page"/>
      </w:r>
    </w:p>
    <w:p>
      <w:pPr>
        <w:rPr>
          <w:color w:val="auto"/>
          <w:highlight w:val="none"/>
        </w:rPr>
      </w:pPr>
      <w:bookmarkStart w:id="109" w:name="_Toc26555"/>
      <w:bookmarkStart w:id="110" w:name="_Toc32110"/>
    </w:p>
    <w:p>
      <w:pPr>
        <w:pStyle w:val="2"/>
        <w:rPr>
          <w:color w:val="auto"/>
          <w:highlight w:val="none"/>
        </w:rPr>
      </w:pPr>
    </w:p>
    <w:p>
      <w:pPr>
        <w:rPr>
          <w:color w:val="auto"/>
          <w:highlight w:val="none"/>
        </w:rPr>
      </w:pPr>
    </w:p>
    <w:p>
      <w:pPr>
        <w:pStyle w:val="2"/>
        <w:rPr>
          <w:color w:val="auto"/>
          <w:highlight w:val="none"/>
        </w:rPr>
      </w:pPr>
    </w:p>
    <w:p>
      <w:pPr>
        <w:rPr>
          <w:color w:val="auto"/>
          <w:highlight w:val="none"/>
        </w:rPr>
      </w:pPr>
    </w:p>
    <w:p>
      <w:pPr>
        <w:pStyle w:val="2"/>
        <w:rPr>
          <w:color w:val="auto"/>
          <w:highlight w:val="none"/>
        </w:rPr>
      </w:pPr>
    </w:p>
    <w:p>
      <w:pPr>
        <w:rPr>
          <w:color w:val="auto"/>
          <w:highlight w:val="none"/>
        </w:rPr>
      </w:pPr>
    </w:p>
    <w:p>
      <w:pPr>
        <w:pStyle w:val="2"/>
        <w:rPr>
          <w:color w:val="auto"/>
          <w:highlight w:val="none"/>
        </w:rPr>
      </w:pPr>
    </w:p>
    <w:p>
      <w:pPr>
        <w:pStyle w:val="2"/>
        <w:rPr>
          <w:color w:val="auto"/>
          <w:highlight w:val="none"/>
        </w:rPr>
      </w:pPr>
    </w:p>
    <w:p>
      <w:pPr>
        <w:rPr>
          <w:color w:val="auto"/>
          <w:highlight w:val="none"/>
        </w:rPr>
      </w:pPr>
    </w:p>
    <w:p>
      <w:pPr>
        <w:pStyle w:val="2"/>
        <w:rPr>
          <w:color w:val="auto"/>
          <w:highlight w:val="none"/>
        </w:rPr>
      </w:pPr>
    </w:p>
    <w:p>
      <w:pPr>
        <w:pStyle w:val="3"/>
        <w:numPr>
          <w:numId w:val="0"/>
        </w:numPr>
        <w:spacing w:before="0"/>
        <w:jc w:val="left"/>
        <w:rPr>
          <w:rFonts w:hint="eastAsia" w:ascii="宋体" w:hAnsi="宋体"/>
          <w:rPrChange w:id="13" w:author="汪缨林" w:date="2023-01-13T11:40:19Z">
            <w:rPr>
              <w:rFonts w:hint="default" w:ascii="Times New Roman" w:hAnsi="Times New Roman"/>
              <w:color w:val="auto"/>
              <w:highlight w:val="none"/>
            </w:rPr>
          </w:rPrChange>
        </w:rPr>
        <w:pPrChange w:id="12" w:author="汪缨林" w:date="2023-01-13T11:40:19Z">
          <w:pPr>
            <w:pStyle w:val="3"/>
            <w:spacing w:before="624"/>
            <w:jc w:val="center"/>
          </w:pPr>
        </w:pPrChange>
      </w:pPr>
      <w:bookmarkStart w:id="111" w:name="_Toc32258"/>
      <w:r>
        <w:rPr>
          <w:rFonts w:hint="eastAsia" w:ascii="宋体" w:hAnsi="宋体"/>
          <w:rPrChange w:id="14" w:author="汪缨林" w:date="2023-01-13T11:40:19Z">
            <w:rPr>
              <w:rFonts w:hint="default" w:ascii="Times New Roman" w:hAnsi="Times New Roman"/>
              <w:color w:val="auto"/>
              <w:highlight w:val="none"/>
            </w:rPr>
          </w:rPrChange>
        </w:rPr>
        <w:t>第五部分 汇聚衔接强大合力</w:t>
      </w:r>
      <w:bookmarkEnd w:id="109"/>
      <w:bookmarkEnd w:id="110"/>
      <w:bookmarkEnd w:id="111"/>
    </w:p>
    <w:p>
      <w:pPr>
        <w:rPr>
          <w:color w:val="auto"/>
          <w:highlight w:val="none"/>
        </w:rPr>
      </w:pPr>
      <w:bookmarkStart w:id="112" w:name="_Toc11397"/>
      <w:bookmarkStart w:id="113" w:name="_Toc2091"/>
      <w:r>
        <w:rPr>
          <w:color w:val="auto"/>
          <w:highlight w:val="none"/>
        </w:rPr>
        <w:br w:type="page"/>
      </w:r>
    </w:p>
    <w:p>
      <w:pPr>
        <w:pStyle w:val="4"/>
        <w:spacing w:before="624" w:after="312"/>
        <w:rPr>
          <w:rFonts w:hint="eastAsia" w:ascii="方正小标宋简体" w:hAnsi="方正小标宋简体" w:eastAsia="方正小标宋简体" w:cs="方正小标宋简体"/>
          <w:b w:val="0"/>
          <w:bCs w:val="0"/>
          <w:color w:val="auto"/>
          <w:highlight w:val="none"/>
        </w:rPr>
      </w:pPr>
      <w:bookmarkStart w:id="114" w:name="_Toc12054"/>
      <w:r>
        <w:rPr>
          <w:rFonts w:hint="eastAsia" w:ascii="方正小标宋简体" w:hAnsi="方正小标宋简体" w:eastAsia="方正小标宋简体" w:cs="方正小标宋简体"/>
          <w:b w:val="0"/>
          <w:bCs w:val="0"/>
          <w:color w:val="auto"/>
          <w:highlight w:val="none"/>
        </w:rPr>
        <w:t>第八章 汇聚巩固拓展脱贫攻坚成果同乡村振兴有效衔接的强大合力</w:t>
      </w:r>
      <w:bookmarkEnd w:id="112"/>
      <w:bookmarkEnd w:id="113"/>
      <w:bookmarkEnd w:id="114"/>
    </w:p>
    <w:p>
      <w:pPr>
        <w:pStyle w:val="5"/>
        <w:rPr>
          <w:rFonts w:hint="default" w:ascii="Times New Roman" w:hAnsi="Times New Roman"/>
          <w:b w:val="0"/>
          <w:bCs w:val="0"/>
          <w:color w:val="auto"/>
          <w:highlight w:val="none"/>
        </w:rPr>
      </w:pPr>
      <w:bookmarkStart w:id="115" w:name="_Toc21288"/>
      <w:bookmarkStart w:id="116" w:name="_Toc18273"/>
      <w:r>
        <w:rPr>
          <w:rFonts w:hint="default" w:ascii="Times New Roman" w:hAnsi="Times New Roman"/>
          <w:b w:val="0"/>
          <w:bCs w:val="0"/>
          <w:color w:val="auto"/>
          <w:highlight w:val="none"/>
        </w:rPr>
        <w:t>第一节 目标任务</w:t>
      </w:r>
      <w:bookmarkEnd w:id="115"/>
      <w:bookmarkEnd w:id="116"/>
    </w:p>
    <w:p>
      <w:pPr>
        <w:pStyle w:val="20"/>
        <w:widowControl/>
        <w:shd w:val="clear" w:color="auto" w:fill="FFFFFF"/>
        <w:spacing w:before="0" w:beforeAutospacing="0" w:after="0" w:afterAutospacing="0" w:line="560" w:lineRule="exact"/>
        <w:ind w:firstLine="600" w:firstLineChars="200"/>
        <w:jc w:val="both"/>
        <w:rPr>
          <w:rFonts w:ascii="仿宋" w:hAnsi="仿宋" w:eastAsia="仿宋" w:cs="仿宋"/>
          <w:color w:val="auto"/>
          <w:sz w:val="30"/>
          <w:szCs w:val="30"/>
          <w:highlight w:val="none"/>
        </w:rPr>
      </w:pPr>
      <w:r>
        <w:rPr>
          <w:rFonts w:hint="eastAsia" w:ascii="仿宋" w:hAnsi="仿宋" w:eastAsia="仿宋" w:cs="仿宋"/>
          <w:color w:val="auto"/>
          <w:sz w:val="30"/>
          <w:szCs w:val="30"/>
          <w:highlight w:val="none"/>
        </w:rPr>
        <w:t>以激发脱贫地区内生动力为主线，围绕增强脱贫地区和脱贫人口造血功能这一核心目标，紧扣“产业合作、劳务协作、人才支援、资金支持”四个重点，充分利用好对口支持资源和社会力量，逐步形成优势资源互补、百姓互惠互利、多方协作共赢的双向路径；创新协作和帮扶方式，推进深度融合，提高对口帮扶和社会参与质量，汇聚巩固拓展脱贫攻坚成果同乡村振兴有效衔接的强大合力，努力形成长期稳固的利益联结机制和乡村振兴协同参与机制。</w:t>
      </w:r>
      <w:bookmarkStart w:id="117" w:name="_Toc3387"/>
    </w:p>
    <w:p>
      <w:pPr>
        <w:pStyle w:val="5"/>
        <w:rPr>
          <w:rFonts w:hint="default"/>
          <w:b w:val="0"/>
          <w:bCs w:val="0"/>
          <w:color w:val="auto"/>
          <w:highlight w:val="none"/>
        </w:rPr>
      </w:pPr>
      <w:bookmarkStart w:id="118" w:name="_Toc25180"/>
      <w:r>
        <w:rPr>
          <w:rFonts w:hint="default"/>
          <w:b w:val="0"/>
          <w:bCs w:val="0"/>
          <w:color w:val="auto"/>
          <w:highlight w:val="none"/>
        </w:rPr>
        <w:t>第二节 主要措施</w:t>
      </w:r>
      <w:bookmarkEnd w:id="117"/>
      <w:bookmarkEnd w:id="118"/>
    </w:p>
    <w:p>
      <w:pPr>
        <w:pStyle w:val="6"/>
        <w:keepNext w:val="0"/>
        <w:keepLines w:val="0"/>
        <w:widowControl/>
        <w:shd w:val="clear" w:color="auto" w:fill="FFFFFF"/>
        <w:spacing w:before="0" w:after="0" w:line="560" w:lineRule="exact"/>
        <w:ind w:firstLine="643"/>
        <w:rPr>
          <w:color w:val="auto"/>
          <w:highlight w:val="none"/>
        </w:rPr>
      </w:pPr>
      <w:r>
        <w:rPr>
          <w:color w:val="auto"/>
          <w:highlight w:val="none"/>
        </w:rPr>
        <w:t>一、完善工作机制</w:t>
      </w:r>
    </w:p>
    <w:p>
      <w:pPr>
        <w:pStyle w:val="20"/>
        <w:widowControl/>
        <w:shd w:val="clear" w:color="auto" w:fill="FFFFFF"/>
        <w:spacing w:before="0" w:beforeAutospacing="0" w:after="0" w:afterAutospacing="0" w:line="560" w:lineRule="exact"/>
        <w:ind w:firstLine="602" w:firstLineChars="200"/>
        <w:jc w:val="both"/>
        <w:rPr>
          <w:rFonts w:ascii="仿宋" w:hAnsi="仿宋" w:eastAsia="仿宋" w:cs="仿宋"/>
          <w:b/>
          <w:bCs/>
          <w:color w:val="auto"/>
          <w:sz w:val="30"/>
          <w:szCs w:val="30"/>
          <w:highlight w:val="none"/>
        </w:rPr>
      </w:pPr>
      <w:r>
        <w:rPr>
          <w:rFonts w:hint="eastAsia" w:ascii="仿宋" w:hAnsi="仿宋" w:eastAsia="仿宋" w:cs="仿宋"/>
          <w:b/>
          <w:bCs/>
          <w:color w:val="auto"/>
          <w:sz w:val="30"/>
          <w:szCs w:val="30"/>
          <w:highlight w:val="none"/>
        </w:rPr>
        <w:t>1.完善对口帮扶工作机制。</w:t>
      </w:r>
    </w:p>
    <w:p>
      <w:pPr>
        <w:pStyle w:val="20"/>
        <w:widowControl/>
        <w:shd w:val="clear" w:color="auto" w:fill="FFFFFF"/>
        <w:spacing w:before="0" w:beforeAutospacing="0" w:after="0" w:afterAutospacing="0" w:line="560" w:lineRule="exact"/>
        <w:ind w:firstLine="602" w:firstLineChars="200"/>
        <w:jc w:val="both"/>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（1）完善市外对口支援机制。</w:t>
      </w:r>
      <w:r>
        <w:rPr>
          <w:rFonts w:hint="eastAsia" w:ascii="仿宋" w:hAnsi="仿宋" w:eastAsia="仿宋" w:cs="仿宋"/>
          <w:color w:val="auto"/>
          <w:sz w:val="30"/>
          <w:szCs w:val="30"/>
          <w:highlight w:val="none"/>
        </w:rPr>
        <w:t>优化协作帮扶方式。推进园区共建，推动发达地区产业和资金向我市转移。发挥市场作用，强化以企业合作为主要载体的帮扶协作。继续深化与原对口支援帮扶省市的合作，完善劳务、产业、人才等长期合作举措。</w:t>
      </w:r>
    </w:p>
    <w:p>
      <w:pPr>
        <w:pStyle w:val="20"/>
        <w:widowControl/>
        <w:shd w:val="clear" w:color="auto" w:fill="FFFFFF"/>
        <w:spacing w:before="0" w:beforeAutospacing="0" w:after="0" w:afterAutospacing="0" w:line="560" w:lineRule="exact"/>
        <w:ind w:firstLine="602" w:firstLineChars="200"/>
        <w:jc w:val="both"/>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（2）完善市内对口帮扶机制。</w:t>
      </w:r>
      <w:r>
        <w:rPr>
          <w:rFonts w:hint="eastAsia" w:ascii="仿宋" w:hAnsi="仿宋" w:eastAsia="仿宋" w:cs="仿宋"/>
          <w:color w:val="auto"/>
          <w:sz w:val="30"/>
          <w:szCs w:val="30"/>
          <w:highlight w:val="none"/>
        </w:rPr>
        <w:t>保持原有对口帮扶关系基本稳定，开拓新一轮市内对口帮扶，明确帮扶时间、目标任务、资金安排、干部人才支持等内容。选优佩奇新一轮对口帮扶干部人才，适当增派教育、医疗、生态保护、农林、水利等乡村振兴急需紧缺专业人才。深化市内区域合作和全域结对帮扶，探索构建帮受双方优势互补、长期合作、发展共赢的帮扶模式，通过顶岗锻炼、传帮带等方式，打造一支带不走的人才队伍。</w:t>
      </w:r>
    </w:p>
    <w:p>
      <w:pPr>
        <w:pStyle w:val="20"/>
        <w:widowControl/>
        <w:shd w:val="clear" w:color="auto" w:fill="FFFFFF"/>
        <w:spacing w:before="0" w:beforeAutospacing="0" w:after="0" w:afterAutospacing="0" w:line="560" w:lineRule="exact"/>
        <w:ind w:firstLine="602" w:firstLineChars="200"/>
        <w:jc w:val="both"/>
        <w:rPr>
          <w:rFonts w:ascii="仿宋" w:hAnsi="仿宋" w:eastAsia="仿宋" w:cs="仿宋"/>
          <w:color w:val="auto"/>
          <w:sz w:val="30"/>
          <w:szCs w:val="30"/>
          <w:highlight w:val="none"/>
        </w:rPr>
      </w:pPr>
      <w:r>
        <w:rPr>
          <w:rFonts w:hint="eastAsia" w:ascii="仿宋" w:hAnsi="仿宋" w:eastAsia="仿宋" w:cs="仿宋"/>
          <w:b/>
          <w:bCs/>
          <w:color w:val="auto"/>
          <w:sz w:val="30"/>
          <w:szCs w:val="30"/>
          <w:highlight w:val="none"/>
        </w:rPr>
        <w:t>（3）完善定点帮扶机制。</w:t>
      </w:r>
      <w:r>
        <w:rPr>
          <w:rFonts w:hint="eastAsia" w:ascii="仿宋" w:hAnsi="仿宋" w:eastAsia="仿宋" w:cs="仿宋"/>
          <w:color w:val="auto"/>
          <w:sz w:val="30"/>
          <w:szCs w:val="30"/>
          <w:highlight w:val="none"/>
        </w:rPr>
        <w:t>主动衔接现有中央定点帮扶单位、省派定点帮扶单位、市县派定点帮扶单位，做好方案研制、干部选派、项目资金支持等服务工作。市直部门定点帮扶坚持“大稳定、小调整”要对帮扶力量进行调整优化，坚持定点帮扶单位结对到村。结合实际，继续安排机关、企事业单位参与帮扶。四是完善对口帮扶力量和社会组织参与帮扶的公益性捐赠税前扣除、税收减免、信贷支持、行政事业性费用减免等优惠政策。</w:t>
      </w:r>
    </w:p>
    <w:p>
      <w:pPr>
        <w:pStyle w:val="20"/>
        <w:widowControl/>
        <w:shd w:val="clear" w:color="auto" w:fill="FFFFFF"/>
        <w:spacing w:before="0" w:beforeAutospacing="0" w:after="0" w:afterAutospacing="0" w:line="560" w:lineRule="exact"/>
        <w:ind w:firstLine="602" w:firstLineChars="200"/>
        <w:jc w:val="both"/>
        <w:rPr>
          <w:rFonts w:eastAsia="仿宋"/>
          <w:color w:val="auto"/>
          <w:sz w:val="30"/>
          <w:szCs w:val="30"/>
          <w:highlight w:val="none"/>
        </w:rPr>
      </w:pPr>
      <w:r>
        <w:rPr>
          <w:rFonts w:hint="eastAsia" w:ascii="仿宋" w:hAnsi="仿宋" w:eastAsia="仿宋" w:cs="仿宋"/>
          <w:b/>
          <w:bCs/>
          <w:color w:val="auto"/>
          <w:sz w:val="30"/>
          <w:szCs w:val="30"/>
          <w:highlight w:val="none"/>
        </w:rPr>
        <w:t>2.完善社会力量帮扶工作机制。</w:t>
      </w:r>
      <w:r>
        <w:rPr>
          <w:rFonts w:hint="eastAsia" w:ascii="仿宋" w:hAnsi="仿宋" w:eastAsia="仿宋" w:cs="仿宋"/>
          <w:color w:val="auto"/>
          <w:sz w:val="30"/>
          <w:szCs w:val="30"/>
          <w:highlight w:val="none"/>
        </w:rPr>
        <w:t>从解决困难群众最直接、最现实、最紧迫的问题入手，</w:t>
      </w:r>
      <w:r>
        <w:rPr>
          <w:rFonts w:hint="eastAsia" w:ascii="仿宋" w:hAnsi="仿宋" w:eastAsia="仿宋" w:cs="仿宋"/>
          <w:bCs/>
          <w:color w:val="auto"/>
          <w:sz w:val="30"/>
          <w:szCs w:val="30"/>
          <w:highlight w:val="none"/>
        </w:rPr>
        <w:t>坚持“政府引导、尊重意愿、分类指导、项目引领”的原则，</w:t>
      </w:r>
      <w:r>
        <w:rPr>
          <w:rFonts w:hint="eastAsia" w:ascii="仿宋" w:hAnsi="仿宋" w:eastAsia="仿宋" w:cs="仿宋"/>
          <w:color w:val="auto"/>
          <w:sz w:val="30"/>
          <w:szCs w:val="30"/>
          <w:highlight w:val="none"/>
        </w:rPr>
        <w:t>完善相关政策配套和服务保障，引导对口支持</w:t>
      </w:r>
      <w:r>
        <w:rPr>
          <w:rFonts w:eastAsia="仿宋"/>
          <w:color w:val="auto"/>
          <w:sz w:val="30"/>
          <w:szCs w:val="30"/>
          <w:highlight w:val="none"/>
        </w:rPr>
        <w:t xml:space="preserve">资源和社会帮扶力量进一步向脱贫村、脱贫人口、易返贫人群、低收入人群聚集，在发展脱贫地区产业、承担公共服务、提供智力支持、实施帮扶项目、协助科学决策等方面主动作为，不断提升对口支持力量和社会组织在巩固拓展脱贫攻坚成果同乡村振兴工作中的社会责任担当，逐步构建起充满活力、高效的参与乡村振兴工作机制。 </w:t>
      </w:r>
    </w:p>
    <w:p>
      <w:pPr>
        <w:pStyle w:val="6"/>
        <w:keepNext w:val="0"/>
        <w:keepLines w:val="0"/>
        <w:widowControl/>
        <w:shd w:val="clear" w:color="auto" w:fill="FFFFFF"/>
        <w:spacing w:before="0" w:after="0" w:line="560" w:lineRule="exact"/>
        <w:ind w:firstLine="643"/>
        <w:rPr>
          <w:color w:val="auto"/>
          <w:highlight w:val="none"/>
        </w:rPr>
      </w:pPr>
      <w:r>
        <w:rPr>
          <w:color w:val="auto"/>
          <w:highlight w:val="none"/>
        </w:rPr>
        <w:t>二、聚力参与重点</w:t>
      </w:r>
    </w:p>
    <w:p>
      <w:pPr>
        <w:pStyle w:val="7"/>
        <w:ind w:firstLine="602"/>
        <w:rPr>
          <w:color w:val="auto"/>
          <w:highlight w:val="none"/>
        </w:rPr>
      </w:pPr>
      <w:r>
        <w:rPr>
          <w:color w:val="auto"/>
          <w:highlight w:val="none"/>
        </w:rPr>
        <w:t>（一）有效开展产业扶贫</w:t>
      </w:r>
    </w:p>
    <w:p>
      <w:pPr>
        <w:widowControl/>
        <w:spacing w:line="560" w:lineRule="exact"/>
        <w:ind w:firstLine="600" w:firstLineChars="200"/>
        <w:rPr>
          <w:rFonts w:eastAsia="仿宋"/>
          <w:color w:val="auto"/>
          <w:sz w:val="30"/>
          <w:szCs w:val="30"/>
          <w:highlight w:val="none"/>
        </w:rPr>
      </w:pPr>
      <w:r>
        <w:rPr>
          <w:rFonts w:eastAsia="仿宋"/>
          <w:color w:val="auto"/>
          <w:sz w:val="30"/>
          <w:szCs w:val="30"/>
          <w:highlight w:val="none"/>
        </w:rPr>
        <w:t>鼓励对口支持单位和各行业、各领域社会组织利用行业优势和影响力，围绕五指山市农业产业发展基础和发展定位，帮助脱贫村、脱贫人口、易返贫人群、低收入人群因地制宜发展扶贫特色产业，拓展市场，增加就业。鼓励社会力量积极参与</w:t>
      </w:r>
      <w:r>
        <w:rPr>
          <w:rFonts w:hint="eastAsia" w:eastAsia="仿宋"/>
          <w:color w:val="auto"/>
          <w:sz w:val="30"/>
          <w:szCs w:val="30"/>
          <w:highlight w:val="none"/>
        </w:rPr>
        <w:t>脱贫</w:t>
      </w:r>
      <w:r>
        <w:rPr>
          <w:rFonts w:eastAsia="仿宋"/>
          <w:color w:val="auto"/>
          <w:sz w:val="30"/>
          <w:szCs w:val="30"/>
          <w:highlight w:val="none"/>
        </w:rPr>
        <w:t>村</w:t>
      </w:r>
      <w:r>
        <w:rPr>
          <w:rFonts w:hint="eastAsia" w:eastAsia="仿宋"/>
          <w:color w:val="auto"/>
          <w:sz w:val="30"/>
          <w:szCs w:val="30"/>
          <w:highlight w:val="none"/>
        </w:rPr>
        <w:t>帮扶</w:t>
      </w:r>
      <w:r>
        <w:rPr>
          <w:rFonts w:eastAsia="仿宋"/>
          <w:color w:val="auto"/>
          <w:sz w:val="30"/>
          <w:szCs w:val="30"/>
          <w:highlight w:val="none"/>
        </w:rPr>
        <w:t>特色产业规划和建设，助推打造各区特色主导产业；鼓励行业协会商会组织专业人才为</w:t>
      </w:r>
      <w:r>
        <w:rPr>
          <w:rFonts w:hint="eastAsia" w:eastAsia="仿宋"/>
          <w:color w:val="auto"/>
          <w:sz w:val="30"/>
          <w:szCs w:val="30"/>
          <w:highlight w:val="none"/>
        </w:rPr>
        <w:t>脱贫地区</w:t>
      </w:r>
      <w:r>
        <w:rPr>
          <w:rFonts w:eastAsia="仿宋"/>
          <w:color w:val="auto"/>
          <w:sz w:val="30"/>
          <w:szCs w:val="30"/>
          <w:highlight w:val="none"/>
        </w:rPr>
        <w:t>发展特色优势产业提供智力和技术支持，提高增收能力，促进各</w:t>
      </w:r>
      <w:r>
        <w:rPr>
          <w:rFonts w:hint="eastAsia" w:eastAsia="仿宋"/>
          <w:color w:val="auto"/>
          <w:sz w:val="30"/>
          <w:szCs w:val="30"/>
          <w:highlight w:val="none"/>
        </w:rPr>
        <w:t>地</w:t>
      </w:r>
      <w:r>
        <w:rPr>
          <w:rFonts w:eastAsia="仿宋"/>
          <w:color w:val="auto"/>
          <w:sz w:val="30"/>
          <w:szCs w:val="30"/>
          <w:highlight w:val="none"/>
        </w:rPr>
        <w:t>区经济社会发展。</w:t>
      </w:r>
    </w:p>
    <w:p>
      <w:pPr>
        <w:pStyle w:val="7"/>
        <w:ind w:firstLine="602"/>
        <w:rPr>
          <w:color w:val="auto"/>
          <w:highlight w:val="none"/>
        </w:rPr>
      </w:pPr>
      <w:r>
        <w:rPr>
          <w:color w:val="auto"/>
          <w:highlight w:val="none"/>
        </w:rPr>
        <w:t>（二）深入开展教育扶贫</w:t>
      </w:r>
    </w:p>
    <w:p>
      <w:pPr>
        <w:spacing w:line="560" w:lineRule="exact"/>
        <w:ind w:firstLine="600" w:firstLineChars="200"/>
        <w:rPr>
          <w:rFonts w:eastAsia="仿宋"/>
          <w:bCs/>
          <w:color w:val="auto"/>
          <w:sz w:val="30"/>
          <w:szCs w:val="30"/>
          <w:highlight w:val="none"/>
        </w:rPr>
      </w:pPr>
      <w:r>
        <w:rPr>
          <w:rFonts w:eastAsia="仿宋"/>
          <w:bCs/>
          <w:color w:val="auto"/>
          <w:sz w:val="30"/>
          <w:szCs w:val="30"/>
          <w:highlight w:val="none"/>
        </w:rPr>
        <w:t>鼓励各培训教育机构、教育基金会要根据自身业务范围，参与结对帮扶，开展助学助困项目，加大对家庭经济困难学生资助力度，帮助其完成学业和实现就业。鼓励教育领域行业协会等社会组织支持各区教育发展，帮助改善教育基础设施，有序组织协会会员单位、志愿者、大学生、退休教师等到各区开展扶贫支教活动，培训各类教育教学、技术、技能型人才。鼓励教育培训机构通过设立奖学金、助学金的方式，加大对</w:t>
      </w:r>
      <w:r>
        <w:rPr>
          <w:rFonts w:hint="eastAsia" w:eastAsia="仿宋"/>
          <w:bCs/>
          <w:color w:val="auto"/>
          <w:sz w:val="30"/>
          <w:szCs w:val="30"/>
          <w:highlight w:val="none"/>
        </w:rPr>
        <w:t>脱贫</w:t>
      </w:r>
      <w:r>
        <w:rPr>
          <w:rFonts w:eastAsia="仿宋"/>
          <w:bCs/>
          <w:color w:val="auto"/>
          <w:sz w:val="30"/>
          <w:szCs w:val="30"/>
          <w:highlight w:val="none"/>
        </w:rPr>
        <w:t>学生资助力度。</w:t>
      </w:r>
    </w:p>
    <w:p>
      <w:pPr>
        <w:pStyle w:val="7"/>
        <w:numPr>
          <w:ilvl w:val="255"/>
          <w:numId w:val="0"/>
        </w:numPr>
        <w:ind w:firstLine="602"/>
        <w:rPr>
          <w:color w:val="auto"/>
          <w:highlight w:val="none"/>
        </w:rPr>
      </w:pPr>
      <w:r>
        <w:rPr>
          <w:rFonts w:hint="eastAsia"/>
          <w:color w:val="auto"/>
          <w:highlight w:val="none"/>
        </w:rPr>
        <w:t>（三）</w:t>
      </w:r>
      <w:r>
        <w:rPr>
          <w:color w:val="auto"/>
          <w:highlight w:val="none"/>
        </w:rPr>
        <w:t>着力开展医疗扶贫</w:t>
      </w:r>
    </w:p>
    <w:p>
      <w:pPr>
        <w:spacing w:line="560" w:lineRule="exact"/>
        <w:ind w:firstLine="600" w:firstLineChars="200"/>
        <w:rPr>
          <w:rFonts w:eastAsia="仿宋"/>
          <w:bCs/>
          <w:color w:val="auto"/>
          <w:sz w:val="30"/>
          <w:szCs w:val="30"/>
          <w:highlight w:val="none"/>
        </w:rPr>
      </w:pPr>
      <w:r>
        <w:rPr>
          <w:rFonts w:eastAsia="仿宋"/>
          <w:bCs/>
          <w:color w:val="auto"/>
          <w:sz w:val="30"/>
          <w:szCs w:val="30"/>
          <w:highlight w:val="none"/>
        </w:rPr>
        <w:t>鼓励对口支持单位积极参与康养类项目建设。鼓励医疗卫生类社会组织在各区积极开展义诊、免费体检等扶贫公益活动，对</w:t>
      </w:r>
      <w:r>
        <w:rPr>
          <w:rFonts w:hint="eastAsia" w:eastAsia="仿宋"/>
          <w:bCs/>
          <w:color w:val="auto"/>
          <w:sz w:val="30"/>
          <w:szCs w:val="30"/>
          <w:highlight w:val="none"/>
        </w:rPr>
        <w:t>脱贫</w:t>
      </w:r>
      <w:r>
        <w:rPr>
          <w:rFonts w:eastAsia="仿宋"/>
          <w:bCs/>
          <w:color w:val="auto"/>
          <w:sz w:val="30"/>
          <w:szCs w:val="30"/>
          <w:highlight w:val="none"/>
        </w:rPr>
        <w:t>对象就医就诊费用实行减免服务；通过提供技术帮助和紧缺医疗设备等方式，支持医疗条件落后地区改善医疗服务设施。鼓励社会组织积极参与儿童营养改善、新生儿疾病筛查、妇女两癌筛查、优生优育、失能失智老年人照护等助医助残项目。鼓励有条件的社会组织积极组织医疗卫生专业技术人员到各区开展挂职、巡诊等支医活动，支持各区医疗卫生人才到协会会员单位开展技术进修。鼓励慈善组织要通过设立专项基金等形式，开展农村重特大疾病专项救助，重点对因病致贫、因病返贫家庭给予帮扶。</w:t>
      </w:r>
    </w:p>
    <w:p>
      <w:pPr>
        <w:pStyle w:val="7"/>
        <w:numPr>
          <w:ilvl w:val="255"/>
          <w:numId w:val="0"/>
        </w:numPr>
        <w:ind w:firstLine="602"/>
        <w:rPr>
          <w:color w:val="auto"/>
          <w:highlight w:val="none"/>
        </w:rPr>
      </w:pPr>
      <w:r>
        <w:rPr>
          <w:rFonts w:hint="eastAsia"/>
          <w:color w:val="auto"/>
          <w:highlight w:val="none"/>
        </w:rPr>
        <w:t>（四）</w:t>
      </w:r>
      <w:r>
        <w:rPr>
          <w:color w:val="auto"/>
          <w:highlight w:val="none"/>
        </w:rPr>
        <w:t>大力实施消费帮扶</w:t>
      </w:r>
    </w:p>
    <w:p>
      <w:pPr>
        <w:spacing w:line="560" w:lineRule="exact"/>
        <w:ind w:firstLine="600" w:firstLineChars="200"/>
        <w:rPr>
          <w:rFonts w:eastAsia="仿宋"/>
          <w:bCs/>
          <w:color w:val="auto"/>
          <w:sz w:val="30"/>
          <w:szCs w:val="30"/>
          <w:highlight w:val="none"/>
        </w:rPr>
      </w:pPr>
      <w:r>
        <w:rPr>
          <w:rFonts w:eastAsia="仿宋"/>
          <w:bCs/>
          <w:color w:val="auto"/>
          <w:sz w:val="30"/>
          <w:szCs w:val="30"/>
          <w:highlight w:val="none"/>
        </w:rPr>
        <w:t>鼓励对口帮扶单位，继续开展产销对接、以购代捐、以买代帮等活动。动员有条件的行业协会商会、慈善组织积极利用自身平台、渠道开展产品和品牌推广宣介活动，帮助脱贫地区、脱贫人口、易返贫人口增收。</w:t>
      </w:r>
    </w:p>
    <w:p>
      <w:pPr>
        <w:pStyle w:val="7"/>
        <w:numPr>
          <w:ilvl w:val="255"/>
          <w:numId w:val="0"/>
        </w:numPr>
        <w:ind w:firstLine="602"/>
        <w:rPr>
          <w:color w:val="auto"/>
          <w:highlight w:val="none"/>
        </w:rPr>
      </w:pPr>
      <w:r>
        <w:rPr>
          <w:rFonts w:hint="eastAsia"/>
          <w:color w:val="auto"/>
          <w:highlight w:val="none"/>
        </w:rPr>
        <w:t>（五）</w:t>
      </w:r>
      <w:r>
        <w:rPr>
          <w:color w:val="auto"/>
          <w:highlight w:val="none"/>
        </w:rPr>
        <w:t>大力开展就业扶贫</w:t>
      </w:r>
    </w:p>
    <w:p>
      <w:pPr>
        <w:spacing w:line="560" w:lineRule="exact"/>
        <w:ind w:firstLine="600" w:firstLineChars="200"/>
        <w:rPr>
          <w:rFonts w:eastAsia="仿宋"/>
          <w:bCs/>
          <w:color w:val="auto"/>
          <w:sz w:val="30"/>
          <w:szCs w:val="30"/>
          <w:highlight w:val="none"/>
        </w:rPr>
      </w:pPr>
      <w:r>
        <w:rPr>
          <w:rFonts w:eastAsia="仿宋"/>
          <w:bCs/>
          <w:color w:val="auto"/>
          <w:sz w:val="30"/>
          <w:szCs w:val="30"/>
          <w:highlight w:val="none"/>
        </w:rPr>
        <w:t>鼓励对口帮扶单位与脱贫地区建立相对稳定的劳动力供需关系</w:t>
      </w:r>
      <w:r>
        <w:rPr>
          <w:rFonts w:eastAsia="仿宋"/>
          <w:color w:val="auto"/>
          <w:sz w:val="30"/>
          <w:szCs w:val="30"/>
          <w:highlight w:val="none"/>
        </w:rPr>
        <w:t>。</w:t>
      </w:r>
      <w:r>
        <w:rPr>
          <w:rFonts w:eastAsia="仿宋"/>
          <w:bCs/>
          <w:color w:val="auto"/>
          <w:sz w:val="30"/>
          <w:szCs w:val="30"/>
          <w:highlight w:val="none"/>
        </w:rPr>
        <w:t>支持各行业、各领域社会组织发挥产业信息汇集、行业资源聚集、专业人才密集等优势，搭建就地就近就业平台。</w:t>
      </w:r>
    </w:p>
    <w:p>
      <w:pPr>
        <w:pStyle w:val="7"/>
        <w:numPr>
          <w:ilvl w:val="255"/>
          <w:numId w:val="0"/>
        </w:numPr>
        <w:ind w:firstLine="602"/>
        <w:rPr>
          <w:color w:val="auto"/>
          <w:highlight w:val="none"/>
        </w:rPr>
      </w:pPr>
      <w:r>
        <w:rPr>
          <w:rFonts w:hint="eastAsia"/>
          <w:color w:val="auto"/>
          <w:highlight w:val="none"/>
        </w:rPr>
        <w:t>（六）</w:t>
      </w:r>
      <w:r>
        <w:rPr>
          <w:color w:val="auto"/>
          <w:highlight w:val="none"/>
        </w:rPr>
        <w:t>积极倡导志愿扶贫</w:t>
      </w:r>
    </w:p>
    <w:p>
      <w:pPr>
        <w:spacing w:line="560" w:lineRule="exact"/>
        <w:ind w:firstLine="600" w:firstLineChars="200"/>
        <w:rPr>
          <w:rFonts w:eastAsia="仿宋"/>
          <w:color w:val="auto"/>
          <w:sz w:val="30"/>
          <w:szCs w:val="30"/>
          <w:highlight w:val="none"/>
        </w:rPr>
      </w:pPr>
      <w:r>
        <w:rPr>
          <w:rFonts w:eastAsia="仿宋"/>
          <w:bCs/>
          <w:color w:val="auto"/>
          <w:sz w:val="30"/>
          <w:szCs w:val="30"/>
          <w:highlight w:val="none"/>
        </w:rPr>
        <w:t>鼓励志愿服务组织充分发挥作用，鼓励支持青年学生、专业技术人才、退休人员和社会各界人士到各区开展扶贫志愿者行动，动员各类志愿者参与农村低收入人口监测与调研、助教支医、文化下乡、科技推广、创业引领等活动。充分发挥社会工作增能赋权、助人自助的专业优势，通过政府购买社会工作服务，支持社会工作服务机构深入城乡社区、村委会，以低收入家庭为重点，为儿童提供生活、学习、心理和安全等方面服务，为老人提供生活照料、代际沟通、精神慰藉、文化娱乐等服务，为青壮年提供技能培训、能力提升、就业援助、优生优育等服务。</w:t>
      </w:r>
    </w:p>
    <w:p>
      <w:pPr>
        <w:rPr>
          <w:rFonts w:eastAsia="仿宋"/>
          <w:color w:val="auto"/>
          <w:highlight w:val="none"/>
        </w:rPr>
      </w:pPr>
    </w:p>
    <w:p>
      <w:pPr>
        <w:pStyle w:val="2"/>
        <w:ind w:firstLine="0"/>
        <w:rPr>
          <w:color w:val="auto"/>
          <w:highlight w:val="none"/>
        </w:rPr>
      </w:pPr>
      <w:r>
        <w:rPr>
          <w:color w:val="auto"/>
          <w:szCs w:val="30"/>
          <w:highlight w:val="none"/>
        </w:rPr>
        <w:t xml:space="preserve">  </w:t>
      </w:r>
      <w:bookmarkStart w:id="119" w:name="_Toc14334"/>
      <w:bookmarkStart w:id="120" w:name="_Toc23044"/>
    </w:p>
    <w:p>
      <w:pPr>
        <w:pStyle w:val="2"/>
        <w:rPr>
          <w:color w:val="auto"/>
          <w:highlight w:val="none"/>
        </w:rPr>
      </w:pPr>
    </w:p>
    <w:p>
      <w:pPr>
        <w:rPr>
          <w:color w:val="auto"/>
          <w:highlight w:val="none"/>
        </w:rPr>
      </w:pPr>
    </w:p>
    <w:p>
      <w:pPr>
        <w:pStyle w:val="2"/>
        <w:rPr>
          <w:color w:val="auto"/>
          <w:highlight w:val="none"/>
        </w:rPr>
      </w:pPr>
    </w:p>
    <w:p>
      <w:pPr>
        <w:rPr>
          <w:color w:val="auto"/>
          <w:highlight w:val="none"/>
        </w:rPr>
      </w:pPr>
    </w:p>
    <w:p>
      <w:pPr>
        <w:rPr>
          <w:color w:val="auto"/>
          <w:highlight w:val="none"/>
        </w:rPr>
      </w:pPr>
    </w:p>
    <w:p>
      <w:pPr>
        <w:pStyle w:val="2"/>
        <w:rPr>
          <w:color w:val="auto"/>
          <w:highlight w:val="none"/>
        </w:rPr>
      </w:pPr>
    </w:p>
    <w:p>
      <w:pPr>
        <w:rPr>
          <w:color w:val="auto"/>
          <w:highlight w:val="none"/>
        </w:rPr>
      </w:pPr>
    </w:p>
    <w:p>
      <w:pPr>
        <w:pStyle w:val="2"/>
        <w:rPr>
          <w:color w:val="auto"/>
          <w:highlight w:val="none"/>
        </w:rPr>
      </w:pPr>
    </w:p>
    <w:p>
      <w:pPr>
        <w:rPr>
          <w:color w:val="auto"/>
          <w:highlight w:val="none"/>
        </w:rPr>
      </w:pPr>
    </w:p>
    <w:p>
      <w:pPr>
        <w:pStyle w:val="2"/>
        <w:rPr>
          <w:color w:val="auto"/>
          <w:highlight w:val="none"/>
        </w:rPr>
      </w:pPr>
    </w:p>
    <w:p>
      <w:pPr>
        <w:rPr>
          <w:color w:val="auto"/>
          <w:highlight w:val="none"/>
        </w:rPr>
      </w:pPr>
    </w:p>
    <w:p>
      <w:pPr>
        <w:rPr>
          <w:color w:val="auto"/>
          <w:highlight w:val="none"/>
        </w:rPr>
      </w:pPr>
    </w:p>
    <w:p>
      <w:pPr>
        <w:rPr>
          <w:color w:val="auto"/>
          <w:highlight w:val="none"/>
        </w:rPr>
      </w:pPr>
    </w:p>
    <w:p>
      <w:pPr>
        <w:rPr>
          <w:color w:val="auto"/>
          <w:highlight w:val="none"/>
        </w:rPr>
      </w:pPr>
    </w:p>
    <w:p>
      <w:pPr>
        <w:pStyle w:val="3"/>
        <w:numPr>
          <w:numId w:val="0"/>
        </w:numPr>
        <w:spacing w:before="0"/>
        <w:jc w:val="left"/>
        <w:rPr>
          <w:rFonts w:hint="eastAsia" w:ascii="宋体" w:hAnsi="宋体"/>
          <w:rPrChange w:id="16" w:author="汪缨林" w:date="2023-01-13T11:40:21Z">
            <w:rPr>
              <w:rFonts w:hint="default" w:ascii="Times New Roman" w:hAnsi="Times New Roman"/>
              <w:color w:val="auto"/>
              <w:highlight w:val="none"/>
            </w:rPr>
          </w:rPrChange>
        </w:rPr>
        <w:pPrChange w:id="15" w:author="汪缨林" w:date="2023-01-13T11:40:21Z">
          <w:pPr>
            <w:pStyle w:val="3"/>
            <w:spacing w:before="624"/>
            <w:jc w:val="center"/>
          </w:pPr>
        </w:pPrChange>
      </w:pPr>
      <w:bookmarkStart w:id="121" w:name="_Toc29319"/>
      <w:r>
        <w:rPr>
          <w:rFonts w:hint="eastAsia" w:ascii="宋体" w:hAnsi="宋体"/>
          <w:rPrChange w:id="17" w:author="汪缨林" w:date="2023-01-13T11:40:21Z">
            <w:rPr>
              <w:rFonts w:hint="default" w:ascii="Times New Roman" w:hAnsi="Times New Roman"/>
              <w:color w:val="auto"/>
              <w:highlight w:val="none"/>
            </w:rPr>
          </w:rPrChange>
        </w:rPr>
        <w:t>第六部分  规划落实</w:t>
      </w:r>
      <w:bookmarkEnd w:id="119"/>
      <w:bookmarkEnd w:id="120"/>
      <w:bookmarkEnd w:id="121"/>
    </w:p>
    <w:p>
      <w:pPr>
        <w:rPr>
          <w:color w:val="auto"/>
          <w:highlight w:val="none"/>
        </w:rPr>
      </w:pPr>
      <w:bookmarkStart w:id="122" w:name="_Toc12017"/>
      <w:bookmarkStart w:id="123" w:name="_Toc17393"/>
      <w:r>
        <w:rPr>
          <w:color w:val="auto"/>
          <w:highlight w:val="none"/>
        </w:rPr>
        <w:br w:type="page"/>
      </w:r>
    </w:p>
    <w:p>
      <w:pPr>
        <w:pStyle w:val="4"/>
        <w:spacing w:before="624" w:after="312"/>
        <w:rPr>
          <w:rFonts w:hint="eastAsia" w:ascii="方正小标宋简体" w:hAnsi="方正小标宋简体" w:eastAsia="方正小标宋简体" w:cs="方正小标宋简体"/>
          <w:b w:val="0"/>
          <w:bCs w:val="0"/>
          <w:color w:val="auto"/>
          <w:highlight w:val="none"/>
        </w:rPr>
      </w:pPr>
      <w:bookmarkStart w:id="124" w:name="_Toc14495"/>
      <w:r>
        <w:rPr>
          <w:rFonts w:hint="eastAsia" w:ascii="方正小标宋简体" w:hAnsi="方正小标宋简体" w:eastAsia="方正小标宋简体" w:cs="方正小标宋简体"/>
          <w:b w:val="0"/>
          <w:bCs w:val="0"/>
          <w:color w:val="auto"/>
          <w:highlight w:val="none"/>
        </w:rPr>
        <w:t>第九章 加强组织领导，强化规划落实</w:t>
      </w:r>
      <w:bookmarkEnd w:id="122"/>
      <w:bookmarkEnd w:id="123"/>
      <w:bookmarkEnd w:id="124"/>
    </w:p>
    <w:p>
      <w:pPr>
        <w:pStyle w:val="5"/>
        <w:rPr>
          <w:rFonts w:hint="default" w:ascii="Times New Roman" w:hAnsi="Times New Roman"/>
          <w:b w:val="0"/>
          <w:bCs w:val="0"/>
          <w:color w:val="auto"/>
          <w:highlight w:val="none"/>
        </w:rPr>
      </w:pPr>
      <w:bookmarkStart w:id="125" w:name="_Toc30163"/>
      <w:bookmarkStart w:id="126" w:name="_Toc29890"/>
      <w:r>
        <w:rPr>
          <w:rFonts w:hint="default" w:ascii="Times New Roman" w:hAnsi="Times New Roman"/>
          <w:b w:val="0"/>
          <w:bCs w:val="0"/>
          <w:color w:val="auto"/>
          <w:highlight w:val="none"/>
        </w:rPr>
        <w:t>第一节 加强组织领导</w:t>
      </w:r>
      <w:bookmarkEnd w:id="125"/>
      <w:bookmarkEnd w:id="126"/>
    </w:p>
    <w:p>
      <w:pPr>
        <w:pStyle w:val="6"/>
        <w:ind w:firstLine="643"/>
        <w:rPr>
          <w:rFonts w:ascii="Times New Roman" w:hAnsi="Times New Roman"/>
          <w:color w:val="auto"/>
          <w:highlight w:val="none"/>
        </w:rPr>
      </w:pPr>
      <w:r>
        <w:rPr>
          <w:rFonts w:hint="eastAsia"/>
          <w:color w:val="auto"/>
          <w:highlight w:val="none"/>
        </w:rPr>
        <w:t>一、</w:t>
      </w:r>
      <w:r>
        <w:rPr>
          <w:rFonts w:ascii="Times New Roman" w:hAnsi="Times New Roman"/>
          <w:color w:val="auto"/>
          <w:highlight w:val="none"/>
        </w:rPr>
        <w:t>做好领导体制衔接</w:t>
      </w:r>
    </w:p>
    <w:p>
      <w:pPr>
        <w:pStyle w:val="20"/>
        <w:widowControl/>
        <w:spacing w:before="0" w:beforeAutospacing="0" w:after="0" w:afterAutospacing="0" w:line="560" w:lineRule="exact"/>
        <w:ind w:firstLine="600" w:firstLineChars="200"/>
        <w:jc w:val="both"/>
        <w:textAlignment w:val="baseline"/>
        <w:rPr>
          <w:rFonts w:eastAsia="仿宋"/>
          <w:color w:val="auto"/>
          <w:kern w:val="2"/>
          <w:sz w:val="30"/>
          <w:szCs w:val="30"/>
          <w:highlight w:val="none"/>
        </w:rPr>
      </w:pPr>
      <w:r>
        <w:rPr>
          <w:rFonts w:eastAsia="仿宋"/>
          <w:color w:val="auto"/>
          <w:kern w:val="2"/>
          <w:sz w:val="30"/>
          <w:szCs w:val="30"/>
          <w:highlight w:val="none"/>
        </w:rPr>
        <w:t>认真落实中央统筹、省负总责、市县乡抓落实的工作机制，构建责任清晰、各负其责、执行有力的乡村振兴领导体制，层层压实责任。坚持党对衔接工作的领导，</w:t>
      </w:r>
      <w:r>
        <w:rPr>
          <w:rFonts w:hint="eastAsia" w:eastAsia="仿宋"/>
          <w:color w:val="auto"/>
          <w:kern w:val="2"/>
          <w:sz w:val="30"/>
          <w:szCs w:val="30"/>
          <w:highlight w:val="none"/>
        </w:rPr>
        <w:t>加强基层党组织建设，</w:t>
      </w:r>
      <w:r>
        <w:rPr>
          <w:rFonts w:eastAsia="仿宋"/>
          <w:color w:val="auto"/>
          <w:kern w:val="2"/>
          <w:sz w:val="30"/>
          <w:szCs w:val="30"/>
          <w:highlight w:val="none"/>
        </w:rPr>
        <w:t>建立统一高效的巩固拓展脱贫攻坚成果同乡村振兴有效衔接的议事协调工作机制。</w:t>
      </w:r>
    </w:p>
    <w:p>
      <w:pPr>
        <w:pStyle w:val="6"/>
        <w:numPr>
          <w:ilvl w:val="255"/>
          <w:numId w:val="0"/>
        </w:numPr>
        <w:ind w:firstLine="643" w:firstLineChars="200"/>
        <w:rPr>
          <w:rFonts w:ascii="Times New Roman" w:hAnsi="Times New Roman"/>
          <w:color w:val="auto"/>
          <w:highlight w:val="none"/>
        </w:rPr>
      </w:pPr>
      <w:r>
        <w:rPr>
          <w:rFonts w:hint="eastAsia"/>
          <w:color w:val="auto"/>
          <w:highlight w:val="none"/>
        </w:rPr>
        <w:t>二、</w:t>
      </w:r>
      <w:r>
        <w:rPr>
          <w:rFonts w:ascii="Times New Roman" w:hAnsi="Times New Roman"/>
          <w:color w:val="auto"/>
          <w:highlight w:val="none"/>
        </w:rPr>
        <w:t>做好帮扶政策衔接</w:t>
      </w:r>
    </w:p>
    <w:p>
      <w:pPr>
        <w:pStyle w:val="20"/>
        <w:widowControl/>
        <w:spacing w:before="150" w:beforeAutospacing="0" w:after="150" w:afterAutospacing="0" w:line="560" w:lineRule="exact"/>
        <w:ind w:firstLine="600" w:firstLineChars="200"/>
        <w:jc w:val="both"/>
        <w:textAlignment w:val="baseline"/>
        <w:rPr>
          <w:rFonts w:ascii="仿宋" w:hAnsi="仿宋" w:eastAsia="仿宋" w:cs="仿宋"/>
          <w:color w:val="auto"/>
          <w:kern w:val="2"/>
          <w:sz w:val="30"/>
          <w:szCs w:val="30"/>
          <w:highlight w:val="none"/>
        </w:rPr>
      </w:pPr>
      <w:r>
        <w:rPr>
          <w:rFonts w:hint="eastAsia" w:ascii="仿宋" w:hAnsi="仿宋" w:eastAsia="仿宋" w:cs="仿宋"/>
          <w:color w:val="auto"/>
          <w:kern w:val="2"/>
          <w:sz w:val="30"/>
          <w:szCs w:val="30"/>
          <w:highlight w:val="none"/>
        </w:rPr>
        <w:t>严格落实“四个不摘”要求，过渡期内保持帮扶力度不减，巩固“两不愁三保障”成果，坚决防止出现规模性返贫。加强财政、金融、土地、人才等政策衔接，抓紧出台完善优化调整政策的具体措施，合理把握调整节奏、力度、时限，逐步实现由集中资源支持脱贫攻坚向全面推进乡村振兴平稳过渡。</w:t>
      </w:r>
    </w:p>
    <w:p>
      <w:pPr>
        <w:pStyle w:val="6"/>
        <w:numPr>
          <w:ilvl w:val="255"/>
          <w:numId w:val="0"/>
        </w:numPr>
        <w:ind w:firstLine="643" w:firstLineChars="200"/>
        <w:rPr>
          <w:rFonts w:ascii="Times New Roman" w:hAnsi="Times New Roman"/>
          <w:color w:val="auto"/>
          <w:highlight w:val="none"/>
        </w:rPr>
      </w:pPr>
      <w:r>
        <w:rPr>
          <w:rFonts w:hint="eastAsia"/>
          <w:color w:val="auto"/>
          <w:highlight w:val="none"/>
        </w:rPr>
        <w:t>三、</w:t>
      </w:r>
      <w:r>
        <w:rPr>
          <w:rFonts w:ascii="Times New Roman" w:hAnsi="Times New Roman"/>
          <w:color w:val="auto"/>
          <w:highlight w:val="none"/>
        </w:rPr>
        <w:t>做好工作体系衔接</w:t>
      </w:r>
    </w:p>
    <w:p>
      <w:pPr>
        <w:pStyle w:val="20"/>
        <w:widowControl/>
        <w:spacing w:before="150" w:beforeAutospacing="0" w:after="150" w:afterAutospacing="0" w:line="560" w:lineRule="exact"/>
        <w:ind w:firstLine="600" w:firstLineChars="200"/>
        <w:jc w:val="both"/>
        <w:textAlignment w:val="baseline"/>
        <w:rPr>
          <w:rFonts w:eastAsia="仿宋"/>
          <w:color w:val="auto"/>
          <w:kern w:val="2"/>
          <w:sz w:val="30"/>
          <w:szCs w:val="30"/>
          <w:highlight w:val="none"/>
        </w:rPr>
      </w:pPr>
      <w:r>
        <w:rPr>
          <w:rFonts w:eastAsia="仿宋"/>
          <w:color w:val="auto"/>
          <w:kern w:val="2"/>
          <w:sz w:val="30"/>
          <w:szCs w:val="30"/>
          <w:highlight w:val="none"/>
        </w:rPr>
        <w:t>及时做好巩固拓展脱贫攻坚成果同全面推进乡村振兴在工作力量、组织保障、规划实施、项目建设、要素保障等方面的有机结合，做到一盘棋、一体化推进，确保思想不乱、工作不断、队伍不散、干劲不减。对巩固拓展脱贫攻坚成果和乡村振兴任务重的村，根据工作需要继续选派驻村第一书记和工作队，健全常</w:t>
      </w:r>
      <w:r>
        <w:rPr>
          <w:rFonts w:hint="eastAsia" w:ascii="仿宋" w:hAnsi="仿宋" w:eastAsia="仿宋" w:cs="仿宋"/>
          <w:color w:val="auto"/>
          <w:kern w:val="2"/>
          <w:sz w:val="30"/>
          <w:szCs w:val="30"/>
          <w:highlight w:val="none"/>
        </w:rPr>
        <w:t>态化驻村工作机制。落实脱贫攻坚帮扶干部人才关心激励政策。强化党建引领，充分发挥党组织的领导作用，注重从优秀党员、返乡农民工、致富带头人中选拔培养干部，选优配强村“两委”班子。</w:t>
      </w:r>
    </w:p>
    <w:p>
      <w:pPr>
        <w:pStyle w:val="6"/>
        <w:numPr>
          <w:ilvl w:val="255"/>
          <w:numId w:val="0"/>
        </w:numPr>
        <w:ind w:firstLine="643" w:firstLineChars="200"/>
        <w:rPr>
          <w:rFonts w:ascii="Times New Roman" w:hAnsi="Times New Roman"/>
          <w:color w:val="auto"/>
          <w:highlight w:val="none"/>
        </w:rPr>
      </w:pPr>
      <w:r>
        <w:rPr>
          <w:rFonts w:hint="eastAsia"/>
          <w:color w:val="auto"/>
          <w:highlight w:val="none"/>
        </w:rPr>
        <w:t>四、</w:t>
      </w:r>
      <w:r>
        <w:rPr>
          <w:rFonts w:ascii="Times New Roman" w:hAnsi="Times New Roman"/>
          <w:color w:val="auto"/>
          <w:highlight w:val="none"/>
        </w:rPr>
        <w:t>做好规划实施和项目建设衔接</w:t>
      </w:r>
    </w:p>
    <w:p>
      <w:pPr>
        <w:pStyle w:val="20"/>
        <w:widowControl/>
        <w:spacing w:before="150" w:beforeAutospacing="0" w:after="150" w:afterAutospacing="0" w:line="560" w:lineRule="exact"/>
        <w:ind w:firstLine="600" w:firstLineChars="200"/>
        <w:jc w:val="both"/>
        <w:textAlignment w:val="baseline"/>
        <w:rPr>
          <w:rFonts w:ascii="仿宋" w:hAnsi="仿宋" w:eastAsia="仿宋" w:cs="仿宋"/>
          <w:color w:val="auto"/>
          <w:kern w:val="2"/>
          <w:sz w:val="30"/>
          <w:szCs w:val="30"/>
          <w:highlight w:val="none"/>
        </w:rPr>
      </w:pPr>
      <w:r>
        <w:rPr>
          <w:rFonts w:hint="eastAsia" w:ascii="仿宋" w:hAnsi="仿宋" w:eastAsia="仿宋" w:cs="仿宋"/>
          <w:color w:val="auto"/>
          <w:kern w:val="2"/>
          <w:sz w:val="30"/>
          <w:szCs w:val="30"/>
          <w:highlight w:val="none"/>
        </w:rPr>
        <w:t>将实现巩固拓展脱贫攻坚成果同乡村振兴有效衔接的重大举措纳入“十四五”规划。将脱贫地区巩固拓展脱贫攻坚成果和乡村振兴重大工程项目纳入“十四五”相关规划。</w:t>
      </w:r>
    </w:p>
    <w:p>
      <w:pPr>
        <w:pStyle w:val="6"/>
        <w:numPr>
          <w:ilvl w:val="255"/>
          <w:numId w:val="0"/>
        </w:numPr>
        <w:ind w:firstLine="643" w:firstLineChars="200"/>
        <w:rPr>
          <w:rFonts w:ascii="Times New Roman" w:hAnsi="Times New Roman"/>
          <w:color w:val="auto"/>
          <w:highlight w:val="none"/>
        </w:rPr>
      </w:pPr>
      <w:r>
        <w:rPr>
          <w:rFonts w:hint="eastAsia"/>
          <w:color w:val="auto"/>
          <w:highlight w:val="none"/>
        </w:rPr>
        <w:t>五、</w:t>
      </w:r>
      <w:r>
        <w:rPr>
          <w:rFonts w:ascii="Times New Roman" w:hAnsi="Times New Roman"/>
          <w:color w:val="auto"/>
          <w:highlight w:val="none"/>
        </w:rPr>
        <w:t>做好考核机制衔接</w:t>
      </w:r>
    </w:p>
    <w:p>
      <w:pPr>
        <w:pStyle w:val="20"/>
        <w:widowControl/>
        <w:spacing w:before="150" w:beforeAutospacing="0" w:after="150" w:afterAutospacing="0" w:line="560" w:lineRule="exact"/>
        <w:ind w:firstLine="600" w:firstLineChars="200"/>
        <w:jc w:val="both"/>
        <w:textAlignment w:val="baseline"/>
        <w:rPr>
          <w:rFonts w:eastAsia="仿宋"/>
          <w:color w:val="auto"/>
          <w:kern w:val="2"/>
          <w:sz w:val="30"/>
          <w:szCs w:val="30"/>
          <w:highlight w:val="none"/>
        </w:rPr>
      </w:pPr>
      <w:r>
        <w:rPr>
          <w:rFonts w:eastAsia="仿宋"/>
          <w:color w:val="auto"/>
          <w:kern w:val="2"/>
          <w:sz w:val="30"/>
          <w:szCs w:val="30"/>
          <w:highlight w:val="none"/>
        </w:rPr>
        <w:t>脱贫地区开展乡村振兴考核时要把巩固拓展脱贫攻坚成果纳入市县党政领导班子和领导干部推进乡村振兴战略实绩考核范围。与高质量发展综合绩效评价做好衔接，科学设置考核指标，切实减轻基层负担。做好巩固脱贫成果后评估工作。强化考核结果运用，将考核结果作为干部选拔任用、评先奖优、问责追责的重要参考。</w:t>
      </w:r>
      <w:bookmarkStart w:id="127" w:name="_Toc12201"/>
    </w:p>
    <w:bookmarkEnd w:id="127"/>
    <w:p>
      <w:pPr>
        <w:pStyle w:val="5"/>
        <w:rPr>
          <w:rFonts w:hint="default"/>
          <w:color w:val="auto"/>
          <w:highlight w:val="none"/>
        </w:rPr>
      </w:pPr>
      <w:bookmarkStart w:id="128" w:name="_Toc32389"/>
      <w:r>
        <w:rPr>
          <w:rFonts w:hint="default"/>
          <w:color w:val="auto"/>
          <w:highlight w:val="none"/>
        </w:rPr>
        <w:t xml:space="preserve">第二节 </w:t>
      </w:r>
      <w:r>
        <w:rPr>
          <w:color w:val="auto"/>
          <w:highlight w:val="none"/>
        </w:rPr>
        <w:t>强化规划落实</w:t>
      </w:r>
      <w:bookmarkEnd w:id="128"/>
    </w:p>
    <w:p>
      <w:pPr>
        <w:pStyle w:val="6"/>
        <w:ind w:firstLine="643"/>
        <w:rPr>
          <w:rFonts w:ascii="Times New Roman" w:hAnsi="Times New Roman"/>
          <w:color w:val="auto"/>
          <w:highlight w:val="none"/>
        </w:rPr>
      </w:pPr>
      <w:r>
        <w:rPr>
          <w:rFonts w:hint="eastAsia"/>
          <w:color w:val="auto"/>
          <w:highlight w:val="none"/>
        </w:rPr>
        <w:t>一、</w:t>
      </w:r>
      <w:r>
        <w:rPr>
          <w:rFonts w:hint="eastAsia" w:ascii="Times New Roman" w:hAnsi="Times New Roman"/>
          <w:color w:val="auto"/>
          <w:highlight w:val="none"/>
        </w:rPr>
        <w:t>细化实施方案</w:t>
      </w:r>
    </w:p>
    <w:p>
      <w:pPr>
        <w:pStyle w:val="20"/>
        <w:widowControl/>
        <w:spacing w:before="150" w:beforeAutospacing="0" w:after="150" w:afterAutospacing="0" w:line="560" w:lineRule="exact"/>
        <w:ind w:firstLine="600" w:firstLineChars="200"/>
        <w:jc w:val="both"/>
        <w:textAlignment w:val="baseline"/>
        <w:rPr>
          <w:rFonts w:ascii="仿宋" w:hAnsi="仿宋" w:eastAsia="仿宋" w:cs="仿宋"/>
          <w:color w:val="auto"/>
          <w:kern w:val="2"/>
          <w:sz w:val="30"/>
          <w:szCs w:val="30"/>
          <w:highlight w:val="none"/>
        </w:rPr>
      </w:pPr>
      <w:r>
        <w:rPr>
          <w:rFonts w:hint="eastAsia" w:ascii="仿宋" w:hAnsi="仿宋" w:eastAsia="仿宋" w:cs="仿宋"/>
          <w:color w:val="auto"/>
          <w:kern w:val="2"/>
          <w:sz w:val="30"/>
          <w:szCs w:val="30"/>
          <w:highlight w:val="none"/>
        </w:rPr>
        <w:t>市直各部门各单位要严格依照本规划，科学编制本部门本单位巩固拓展脱贫攻坚成果同乡村振兴有效衔接的具体方案或办法，切实落实市级规划的统一部署。要立足职能职责，加强各类规划的统筹管理和系统衔接，结合发展实际，明确本部门本单位巩固拓展脱贫攻坚成果同乡村振兴有效衔接的具体思路、目标和任务，细化实化措施，增强可操作性，强化政策配套，协同推进规划实施。在规划推进过程中，各乡镇要坚持实事求是原则，因地制宜，扶持重点，打造特色和精品，防止低水平重复建设，坚决杜绝“形象工程”“面子工程”，把发展成果切实体现到老百姓得实惠上。要树立正确的政绩观，以“功成不必在我”的精神境界和“功成必定有我”的历史担当，稳扎稳打，久久为功，努力实现五指山市巩固拓展脱贫攻坚成果同乡村振兴的有效衔接。</w:t>
      </w:r>
    </w:p>
    <w:p>
      <w:pPr>
        <w:pStyle w:val="6"/>
        <w:ind w:firstLine="643"/>
        <w:rPr>
          <w:rFonts w:ascii="Times New Roman" w:hAnsi="Times New Roman"/>
          <w:color w:val="auto"/>
          <w:highlight w:val="none"/>
        </w:rPr>
      </w:pPr>
      <w:r>
        <w:rPr>
          <w:rFonts w:hint="eastAsia"/>
          <w:color w:val="auto"/>
          <w:highlight w:val="none"/>
        </w:rPr>
        <w:t>二、</w:t>
      </w:r>
      <w:r>
        <w:rPr>
          <w:rFonts w:ascii="Times New Roman" w:hAnsi="Times New Roman"/>
          <w:color w:val="auto"/>
          <w:highlight w:val="none"/>
        </w:rPr>
        <w:t>做好</w:t>
      </w:r>
      <w:r>
        <w:rPr>
          <w:rFonts w:hint="eastAsia" w:ascii="仿宋" w:hAnsi="仿宋" w:cs="仿宋"/>
          <w:color w:val="auto"/>
          <w:sz w:val="30"/>
          <w:szCs w:val="30"/>
          <w:highlight w:val="none"/>
        </w:rPr>
        <w:t>风险防范工作</w:t>
      </w:r>
    </w:p>
    <w:p>
      <w:pPr>
        <w:pStyle w:val="20"/>
        <w:widowControl/>
        <w:spacing w:before="150" w:beforeAutospacing="0" w:after="150" w:afterAutospacing="0" w:line="560" w:lineRule="exact"/>
        <w:ind w:firstLine="600" w:firstLineChars="200"/>
        <w:jc w:val="both"/>
        <w:textAlignment w:val="baseline"/>
        <w:rPr>
          <w:rFonts w:ascii="仿宋" w:hAnsi="仿宋" w:eastAsia="仿宋" w:cs="仿宋"/>
          <w:color w:val="auto"/>
          <w:kern w:val="2"/>
          <w:sz w:val="30"/>
          <w:szCs w:val="30"/>
          <w:highlight w:val="none"/>
        </w:rPr>
      </w:pPr>
      <w:r>
        <w:rPr>
          <w:rFonts w:hint="eastAsia" w:ascii="仿宋" w:hAnsi="仿宋" w:eastAsia="仿宋" w:cs="仿宋"/>
          <w:color w:val="auto"/>
          <w:kern w:val="2"/>
          <w:sz w:val="30"/>
          <w:szCs w:val="30"/>
          <w:highlight w:val="none"/>
        </w:rPr>
        <w:t>在规划推进的过程中，需防范潜在风险。</w:t>
      </w:r>
      <w:r>
        <w:rPr>
          <w:rFonts w:hint="eastAsia" w:ascii="仿宋" w:hAnsi="仿宋" w:eastAsia="仿宋" w:cs="仿宋"/>
          <w:b/>
          <w:bCs/>
          <w:color w:val="auto"/>
          <w:kern w:val="2"/>
          <w:sz w:val="30"/>
          <w:szCs w:val="30"/>
          <w:highlight w:val="none"/>
        </w:rPr>
        <w:t>一是</w:t>
      </w:r>
      <w:r>
        <w:rPr>
          <w:rFonts w:hint="eastAsia" w:ascii="仿宋" w:hAnsi="仿宋" w:eastAsia="仿宋" w:cs="仿宋"/>
          <w:color w:val="auto"/>
          <w:kern w:val="2"/>
          <w:sz w:val="30"/>
          <w:szCs w:val="30"/>
          <w:highlight w:val="none"/>
        </w:rPr>
        <w:t>要防止主体单一。农民是乡村发展与振兴的主体，但要防止以农民为唯一的乡村振兴主体，能够对乡村发展和振兴战略进行响应的都应该而且必须是乡村发展和振兴的主体。政府、乡村能人、乡村创业者、企业家、农村技术专家等都应该成为乡村振兴的主体。</w:t>
      </w:r>
      <w:r>
        <w:rPr>
          <w:rFonts w:hint="eastAsia" w:ascii="仿宋" w:hAnsi="仿宋" w:eastAsia="仿宋" w:cs="仿宋"/>
          <w:b/>
          <w:bCs/>
          <w:color w:val="auto"/>
          <w:kern w:val="2"/>
          <w:sz w:val="30"/>
          <w:szCs w:val="30"/>
          <w:highlight w:val="none"/>
        </w:rPr>
        <w:t>二是</w:t>
      </w:r>
      <w:r>
        <w:rPr>
          <w:rFonts w:hint="eastAsia" w:ascii="仿宋" w:hAnsi="仿宋" w:eastAsia="仿宋" w:cs="仿宋"/>
          <w:color w:val="auto"/>
          <w:kern w:val="2"/>
          <w:sz w:val="30"/>
          <w:szCs w:val="30"/>
          <w:highlight w:val="none"/>
        </w:rPr>
        <w:t>要防止急功近利。乡村振兴战略应该首先对有条件、基础设施良好的乡村进行振兴，我国的城镇化真正快速发展，但还没有结束，许多农村人口还没有完成向城镇进行转移。要对具有优秀传统文化、具有可持续发展产业、具有良好的生态环境、具有良好的发展和治理前景的乡村进行优先振兴。按照计划有步骤、循序渐进，坚持“由点到面”全方位实施乡村振兴。</w:t>
      </w:r>
      <w:r>
        <w:rPr>
          <w:rFonts w:hint="eastAsia" w:ascii="仿宋" w:hAnsi="仿宋" w:eastAsia="仿宋" w:cs="仿宋"/>
          <w:b/>
          <w:bCs/>
          <w:color w:val="auto"/>
          <w:kern w:val="2"/>
          <w:sz w:val="30"/>
          <w:szCs w:val="30"/>
          <w:highlight w:val="none"/>
        </w:rPr>
        <w:t>三是</w:t>
      </w:r>
      <w:r>
        <w:rPr>
          <w:rFonts w:hint="eastAsia" w:ascii="仿宋" w:hAnsi="仿宋" w:eastAsia="仿宋" w:cs="仿宋"/>
          <w:color w:val="auto"/>
          <w:kern w:val="2"/>
          <w:sz w:val="30"/>
          <w:szCs w:val="30"/>
          <w:highlight w:val="none"/>
        </w:rPr>
        <w:t>要防止参与混乱。在实施乡村振兴战略过程中，必须调动广大村民的参与积极性，激发村民的创造力，将国家战略与乡村具体实际情况相结合，制定出有针对性、操作性强的方案与规划，让广大村民都能够积极参与到乡村振兴战略中来，为乡村建设出谋划策，为乡村的繁荣昌盛贡献自己的力量。</w:t>
      </w:r>
      <w:r>
        <w:rPr>
          <w:rFonts w:hint="eastAsia" w:ascii="仿宋" w:hAnsi="仿宋" w:eastAsia="仿宋" w:cs="仿宋"/>
          <w:b/>
          <w:bCs/>
          <w:color w:val="auto"/>
          <w:kern w:val="2"/>
          <w:sz w:val="30"/>
          <w:szCs w:val="30"/>
          <w:highlight w:val="none"/>
        </w:rPr>
        <w:t>四是</w:t>
      </w:r>
      <w:r>
        <w:rPr>
          <w:rFonts w:hint="eastAsia" w:ascii="仿宋" w:hAnsi="仿宋" w:eastAsia="仿宋" w:cs="仿宋"/>
          <w:color w:val="auto"/>
          <w:kern w:val="2"/>
          <w:sz w:val="30"/>
          <w:szCs w:val="30"/>
          <w:highlight w:val="none"/>
        </w:rPr>
        <w:t>要防止片面追求经济发展。乡村振兴要以城市为依托，加快激发乡村的生态资源活力，立足乡村特色，建设康养基地、特色小镇等休闲农业和打造乡村精品旅游项目，将旅游资源转化为村民的实际收益，实现经济和生态的和谐统一，树立“农业强、农村美、农民富”的发展目标，实现乡村生态文明建设与乡村振兴目标的同步实现。</w:t>
      </w:r>
    </w:p>
    <w:p>
      <w:pPr>
        <w:pStyle w:val="20"/>
        <w:widowControl/>
        <w:spacing w:before="150" w:beforeAutospacing="0" w:after="150" w:afterAutospacing="0" w:line="560" w:lineRule="exact"/>
        <w:ind w:firstLine="600" w:firstLineChars="200"/>
        <w:jc w:val="both"/>
        <w:textAlignment w:val="baseline"/>
        <w:rPr>
          <w:rFonts w:ascii="仿宋" w:hAnsi="仿宋" w:eastAsia="仿宋" w:cs="仿宋"/>
          <w:color w:val="auto"/>
          <w:kern w:val="2"/>
          <w:sz w:val="30"/>
          <w:szCs w:val="30"/>
          <w:highlight w:val="none"/>
        </w:rPr>
      </w:pPr>
    </w:p>
    <w:sectPr>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swiss"/>
    <w:pitch w:val="default"/>
    <w:sig w:usb0="800002BF" w:usb1="38CF7CFA" w:usb2="00000016" w:usb3="00000000" w:csb0="00040001" w:csb1="00000000"/>
  </w:font>
  <w:font w:name="Cambria">
    <w:panose1 w:val="02040503050406030204"/>
    <w:charset w:val="00"/>
    <w:family w:val="modern"/>
    <w:pitch w:val="default"/>
    <w:sig w:usb0="E00002FF" w:usb1="400004FF" w:usb2="00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decorative"/>
    <w:pitch w:val="default"/>
    <w:sig w:usb0="80000287" w:usb1="280F3C52" w:usb2="00000016" w:usb3="00000000" w:csb0="0004001F" w:csb1="00000000"/>
  </w:font>
  <w:font w:name="方正小标宋简体">
    <w:altName w:val="黑体"/>
    <w:panose1 w:val="03000509000000000000"/>
    <w:charset w:val="86"/>
    <w:family w:val="auto"/>
    <w:pitch w:val="default"/>
    <w:sig w:usb0="00000000" w:usb1="00000000" w:usb2="00000000" w:usb3="00000000" w:csb0="00040000" w:csb1="00000000"/>
  </w:font>
  <w:font w:name="Calibri Light">
    <w:panose1 w:val="020F0302020204030204"/>
    <w:charset w:val="00"/>
    <w:family w:val="decorative"/>
    <w:pitch w:val="default"/>
    <w:sig w:usb0="A00002EF" w:usb1="4000207B" w:usb2="00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pStyle w:val="14"/>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4"/>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pPr>
                      <w:pStyle w:val="14"/>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18"/>
        <w:szCs w:val="18"/>
        <w:u w:val="single"/>
      </w:rPr>
    </w:pPr>
    <w:r>
      <w:rPr>
        <w:rFonts w:hint="eastAsia"/>
        <w:sz w:val="18"/>
        <w:szCs w:val="18"/>
        <w:u w:val="single"/>
      </w:rPr>
      <w:t xml:space="preserve">       五指山市“十四五”时期巩固拓展脱贫攻坚成果同乡村振兴有效衔接规划（2021—2025年）</w:t>
    </w:r>
    <w:r>
      <w:rPr>
        <w:sz w:val="18"/>
        <w:szCs w:val="18"/>
        <w:u w:val="single"/>
      </w:rPr>
      <mc:AlternateContent>
        <mc:Choice Requires="wps">
          <w:drawing>
            <wp:anchor distT="0" distB="0" distL="114300" distR="114300" simplePos="0" relativeHeight="251661312" behindDoc="1" locked="0" layoutInCell="1" allowOverlap="1">
              <wp:simplePos x="0" y="0"/>
              <wp:positionH relativeFrom="page">
                <wp:posOffset>1119505</wp:posOffset>
              </wp:positionH>
              <wp:positionV relativeFrom="page">
                <wp:posOffset>937895</wp:posOffset>
              </wp:positionV>
              <wp:extent cx="5312410" cy="0"/>
              <wp:effectExtent l="0" t="0" r="0" b="0"/>
              <wp:wrapNone/>
              <wp:docPr id="4" name="Shape 21"/>
              <wp:cNvGraphicFramePr/>
              <a:graphic xmlns:a="http://schemas.openxmlformats.org/drawingml/2006/main">
                <a:graphicData uri="http://schemas.microsoft.com/office/word/2010/wordprocessingShape">
                  <wps:wsp>
                    <wps:cNvCnPr/>
                    <wps:spPr>
                      <a:xfrm>
                        <a:off x="0" y="0"/>
                        <a:ext cx="5312410" cy="0"/>
                      </a:xfrm>
                      <a:prstGeom prst="straightConnector1">
                        <a:avLst/>
                      </a:prstGeom>
                      <a:ln w="12700">
                        <a:solidFill>
                          <a:srgbClr val="FFFFFF"/>
                        </a:solidFill>
                      </a:ln>
                      <a:effectLst/>
                    </wps:spPr>
                    <wps:bodyPr/>
                  </wps:wsp>
                </a:graphicData>
              </a:graphic>
            </wp:anchor>
          </w:drawing>
        </mc:Choice>
        <mc:Fallback>
          <w:pict>
            <v:shape id="Shape 21" o:spid="_x0000_s1026" o:spt="32" type="#_x0000_t32" style="position:absolute;left:0pt;margin-left:88.15pt;margin-top:73.85pt;height:0pt;width:418.3pt;mso-position-horizontal-relative:page;mso-position-vertical-relative:page;z-index:-251655168;mso-width-relative:page;mso-height-relative:page;" filled="f" stroked="t" coordsize="21600,21600" o:gfxdata="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DoB5XH1wAAAAwB&#10;AAAPAAAAAAAAAAEAIAAAACIAAABkcnMvZG93bnJldi54bWxQSwECFAAUAAAACACHTuJAk7st96oB&#10;AABpAwAADgAAAAAAAAABACAAAAAmAQAAZHJzL2Uyb0RvYy54bWxQSwUGAAAAAAYABgBZAQAAQgUA&#10;AAAA&#10;">
              <v:fill on="f" focussize="0,0"/>
              <v:stroke weight="1pt" color="#FFFFFF" joinstyle="round"/>
              <v:imagedata o:title=""/>
              <o:lock v:ext="edit" aspectratio="f"/>
            </v:shape>
          </w:pict>
        </mc:Fallback>
      </mc:AlternateContent>
    </w:r>
    <w:r>
      <w:rPr>
        <w:rFonts w:hint="eastAsia"/>
        <w:sz w:val="18"/>
        <w:szCs w:val="18"/>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2843CA"/>
    <w:multiLevelType w:val="singleLevel"/>
    <w:tmpl w:val="852843CA"/>
    <w:lvl w:ilvl="0" w:tentative="0">
      <w:start w:val="1"/>
      <w:numFmt w:val="chineseCounting"/>
      <w:suff w:val="nothing"/>
      <w:lvlText w:val="（%1）"/>
      <w:lvlJc w:val="left"/>
      <w:pPr>
        <w:ind w:left="70"/>
      </w:pPr>
      <w:rPr>
        <w:rFonts w:hint="eastAsia"/>
      </w:rPr>
    </w:lvl>
  </w:abstractNum>
  <w:abstractNum w:abstractNumId="1">
    <w:nsid w:val="87A312B6"/>
    <w:multiLevelType w:val="singleLevel"/>
    <w:tmpl w:val="87A312B6"/>
    <w:lvl w:ilvl="0" w:tentative="0">
      <w:start w:val="5"/>
      <w:numFmt w:val="chineseCounting"/>
      <w:suff w:val="nothing"/>
      <w:lvlText w:val="（%1）"/>
      <w:lvlJc w:val="left"/>
      <w:rPr>
        <w:rFonts w:hint="eastAsia"/>
      </w:rPr>
    </w:lvl>
  </w:abstractNum>
  <w:abstractNum w:abstractNumId="2">
    <w:nsid w:val="883F117E"/>
    <w:multiLevelType w:val="singleLevel"/>
    <w:tmpl w:val="883F117E"/>
    <w:lvl w:ilvl="0" w:tentative="0">
      <w:start w:val="2"/>
      <w:numFmt w:val="chineseCounting"/>
      <w:suff w:val="nothing"/>
      <w:lvlText w:val="%1、"/>
      <w:lvlJc w:val="left"/>
      <w:rPr>
        <w:rFonts w:hint="eastAsia"/>
      </w:rPr>
    </w:lvl>
  </w:abstractNum>
  <w:abstractNum w:abstractNumId="3">
    <w:nsid w:val="88499CF8"/>
    <w:multiLevelType w:val="singleLevel"/>
    <w:tmpl w:val="88499CF8"/>
    <w:lvl w:ilvl="0" w:tentative="0">
      <w:start w:val="2"/>
      <w:numFmt w:val="chineseCounting"/>
      <w:suff w:val="nothing"/>
      <w:lvlText w:val="（%1）"/>
      <w:lvlJc w:val="left"/>
      <w:rPr>
        <w:rFonts w:hint="eastAsia"/>
      </w:rPr>
    </w:lvl>
  </w:abstractNum>
  <w:abstractNum w:abstractNumId="4">
    <w:nsid w:val="8C0C7669"/>
    <w:multiLevelType w:val="singleLevel"/>
    <w:tmpl w:val="8C0C7669"/>
    <w:lvl w:ilvl="0" w:tentative="0">
      <w:start w:val="1"/>
      <w:numFmt w:val="chineseCounting"/>
      <w:suff w:val="nothing"/>
      <w:lvlText w:val="%1、"/>
      <w:lvlJc w:val="left"/>
      <w:rPr>
        <w:rFonts w:hint="eastAsia"/>
      </w:rPr>
    </w:lvl>
  </w:abstractNum>
  <w:abstractNum w:abstractNumId="5">
    <w:nsid w:val="8F1FEADD"/>
    <w:multiLevelType w:val="singleLevel"/>
    <w:tmpl w:val="8F1FEADD"/>
    <w:lvl w:ilvl="0" w:tentative="0">
      <w:start w:val="7"/>
      <w:numFmt w:val="chineseCounting"/>
      <w:suff w:val="nothing"/>
      <w:lvlText w:val="（%1）"/>
      <w:lvlJc w:val="left"/>
      <w:rPr>
        <w:rFonts w:hint="eastAsia"/>
      </w:rPr>
    </w:lvl>
  </w:abstractNum>
  <w:abstractNum w:abstractNumId="6">
    <w:nsid w:val="A3E41428"/>
    <w:multiLevelType w:val="singleLevel"/>
    <w:tmpl w:val="A3E41428"/>
    <w:lvl w:ilvl="0" w:tentative="0">
      <w:start w:val="1"/>
      <w:numFmt w:val="chineseCounting"/>
      <w:suff w:val="space"/>
      <w:lvlText w:val="第%1部分"/>
      <w:lvlJc w:val="left"/>
      <w:rPr>
        <w:rFonts w:hint="eastAsia"/>
      </w:rPr>
    </w:lvl>
  </w:abstractNum>
  <w:abstractNum w:abstractNumId="7">
    <w:nsid w:val="CA641018"/>
    <w:multiLevelType w:val="singleLevel"/>
    <w:tmpl w:val="CA641018"/>
    <w:lvl w:ilvl="0" w:tentative="0">
      <w:start w:val="1"/>
      <w:numFmt w:val="decimal"/>
      <w:suff w:val="nothing"/>
      <w:lvlText w:val="（%1）"/>
      <w:lvlJc w:val="left"/>
      <w:pPr>
        <w:ind w:left="20"/>
      </w:pPr>
    </w:lvl>
  </w:abstractNum>
  <w:abstractNum w:abstractNumId="8">
    <w:nsid w:val="CA8DA56B"/>
    <w:multiLevelType w:val="singleLevel"/>
    <w:tmpl w:val="CA8DA56B"/>
    <w:lvl w:ilvl="0" w:tentative="0">
      <w:start w:val="1"/>
      <w:numFmt w:val="chineseCounting"/>
      <w:suff w:val="nothing"/>
      <w:lvlText w:val="%1、"/>
      <w:lvlJc w:val="left"/>
      <w:rPr>
        <w:rFonts w:hint="eastAsia"/>
      </w:rPr>
    </w:lvl>
  </w:abstractNum>
  <w:abstractNum w:abstractNumId="9">
    <w:nsid w:val="FCD4D509"/>
    <w:multiLevelType w:val="singleLevel"/>
    <w:tmpl w:val="FCD4D509"/>
    <w:lvl w:ilvl="0" w:tentative="0">
      <w:start w:val="1"/>
      <w:numFmt w:val="chineseCounting"/>
      <w:suff w:val="nothing"/>
      <w:lvlText w:val="%1、"/>
      <w:lvlJc w:val="left"/>
      <w:rPr>
        <w:rFonts w:hint="eastAsia"/>
      </w:rPr>
    </w:lvl>
  </w:abstractNum>
  <w:abstractNum w:abstractNumId="10">
    <w:nsid w:val="0FD79B32"/>
    <w:multiLevelType w:val="singleLevel"/>
    <w:tmpl w:val="0FD79B32"/>
    <w:lvl w:ilvl="0" w:tentative="0">
      <w:start w:val="2"/>
      <w:numFmt w:val="chineseCounting"/>
      <w:suff w:val="nothing"/>
      <w:lvlText w:val="（%1）"/>
      <w:lvlJc w:val="left"/>
      <w:rPr>
        <w:rFonts w:hint="eastAsia"/>
      </w:rPr>
    </w:lvl>
  </w:abstractNum>
  <w:abstractNum w:abstractNumId="11">
    <w:nsid w:val="5ED4980C"/>
    <w:multiLevelType w:val="singleLevel"/>
    <w:tmpl w:val="5ED4980C"/>
    <w:lvl w:ilvl="0" w:tentative="0">
      <w:start w:val="1"/>
      <w:numFmt w:val="chineseCounting"/>
      <w:suff w:val="nothing"/>
      <w:lvlText w:val="（%1）"/>
      <w:lvlJc w:val="left"/>
      <w:rPr>
        <w:rFonts w:hint="eastAsia"/>
      </w:rPr>
    </w:lvl>
  </w:abstractNum>
  <w:abstractNum w:abstractNumId="12">
    <w:nsid w:val="5FB61AA5"/>
    <w:multiLevelType w:val="multilevel"/>
    <w:tmpl w:val="5FB61AA5"/>
    <w:lvl w:ilvl="0" w:tentative="0">
      <w:start w:val="1"/>
      <w:numFmt w:val="decimal"/>
      <w:pStyle w:val="45"/>
      <w:suff w:val="nothing"/>
      <w:lvlText w:val="%1  "/>
      <w:lvlJc w:val="left"/>
      <w:pPr>
        <w:ind w:left="1134" w:firstLine="0"/>
      </w:pPr>
      <w:rPr>
        <w:rFonts w:hint="eastAsia" w:cs="Times New Roman"/>
        <w:b w:val="0"/>
        <w:bCs w:val="0"/>
        <w:i w:val="0"/>
        <w:iCs w:val="0"/>
        <w:caps w:val="0"/>
        <w:smallCaps w:val="0"/>
        <w:strike w:val="0"/>
        <w:dstrike w:val="0"/>
        <w:vanish w:val="0"/>
        <w:spacing w:val="0"/>
        <w:position w:val="0"/>
        <w:u w:val="none"/>
        <w:vertAlign w:val="baseline"/>
      </w:rPr>
    </w:lvl>
    <w:lvl w:ilvl="1" w:tentative="0">
      <w:start w:val="1"/>
      <w:numFmt w:val="decimal"/>
      <w:pStyle w:val="44"/>
      <w:isLgl/>
      <w:suff w:val="space"/>
      <w:lvlText w:val="%1.%2  "/>
      <w:lvlJc w:val="left"/>
      <w:pPr>
        <w:ind w:left="0" w:firstLine="0"/>
      </w:pPr>
      <w:rPr>
        <w:rFonts w:hint="eastAsia"/>
      </w:rPr>
    </w:lvl>
    <w:lvl w:ilvl="2" w:tentative="0">
      <w:start w:val="1"/>
      <w:numFmt w:val="decimal"/>
      <w:isLgl/>
      <w:suff w:val="nothing"/>
      <w:lvlText w:val="%1.%2.%3  "/>
      <w:lvlJc w:val="left"/>
      <w:pPr>
        <w:ind w:left="0" w:firstLine="0"/>
      </w:pPr>
      <w:rPr>
        <w:rFonts w:hint="eastAsia" w:cs="Times New Roman"/>
        <w:b w:val="0"/>
        <w:bCs w:val="0"/>
        <w:i w:val="0"/>
        <w:iCs w:val="0"/>
        <w:caps w:val="0"/>
        <w:smallCaps w:val="0"/>
        <w:strike w:val="0"/>
        <w:dstrike w:val="0"/>
        <w:vanish w:val="0"/>
        <w:spacing w:val="0"/>
        <w:position w:val="0"/>
        <w:u w:val="none"/>
        <w:vertAlign w:val="baseline"/>
      </w:rPr>
    </w:lvl>
    <w:lvl w:ilvl="3" w:tentative="0">
      <w:start w:val="1"/>
      <w:numFmt w:val="decimal"/>
      <w:isLgl/>
      <w:suff w:val="nothing"/>
      <w:lvlText w:val="%1.%2.%3.%4  "/>
      <w:lvlJc w:val="left"/>
      <w:pPr>
        <w:ind w:left="709" w:firstLine="0"/>
      </w:pPr>
      <w:rPr>
        <w:rFonts w:hint="eastAsia" w:cs="Times New Roman"/>
        <w:b w:val="0"/>
        <w:bCs w:val="0"/>
        <w:i w:val="0"/>
        <w:iCs w:val="0"/>
        <w:caps w:val="0"/>
        <w:smallCaps w:val="0"/>
        <w:strike w:val="0"/>
        <w:dstrike w:val="0"/>
        <w:vanish w:val="0"/>
        <w:spacing w:val="0"/>
        <w:position w:val="0"/>
        <w:u w:val="none"/>
        <w:vertAlign w:val="baseline"/>
      </w:rPr>
    </w:lvl>
    <w:lvl w:ilvl="4" w:tentative="0">
      <w:start w:val="1"/>
      <w:numFmt w:val="decimal"/>
      <w:suff w:val="nothing"/>
      <w:lvlText w:val="%5  "/>
      <w:lvlJc w:val="left"/>
      <w:pPr>
        <w:ind w:left="0" w:firstLine="0"/>
      </w:pPr>
      <w:rPr>
        <w:rFonts w:hint="eastAsia" w:ascii="宋体" w:eastAsia="宋体"/>
        <w:b w:val="0"/>
        <w:i w:val="0"/>
        <w:sz w:val="24"/>
      </w:rPr>
    </w:lvl>
    <w:lvl w:ilvl="5" w:tentative="0">
      <w:start w:val="1"/>
      <w:numFmt w:val="decimal"/>
      <w:suff w:val="nothing"/>
      <w:lvlText w:val="%6）"/>
      <w:lvlJc w:val="left"/>
      <w:pPr>
        <w:ind w:left="6663" w:firstLine="0"/>
      </w:pPr>
      <w:rPr>
        <w:rFonts w:hint="eastAsia" w:cs="Times New Roman"/>
        <w:b w:val="0"/>
        <w:bCs w:val="0"/>
        <w:i w:val="0"/>
        <w:iCs w:val="0"/>
        <w:caps w:val="0"/>
        <w:smallCaps w:val="0"/>
        <w:strike w:val="0"/>
        <w:dstrike w:val="0"/>
        <w:vanish w:val="0"/>
        <w:spacing w:val="0"/>
        <w:position w:val="0"/>
        <w:u w:val="none"/>
        <w:vertAlign w:val="baseline"/>
      </w:rPr>
    </w:lvl>
    <w:lvl w:ilvl="6" w:tentative="0">
      <w:start w:val="1"/>
      <w:numFmt w:val="decimal"/>
      <w:lvlRestart w:val="3"/>
      <w:isLgl/>
      <w:suff w:val="nothing"/>
      <w:lvlText w:val="表%1.%2.%3-%7  "/>
      <w:lvlJc w:val="left"/>
      <w:pPr>
        <w:ind w:left="0" w:firstLine="0"/>
      </w:pPr>
      <w:rPr>
        <w:rFonts w:hint="eastAsia" w:cs="Times New Roman"/>
        <w:b w:val="0"/>
        <w:bCs w:val="0"/>
        <w:i w:val="0"/>
        <w:iCs w:val="0"/>
        <w:caps w:val="0"/>
        <w:smallCaps w:val="0"/>
        <w:strike w:val="0"/>
        <w:dstrike w:val="0"/>
        <w:vanish w:val="0"/>
        <w:spacing w:val="0"/>
        <w:position w:val="0"/>
        <w:u w:val="none"/>
        <w:vertAlign w:val="baseline"/>
      </w:rPr>
    </w:lvl>
    <w:lvl w:ilvl="7" w:tentative="0">
      <w:start w:val="1"/>
      <w:numFmt w:val="decimal"/>
      <w:lvlRestart w:val="3"/>
      <w:isLgl/>
      <w:suff w:val="nothing"/>
      <w:lvlText w:val="图%1.%2.%3-%8  "/>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3">
    <w:nsid w:val="64AED1C9"/>
    <w:multiLevelType w:val="singleLevel"/>
    <w:tmpl w:val="64AED1C9"/>
    <w:lvl w:ilvl="0" w:tentative="0">
      <w:start w:val="1"/>
      <w:numFmt w:val="chineseCounting"/>
      <w:suff w:val="nothing"/>
      <w:lvlText w:val="%1、"/>
      <w:lvlJc w:val="left"/>
      <w:pPr>
        <w:ind w:left="201"/>
      </w:pPr>
      <w:rPr>
        <w:rFonts w:hint="eastAsia"/>
      </w:rPr>
    </w:lvl>
  </w:abstractNum>
  <w:abstractNum w:abstractNumId="14">
    <w:nsid w:val="6E98F2CA"/>
    <w:multiLevelType w:val="singleLevel"/>
    <w:tmpl w:val="6E98F2CA"/>
    <w:lvl w:ilvl="0" w:tentative="0">
      <w:start w:val="1"/>
      <w:numFmt w:val="chineseCounting"/>
      <w:suff w:val="nothing"/>
      <w:lvlText w:val="%1、"/>
      <w:lvlJc w:val="left"/>
      <w:rPr>
        <w:rFonts w:hint="eastAsia"/>
      </w:rPr>
    </w:lvl>
  </w:abstractNum>
  <w:num w:numId="1">
    <w:abstractNumId w:val="12"/>
  </w:num>
  <w:num w:numId="2">
    <w:abstractNumId w:val="6"/>
  </w:num>
  <w:num w:numId="3">
    <w:abstractNumId w:val="10"/>
  </w:num>
  <w:num w:numId="4">
    <w:abstractNumId w:val="0"/>
  </w:num>
  <w:num w:numId="5">
    <w:abstractNumId w:val="3"/>
  </w:num>
  <w:num w:numId="6">
    <w:abstractNumId w:val="7"/>
  </w:num>
  <w:num w:numId="7">
    <w:abstractNumId w:val="2"/>
  </w:num>
  <w:num w:numId="8">
    <w:abstractNumId w:val="13"/>
  </w:num>
  <w:num w:numId="9">
    <w:abstractNumId w:val="9"/>
  </w:num>
  <w:num w:numId="10">
    <w:abstractNumId w:val="11"/>
  </w:num>
  <w:num w:numId="11">
    <w:abstractNumId w:val="4"/>
  </w:num>
  <w:num w:numId="12">
    <w:abstractNumId w:val="5"/>
  </w:num>
  <w:num w:numId="13">
    <w:abstractNumId w:val="14"/>
  </w:num>
  <w:num w:numId="14">
    <w:abstractNumId w:val="1"/>
  </w:num>
  <w:num w:numId="15">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汪缨林">
    <w15:presenceInfo w15:providerId="WPS Office" w15:userId="35697259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1NmZmOGM1NGNiMTBlOTI5YTM2NTQxOGY3NTgzNTQifQ=="/>
  </w:docVars>
  <w:rsids>
    <w:rsidRoot w:val="1FE64DED"/>
    <w:rsid w:val="00004BF5"/>
    <w:rsid w:val="000075EB"/>
    <w:rsid w:val="000155DC"/>
    <w:rsid w:val="000326FC"/>
    <w:rsid w:val="000661BE"/>
    <w:rsid w:val="000978D1"/>
    <w:rsid w:val="000C73B7"/>
    <w:rsid w:val="000D11B8"/>
    <w:rsid w:val="000D7832"/>
    <w:rsid w:val="0012112F"/>
    <w:rsid w:val="001B726B"/>
    <w:rsid w:val="00210B03"/>
    <w:rsid w:val="00276B00"/>
    <w:rsid w:val="003111FD"/>
    <w:rsid w:val="00316354"/>
    <w:rsid w:val="003A1D6E"/>
    <w:rsid w:val="004B5D96"/>
    <w:rsid w:val="00526C12"/>
    <w:rsid w:val="005920E0"/>
    <w:rsid w:val="005B6433"/>
    <w:rsid w:val="005E146E"/>
    <w:rsid w:val="00603F75"/>
    <w:rsid w:val="00621725"/>
    <w:rsid w:val="00662DD6"/>
    <w:rsid w:val="006666A1"/>
    <w:rsid w:val="006709A7"/>
    <w:rsid w:val="00681BBA"/>
    <w:rsid w:val="00690264"/>
    <w:rsid w:val="00693164"/>
    <w:rsid w:val="006B39FB"/>
    <w:rsid w:val="006D236A"/>
    <w:rsid w:val="00734E33"/>
    <w:rsid w:val="0075066B"/>
    <w:rsid w:val="00786AD1"/>
    <w:rsid w:val="00790659"/>
    <w:rsid w:val="007F29A5"/>
    <w:rsid w:val="007F7733"/>
    <w:rsid w:val="008B00D6"/>
    <w:rsid w:val="0097656D"/>
    <w:rsid w:val="00976669"/>
    <w:rsid w:val="00981D51"/>
    <w:rsid w:val="009D31F9"/>
    <w:rsid w:val="00A31DE5"/>
    <w:rsid w:val="00A473E1"/>
    <w:rsid w:val="00A502C0"/>
    <w:rsid w:val="00A5337C"/>
    <w:rsid w:val="00A87209"/>
    <w:rsid w:val="00A90135"/>
    <w:rsid w:val="00B0124A"/>
    <w:rsid w:val="00B01B73"/>
    <w:rsid w:val="00BD4910"/>
    <w:rsid w:val="00BF5634"/>
    <w:rsid w:val="00C53C29"/>
    <w:rsid w:val="00C87832"/>
    <w:rsid w:val="00C94F8C"/>
    <w:rsid w:val="00CB7736"/>
    <w:rsid w:val="00CF0CF4"/>
    <w:rsid w:val="00D26625"/>
    <w:rsid w:val="00D30117"/>
    <w:rsid w:val="00DA208A"/>
    <w:rsid w:val="00DD7D89"/>
    <w:rsid w:val="00DF4BF4"/>
    <w:rsid w:val="00DF7961"/>
    <w:rsid w:val="00DF7DB5"/>
    <w:rsid w:val="00EB3071"/>
    <w:rsid w:val="00ED5C0F"/>
    <w:rsid w:val="00F27C30"/>
    <w:rsid w:val="00F30CE1"/>
    <w:rsid w:val="00F47403"/>
    <w:rsid w:val="015E3A13"/>
    <w:rsid w:val="01757055"/>
    <w:rsid w:val="018B7D13"/>
    <w:rsid w:val="01E93D70"/>
    <w:rsid w:val="01EE020A"/>
    <w:rsid w:val="023D366F"/>
    <w:rsid w:val="02BF69BD"/>
    <w:rsid w:val="02E37310"/>
    <w:rsid w:val="0327361F"/>
    <w:rsid w:val="04770930"/>
    <w:rsid w:val="04EA121F"/>
    <w:rsid w:val="04FC1651"/>
    <w:rsid w:val="051E5D62"/>
    <w:rsid w:val="05570E28"/>
    <w:rsid w:val="05617356"/>
    <w:rsid w:val="057D1288"/>
    <w:rsid w:val="05E50017"/>
    <w:rsid w:val="069B4D09"/>
    <w:rsid w:val="07101A6B"/>
    <w:rsid w:val="079E3272"/>
    <w:rsid w:val="07AE11DD"/>
    <w:rsid w:val="07DA7715"/>
    <w:rsid w:val="082F7401"/>
    <w:rsid w:val="085E6280"/>
    <w:rsid w:val="08763EEA"/>
    <w:rsid w:val="087B7178"/>
    <w:rsid w:val="089E05B2"/>
    <w:rsid w:val="08AA021F"/>
    <w:rsid w:val="08B361DF"/>
    <w:rsid w:val="08CE6F71"/>
    <w:rsid w:val="08CE7C9A"/>
    <w:rsid w:val="08F02ACC"/>
    <w:rsid w:val="08F64E49"/>
    <w:rsid w:val="09042725"/>
    <w:rsid w:val="094A2439"/>
    <w:rsid w:val="095C3DA3"/>
    <w:rsid w:val="09846CDE"/>
    <w:rsid w:val="098671E0"/>
    <w:rsid w:val="0A0E41AC"/>
    <w:rsid w:val="0AA64B92"/>
    <w:rsid w:val="0AD118DC"/>
    <w:rsid w:val="0B271685"/>
    <w:rsid w:val="0B8B1038"/>
    <w:rsid w:val="0B9B6D36"/>
    <w:rsid w:val="0C957B15"/>
    <w:rsid w:val="0CB833F5"/>
    <w:rsid w:val="0D126D7A"/>
    <w:rsid w:val="0D5C5113"/>
    <w:rsid w:val="0D765189"/>
    <w:rsid w:val="0D78428A"/>
    <w:rsid w:val="0D8B3FBB"/>
    <w:rsid w:val="0E111B9C"/>
    <w:rsid w:val="0E8B2FFE"/>
    <w:rsid w:val="0EB23EBD"/>
    <w:rsid w:val="0F21296C"/>
    <w:rsid w:val="0F2D5578"/>
    <w:rsid w:val="0F2E72A9"/>
    <w:rsid w:val="0F7A596B"/>
    <w:rsid w:val="107F0EE1"/>
    <w:rsid w:val="10D91CE3"/>
    <w:rsid w:val="10E528D4"/>
    <w:rsid w:val="10F323C7"/>
    <w:rsid w:val="111C025B"/>
    <w:rsid w:val="11B53054"/>
    <w:rsid w:val="11CC300B"/>
    <w:rsid w:val="12A14892"/>
    <w:rsid w:val="12C0082C"/>
    <w:rsid w:val="13516EFB"/>
    <w:rsid w:val="13675B08"/>
    <w:rsid w:val="137857B8"/>
    <w:rsid w:val="13793B04"/>
    <w:rsid w:val="140C2EF5"/>
    <w:rsid w:val="149D6A43"/>
    <w:rsid w:val="14CE4D55"/>
    <w:rsid w:val="14D56FE5"/>
    <w:rsid w:val="150616DB"/>
    <w:rsid w:val="15180DA9"/>
    <w:rsid w:val="15780824"/>
    <w:rsid w:val="15A6750E"/>
    <w:rsid w:val="15CD54B5"/>
    <w:rsid w:val="162D6628"/>
    <w:rsid w:val="169E4E52"/>
    <w:rsid w:val="17924DE7"/>
    <w:rsid w:val="17D97D73"/>
    <w:rsid w:val="17F17620"/>
    <w:rsid w:val="17FF3D7B"/>
    <w:rsid w:val="18145C7E"/>
    <w:rsid w:val="18B02106"/>
    <w:rsid w:val="195350CC"/>
    <w:rsid w:val="19A67649"/>
    <w:rsid w:val="19C369AF"/>
    <w:rsid w:val="1A011E36"/>
    <w:rsid w:val="1A7E5DD1"/>
    <w:rsid w:val="1AE66C00"/>
    <w:rsid w:val="1B057C21"/>
    <w:rsid w:val="1B0D5626"/>
    <w:rsid w:val="1B1E00B9"/>
    <w:rsid w:val="1B661524"/>
    <w:rsid w:val="1B733579"/>
    <w:rsid w:val="1C2261B8"/>
    <w:rsid w:val="1C465E42"/>
    <w:rsid w:val="1C7737EA"/>
    <w:rsid w:val="1C9E5F06"/>
    <w:rsid w:val="1D25250D"/>
    <w:rsid w:val="1DCA709F"/>
    <w:rsid w:val="1DD646B0"/>
    <w:rsid w:val="1DF33BBB"/>
    <w:rsid w:val="1E172A48"/>
    <w:rsid w:val="1E211373"/>
    <w:rsid w:val="1E4A42F3"/>
    <w:rsid w:val="1E932D15"/>
    <w:rsid w:val="1ECF43C7"/>
    <w:rsid w:val="1EDE40D5"/>
    <w:rsid w:val="1EFE2F18"/>
    <w:rsid w:val="1F1D69AF"/>
    <w:rsid w:val="1F396B79"/>
    <w:rsid w:val="1F450116"/>
    <w:rsid w:val="1F7015EA"/>
    <w:rsid w:val="1FE64DED"/>
    <w:rsid w:val="1FFF637B"/>
    <w:rsid w:val="201C5474"/>
    <w:rsid w:val="205D30F7"/>
    <w:rsid w:val="20883E21"/>
    <w:rsid w:val="209D162F"/>
    <w:rsid w:val="20F14066"/>
    <w:rsid w:val="20F331C1"/>
    <w:rsid w:val="213E5337"/>
    <w:rsid w:val="21911C47"/>
    <w:rsid w:val="21A017B3"/>
    <w:rsid w:val="21C1442B"/>
    <w:rsid w:val="22413132"/>
    <w:rsid w:val="23254E19"/>
    <w:rsid w:val="232B3E8E"/>
    <w:rsid w:val="23881441"/>
    <w:rsid w:val="239C3FA9"/>
    <w:rsid w:val="23A71E9E"/>
    <w:rsid w:val="24147B03"/>
    <w:rsid w:val="24380C65"/>
    <w:rsid w:val="24501E8C"/>
    <w:rsid w:val="248A2500"/>
    <w:rsid w:val="24AB1BEB"/>
    <w:rsid w:val="24C12198"/>
    <w:rsid w:val="24CD25C7"/>
    <w:rsid w:val="24D053C4"/>
    <w:rsid w:val="24D05E76"/>
    <w:rsid w:val="25945696"/>
    <w:rsid w:val="25D45D5B"/>
    <w:rsid w:val="25F122CB"/>
    <w:rsid w:val="264233C1"/>
    <w:rsid w:val="265528F4"/>
    <w:rsid w:val="2663EF5A"/>
    <w:rsid w:val="266433A1"/>
    <w:rsid w:val="268473AA"/>
    <w:rsid w:val="268A71A0"/>
    <w:rsid w:val="269D4359"/>
    <w:rsid w:val="26B135BF"/>
    <w:rsid w:val="27494A52"/>
    <w:rsid w:val="27C32B09"/>
    <w:rsid w:val="280C78F8"/>
    <w:rsid w:val="285B5D7F"/>
    <w:rsid w:val="287F05B9"/>
    <w:rsid w:val="28F11F19"/>
    <w:rsid w:val="290E61BD"/>
    <w:rsid w:val="293E77F5"/>
    <w:rsid w:val="29A8751E"/>
    <w:rsid w:val="29C61AD8"/>
    <w:rsid w:val="2A2A0908"/>
    <w:rsid w:val="2A7713EE"/>
    <w:rsid w:val="2A8D7C04"/>
    <w:rsid w:val="2A910CEC"/>
    <w:rsid w:val="2AB0239F"/>
    <w:rsid w:val="2AC60E1D"/>
    <w:rsid w:val="2AF93480"/>
    <w:rsid w:val="2B2619E2"/>
    <w:rsid w:val="2B782F39"/>
    <w:rsid w:val="2B8E06B7"/>
    <w:rsid w:val="2BB31ECC"/>
    <w:rsid w:val="2BC5183E"/>
    <w:rsid w:val="2C12030A"/>
    <w:rsid w:val="2C58108E"/>
    <w:rsid w:val="2CC70828"/>
    <w:rsid w:val="2D1D67BB"/>
    <w:rsid w:val="2D352A20"/>
    <w:rsid w:val="2D54360E"/>
    <w:rsid w:val="2DEB3A8A"/>
    <w:rsid w:val="2DFF2746"/>
    <w:rsid w:val="2DFF3EE7"/>
    <w:rsid w:val="2DFFDAD1"/>
    <w:rsid w:val="2E7D6C10"/>
    <w:rsid w:val="2E99677C"/>
    <w:rsid w:val="2EA259E2"/>
    <w:rsid w:val="2EF0393C"/>
    <w:rsid w:val="2F511F4E"/>
    <w:rsid w:val="2F6FD596"/>
    <w:rsid w:val="2F7A14F4"/>
    <w:rsid w:val="2FA60DAC"/>
    <w:rsid w:val="301D46EF"/>
    <w:rsid w:val="303374EA"/>
    <w:rsid w:val="30363AAF"/>
    <w:rsid w:val="303A5CA3"/>
    <w:rsid w:val="3043132C"/>
    <w:rsid w:val="30454254"/>
    <w:rsid w:val="31103C54"/>
    <w:rsid w:val="312125D1"/>
    <w:rsid w:val="31533180"/>
    <w:rsid w:val="315D0FA2"/>
    <w:rsid w:val="31625BCC"/>
    <w:rsid w:val="31972E07"/>
    <w:rsid w:val="31A96F38"/>
    <w:rsid w:val="31F95E35"/>
    <w:rsid w:val="31FA7D77"/>
    <w:rsid w:val="326A5518"/>
    <w:rsid w:val="328B7DD8"/>
    <w:rsid w:val="32D7203D"/>
    <w:rsid w:val="33360CD6"/>
    <w:rsid w:val="3349791B"/>
    <w:rsid w:val="33641218"/>
    <w:rsid w:val="33D95646"/>
    <w:rsid w:val="33E57EF4"/>
    <w:rsid w:val="34375542"/>
    <w:rsid w:val="34770D8D"/>
    <w:rsid w:val="3480646A"/>
    <w:rsid w:val="34844EB9"/>
    <w:rsid w:val="348E321F"/>
    <w:rsid w:val="34AA217D"/>
    <w:rsid w:val="34E70890"/>
    <w:rsid w:val="354A6CA7"/>
    <w:rsid w:val="355105AC"/>
    <w:rsid w:val="35A56B48"/>
    <w:rsid w:val="35B067B3"/>
    <w:rsid w:val="35BB53BA"/>
    <w:rsid w:val="36002DB9"/>
    <w:rsid w:val="361C68B6"/>
    <w:rsid w:val="363D008E"/>
    <w:rsid w:val="367D4EDF"/>
    <w:rsid w:val="368C41B6"/>
    <w:rsid w:val="36B9064C"/>
    <w:rsid w:val="36D056B8"/>
    <w:rsid w:val="36D223E7"/>
    <w:rsid w:val="36DA18C7"/>
    <w:rsid w:val="36F7958B"/>
    <w:rsid w:val="37276F5A"/>
    <w:rsid w:val="3768771E"/>
    <w:rsid w:val="377C094D"/>
    <w:rsid w:val="379752C2"/>
    <w:rsid w:val="37C76652"/>
    <w:rsid w:val="37F630DA"/>
    <w:rsid w:val="382B7213"/>
    <w:rsid w:val="387D1F38"/>
    <w:rsid w:val="38FB36D6"/>
    <w:rsid w:val="3968240B"/>
    <w:rsid w:val="397A0203"/>
    <w:rsid w:val="39C532CE"/>
    <w:rsid w:val="39DF4C9D"/>
    <w:rsid w:val="3A3B0D65"/>
    <w:rsid w:val="3A4B7B33"/>
    <w:rsid w:val="3A6E5E65"/>
    <w:rsid w:val="3AA53E67"/>
    <w:rsid w:val="3AC12C4F"/>
    <w:rsid w:val="3AD75C00"/>
    <w:rsid w:val="3B0052D0"/>
    <w:rsid w:val="3B050A5C"/>
    <w:rsid w:val="3B0512D5"/>
    <w:rsid w:val="3BB65F2E"/>
    <w:rsid w:val="3BED5822"/>
    <w:rsid w:val="3C2B3E99"/>
    <w:rsid w:val="3C587ADA"/>
    <w:rsid w:val="3C6825E8"/>
    <w:rsid w:val="3C95296E"/>
    <w:rsid w:val="3CFA1981"/>
    <w:rsid w:val="3D6F5248"/>
    <w:rsid w:val="3DE205B3"/>
    <w:rsid w:val="3E2320D8"/>
    <w:rsid w:val="3E285A36"/>
    <w:rsid w:val="3E5A5416"/>
    <w:rsid w:val="3E6E6F6F"/>
    <w:rsid w:val="3E780D5E"/>
    <w:rsid w:val="3EDF54DD"/>
    <w:rsid w:val="3EFC721C"/>
    <w:rsid w:val="3F140F64"/>
    <w:rsid w:val="3F4B7074"/>
    <w:rsid w:val="3FFD47DC"/>
    <w:rsid w:val="400672D9"/>
    <w:rsid w:val="4035311A"/>
    <w:rsid w:val="4047057C"/>
    <w:rsid w:val="406261CF"/>
    <w:rsid w:val="40B44CA2"/>
    <w:rsid w:val="410E5969"/>
    <w:rsid w:val="4123283C"/>
    <w:rsid w:val="413E7138"/>
    <w:rsid w:val="422C2937"/>
    <w:rsid w:val="42361E3C"/>
    <w:rsid w:val="428E34F3"/>
    <w:rsid w:val="42C7437F"/>
    <w:rsid w:val="42F347EF"/>
    <w:rsid w:val="430252AA"/>
    <w:rsid w:val="436C7042"/>
    <w:rsid w:val="4378207C"/>
    <w:rsid w:val="438F09B2"/>
    <w:rsid w:val="43A144D7"/>
    <w:rsid w:val="43B3348E"/>
    <w:rsid w:val="43D257DB"/>
    <w:rsid w:val="43DB1061"/>
    <w:rsid w:val="43DD0275"/>
    <w:rsid w:val="440B53EF"/>
    <w:rsid w:val="444E5C49"/>
    <w:rsid w:val="44CB7229"/>
    <w:rsid w:val="44EC72DF"/>
    <w:rsid w:val="456220B0"/>
    <w:rsid w:val="45764AF9"/>
    <w:rsid w:val="45A937E4"/>
    <w:rsid w:val="46472CF3"/>
    <w:rsid w:val="467C5A11"/>
    <w:rsid w:val="46954260"/>
    <w:rsid w:val="46A349BC"/>
    <w:rsid w:val="46B3096E"/>
    <w:rsid w:val="46B464AA"/>
    <w:rsid w:val="46BD5E3B"/>
    <w:rsid w:val="46D22A1E"/>
    <w:rsid w:val="476B0A31"/>
    <w:rsid w:val="4770335B"/>
    <w:rsid w:val="47714C51"/>
    <w:rsid w:val="47760F27"/>
    <w:rsid w:val="47922E7F"/>
    <w:rsid w:val="47FD2CFB"/>
    <w:rsid w:val="483A68E9"/>
    <w:rsid w:val="48425F77"/>
    <w:rsid w:val="48457E37"/>
    <w:rsid w:val="484B7E34"/>
    <w:rsid w:val="48E943B2"/>
    <w:rsid w:val="490855D3"/>
    <w:rsid w:val="491F6E59"/>
    <w:rsid w:val="494F6025"/>
    <w:rsid w:val="49B47955"/>
    <w:rsid w:val="49DC4626"/>
    <w:rsid w:val="49DE0355"/>
    <w:rsid w:val="4A815BB8"/>
    <w:rsid w:val="4A8C297C"/>
    <w:rsid w:val="4AC707FD"/>
    <w:rsid w:val="4ADF2079"/>
    <w:rsid w:val="4AEF2AEF"/>
    <w:rsid w:val="4AF35363"/>
    <w:rsid w:val="4AFB39DA"/>
    <w:rsid w:val="4B39020F"/>
    <w:rsid w:val="4B6322AF"/>
    <w:rsid w:val="4BC04FAB"/>
    <w:rsid w:val="4BE048D2"/>
    <w:rsid w:val="4C0F181B"/>
    <w:rsid w:val="4C155823"/>
    <w:rsid w:val="4C7464B8"/>
    <w:rsid w:val="4CA11083"/>
    <w:rsid w:val="4CBC7D3B"/>
    <w:rsid w:val="4CD64220"/>
    <w:rsid w:val="4D94603A"/>
    <w:rsid w:val="4DDD034B"/>
    <w:rsid w:val="4E7155E3"/>
    <w:rsid w:val="4E9D27C2"/>
    <w:rsid w:val="4EC538A2"/>
    <w:rsid w:val="4F052114"/>
    <w:rsid w:val="4F1F1542"/>
    <w:rsid w:val="4F6B6F40"/>
    <w:rsid w:val="4F913E71"/>
    <w:rsid w:val="4F9F1EF1"/>
    <w:rsid w:val="4FAA1424"/>
    <w:rsid w:val="4FB457FF"/>
    <w:rsid w:val="4FC81390"/>
    <w:rsid w:val="4FEE6DAF"/>
    <w:rsid w:val="4FF31FF0"/>
    <w:rsid w:val="502E1BEB"/>
    <w:rsid w:val="50A15960"/>
    <w:rsid w:val="5118006F"/>
    <w:rsid w:val="511F1255"/>
    <w:rsid w:val="51661F0C"/>
    <w:rsid w:val="517128AB"/>
    <w:rsid w:val="518F4BEF"/>
    <w:rsid w:val="51CE10E5"/>
    <w:rsid w:val="52366CD6"/>
    <w:rsid w:val="52493160"/>
    <w:rsid w:val="52B2321D"/>
    <w:rsid w:val="539C688B"/>
    <w:rsid w:val="539D1749"/>
    <w:rsid w:val="53E217C1"/>
    <w:rsid w:val="53E308A5"/>
    <w:rsid w:val="541E4C76"/>
    <w:rsid w:val="54C43C63"/>
    <w:rsid w:val="54F761DC"/>
    <w:rsid w:val="551B7D7C"/>
    <w:rsid w:val="55985798"/>
    <w:rsid w:val="55FC25F0"/>
    <w:rsid w:val="56AA4051"/>
    <w:rsid w:val="57234C3F"/>
    <w:rsid w:val="574937F9"/>
    <w:rsid w:val="57AC407E"/>
    <w:rsid w:val="57D750D8"/>
    <w:rsid w:val="57E9A7CF"/>
    <w:rsid w:val="57FF53DD"/>
    <w:rsid w:val="581B3CFC"/>
    <w:rsid w:val="58586BDB"/>
    <w:rsid w:val="58B14CE8"/>
    <w:rsid w:val="58BC417A"/>
    <w:rsid w:val="58D71EDE"/>
    <w:rsid w:val="58F37431"/>
    <w:rsid w:val="58FB5AD4"/>
    <w:rsid w:val="595670D0"/>
    <w:rsid w:val="59787311"/>
    <w:rsid w:val="597D49D7"/>
    <w:rsid w:val="59A525E7"/>
    <w:rsid w:val="59A70514"/>
    <w:rsid w:val="5A326FE4"/>
    <w:rsid w:val="5A775D6E"/>
    <w:rsid w:val="5AC52A16"/>
    <w:rsid w:val="5B276F79"/>
    <w:rsid w:val="5BC37C9E"/>
    <w:rsid w:val="5BFC14AB"/>
    <w:rsid w:val="5C381225"/>
    <w:rsid w:val="5C8A7AF6"/>
    <w:rsid w:val="5C8D46C6"/>
    <w:rsid w:val="5CD52E75"/>
    <w:rsid w:val="5D217B94"/>
    <w:rsid w:val="5D9E910C"/>
    <w:rsid w:val="5DE169CC"/>
    <w:rsid w:val="5E005F77"/>
    <w:rsid w:val="5E654A55"/>
    <w:rsid w:val="5E66214C"/>
    <w:rsid w:val="5E7A6ECC"/>
    <w:rsid w:val="5EB07954"/>
    <w:rsid w:val="5EFC0EE8"/>
    <w:rsid w:val="5F0D00BB"/>
    <w:rsid w:val="5F26324D"/>
    <w:rsid w:val="5F32188D"/>
    <w:rsid w:val="5F4302A3"/>
    <w:rsid w:val="5F52131A"/>
    <w:rsid w:val="5FAE7CBA"/>
    <w:rsid w:val="5FC57BA5"/>
    <w:rsid w:val="5FDE3643"/>
    <w:rsid w:val="5FED1CA8"/>
    <w:rsid w:val="5FFD6D7E"/>
    <w:rsid w:val="60002BEC"/>
    <w:rsid w:val="603C2A6F"/>
    <w:rsid w:val="605E771C"/>
    <w:rsid w:val="606D6A9D"/>
    <w:rsid w:val="608A35B8"/>
    <w:rsid w:val="60961B2D"/>
    <w:rsid w:val="60F64E61"/>
    <w:rsid w:val="614914AD"/>
    <w:rsid w:val="614A2D3E"/>
    <w:rsid w:val="614E181F"/>
    <w:rsid w:val="61756286"/>
    <w:rsid w:val="61D33E86"/>
    <w:rsid w:val="628A5D19"/>
    <w:rsid w:val="632F2539"/>
    <w:rsid w:val="641E77B7"/>
    <w:rsid w:val="641F2D5F"/>
    <w:rsid w:val="64516A62"/>
    <w:rsid w:val="645A006C"/>
    <w:rsid w:val="64A40121"/>
    <w:rsid w:val="652C694D"/>
    <w:rsid w:val="658A02A7"/>
    <w:rsid w:val="65A40253"/>
    <w:rsid w:val="65BC1902"/>
    <w:rsid w:val="65D52E0A"/>
    <w:rsid w:val="66FC3BE4"/>
    <w:rsid w:val="67280126"/>
    <w:rsid w:val="67393101"/>
    <w:rsid w:val="6755421F"/>
    <w:rsid w:val="678872E6"/>
    <w:rsid w:val="67B64127"/>
    <w:rsid w:val="67E70AEC"/>
    <w:rsid w:val="67EA73E7"/>
    <w:rsid w:val="67FB9B17"/>
    <w:rsid w:val="681F27CC"/>
    <w:rsid w:val="68533C13"/>
    <w:rsid w:val="689610C6"/>
    <w:rsid w:val="6896620E"/>
    <w:rsid w:val="68C4419F"/>
    <w:rsid w:val="68CD6B42"/>
    <w:rsid w:val="68EE5F9B"/>
    <w:rsid w:val="691B107C"/>
    <w:rsid w:val="693B4819"/>
    <w:rsid w:val="698431C1"/>
    <w:rsid w:val="698457C5"/>
    <w:rsid w:val="69CD2946"/>
    <w:rsid w:val="6A9B0749"/>
    <w:rsid w:val="6AA02364"/>
    <w:rsid w:val="6AA56B76"/>
    <w:rsid w:val="6AAB5490"/>
    <w:rsid w:val="6AB1638F"/>
    <w:rsid w:val="6ADE0F32"/>
    <w:rsid w:val="6AF34048"/>
    <w:rsid w:val="6B271775"/>
    <w:rsid w:val="6B36178A"/>
    <w:rsid w:val="6B4D3FB4"/>
    <w:rsid w:val="6B5E1119"/>
    <w:rsid w:val="6B6D5148"/>
    <w:rsid w:val="6BBF39D1"/>
    <w:rsid w:val="6C527D44"/>
    <w:rsid w:val="6CFD4460"/>
    <w:rsid w:val="6D205A83"/>
    <w:rsid w:val="6D3F4B9C"/>
    <w:rsid w:val="6D4D254E"/>
    <w:rsid w:val="6DB84F11"/>
    <w:rsid w:val="6E4B4D5E"/>
    <w:rsid w:val="6E914F7C"/>
    <w:rsid w:val="6E951C4C"/>
    <w:rsid w:val="6F853312"/>
    <w:rsid w:val="6F8C3AAF"/>
    <w:rsid w:val="6FB0372D"/>
    <w:rsid w:val="6FDA2F43"/>
    <w:rsid w:val="6FF01528"/>
    <w:rsid w:val="70620274"/>
    <w:rsid w:val="706C4B4C"/>
    <w:rsid w:val="70D30492"/>
    <w:rsid w:val="70E619D8"/>
    <w:rsid w:val="714E61AD"/>
    <w:rsid w:val="719531F5"/>
    <w:rsid w:val="71CC5560"/>
    <w:rsid w:val="71E113A9"/>
    <w:rsid w:val="71E537DF"/>
    <w:rsid w:val="71F16EE1"/>
    <w:rsid w:val="726303CC"/>
    <w:rsid w:val="72CD14B5"/>
    <w:rsid w:val="72EF76AA"/>
    <w:rsid w:val="73163973"/>
    <w:rsid w:val="732D7741"/>
    <w:rsid w:val="733B0DD2"/>
    <w:rsid w:val="73433A8E"/>
    <w:rsid w:val="734A1FD5"/>
    <w:rsid w:val="73566FFD"/>
    <w:rsid w:val="738F55EF"/>
    <w:rsid w:val="73A56A3B"/>
    <w:rsid w:val="73BF14A8"/>
    <w:rsid w:val="73EA6D1D"/>
    <w:rsid w:val="740535CA"/>
    <w:rsid w:val="74431F30"/>
    <w:rsid w:val="75D55BC2"/>
    <w:rsid w:val="765524DE"/>
    <w:rsid w:val="768354FA"/>
    <w:rsid w:val="76C2583F"/>
    <w:rsid w:val="76E13512"/>
    <w:rsid w:val="76FC1DB0"/>
    <w:rsid w:val="772F5677"/>
    <w:rsid w:val="77310933"/>
    <w:rsid w:val="774C420A"/>
    <w:rsid w:val="774E0B76"/>
    <w:rsid w:val="775D3B10"/>
    <w:rsid w:val="776B2BAB"/>
    <w:rsid w:val="778B2E1B"/>
    <w:rsid w:val="77D45109"/>
    <w:rsid w:val="78DD3D6C"/>
    <w:rsid w:val="79021421"/>
    <w:rsid w:val="7929050C"/>
    <w:rsid w:val="799907A3"/>
    <w:rsid w:val="7A782564"/>
    <w:rsid w:val="7A824067"/>
    <w:rsid w:val="7AB60914"/>
    <w:rsid w:val="7B1B7E94"/>
    <w:rsid w:val="7B1C7AFA"/>
    <w:rsid w:val="7B564C7E"/>
    <w:rsid w:val="7B980325"/>
    <w:rsid w:val="7BD21777"/>
    <w:rsid w:val="7BFF8675"/>
    <w:rsid w:val="7C591CA7"/>
    <w:rsid w:val="7C661999"/>
    <w:rsid w:val="7C7D7B39"/>
    <w:rsid w:val="7C820DC7"/>
    <w:rsid w:val="7C8E741B"/>
    <w:rsid w:val="7CB521BC"/>
    <w:rsid w:val="7CE1696A"/>
    <w:rsid w:val="7CFB7258"/>
    <w:rsid w:val="7D837447"/>
    <w:rsid w:val="7D847424"/>
    <w:rsid w:val="7DAC2270"/>
    <w:rsid w:val="7DB36D08"/>
    <w:rsid w:val="7DBB60F4"/>
    <w:rsid w:val="7DECC3FC"/>
    <w:rsid w:val="7DFC62B3"/>
    <w:rsid w:val="7E25245D"/>
    <w:rsid w:val="7E7614A4"/>
    <w:rsid w:val="7E7EE61E"/>
    <w:rsid w:val="7E7FF307"/>
    <w:rsid w:val="7EFF7294"/>
    <w:rsid w:val="7F2FF7DD"/>
    <w:rsid w:val="7F4865E2"/>
    <w:rsid w:val="7F5E37D0"/>
    <w:rsid w:val="7FCEC0F7"/>
    <w:rsid w:val="7FD937B2"/>
    <w:rsid w:val="7FF13FF4"/>
    <w:rsid w:val="97E773CF"/>
    <w:rsid w:val="9AD9AEC7"/>
    <w:rsid w:val="9D7ED8A1"/>
    <w:rsid w:val="9FFFDDF8"/>
    <w:rsid w:val="A7FFA64A"/>
    <w:rsid w:val="A9B28A67"/>
    <w:rsid w:val="AFB7E26A"/>
    <w:rsid w:val="B3634571"/>
    <w:rsid w:val="B51E0C5D"/>
    <w:rsid w:val="B7B9D96C"/>
    <w:rsid w:val="BAE0E44B"/>
    <w:rsid w:val="BCED5329"/>
    <w:rsid w:val="BE9BF935"/>
    <w:rsid w:val="C2FD06AF"/>
    <w:rsid w:val="C3F9B274"/>
    <w:rsid w:val="CF75043E"/>
    <w:rsid w:val="D7BF95B3"/>
    <w:rsid w:val="DB79A90B"/>
    <w:rsid w:val="DF9FD61C"/>
    <w:rsid w:val="DFE39228"/>
    <w:rsid w:val="EB7F4092"/>
    <w:rsid w:val="EBFF26A2"/>
    <w:rsid w:val="EDFBC209"/>
    <w:rsid w:val="EE1F50F8"/>
    <w:rsid w:val="EED5B61E"/>
    <w:rsid w:val="EEFF1523"/>
    <w:rsid w:val="EFF30FB3"/>
    <w:rsid w:val="F3FF9066"/>
    <w:rsid w:val="F719DC79"/>
    <w:rsid w:val="F7FD60AB"/>
    <w:rsid w:val="F9AD8064"/>
    <w:rsid w:val="FAFFE9A5"/>
    <w:rsid w:val="FB6E0FC4"/>
    <w:rsid w:val="FBBF2DF7"/>
    <w:rsid w:val="FBCF7812"/>
    <w:rsid w:val="FCDF1107"/>
    <w:rsid w:val="FD3E43D1"/>
    <w:rsid w:val="FE7B5202"/>
    <w:rsid w:val="FECE59B7"/>
    <w:rsid w:val="FFA920C4"/>
    <w:rsid w:val="FFB5C56E"/>
    <w:rsid w:val="FFE33FCF"/>
    <w:rsid w:val="FFFE13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53"/>
    <w:qFormat/>
    <w:uiPriority w:val="0"/>
    <w:pPr>
      <w:spacing w:before="200" w:beforeLines="200" w:afterAutospacing="1"/>
      <w:jc w:val="left"/>
      <w:outlineLvl w:val="0"/>
    </w:pPr>
    <w:rPr>
      <w:rFonts w:hint="eastAsia" w:ascii="宋体" w:hAnsi="宋体"/>
      <w:b/>
      <w:bCs/>
      <w:kern w:val="44"/>
      <w:sz w:val="52"/>
      <w:szCs w:val="48"/>
    </w:rPr>
  </w:style>
  <w:style w:type="paragraph" w:styleId="4">
    <w:name w:val="heading 2"/>
    <w:basedOn w:val="1"/>
    <w:next w:val="1"/>
    <w:unhideWhenUsed/>
    <w:qFormat/>
    <w:uiPriority w:val="0"/>
    <w:pPr>
      <w:spacing w:before="200" w:beforeLines="200" w:after="100" w:afterLines="100" w:line="360" w:lineRule="auto"/>
      <w:jc w:val="center"/>
      <w:outlineLvl w:val="1"/>
    </w:pPr>
    <w:rPr>
      <w:rFonts w:hint="eastAsia" w:ascii="宋体" w:hAnsi="宋体"/>
      <w:b/>
      <w:bCs/>
      <w:kern w:val="0"/>
      <w:sz w:val="44"/>
      <w:szCs w:val="36"/>
    </w:rPr>
  </w:style>
  <w:style w:type="paragraph" w:styleId="5">
    <w:name w:val="heading 3"/>
    <w:basedOn w:val="1"/>
    <w:next w:val="1"/>
    <w:unhideWhenUsed/>
    <w:qFormat/>
    <w:uiPriority w:val="0"/>
    <w:pPr>
      <w:spacing w:beforeAutospacing="1" w:afterAutospacing="1"/>
      <w:jc w:val="center"/>
      <w:outlineLvl w:val="2"/>
    </w:pPr>
    <w:rPr>
      <w:rFonts w:hint="eastAsia" w:ascii="宋体" w:hAnsi="宋体" w:eastAsia="黑体"/>
      <w:b/>
      <w:bCs/>
      <w:kern w:val="0"/>
      <w:sz w:val="32"/>
      <w:szCs w:val="27"/>
    </w:rPr>
  </w:style>
  <w:style w:type="paragraph" w:styleId="6">
    <w:name w:val="heading 4"/>
    <w:basedOn w:val="1"/>
    <w:next w:val="1"/>
    <w:link w:val="56"/>
    <w:unhideWhenUsed/>
    <w:qFormat/>
    <w:uiPriority w:val="0"/>
    <w:pPr>
      <w:keepNext/>
      <w:keepLines/>
      <w:spacing w:before="280" w:after="290"/>
      <w:ind w:firstLine="200" w:firstLineChars="200"/>
      <w:jc w:val="left"/>
      <w:outlineLvl w:val="3"/>
    </w:pPr>
    <w:rPr>
      <w:rFonts w:ascii="Arial" w:hAnsi="Arial" w:eastAsia="仿宋"/>
      <w:b/>
      <w:sz w:val="32"/>
    </w:rPr>
  </w:style>
  <w:style w:type="paragraph" w:styleId="7">
    <w:name w:val="heading 5"/>
    <w:basedOn w:val="1"/>
    <w:next w:val="1"/>
    <w:link w:val="55"/>
    <w:unhideWhenUsed/>
    <w:qFormat/>
    <w:uiPriority w:val="0"/>
    <w:pPr>
      <w:keepNext/>
      <w:keepLines/>
      <w:spacing w:before="160" w:after="170" w:line="360" w:lineRule="auto"/>
      <w:ind w:firstLine="1022" w:firstLineChars="200"/>
      <w:outlineLvl w:val="4"/>
    </w:pPr>
    <w:rPr>
      <w:rFonts w:eastAsia="仿宋"/>
      <w:b/>
      <w:sz w:val="30"/>
    </w:rPr>
  </w:style>
  <w:style w:type="character" w:default="1" w:styleId="24">
    <w:name w:val="Default Paragraph Font"/>
    <w:unhideWhenUsed/>
    <w:qFormat/>
    <w:uiPriority w:val="1"/>
  </w:style>
  <w:style w:type="table" w:default="1" w:styleId="22">
    <w:name w:val="Normal Table"/>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0"/>
    <w:pPr>
      <w:ind w:firstLine="420"/>
    </w:pPr>
    <w:rPr>
      <w:rFonts w:eastAsia="仿宋"/>
      <w:sz w:val="30"/>
    </w:rPr>
  </w:style>
  <w:style w:type="paragraph" w:styleId="8">
    <w:name w:val="caption"/>
    <w:basedOn w:val="1"/>
    <w:next w:val="1"/>
    <w:unhideWhenUsed/>
    <w:qFormat/>
    <w:uiPriority w:val="0"/>
    <w:pPr>
      <w:textAlignment w:val="baseline"/>
    </w:pPr>
    <w:rPr>
      <w:rFonts w:ascii="Cambria" w:hAnsi="Cambria" w:eastAsia="黑体"/>
      <w:sz w:val="20"/>
      <w:szCs w:val="20"/>
    </w:rPr>
  </w:style>
  <w:style w:type="paragraph" w:styleId="9">
    <w:name w:val="toa heading"/>
    <w:basedOn w:val="1"/>
    <w:next w:val="1"/>
    <w:qFormat/>
    <w:uiPriority w:val="0"/>
    <w:rPr>
      <w:rFonts w:ascii="Arial" w:hAnsi="Arial"/>
      <w:sz w:val="24"/>
    </w:rPr>
  </w:style>
  <w:style w:type="paragraph" w:styleId="10">
    <w:name w:val="Body Text"/>
    <w:basedOn w:val="1"/>
    <w:qFormat/>
    <w:uiPriority w:val="1"/>
    <w:pPr>
      <w:ind w:left="218"/>
    </w:pPr>
    <w:rPr>
      <w:sz w:val="30"/>
      <w:szCs w:val="30"/>
    </w:rPr>
  </w:style>
  <w:style w:type="paragraph" w:styleId="11">
    <w:name w:val="Body Text Indent"/>
    <w:basedOn w:val="1"/>
    <w:unhideWhenUsed/>
    <w:qFormat/>
    <w:uiPriority w:val="99"/>
    <w:pPr>
      <w:spacing w:after="120"/>
      <w:ind w:left="420" w:leftChars="200"/>
    </w:pPr>
  </w:style>
  <w:style w:type="paragraph" w:styleId="12">
    <w:name w:val="toc 3"/>
    <w:basedOn w:val="1"/>
    <w:next w:val="1"/>
    <w:qFormat/>
    <w:uiPriority w:val="39"/>
    <w:pPr>
      <w:ind w:left="840" w:leftChars="400"/>
    </w:pPr>
  </w:style>
  <w:style w:type="paragraph" w:styleId="13">
    <w:name w:val="Balloon Text"/>
    <w:basedOn w:val="1"/>
    <w:link w:val="49"/>
    <w:qFormat/>
    <w:uiPriority w:val="0"/>
    <w:rPr>
      <w:sz w:val="18"/>
      <w:szCs w:val="18"/>
    </w:r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6">
    <w:name w:val="toc 1"/>
    <w:basedOn w:val="1"/>
    <w:next w:val="1"/>
    <w:qFormat/>
    <w:uiPriority w:val="39"/>
  </w:style>
  <w:style w:type="paragraph" w:styleId="17">
    <w:name w:val="index heading"/>
    <w:basedOn w:val="1"/>
    <w:next w:val="18"/>
    <w:semiHidden/>
    <w:qFormat/>
    <w:uiPriority w:val="0"/>
    <w:rPr>
      <w:rFonts w:ascii="Arial" w:hAnsi="Arial" w:cs="Arial"/>
      <w:b/>
      <w:bCs/>
    </w:rPr>
  </w:style>
  <w:style w:type="paragraph" w:styleId="18">
    <w:name w:val="index 1"/>
    <w:basedOn w:val="1"/>
    <w:next w:val="1"/>
    <w:qFormat/>
    <w:uiPriority w:val="0"/>
    <w:pPr>
      <w:spacing w:line="192" w:lineRule="auto"/>
      <w:jc w:val="center"/>
    </w:pPr>
    <w:rPr>
      <w:rFonts w:ascii="宋体" w:hAnsi="宋体"/>
      <w:szCs w:val="20"/>
    </w:rPr>
  </w:style>
  <w:style w:type="paragraph" w:styleId="19">
    <w:name w:val="toc 2"/>
    <w:basedOn w:val="1"/>
    <w:next w:val="1"/>
    <w:qFormat/>
    <w:uiPriority w:val="39"/>
    <w:pPr>
      <w:ind w:left="420" w:leftChars="200"/>
    </w:pPr>
  </w:style>
  <w:style w:type="paragraph" w:styleId="20">
    <w:name w:val="Normal (Web)"/>
    <w:basedOn w:val="1"/>
    <w:qFormat/>
    <w:uiPriority w:val="0"/>
    <w:pPr>
      <w:spacing w:before="100" w:beforeAutospacing="1" w:after="100" w:afterAutospacing="1"/>
      <w:jc w:val="left"/>
    </w:pPr>
    <w:rPr>
      <w:kern w:val="0"/>
      <w:sz w:val="24"/>
    </w:rPr>
  </w:style>
  <w:style w:type="paragraph" w:styleId="21">
    <w:name w:val="Body Text First Indent 2"/>
    <w:basedOn w:val="11"/>
    <w:qFormat/>
    <w:uiPriority w:val="0"/>
    <w:pPr>
      <w:ind w:firstLine="420"/>
    </w:pPr>
    <w:rPr>
      <w:rFonts w:ascii="仿宋_GB2312" w:hAnsi="宋体" w:eastAsia="仿宋_GB2312"/>
    </w:rPr>
  </w:style>
  <w:style w:type="table" w:styleId="23">
    <w:name w:val="Table Grid"/>
    <w:basedOn w:val="22"/>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Emphasis"/>
    <w:basedOn w:val="24"/>
    <w:qFormat/>
    <w:uiPriority w:val="0"/>
    <w:rPr>
      <w:i/>
    </w:rPr>
  </w:style>
  <w:style w:type="character" w:styleId="27">
    <w:name w:val="Hyperlink"/>
    <w:basedOn w:val="24"/>
    <w:qFormat/>
    <w:uiPriority w:val="99"/>
    <w:rPr>
      <w:color w:val="0000FF"/>
      <w:u w:val="single"/>
    </w:rPr>
  </w:style>
  <w:style w:type="paragraph" w:customStyle="1" w:styleId="28">
    <w:name w:val="Default"/>
    <w:next w:val="29"/>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29">
    <w:name w:val="样式1"/>
    <w:basedOn w:val="17"/>
    <w:next w:val="1"/>
    <w:qFormat/>
    <w:uiPriority w:val="0"/>
    <w:pPr>
      <w:snapToGrid w:val="0"/>
      <w:jc w:val="left"/>
    </w:pPr>
    <w:rPr>
      <w:rFonts w:ascii="Times New Roman" w:hAnsi="Times New Roman"/>
      <w:sz w:val="24"/>
      <w:szCs w:val="20"/>
    </w:rPr>
  </w:style>
  <w:style w:type="paragraph" w:customStyle="1" w:styleId="30">
    <w:name w:val="正文文本1"/>
    <w:basedOn w:val="1"/>
    <w:qFormat/>
    <w:uiPriority w:val="0"/>
    <w:pPr>
      <w:shd w:val="clear" w:color="auto" w:fill="FFFFFF"/>
      <w:spacing w:after="340" w:line="360" w:lineRule="auto"/>
      <w:ind w:firstLine="400"/>
    </w:pPr>
    <w:rPr>
      <w:rFonts w:ascii="黑体" w:hAnsi="黑体" w:eastAsia="黑体" w:cs="黑体"/>
      <w:sz w:val="40"/>
      <w:szCs w:val="40"/>
      <w:lang w:val="zh-CN" w:bidi="zh-CN"/>
    </w:rPr>
  </w:style>
  <w:style w:type="paragraph" w:customStyle="1" w:styleId="31">
    <w:name w:val="标题 #1"/>
    <w:basedOn w:val="1"/>
    <w:qFormat/>
    <w:uiPriority w:val="0"/>
    <w:pPr>
      <w:shd w:val="clear" w:color="auto" w:fill="FFFFFF"/>
      <w:ind w:firstLine="230"/>
      <w:outlineLvl w:val="0"/>
    </w:pPr>
    <w:rPr>
      <w:rFonts w:ascii="微软雅黑" w:hAnsi="微软雅黑" w:eastAsia="微软雅黑" w:cs="微软雅黑"/>
      <w:sz w:val="48"/>
      <w:szCs w:val="48"/>
      <w:lang w:val="zh-CN" w:bidi="zh-CN"/>
    </w:rPr>
  </w:style>
  <w:style w:type="paragraph" w:customStyle="1" w:styleId="32">
    <w:name w:val="目录"/>
    <w:basedOn w:val="1"/>
    <w:qFormat/>
    <w:uiPriority w:val="0"/>
    <w:pPr>
      <w:shd w:val="clear" w:color="auto" w:fill="FFFFFF"/>
      <w:spacing w:after="580"/>
    </w:pPr>
    <w:rPr>
      <w:rFonts w:ascii="微软雅黑" w:hAnsi="微软雅黑" w:eastAsia="微软雅黑" w:cs="微软雅黑"/>
      <w:sz w:val="26"/>
      <w:szCs w:val="26"/>
      <w:lang w:val="zh-CN" w:bidi="zh-CN"/>
    </w:rPr>
  </w:style>
  <w:style w:type="paragraph" w:customStyle="1" w:styleId="33">
    <w:name w:val="标题 #2"/>
    <w:basedOn w:val="1"/>
    <w:qFormat/>
    <w:uiPriority w:val="0"/>
    <w:pPr>
      <w:shd w:val="clear" w:color="auto" w:fill="FFFFFF"/>
      <w:spacing w:before="250" w:after="290"/>
      <w:ind w:left="540"/>
      <w:outlineLvl w:val="1"/>
    </w:pPr>
    <w:rPr>
      <w:rFonts w:ascii="微软雅黑" w:hAnsi="微软雅黑" w:eastAsia="微软雅黑" w:cs="微软雅黑"/>
      <w:color w:val="020180"/>
      <w:sz w:val="30"/>
      <w:szCs w:val="30"/>
      <w:lang w:val="zh-CN" w:bidi="zh-CN"/>
    </w:rPr>
  </w:style>
  <w:style w:type="paragraph" w:customStyle="1" w:styleId="34">
    <w:name w:val="其他"/>
    <w:basedOn w:val="1"/>
    <w:qFormat/>
    <w:uiPriority w:val="0"/>
    <w:pPr>
      <w:shd w:val="clear" w:color="auto" w:fill="FFFFFF"/>
      <w:spacing w:after="300" w:line="437" w:lineRule="auto"/>
      <w:ind w:firstLine="400"/>
    </w:pPr>
    <w:rPr>
      <w:rFonts w:ascii="微软雅黑" w:hAnsi="微软雅黑" w:eastAsia="微软雅黑" w:cs="微软雅黑"/>
      <w:sz w:val="26"/>
      <w:szCs w:val="26"/>
    </w:rPr>
  </w:style>
  <w:style w:type="paragraph" w:customStyle="1" w:styleId="35">
    <w:name w:val="正文文本 (6)"/>
    <w:basedOn w:val="1"/>
    <w:qFormat/>
    <w:uiPriority w:val="0"/>
    <w:pPr>
      <w:shd w:val="clear" w:color="auto" w:fill="FFFFFF"/>
      <w:spacing w:after="500"/>
      <w:ind w:left="1280"/>
    </w:pPr>
    <w:rPr>
      <w:rFonts w:ascii="微软雅黑" w:hAnsi="微软雅黑" w:eastAsia="微软雅黑" w:cs="微软雅黑"/>
      <w:sz w:val="19"/>
      <w:szCs w:val="19"/>
      <w:lang w:val="zh-CN" w:bidi="zh-CN"/>
    </w:rPr>
  </w:style>
  <w:style w:type="paragraph" w:customStyle="1" w:styleId="36">
    <w:name w:val="正文文本 (5)"/>
    <w:basedOn w:val="1"/>
    <w:qFormat/>
    <w:uiPriority w:val="0"/>
    <w:pPr>
      <w:shd w:val="clear" w:color="auto" w:fill="FFFFFF"/>
      <w:spacing w:after="500"/>
      <w:jc w:val="right"/>
    </w:pPr>
    <w:rPr>
      <w:rFonts w:ascii="微软雅黑" w:hAnsi="微软雅黑" w:eastAsia="微软雅黑" w:cs="微软雅黑"/>
      <w:sz w:val="40"/>
      <w:szCs w:val="40"/>
      <w:lang w:val="zh-CN" w:bidi="zh-CN"/>
    </w:rPr>
  </w:style>
  <w:style w:type="paragraph" w:customStyle="1" w:styleId="37">
    <w:name w:val="正文文本 (4)"/>
    <w:basedOn w:val="1"/>
    <w:qFormat/>
    <w:uiPriority w:val="0"/>
    <w:pPr>
      <w:shd w:val="clear" w:color="auto" w:fill="FFFFFF"/>
      <w:jc w:val="right"/>
    </w:pPr>
    <w:rPr>
      <w:rFonts w:ascii="微软雅黑" w:hAnsi="微软雅黑" w:eastAsia="微软雅黑" w:cs="微软雅黑"/>
      <w:sz w:val="17"/>
      <w:szCs w:val="17"/>
      <w:lang w:val="zh-CN" w:bidi="zh-CN"/>
    </w:rPr>
  </w:style>
  <w:style w:type="paragraph" w:customStyle="1" w:styleId="38">
    <w:name w:val="图片标题"/>
    <w:basedOn w:val="1"/>
    <w:qFormat/>
    <w:uiPriority w:val="0"/>
    <w:pPr>
      <w:shd w:val="clear" w:color="auto" w:fill="FFFFFF"/>
      <w:spacing w:line="184" w:lineRule="exact"/>
    </w:pPr>
    <w:rPr>
      <w:rFonts w:ascii="微软雅黑" w:hAnsi="微软雅黑" w:eastAsia="微软雅黑" w:cs="微软雅黑"/>
      <w:sz w:val="11"/>
      <w:szCs w:val="11"/>
      <w:lang w:val="zh-CN" w:bidi="zh-CN"/>
    </w:rPr>
  </w:style>
  <w:style w:type="paragraph" w:customStyle="1" w:styleId="39">
    <w:name w:val="图片标题 (2)"/>
    <w:basedOn w:val="1"/>
    <w:qFormat/>
    <w:uiPriority w:val="0"/>
    <w:pPr>
      <w:shd w:val="clear" w:color="auto" w:fill="FFFFFF"/>
    </w:pPr>
    <w:rPr>
      <w:rFonts w:ascii="微软雅黑" w:hAnsi="微软雅黑" w:eastAsia="微软雅黑" w:cs="微软雅黑"/>
      <w:b/>
      <w:bCs/>
      <w:color w:val="95B059"/>
      <w:sz w:val="12"/>
      <w:szCs w:val="12"/>
      <w:lang w:val="zh-CN" w:bidi="zh-CN"/>
    </w:rPr>
  </w:style>
  <w:style w:type="paragraph" w:customStyle="1" w:styleId="40">
    <w:name w:val="其他 (2)"/>
    <w:basedOn w:val="1"/>
    <w:qFormat/>
    <w:uiPriority w:val="0"/>
    <w:pPr>
      <w:shd w:val="clear" w:color="auto" w:fill="FFFFFF"/>
    </w:pPr>
    <w:rPr>
      <w:rFonts w:ascii="微软雅黑" w:hAnsi="微软雅黑" w:eastAsia="微软雅黑" w:cs="微软雅黑"/>
      <w:sz w:val="16"/>
      <w:szCs w:val="16"/>
    </w:rPr>
  </w:style>
  <w:style w:type="paragraph" w:customStyle="1" w:styleId="41">
    <w:name w:val="表格标题"/>
    <w:basedOn w:val="1"/>
    <w:qFormat/>
    <w:uiPriority w:val="0"/>
    <w:pPr>
      <w:shd w:val="clear" w:color="auto" w:fill="FFFFFF"/>
    </w:pPr>
    <w:rPr>
      <w:rFonts w:ascii="微软雅黑" w:hAnsi="微软雅黑" w:eastAsia="微软雅黑" w:cs="微软雅黑"/>
      <w:sz w:val="13"/>
      <w:szCs w:val="13"/>
      <w:lang w:val="zh-CN" w:bidi="zh-CN"/>
    </w:rPr>
  </w:style>
  <w:style w:type="paragraph" w:customStyle="1" w:styleId="42">
    <w:name w:val="页眉或页脚 (2)"/>
    <w:basedOn w:val="1"/>
    <w:qFormat/>
    <w:uiPriority w:val="0"/>
    <w:pPr>
      <w:shd w:val="clear" w:color="auto" w:fill="FFFFFF"/>
    </w:pPr>
    <w:rPr>
      <w:rFonts w:eastAsia="Times New Roman"/>
      <w:sz w:val="20"/>
      <w:szCs w:val="20"/>
      <w:lang w:val="zh-CN" w:bidi="zh-CN"/>
    </w:rPr>
  </w:style>
  <w:style w:type="paragraph" w:customStyle="1" w:styleId="43">
    <w:name w:val="07正文规划"/>
    <w:basedOn w:val="1"/>
    <w:qFormat/>
    <w:uiPriority w:val="0"/>
    <w:pPr>
      <w:overflowPunct w:val="0"/>
      <w:jc w:val="left"/>
    </w:pPr>
    <w:rPr>
      <w:rFonts w:ascii="宋体" w:hAnsi="宋体"/>
      <w:color w:val="000000"/>
      <w:szCs w:val="28"/>
    </w:rPr>
  </w:style>
  <w:style w:type="paragraph" w:customStyle="1" w:styleId="44">
    <w:name w:val="02节桂畔海水系"/>
    <w:basedOn w:val="4"/>
    <w:qFormat/>
    <w:uiPriority w:val="0"/>
    <w:pPr>
      <w:numPr>
        <w:ilvl w:val="1"/>
        <w:numId w:val="1"/>
      </w:numPr>
      <w:overflowPunct w:val="0"/>
    </w:pPr>
    <w:rPr>
      <w:rFonts w:ascii="黑体" w:hAnsi="Cambria" w:eastAsia="黑体"/>
      <w:kern w:val="2"/>
      <w:szCs w:val="30"/>
    </w:rPr>
  </w:style>
  <w:style w:type="paragraph" w:customStyle="1" w:styleId="45">
    <w:name w:val="01"/>
    <w:basedOn w:val="1"/>
    <w:qFormat/>
    <w:uiPriority w:val="0"/>
    <w:pPr>
      <w:numPr>
        <w:ilvl w:val="0"/>
        <w:numId w:val="1"/>
      </w:numPr>
      <w:overflowPunct w:val="0"/>
      <w:jc w:val="center"/>
      <w:outlineLvl w:val="0"/>
    </w:pPr>
    <w:rPr>
      <w:rFonts w:ascii="黑体" w:hAnsi="黑体" w:eastAsia="黑体"/>
      <w:kern w:val="44"/>
      <w:sz w:val="32"/>
      <w:szCs w:val="32"/>
    </w:rPr>
  </w:style>
  <w:style w:type="character" w:customStyle="1" w:styleId="46">
    <w:name w:val="NormalCharacter"/>
    <w:qFormat/>
    <w:uiPriority w:val="0"/>
    <w:rPr>
      <w:rFonts w:eastAsia="仿宋_GB2312"/>
      <w:kern w:val="2"/>
      <w:sz w:val="32"/>
      <w:szCs w:val="32"/>
      <w:lang w:val="en-US" w:eastAsia="zh-CN" w:bidi="ar-SA"/>
    </w:rPr>
  </w:style>
  <w:style w:type="paragraph" w:customStyle="1" w:styleId="47">
    <w:name w:val="普通(网站)1"/>
    <w:basedOn w:val="1"/>
    <w:qFormat/>
    <w:uiPriority w:val="0"/>
    <w:pPr>
      <w:widowControl/>
      <w:spacing w:beforeAutospacing="1" w:afterAutospacing="1"/>
      <w:jc w:val="left"/>
    </w:pPr>
    <w:rPr>
      <w:rFonts w:ascii="宋体" w:hAnsi="宋体" w:cs="宋体"/>
      <w:kern w:val="0"/>
      <w:sz w:val="24"/>
    </w:rPr>
  </w:style>
  <w:style w:type="paragraph" w:customStyle="1" w:styleId="48">
    <w:name w:val="Body text|2"/>
    <w:basedOn w:val="1"/>
    <w:qFormat/>
    <w:uiPriority w:val="0"/>
    <w:pPr>
      <w:spacing w:line="316" w:lineRule="exact"/>
      <w:ind w:firstLine="480"/>
    </w:pPr>
    <w:rPr>
      <w:rFonts w:ascii="宋体" w:hAnsi="宋体" w:cs="宋体"/>
      <w:lang w:val="zh-TW" w:eastAsia="zh-TW" w:bidi="zh-TW"/>
    </w:rPr>
  </w:style>
  <w:style w:type="character" w:customStyle="1" w:styleId="49">
    <w:name w:val="批注框文本 字符"/>
    <w:basedOn w:val="24"/>
    <w:link w:val="13"/>
    <w:qFormat/>
    <w:uiPriority w:val="0"/>
    <w:rPr>
      <w:kern w:val="2"/>
      <w:sz w:val="18"/>
      <w:szCs w:val="18"/>
    </w:rPr>
  </w:style>
  <w:style w:type="paragraph" w:customStyle="1" w:styleId="50">
    <w:name w:val="列出段落1"/>
    <w:basedOn w:val="1"/>
    <w:unhideWhenUsed/>
    <w:qFormat/>
    <w:uiPriority w:val="99"/>
    <w:pPr>
      <w:ind w:firstLine="420" w:firstLineChars="200"/>
    </w:pPr>
  </w:style>
  <w:style w:type="paragraph" w:customStyle="1" w:styleId="51">
    <w:name w:val="WPSOffice手动目录 1"/>
    <w:qFormat/>
    <w:uiPriority w:val="0"/>
    <w:rPr>
      <w:rFonts w:ascii="Times New Roman" w:hAnsi="Times New Roman" w:eastAsia="宋体" w:cs="Times New Roman"/>
      <w:lang w:val="en-US" w:eastAsia="zh-CN" w:bidi="ar-SA"/>
    </w:rPr>
  </w:style>
  <w:style w:type="paragraph" w:customStyle="1" w:styleId="52">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53">
    <w:name w:val="标题 1 字符"/>
    <w:link w:val="3"/>
    <w:qFormat/>
    <w:uiPriority w:val="0"/>
    <w:rPr>
      <w:rFonts w:hint="eastAsia" w:ascii="宋体" w:hAnsi="宋体" w:eastAsia="宋体"/>
      <w:b/>
      <w:bCs/>
      <w:kern w:val="44"/>
      <w:sz w:val="52"/>
      <w:szCs w:val="48"/>
    </w:rPr>
  </w:style>
  <w:style w:type="paragraph" w:customStyle="1" w:styleId="54">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55">
    <w:name w:val="标题 5 字符"/>
    <w:link w:val="7"/>
    <w:qFormat/>
    <w:uiPriority w:val="0"/>
    <w:rPr>
      <w:rFonts w:ascii="Times New Roman" w:hAnsi="Times New Roman" w:eastAsia="仿宋"/>
      <w:b/>
      <w:sz w:val="30"/>
    </w:rPr>
  </w:style>
  <w:style w:type="character" w:customStyle="1" w:styleId="56">
    <w:name w:val="标题 4 字符"/>
    <w:link w:val="6"/>
    <w:qFormat/>
    <w:uiPriority w:val="0"/>
    <w:rPr>
      <w:rFonts w:ascii="Arial" w:hAnsi="Arial" w:eastAsia="仿宋"/>
      <w:b/>
      <w:kern w:val="2"/>
      <w:sz w:val="32"/>
      <w:szCs w:val="24"/>
    </w:rPr>
  </w:style>
  <w:style w:type="paragraph" w:customStyle="1" w:styleId="57">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chart" Target="charts/chart2.xml"/><Relationship Id="rId7" Type="http://schemas.openxmlformats.org/officeDocument/2006/relationships/chart" Target="charts/chart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E:\&#20116;&#25351;&#23665;&#21313;&#22235;&#20116;&#27979;&#31639;&#25968;&#25454;.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20116;&#25351;&#23665;&#21313;&#22235;&#20116;&#27979;&#31639;&#25968;&#2545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lgn="ctr" defTabSz="914400">
              <a:defRPr lang="zh-CN" sz="1200" b="0" i="0" u="none" strike="noStrike" kern="1200" cap="none" spc="20" baseline="0">
                <a:solidFill>
                  <a:schemeClr val="tx1"/>
                </a:solidFill>
                <a:latin typeface="+mn-lt"/>
                <a:ea typeface="+mn-ea"/>
                <a:cs typeface="+mn-cs"/>
              </a:defRPr>
            </a:pPr>
            <a:r>
              <a:rPr lang="zh-CN" altLang="en-US" sz="1200">
                <a:solidFill>
                  <a:schemeClr val="tx1"/>
                </a:solidFill>
                <a:latin typeface="+mn-ea"/>
                <a:cs typeface="+mn-ea"/>
              </a:rPr>
              <a:t>“十三五”期间五指山市</a:t>
            </a:r>
            <a:endParaRPr lang="zh-CN" altLang="en-US" sz="1200">
              <a:solidFill>
                <a:schemeClr val="tx1"/>
              </a:solidFill>
              <a:latin typeface="+mn-ea"/>
              <a:cs typeface="+mn-ea"/>
            </a:endParaRPr>
          </a:p>
          <a:p>
            <a:pPr algn="ctr" defTabSz="914400">
              <a:defRPr lang="zh-CN" sz="1200" b="0" i="0" u="none" strike="noStrike" kern="1200" cap="none" spc="20" baseline="0">
                <a:solidFill>
                  <a:schemeClr val="tx1"/>
                </a:solidFill>
                <a:latin typeface="+mn-lt"/>
                <a:ea typeface="+mn-ea"/>
                <a:cs typeface="+mn-cs"/>
              </a:defRPr>
            </a:pPr>
            <a:r>
              <a:rPr lang="zh-CN" altLang="en-US" sz="1200">
                <a:solidFill>
                  <a:schemeClr val="tx1"/>
                </a:solidFill>
                <a:latin typeface="+mn-ea"/>
                <a:cs typeface="+mn-ea"/>
              </a:rPr>
              <a:t>农林牧渔业增加值变化图   </a:t>
            </a:r>
            <a:endParaRPr lang="zh-CN" altLang="en-US" sz="1200">
              <a:solidFill>
                <a:schemeClr val="tx1"/>
              </a:solidFill>
              <a:latin typeface="+mn-ea"/>
              <a:cs typeface="+mn-ea"/>
            </a:endParaRPr>
          </a:p>
        </c:rich>
      </c:tx>
      <c:layout>
        <c:manualLayout>
          <c:xMode val="edge"/>
          <c:yMode val="edge"/>
          <c:x val="0.3341363526861"/>
          <c:y val="0.0301604278074866"/>
        </c:manualLayout>
      </c:layout>
      <c:overlay val="0"/>
      <c:spPr>
        <a:noFill/>
        <a:ln>
          <a:noFill/>
        </a:ln>
        <a:effectLst/>
      </c:spPr>
    </c:title>
    <c:autoTitleDeleted val="0"/>
    <c:plotArea>
      <c:layout>
        <c:manualLayout>
          <c:layoutTarget val="inner"/>
          <c:xMode val="edge"/>
          <c:yMode val="edge"/>
          <c:x val="0.136424957841484"/>
          <c:y val="0.214331550802139"/>
          <c:w val="0.837075403517225"/>
          <c:h val="0.628534759358289"/>
        </c:manualLayout>
      </c:layout>
      <c:lineChart>
        <c:grouping val="standard"/>
        <c:varyColors val="0"/>
        <c:ser>
          <c:idx val="0"/>
          <c:order val="0"/>
          <c:spPr>
            <a:ln w="22225" cap="rnd" cmpd="sng" algn="ctr">
              <a:solidFill>
                <a:schemeClr val="accent3"/>
              </a:solidFill>
              <a:prstDash val="solid"/>
              <a:round/>
            </a:ln>
            <a:effectLst/>
          </c:spPr>
          <c:marker>
            <c:symbol val="none"/>
          </c:marker>
          <c:dLbls>
            <c:numFmt formatCode="General" sourceLinked="1"/>
            <c:spPr>
              <a:noFill/>
              <a:ln>
                <a:noFill/>
              </a:ln>
              <a:effectLst/>
            </c:spPr>
            <c:txPr>
              <a:bodyPr rot="0" spcFirstLastPara="0" vertOverflow="ellipsis" horzOverflow="overflow"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dk1">
                          <a:lumMod val="35000"/>
                          <a:lumOff val="65000"/>
                        </a:schemeClr>
                      </a:solidFill>
                      <a:prstDash val="solid"/>
                      <a:round/>
                    </a:ln>
                    <a:effectLst/>
                  </c:spPr>
                </c15:leaderLines>
              </c:ext>
            </c:extLst>
          </c:dLbls>
          <c:cat>
            <c:strRef>
              <c:f>[五指山十四五测算数据.xlsx]Sheet1!$Q$29:$U$29</c:f>
              <c:strCache>
                <c:ptCount val="5"/>
                <c:pt idx="0">
                  <c:v>2016年</c:v>
                </c:pt>
                <c:pt idx="1">
                  <c:v>2017年</c:v>
                </c:pt>
                <c:pt idx="2">
                  <c:v>2018年</c:v>
                </c:pt>
                <c:pt idx="3">
                  <c:v>2019年</c:v>
                </c:pt>
                <c:pt idx="4">
                  <c:v>2020年</c:v>
                </c:pt>
              </c:strCache>
            </c:strRef>
          </c:cat>
          <c:val>
            <c:numRef>
              <c:f>[五指山十四五测算数据.xlsx]Sheet1!$Q$30:$U$30</c:f>
              <c:numCache>
                <c:formatCode>General</c:formatCode>
                <c:ptCount val="5"/>
                <c:pt idx="0">
                  <c:v>59388</c:v>
                </c:pt>
                <c:pt idx="1">
                  <c:v>63138</c:v>
                </c:pt>
                <c:pt idx="2">
                  <c:v>63569</c:v>
                </c:pt>
                <c:pt idx="3">
                  <c:v>70650</c:v>
                </c:pt>
                <c:pt idx="4">
                  <c:v>73894</c:v>
                </c:pt>
              </c:numCache>
            </c:numRef>
          </c:val>
          <c:smooth val="0"/>
        </c:ser>
        <c:dLbls>
          <c:showLegendKey val="0"/>
          <c:showVal val="1"/>
          <c:showCatName val="0"/>
          <c:showSerName val="0"/>
          <c:showPercent val="0"/>
          <c:showBubbleSize val="0"/>
        </c:dLbls>
        <c:dropLines>
          <c:spPr>
            <a:ln w="9525" cap="flat" cmpd="sng" algn="ctr">
              <a:solidFill>
                <a:schemeClr val="dk1">
                  <a:lumMod val="35000"/>
                  <a:lumOff val="65000"/>
                  <a:alpha val="33000"/>
                </a:schemeClr>
              </a:solidFill>
              <a:prstDash val="solid"/>
              <a:round/>
            </a:ln>
            <a:effectLst/>
          </c:spPr>
        </c:dropLines>
        <c:marker val="0"/>
        <c:smooth val="0"/>
        <c:axId val="100573568"/>
        <c:axId val="100575488"/>
      </c:lineChart>
      <c:catAx>
        <c:axId val="100573568"/>
        <c:scaling>
          <c:orientation val="minMax"/>
        </c:scaling>
        <c:delete val="0"/>
        <c:axPos val="b"/>
        <c:title>
          <c:tx>
            <c:rich>
              <a:bodyPr rot="0" spcFirstLastPara="0" vertOverflow="ellipsis" vert="horz" wrap="square" anchor="ctr" anchorCtr="1"/>
              <a:lstStyle/>
              <a:p>
                <a:pPr algn="ctr" defTabSz="914400">
                  <a:defRPr lang="zh-CN" sz="1100" b="0" i="0" u="none" strike="noStrike" kern="1200" cap="all" baseline="0">
                    <a:solidFill>
                      <a:schemeClr val="tx1"/>
                    </a:solidFill>
                    <a:latin typeface="+mn-lt"/>
                    <a:ea typeface="+mn-ea"/>
                    <a:cs typeface="+mn-cs"/>
                  </a:defRPr>
                </a:pPr>
                <a:r>
                  <a:rPr lang="zh-CN" altLang="en-US" sz="1100">
                    <a:solidFill>
                      <a:schemeClr val="tx1"/>
                    </a:solidFill>
                  </a:rPr>
                  <a:t>年份</a:t>
                </a:r>
                <a:endParaRPr lang="zh-CN" altLang="en-US" sz="1100">
                  <a:solidFill>
                    <a:schemeClr val="tx1"/>
                  </a:solidFill>
                </a:endParaRPr>
              </a:p>
            </c:rich>
          </c:tx>
          <c:layout>
            <c:manualLayout>
              <c:xMode val="edge"/>
              <c:yMode val="edge"/>
              <c:x val="0.478126722490158"/>
              <c:y val="0.935401069518717"/>
            </c:manualLayout>
          </c:layout>
          <c:overlay val="0"/>
          <c:spPr>
            <a:noFill/>
            <a:ln>
              <a:noFill/>
            </a:ln>
            <a:effectLst/>
          </c:spPr>
        </c:title>
        <c:numFmt formatCode="General" sourceLinked="0"/>
        <c:majorTickMark val="none"/>
        <c:minorTickMark val="none"/>
        <c:tickLblPos val="nextTo"/>
        <c:spPr>
          <a:solidFill>
            <a:schemeClr val="bg1"/>
          </a:solidFill>
          <a:ln w="9525" cap="flat" cmpd="sng" algn="ctr">
            <a:solidFill>
              <a:schemeClr val="dk1">
                <a:lumMod val="15000"/>
                <a:lumOff val="85000"/>
              </a:schemeClr>
            </a:solidFill>
            <a:prstDash val="solid"/>
            <a:round/>
          </a:ln>
          <a:effectLst>
            <a:outerShdw blurRad="50800" dist="50800" dir="5400000" algn="ctr" rotWithShape="0">
              <a:schemeClr val="bg1"/>
            </a:outerShdw>
          </a:effectLst>
        </c:spPr>
        <c:txPr>
          <a:bodyPr rot="-60000000" spcFirstLastPara="0" vertOverflow="ellipsis" horzOverflow="overflow" vert="horz" wrap="square" anchor="ctr" anchorCtr="1"/>
          <a:lstStyle/>
          <a:p>
            <a:pPr>
              <a:defRPr lang="zh-CN" sz="1100" b="0" i="0" u="none" strike="noStrike" kern="1200" spc="20" baseline="0">
                <a:solidFill>
                  <a:schemeClr val="dk1">
                    <a:lumMod val="65000"/>
                    <a:lumOff val="35000"/>
                  </a:schemeClr>
                </a:solidFill>
                <a:latin typeface="+mn-lt"/>
                <a:ea typeface="+mn-ea"/>
                <a:cs typeface="+mn-cs"/>
              </a:defRPr>
            </a:pPr>
          </a:p>
        </c:txPr>
        <c:crossAx val="100575488"/>
        <c:crosses val="autoZero"/>
        <c:auto val="1"/>
        <c:lblAlgn val="ctr"/>
        <c:lblOffset val="100"/>
        <c:noMultiLvlLbl val="0"/>
      </c:catAx>
      <c:valAx>
        <c:axId val="100575488"/>
        <c:scaling>
          <c:orientation val="minMax"/>
          <c:min val="50000"/>
        </c:scaling>
        <c:delete val="0"/>
        <c:axPos val="l"/>
        <c:title>
          <c:tx>
            <c:rich>
              <a:bodyPr rot="-5400000" spcFirstLastPara="0" vertOverflow="ellipsis" vert="horz" wrap="square" anchor="ctr" anchorCtr="1"/>
              <a:lstStyle/>
              <a:p>
                <a:pPr algn="ctr" defTabSz="914400">
                  <a:defRPr lang="zh-CN" sz="1000" b="0" i="0" u="none" strike="noStrike" kern="1200" cap="all" baseline="0">
                    <a:solidFill>
                      <a:schemeClr val="dk1">
                        <a:lumMod val="65000"/>
                        <a:lumOff val="35000"/>
                      </a:schemeClr>
                    </a:solidFill>
                    <a:latin typeface="+mn-lt"/>
                    <a:ea typeface="+mn-ea"/>
                    <a:cs typeface="+mn-cs"/>
                  </a:defRPr>
                </a:pPr>
                <a:r>
                  <a:rPr lang="zh-CN" altLang="en-US" sz="1000"/>
                  <a:t>单位：万元</a:t>
                </a:r>
                <a:endParaRPr lang="zh-CN" altLang="en-US" sz="1000"/>
              </a:p>
            </c:rich>
          </c:tx>
          <c:layout/>
          <c:overlay val="0"/>
          <c:spPr>
            <a:noFill/>
            <a:ln>
              <a:noFill/>
            </a:ln>
            <a:effectLst/>
          </c:spPr>
        </c:title>
        <c:numFmt formatCode="General" sourceLinked="1"/>
        <c:majorTickMark val="none"/>
        <c:minorTickMark val="none"/>
        <c:tickLblPos val="nextTo"/>
        <c:spPr>
          <a:noFill/>
          <a:ln w="6350" cap="flat" cmpd="sng" algn="ctr">
            <a:noFill/>
            <a:prstDash val="solid"/>
            <a:round/>
          </a:ln>
          <a:effectLst/>
        </c:spPr>
        <c:txPr>
          <a:bodyPr rot="-60000000" spcFirstLastPara="0" vertOverflow="ellipsis" horzOverflow="overflow" vert="horz" wrap="square" anchor="ctr" anchorCtr="1"/>
          <a:lstStyle/>
          <a:p>
            <a:pPr>
              <a:defRPr lang="zh-CN" sz="1000" b="0" i="0" u="none" strike="noStrike" kern="1200" spc="20" baseline="0">
                <a:solidFill>
                  <a:schemeClr val="tx1"/>
                </a:solidFill>
                <a:latin typeface="+mn-lt"/>
                <a:ea typeface="+mn-ea"/>
                <a:cs typeface="+mn-cs"/>
              </a:defRPr>
            </a:pPr>
          </a:p>
        </c:txPr>
        <c:crossAx val="100573568"/>
        <c:crosses val="autoZero"/>
        <c:crossBetween val="between"/>
      </c:valAx>
      <c:spPr>
        <a:gradFill>
          <a:gsLst>
            <a:gs pos="100000">
              <a:schemeClr val="lt1">
                <a:lumMod val="95000"/>
              </a:schemeClr>
            </a:gs>
            <a:gs pos="0">
              <a:schemeClr val="lt1"/>
            </a:gs>
          </a:gsLst>
          <a:lin ang="5400000" scaled="0"/>
        </a:grad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prstDash val="solid"/>
      <a:round/>
    </a:ln>
    <a:effectLst/>
  </c:spPr>
  <c:txPr>
    <a:bodyPr rot="0" spcFirstLastPara="0" vertOverflow="ellipsis" horzOverflow="overflow" vert="horz" wrap="square" anchor="ctr" anchorCtr="1"/>
    <a:lstStyle/>
    <a:p>
      <a:pPr>
        <a:defRPr lang="zh-CN" sz="1000"/>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lgn="ctr" defTabSz="914400">
              <a:defRPr lang="zh-CN" sz="1200" b="0" i="0" u="none" strike="noStrike" kern="1200" cap="none" spc="0" normalizeH="0" baseline="0">
                <a:solidFill>
                  <a:schemeClr val="tx1"/>
                </a:solidFill>
                <a:latin typeface="+mj-lt"/>
                <a:ea typeface="+mj-ea"/>
                <a:cs typeface="+mj-cs"/>
              </a:defRPr>
            </a:pPr>
            <a:r>
              <a:rPr lang="zh-CN" altLang="en-US" sz="1200">
                <a:solidFill>
                  <a:schemeClr val="tx1"/>
                </a:solidFill>
                <a:latin typeface="+mn-ea"/>
                <a:ea typeface="+mn-ea"/>
                <a:cs typeface="+mn-ea"/>
              </a:rPr>
              <a:t>“十三五”期间五指山市</a:t>
            </a:r>
            <a:endParaRPr lang="zh-CN" altLang="en-US" sz="1200">
              <a:solidFill>
                <a:schemeClr val="tx1"/>
              </a:solidFill>
              <a:latin typeface="+mn-ea"/>
              <a:ea typeface="+mn-ea"/>
              <a:cs typeface="+mn-ea"/>
            </a:endParaRPr>
          </a:p>
          <a:p>
            <a:pPr algn="ctr" defTabSz="914400">
              <a:defRPr lang="zh-CN" sz="1200" b="0" i="0" u="none" strike="noStrike" kern="1200" cap="none" spc="0" normalizeH="0" baseline="0">
                <a:solidFill>
                  <a:schemeClr val="tx1"/>
                </a:solidFill>
                <a:latin typeface="+mj-lt"/>
                <a:ea typeface="+mj-ea"/>
                <a:cs typeface="+mj-cs"/>
              </a:defRPr>
            </a:pPr>
            <a:r>
              <a:rPr lang="zh-CN" altLang="en-US" sz="1200">
                <a:solidFill>
                  <a:schemeClr val="tx1"/>
                </a:solidFill>
                <a:latin typeface="+mn-ea"/>
                <a:ea typeface="+mn-ea"/>
                <a:cs typeface="+mn-ea"/>
              </a:rPr>
              <a:t>农民人均可支配收入变化图</a:t>
            </a:r>
            <a:endParaRPr lang="zh-CN" altLang="en-US" sz="1200">
              <a:solidFill>
                <a:schemeClr val="tx1"/>
              </a:solidFill>
              <a:latin typeface="+mn-ea"/>
              <a:ea typeface="+mn-ea"/>
              <a:cs typeface="+mn-ea"/>
            </a:endParaRPr>
          </a:p>
        </c:rich>
      </c:tx>
      <c:layout/>
      <c:overlay val="0"/>
      <c:spPr>
        <a:noFill/>
        <a:ln>
          <a:noFill/>
        </a:ln>
        <a:effectLst/>
      </c:spPr>
    </c:title>
    <c:autoTitleDeleted val="0"/>
    <c:plotArea>
      <c:layout/>
      <c:lineChart>
        <c:grouping val="standard"/>
        <c:varyColors val="0"/>
        <c:ser>
          <c:idx val="0"/>
          <c:order val="0"/>
          <c:spPr>
            <a:ln w="15875" cap="rnd" cmpd="sng" algn="ctr">
              <a:solidFill>
                <a:schemeClr val="accent3"/>
              </a:solidFill>
              <a:prstDash val="solid"/>
              <a:round/>
            </a:ln>
            <a:effectLst/>
          </c:spPr>
          <c:marker>
            <c:symbol val="none"/>
          </c:marker>
          <c:dLbls>
            <c:numFmt formatCode="General" sourceLinked="1"/>
            <c:spPr>
              <a:noFill/>
              <a:ln>
                <a:noFill/>
              </a:ln>
              <a:effectLst/>
            </c:spPr>
            <c:txPr>
              <a:bodyPr rot="0" spcFirstLastPara="0" vertOverflow="ellipsis" horzOverflow="overflow" vert="horz" wrap="square" lIns="38100" tIns="19050" rIns="38100" bIns="19050" anchor="ctr" anchorCtr="1"/>
              <a:lstStyle/>
              <a:p>
                <a:pPr>
                  <a:defRPr lang="zh-CN" sz="900" b="0" i="0" u="none" strike="noStrike" kern="1200" baseline="0">
                    <a:solidFill>
                      <a:schemeClr val="tx1"/>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prstDash val="solid"/>
                      <a:round/>
                    </a:ln>
                    <a:effectLst/>
                  </c:spPr>
                </c15:leaderLines>
              </c:ext>
            </c:extLst>
          </c:dLbls>
          <c:cat>
            <c:strRef>
              <c:f>[五指山十四五测算数据.xlsx]Sheet1!$Q$33:$U$33</c:f>
              <c:strCache>
                <c:ptCount val="5"/>
                <c:pt idx="0">
                  <c:v>2016年</c:v>
                </c:pt>
                <c:pt idx="1">
                  <c:v>2017年</c:v>
                </c:pt>
                <c:pt idx="2">
                  <c:v>2018年</c:v>
                </c:pt>
                <c:pt idx="3">
                  <c:v>2019年</c:v>
                </c:pt>
                <c:pt idx="4">
                  <c:v>2020年</c:v>
                </c:pt>
              </c:strCache>
            </c:strRef>
          </c:cat>
          <c:val>
            <c:numRef>
              <c:f>[五指山十四五测算数据.xlsx]Sheet1!$Q$34:$U$34</c:f>
              <c:numCache>
                <c:formatCode>0_ </c:formatCode>
                <c:ptCount val="5"/>
                <c:pt idx="0">
                  <c:v>9398</c:v>
                </c:pt>
                <c:pt idx="1">
                  <c:v>10476</c:v>
                </c:pt>
                <c:pt idx="2" c:formatCode="General">
                  <c:v>11487</c:v>
                </c:pt>
                <c:pt idx="3">
                  <c:v>12693.135</c:v>
                </c:pt>
                <c:pt idx="4">
                  <c:v>13804</c:v>
                </c:pt>
              </c:numCache>
            </c:numRef>
          </c:val>
          <c:smooth val="0"/>
        </c:ser>
        <c:dLbls>
          <c:showLegendKey val="0"/>
          <c:showVal val="1"/>
          <c:showCatName val="0"/>
          <c:showSerName val="0"/>
          <c:showPercent val="0"/>
          <c:showBubbleSize val="0"/>
        </c:dLbls>
        <c:marker val="0"/>
        <c:smooth val="0"/>
        <c:axId val="77739520"/>
        <c:axId val="77759232"/>
      </c:lineChart>
      <c:catAx>
        <c:axId val="77739520"/>
        <c:scaling>
          <c:orientation val="minMax"/>
        </c:scaling>
        <c:delete val="0"/>
        <c:axPos val="b"/>
        <c:title>
          <c:tx>
            <c:rich>
              <a:bodyPr rot="0" spcFirstLastPara="0" vertOverflow="ellipsis" vert="horz" wrap="square" anchor="ctr" anchorCtr="1"/>
              <a:lstStyle/>
              <a:p>
                <a:pPr algn="ctr" defTabSz="914400">
                  <a:defRPr lang="zh-CN" sz="900" b="0" i="0" u="none" strike="noStrike" kern="1200" cap="all" baseline="0">
                    <a:solidFill>
                      <a:schemeClr val="tx1"/>
                    </a:solidFill>
                    <a:latin typeface="+mn-lt"/>
                    <a:ea typeface="+mn-ea"/>
                    <a:cs typeface="+mn-cs"/>
                  </a:defRPr>
                </a:pPr>
                <a:r>
                  <a:rPr lang="zh-CN" altLang="en-US">
                    <a:solidFill>
                      <a:schemeClr val="tx1"/>
                    </a:solidFill>
                  </a:rPr>
                  <a:t>年份</a:t>
                </a:r>
                <a:endParaRPr lang="zh-CN" altLang="en-US">
                  <a:solidFill>
                    <a:schemeClr val="tx1"/>
                  </a:solidFill>
                </a:endParaRPr>
              </a:p>
            </c:rich>
          </c:tx>
          <c:layout>
            <c:manualLayout>
              <c:xMode val="edge"/>
              <c:yMode val="edge"/>
              <c:x val="0.526663893510815"/>
              <c:y val="0.926495366470093"/>
            </c:manualLayout>
          </c:layout>
          <c:overlay val="0"/>
          <c:spPr>
            <a:noFill/>
            <a:ln>
              <a:noFill/>
            </a:ln>
            <a:effectLst/>
          </c:spPr>
        </c:title>
        <c:numFmt formatCode="General" sourceLinked="0"/>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horzOverflow="overflow" vert="horz" wrap="square" anchor="ctr" anchorCtr="1"/>
          <a:lstStyle/>
          <a:p>
            <a:pPr>
              <a:defRPr lang="zh-CN" sz="900" b="0" i="0" u="none" strike="noStrike" kern="1200" cap="none" spc="0" normalizeH="0" baseline="0">
                <a:solidFill>
                  <a:schemeClr val="tx1"/>
                </a:solidFill>
                <a:latin typeface="+mn-lt"/>
                <a:ea typeface="+mn-ea"/>
                <a:cs typeface="+mn-cs"/>
              </a:defRPr>
            </a:pPr>
          </a:p>
        </c:txPr>
        <c:crossAx val="77759232"/>
        <c:crosses val="autoZero"/>
        <c:auto val="1"/>
        <c:lblAlgn val="ctr"/>
        <c:lblOffset val="100"/>
        <c:noMultiLvlLbl val="0"/>
      </c:catAx>
      <c:valAx>
        <c:axId val="77759232"/>
        <c:scaling>
          <c:orientation val="minMax"/>
          <c:min val="9000"/>
        </c:scaling>
        <c:delete val="0"/>
        <c:axPos val="l"/>
        <c:majorGridlines>
          <c:spPr>
            <a:ln w="9525" cap="flat" cmpd="sng" algn="ctr">
              <a:solidFill>
                <a:schemeClr val="tx1">
                  <a:lumMod val="15000"/>
                  <a:lumOff val="85000"/>
                </a:schemeClr>
              </a:solidFill>
              <a:prstDash val="solid"/>
              <a:round/>
            </a:ln>
            <a:effectLst/>
          </c:spPr>
        </c:majorGridlines>
        <c:minorGridlines>
          <c:spPr>
            <a:ln w="9525" cap="flat" cmpd="sng" algn="ctr">
              <a:solidFill>
                <a:schemeClr val="tx1">
                  <a:lumMod val="5000"/>
                  <a:lumOff val="95000"/>
                </a:schemeClr>
              </a:solidFill>
              <a:prstDash val="solid"/>
              <a:round/>
            </a:ln>
            <a:effectLst/>
          </c:spPr>
        </c:minorGridlines>
        <c:title>
          <c:tx>
            <c:rich>
              <a:bodyPr rot="-5400000" spcFirstLastPara="0" vertOverflow="ellipsis" vert="horz" wrap="square" anchor="ctr" anchorCtr="1"/>
              <a:lstStyle/>
              <a:p>
                <a:pPr algn="ctr" defTabSz="914400">
                  <a:defRPr lang="zh-CN" sz="900" b="0" i="0" u="none" strike="noStrike" kern="1200" cap="all" baseline="0">
                    <a:solidFill>
                      <a:schemeClr val="tx1">
                        <a:lumMod val="65000"/>
                        <a:lumOff val="35000"/>
                      </a:schemeClr>
                    </a:solidFill>
                    <a:latin typeface="+mn-lt"/>
                    <a:ea typeface="+mn-ea"/>
                    <a:cs typeface="+mn-cs"/>
                  </a:defRPr>
                </a:pPr>
                <a:r>
                  <a:rPr lang="zh-CN" altLang="en-US"/>
                  <a:t>单位：元</a:t>
                </a:r>
                <a:endParaRPr lang="zh-CN" altLang="en-US"/>
              </a:p>
            </c:rich>
          </c:tx>
          <c:layout/>
          <c:overlay val="0"/>
          <c:spPr>
            <a:noFill/>
            <a:ln>
              <a:noFill/>
            </a:ln>
            <a:effectLst/>
          </c:spPr>
        </c:title>
        <c:numFmt formatCode="0_ " sourceLinked="1"/>
        <c:majorTickMark val="none"/>
        <c:minorTickMark val="none"/>
        <c:tickLblPos val="nextTo"/>
        <c:spPr>
          <a:noFill/>
          <a:ln w="6350" cap="flat" cmpd="sng" algn="ctr">
            <a:noFill/>
            <a:prstDash val="solid"/>
            <a:round/>
          </a:ln>
          <a:effectLst/>
        </c:spPr>
        <c:txPr>
          <a:bodyPr rot="-60000000" spcFirstLastPara="0" vertOverflow="ellipsis" horzOverflow="overflow" vert="horz" wrap="square" anchor="ctr" anchorCtr="1"/>
          <a:lstStyle/>
          <a:p>
            <a:pPr>
              <a:defRPr lang="zh-CN" sz="900" b="0" i="0" u="none" strike="noStrike" kern="1200" baseline="0">
                <a:solidFill>
                  <a:schemeClr val="tx1"/>
                </a:solidFill>
                <a:latin typeface="+mn-lt"/>
                <a:ea typeface="+mn-ea"/>
                <a:cs typeface="+mn-cs"/>
              </a:defRPr>
            </a:pPr>
          </a:p>
        </c:txPr>
        <c:crossAx val="777395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solidFill>
      <a:prstDash val="solid"/>
      <a:round/>
    </a:ln>
    <a:effectLst/>
  </c:spPr>
  <c:txPr>
    <a:bodyPr rot="0" spcFirstLastPara="0" vertOverflow="ellipsis" horzOverflow="overflow" vert="horz" wrap="square" anchor="ctr" anchorCtr="1"/>
    <a:lstStyle/>
    <a:p>
      <a:pPr>
        <a:defRPr lang="zh-CN"/>
      </a:pPr>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Micorosoft</Company>
  <Pages>150</Pages>
  <Words>74026</Words>
  <Characters>75502</Characters>
  <Lines>599</Lines>
  <Paragraphs>168</Paragraphs>
  <TotalTime>677</TotalTime>
  <ScaleCrop>false</ScaleCrop>
  <LinksUpToDate>false</LinksUpToDate>
  <CharactersWithSpaces>75859</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2022-01-25T10:19:00Z</dcterms:created>
  <dc:creator>亚力山大</dc:creator>
  <cp:lastModifiedBy>汪缨林</cp:lastModifiedBy>
  <cp:lastPrinted>2021-10-16T22:17:00Z</cp:lastPrinted>
  <dcterms:modified xsi:type="dcterms:W3CDTF">2023-01-13T03:40:24Z</dcterms:modified>
  <dc:title>五指山市“十四五”时期巩固拓展脱贫</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D46A07C0FF6D45E8ABD8952E9C2F5628</vt:lpwstr>
  </property>
</Properties>
</file>