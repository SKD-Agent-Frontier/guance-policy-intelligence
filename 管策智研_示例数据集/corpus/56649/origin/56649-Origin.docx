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251F2E6"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十三五”时期是我市与全国同步全面建成小康社会、基本建成“国际旅游胜地”的决胜期，也是全面深化农业农村改革、促进农业转型升级、加快发展现代农业的关键时期。为统筹“十三五”全市农业农村经济发展，全面完成《桂林市国民经济和社会发展第十三个五年规划纲要》提出的农业农村经济发展目标和农民增收任务，按照市政府关于制定“十三五”规划的部署和要求，结合我市农业农村经济发展实际，编制本规划。</w:t>
      </w:r>
    </w:p>
    <w:p w14:paraId="7CE05338" w14:textId="77777777" w:rsidR="006F200B" w:rsidRDefault="006F200B">
      <w:pPr>
        <w:pStyle w:val="1"/>
        <w:spacing w:beforeLines="200" w:before="624" w:afterLines="100" w:after="312" w:line="360" w:lineRule="auto"/>
        <w:ind w:firstLineChars="200" w:firstLine="723"/>
        <w:jc w:val="center"/>
        <w:rPr>
          <w:rFonts w:ascii="黑体" w:eastAsia="黑体" w:hAnsi="仿宋" w:cs="仿宋" w:hint="eastAsia"/>
          <w:sz w:val="36"/>
          <w:szCs w:val="36"/>
        </w:rPr>
      </w:pPr>
      <w:bookmarkStart w:id="0" w:name="_Toc31320"/>
      <w:bookmarkStart w:id="1" w:name="_Toc29895"/>
      <w:bookmarkStart w:id="2" w:name="_Toc27290"/>
      <w:r>
        <w:rPr>
          <w:rFonts w:ascii="黑体" w:eastAsia="黑体" w:hAnsi="仿宋" w:cs="仿宋" w:hint="eastAsia"/>
          <w:sz w:val="36"/>
          <w:szCs w:val="36"/>
        </w:rPr>
        <w:t>第一章  发展基础</w:t>
      </w:r>
      <w:bookmarkEnd w:id="0"/>
      <w:bookmarkEnd w:id="1"/>
      <w:r>
        <w:rPr>
          <w:rFonts w:ascii="黑体" w:eastAsia="黑体" w:hAnsi="仿宋" w:cs="仿宋" w:hint="eastAsia"/>
          <w:sz w:val="36"/>
          <w:szCs w:val="36"/>
        </w:rPr>
        <w:t>与发展环境</w:t>
      </w:r>
      <w:bookmarkEnd w:id="2"/>
    </w:p>
    <w:p w14:paraId="44E57A3D" w14:textId="77777777" w:rsidR="006F200B" w:rsidRDefault="006F200B">
      <w:pPr>
        <w:pStyle w:val="2"/>
        <w:keepNext w:val="0"/>
        <w:keepLines w:val="0"/>
        <w:spacing w:beforeLines="100" w:before="312" w:afterLines="100" w:after="312" w:line="600" w:lineRule="exact"/>
        <w:jc w:val="center"/>
        <w:rPr>
          <w:rFonts w:ascii="仿宋" w:eastAsia="仿宋" w:hAnsi="仿宋" w:cs="仿宋" w:hint="eastAsia"/>
          <w:kern w:val="0"/>
        </w:rPr>
      </w:pPr>
      <w:bookmarkStart w:id="3" w:name="_Toc974"/>
      <w:r>
        <w:rPr>
          <w:rFonts w:ascii="仿宋" w:eastAsia="仿宋" w:hAnsi="仿宋" w:cs="仿宋" w:hint="eastAsia"/>
          <w:kern w:val="0"/>
        </w:rPr>
        <w:t>第一节  发展基础</w:t>
      </w:r>
      <w:bookmarkEnd w:id="3"/>
    </w:p>
    <w:p w14:paraId="328F4968"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十二五”时期，涉农经济部门按照市委、市政府的决策部署，抢抓国际旅游胜地建设的重大战略机遇，主动适应经济发展新常态，较好地完成了《桂林市农业农村经济发展“十二五”规划》确定的发展目标和发展任务，实现了农业农村经济发展的新突破。</w:t>
      </w:r>
    </w:p>
    <w:p w14:paraId="3DFFED0E" w14:textId="77777777" w:rsidR="006F200B" w:rsidRDefault="006F200B">
      <w:pPr>
        <w:spacing w:line="600" w:lineRule="exact"/>
        <w:ind w:firstLineChars="196" w:firstLine="630"/>
        <w:jc w:val="left"/>
        <w:rPr>
          <w:rFonts w:ascii="仿宋" w:eastAsia="仿宋" w:hAnsi="仿宋" w:cs="仿宋" w:hint="eastAsia"/>
          <w:b/>
          <w:bCs/>
          <w:sz w:val="32"/>
          <w:szCs w:val="32"/>
        </w:rPr>
      </w:pPr>
      <w:r>
        <w:rPr>
          <w:rFonts w:ascii="仿宋" w:eastAsia="仿宋" w:hAnsi="仿宋" w:cs="仿宋" w:hint="eastAsia"/>
          <w:b/>
          <w:bCs/>
          <w:sz w:val="32"/>
          <w:szCs w:val="32"/>
        </w:rPr>
        <w:t>一、发展成就</w:t>
      </w:r>
    </w:p>
    <w:p w14:paraId="1E35F67F"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“十二五”时期，我市农业农村经济平稳向好，继续处于持续较快发展阶段。</w:t>
      </w:r>
    </w:p>
    <w:p w14:paraId="173E39C2"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（一）农业经济总量进一步跃升</w:t>
      </w:r>
    </w:p>
    <w:p w14:paraId="493A963A"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2015年，全市农林牧渔业总产值突破500亿元大关、达到544.7亿元，比2010年增加225.49亿元，“十二五”年均增长5.5%。其中：农业产值达到343.81亿元，比2010年</w:t>
      </w:r>
      <w:r>
        <w:rPr>
          <w:rFonts w:ascii="仿宋" w:eastAsia="仿宋" w:hAnsi="仿宋" w:cs="仿宋" w:hint="eastAsia"/>
          <w:sz w:val="32"/>
          <w:szCs w:val="32"/>
        </w:rPr>
        <w:lastRenderedPageBreak/>
        <w:t>增加158.24亿元，“十二五”年均增长7.0%；林业产值达到33.14亿元，比2010年增加14.72亿元，“十二五”年均增长4.5%；牧业产值达到139.76亿元，比2010年增加41.02亿元，“十二五”年均增长2.3%；渔业产值达到12.95亿元，比2010年增加4.82亿元，“十二五”年均增长5.4%；农林牧渔服务业产值25.02亿元，比2010年增加6.09亿元，“十二五”年均增长6.7%。</w:t>
      </w:r>
    </w:p>
    <w:p w14:paraId="67A2053C"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农业增加值达到339.42亿元，比2010年增加136.82亿元，“十二五”年均增长5.3%。</w:t>
      </w:r>
    </w:p>
    <w:p w14:paraId="4DAFCAA7"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农村居民人均纯收入突破1万元、达到10365元，比2010年增加4878元，“十二五”年均增长13.6%。</w:t>
      </w:r>
    </w:p>
    <w:p w14:paraId="6BFE4C2C"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（二）桂北粮仓地位进一步夯实</w:t>
      </w:r>
    </w:p>
    <w:p w14:paraId="15BD1638"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十二五”时期，我市深入实施良种增粮、合理密植增粮和高产创建增粮“三大增粮”工程，加快推进农机农艺融合、良种良法配套，粮食生产保持面积稳、单产升、总产增的良好态势。全市建立粮食高产创建示范片304个，建成“吨粮万元田”40万亩、新增14万亩，先后有9个县被列为“广西1000万亩水稻增产增效项目县”。连续5年承办广西“看禾选种”桂北现场会。超级稻超高产攻关技术试验取得重大突破，单造最高亩产达到961.3公斤，实现了广西杂交水稻生产的历史性飞跃。连续3年荣获“广西粮食生产先进市”荣誉称号。2015年，全市粮食总产量达到206.29万吨，比2010年增加20.12万吨，年均增长2.1%，规模在广西14个地级市中位列第二。</w:t>
      </w:r>
    </w:p>
    <w:p w14:paraId="120A1AEB"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lastRenderedPageBreak/>
        <w:t>（三）优势特色产业进一步壮大</w:t>
      </w:r>
    </w:p>
    <w:p w14:paraId="28B7622B"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十二五”时期，兴安灵渠葡萄、荔浦桔子红了沙糖桔、阳朔百里新村金桔被认定为广西现代特色农业（核心）示范区，灵川县大圩“古镇提香”提子、恭城甜蜜柿业等9个核心示范区被认定为桂林市现代特色农业（核心）示范区。水果、蔬菜、食用菌、牲猪、家禽、草食动物、冷水鱼、毛竹、花卉、中药材等优势特色产业持续发展，产量位居全区前列。</w:t>
      </w:r>
    </w:p>
    <w:p w14:paraId="1E3DD953"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水果生产形成了每个县都有1—2个主导果品和“一乡一品”或“一村一品”的产业发展格局。2015年，全市水果总产量达到417.20万吨，比2010年增加165.2万吨，“十二五”年均增长10.6%，水果总产、人均有果量均居广西第一。恭城、平乐月杮，阳朔金桔，兴安葡萄，资源红提，荔浦、永福、灵川、临桂砂糖桔，灌阳雪梨、黑李等优势水果驰名区内外。</w:t>
      </w:r>
    </w:p>
    <w:p w14:paraId="45C7067D"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菜篮子”工程建设取得新成果。形成了以临桂、灵川、雁山为主的常年蔬菜基地，以龙胜、资源、永福为主的反季节蔬菜基地，以荔浦、平乐、阳朔为主的水生蔬菜基地。2015年，全市蔬菜总产量达到401.46万吨，比2010年增加78.46万吨，“十二五”年均增长4.4%，蔬菜总产量在广西14个地级市中位列第二。</w:t>
      </w:r>
    </w:p>
    <w:p w14:paraId="7F50D23B"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食用菌面积达到4800万平方米，比2010年增加1979万平方米，年均增长11.21%。总面积在14个地级市中位列第一。</w:t>
      </w:r>
    </w:p>
    <w:p w14:paraId="5A9E260E"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畜禽养殖持续发展，肉类总产量达到54.21万吨，比2010</w:t>
      </w:r>
      <w:r>
        <w:rPr>
          <w:rFonts w:ascii="仿宋" w:eastAsia="仿宋" w:hAnsi="仿宋" w:cs="仿宋" w:hint="eastAsia"/>
          <w:sz w:val="32"/>
          <w:szCs w:val="32"/>
        </w:rPr>
        <w:lastRenderedPageBreak/>
        <w:t>年增加4.73万吨，“十二五”年均增长1.9%；水产品产量达到11.89万吨，比2010年增加2.78万吨，“十二五”年均增长5.6%。全州、兴安、荔浦“三县”荣获“全国生猪调出大县”称号，桂林美冠种猪繁育中心获得“国家核心种畜场”资质。2015年，全市生猪规模养殖占比达到55%，家禽规模养殖占比达到83%，全市拥有万头猪场30个，千头牛场3个，百头养畜场6855个，千羽养禽场7315个。建成规模养殖小区82个，养殖合作社63个，养殖协会26个。</w:t>
      </w:r>
    </w:p>
    <w:p w14:paraId="0026D469"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国家农业部“南方现代草地畜牧业推进行动项目”落户桂林，草食动物发展荣获“广西优势产业发展奖”。恭城竹狸获得农业部地理标志认证，桂柳鹿业公司南方梅花鹿基地初具规模。以兴安、灵川、临桂、永福、阳朔为重点的肉兔养殖带初具规模。2015年全市肉牛出栏21.31万头，比2010年增加6.04万头，“十二五”年均增长6.9%；出栏肉羊24.98万只，比2010年增加7.22万只，“十二五”年均增长7.1%。出栏肉兔128.27万只，比2010年增加57万只，“十二五”年均增长12.5%。</w:t>
      </w:r>
    </w:p>
    <w:p w14:paraId="6CAF7424"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桂林市冷水鱼良种培育中心、永福桂龙鲟鱼养殖场苗种生产基地建成投产。大闸蟹成功引进，“改变了北纬28度以下不能养殖优质大闸蟹的历史。” 2015年，全市水产养殖面积达21.5万亩，水产品产量达11.89万吨，“十二五”年均增长5.6%。水产养殖面积中，冷水鱼面积由2010年的34万平方米迅速增加到68.3万平方米，产量达1099吨，比2010年增长1倍。</w:t>
      </w:r>
    </w:p>
    <w:p w14:paraId="22078B88"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lastRenderedPageBreak/>
        <w:t>花卉、三木药材生产位居广西前列。花卉苗木面积24万亩，比2010年增加17.14万亩，年均增长8.00%；三木药材面积4.29万亩，比2010年增加2.44万亩，年均增长26.44%。</w:t>
      </w:r>
    </w:p>
    <w:p w14:paraId="1680AB6A"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（四）现代设施农业大步前行</w:t>
      </w:r>
    </w:p>
    <w:p w14:paraId="613CAE2A"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水果、蔬菜种子种苗设施繁育和设施栽培大面积推广，2015年全市水果、蔬菜、食用菌设施栽培面积由2010年的30万亩左右迅速增加到150万亩。其中水果达80多万亩、蔬菜达60多万亩、食用菌7万多亩。畜禽现代设施养殖持续发展，全市共获得国家级畜禽标准化示范场16家，自治区级畜禽标准化示范场50家；有农业部全国水产健康养殖示范场11个。草食动物设施养殖成为桂林水产畜牧业的突出亮点。</w:t>
      </w:r>
    </w:p>
    <w:p w14:paraId="6FF264FC"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（五）休闲观光农业异军突起</w:t>
      </w:r>
    </w:p>
    <w:p w14:paraId="41190EAF"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桂林市依托独特的旅游资源优势，大力拓展农业功能，以特色农业优势产业为基础，不断发展壮大“春之花、夏之凉、秋之实、冬之雪”为主题的26条休闲农业精品线路建设，基本形成了以雁山区为核心，以阳朔、兴安、龙胜为副中心的“一核三区”休闲旅游农业发展框架。“桂林市休闲农业四季游精品线路”获全国休闲农业十大精品线路称号；阳朔县、恭城县，灌阳县、灵川县、龙胜县先后获得“全国休闲农业与乡村旅游示范县”称号；恭城莲花镇竹山村获广西仅有的2012年十个“中国最有魅力休闲乡村”称号；龙胜龙脊梯田景区获得2013年“中国美丽田园”十佳梯田称</w:t>
      </w:r>
      <w:r>
        <w:rPr>
          <w:rFonts w:ascii="仿宋" w:eastAsia="仿宋" w:hAnsi="仿宋" w:cs="仿宋" w:hint="eastAsia"/>
          <w:sz w:val="32"/>
          <w:szCs w:val="32"/>
        </w:rPr>
        <w:lastRenderedPageBreak/>
        <w:t>号。目前，桂林市创建国家级农业旅游示范点11个，自治区级农业旅游示范点36个，三星级以上“全国休闲农业与乡村旅游星级园区”8个，在广西独占鳌头。</w:t>
      </w:r>
    </w:p>
    <w:p w14:paraId="79552238"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（六）生态循环农业扎实推进</w:t>
      </w:r>
    </w:p>
    <w:p w14:paraId="520EA598"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桂林市作为广西唯一的全国首批10个循环农业示范市创建城市之一，在绿色理念推进质量农业发展方面走在了全国的前列。2015年底，全市应用推广了“猪（牛）+沼+果（菜）+灯+鱼”、“稻+灯+鱼（鸭）+菇”、秸秆还田等模式和测土配方施肥、旱作节水、病虫害绿色防控等生态循环农业技术40多项，累计实施面积929.39万亩。平乐县沙子镇渡河村荣获“广西特色生态（农业）名村”称号。</w:t>
      </w:r>
    </w:p>
    <w:p w14:paraId="16F39DC0"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（七）生态林业持续健康发展</w:t>
      </w:r>
    </w:p>
    <w:p w14:paraId="1AF786F3"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珠江防护林，石漠化综合治理，退耕还林等生态林业工程成果丰硕，被列为国家西部地区生态文明示范工程建设试点城市之一。“十二五”全市累计完成人工造林面积216.4万亩，比“十一五”增加69.24万亩。2015年末全市列入自治区级以上的公益林管护面积达到1301.5万亩，全市森林面积达到196.34万公顷，森林覆盖率达到70.91%，森林蓄积量达到1.0692亿立方米。“十二五”期间，全市新建沼气池3.55万座，全市历年累计建成户用沼气池60.91万座，建池入户率达58.65％，适宜建池入户率达83.76％，居广西前列。</w:t>
      </w:r>
    </w:p>
    <w:p w14:paraId="2500D499"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（八）农业产业化经营加快推进</w:t>
      </w:r>
    </w:p>
    <w:p w14:paraId="2BE8AD87"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“十二五”，农业招商引资和产业化取得了新进展，成</w:t>
      </w:r>
      <w:r>
        <w:rPr>
          <w:rFonts w:ascii="仿宋" w:eastAsia="仿宋" w:hAnsi="仿宋" w:cs="仿宋" w:hint="eastAsia"/>
          <w:sz w:val="32"/>
          <w:szCs w:val="32"/>
        </w:rPr>
        <w:lastRenderedPageBreak/>
        <w:t>功引进项目22个，投资额达到5.26亿元，推动了种养、加工及流通领域都有龙头企业带动格局的加速形成。截止2015年，全市通过市级以上认定的农业产业化重点龙头企业达到169家，比“十一五”期末增加50家。重点龙头企业中通过自治区级认定的27家，比“十一五”期末增加16家，通过国家级认定的2家。农村专业合作经济组织发展到3089个，比“十一五”期末增加1499个。龙头企业和农村专业合作经济组织直接带动农户17.62万户。龙头企业和合作经济组织的发展，加速了农产品加工业的发展和农业产业链条的延伸。</w:t>
      </w:r>
    </w:p>
    <w:p w14:paraId="1855D383"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（九）农产品质量安全水平不断提高</w:t>
      </w:r>
    </w:p>
    <w:p w14:paraId="2F9FF64C"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市、县（区）、乡（镇）三级农产品质量安全监管机构健全，市级设有1个检测中心和1个流动监测室，各县、区和市区主要农贸市场建有蔬菜农药残留检测室，135个乡镇建有检测站和水产畜牧产品质量安全监管站，村级配有农产品质量安全监管协管员。到2015年，全市共有98个种植业农产品获得无公害农产品标志使用权，无公害农产品生产基地认定面积累计达387万亩，占全市耕地面积的90%以上；全市有绿色食品生产企业16家，54个产品获得“绿色食品标志”使用权，获准绿色食品生产面积86万亩；有机农产品5个，批准生产面积1.17万亩。获得国家级畜禽标准化示范场16家，自治区级50家，农业部全国水产健康养殖示范场11个。平乐、临桂为全区养殖产品质量安全示范县。</w:t>
      </w:r>
    </w:p>
    <w:p w14:paraId="26B893CF"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（十）农村水利设施建设取得新突破</w:t>
      </w:r>
    </w:p>
    <w:p w14:paraId="120B29A5"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lastRenderedPageBreak/>
        <w:t>农村水利基础设施建设取得新突破。“十二五”中央和自治区两级财政投入水利资金达79.46亿元，完成水利水电固定资产投资129.87亿元，分别是“十一五”的2.67倍、2.72倍。投资14.9亿元实施主要支流及中小河流治理项目112个，新建堤防、护岸369.7公里，城镇防洪能力显著提高；初步建成县级以上山洪灾害监测预警系统和群测群防体系，防洪体系薄弱环节得到加强。完成病险水库除险加固377座，全市水库除险加固率达到95.4%。投资10.84亿元累计建成集中式饮水工程3313个，解决160.05万农村人口（含农村学校师生13.02万元）饮水不安全问题，规划内农村人口饮水不安全问题全面解决，全市农村自来水普及率达到74%。投资17.18亿元完成2个大中灌区、7个重点中型灌区节水配套改造，及六批11个（次）中央财政小农水重点县、13个（次）专项县灌区末级渠系和五小水利工程建设，全市建成防渗渠道2487km,有效灌溉面积（含林园牧地）达370.62万亩，其中节水灌溉面积达183.96万亩，占全市有效灌溉面积的49.6%，农田灌溉水有效利用系数由2010年底 0.415 提高到2015年底 0.471，超额完成2015年底要达到 0.455的目标任务。新增水电站38处，完成农村水电增效扩容改造项目52个，新增小水电装机容量18.8万千瓦，龙胜、灌阳、兴安、永福四个 "十二五"规划内水电新农村电气化县全部通过达标验收，户通电率达99.99%。</w:t>
      </w:r>
    </w:p>
    <w:p w14:paraId="51495052"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农业机械装备总量和作业水平不断提高。2015年全市农业机械总动力达到530.29万千瓦，比2010年增加165.47</w:t>
      </w:r>
      <w:r>
        <w:rPr>
          <w:rFonts w:ascii="仿宋" w:eastAsia="仿宋" w:hAnsi="仿宋" w:cs="仿宋" w:hint="eastAsia"/>
          <w:sz w:val="32"/>
          <w:szCs w:val="32"/>
        </w:rPr>
        <w:lastRenderedPageBreak/>
        <w:t>万千瓦，“十二五”年均增长7.8%；拥有各类耕地机械30.6万台，比2010年增加11.99万台，年均增长10.4%；水稻联合收割机3505台，比2010年增长74.7%；农业耕种收综合机械化水平达到48.63%，比2010年提高18.68个百分点；水稻耕种收综合机械化水平达到71.76%，比2010年增加26.27个百分点。</w:t>
      </w:r>
    </w:p>
    <w:p w14:paraId="049B282B"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新农村建设成效显著。“十二五”全市累计投入新农村建设资金29.09亿元。其中普惠制新村建设投入17.59亿元，自然村（屯）道路硬化投入11.64亿元。完成新农村试点示范村建设2020个。完成自然村（屯）道路硬化项目7847个，总长12089公里，安装太阳能路灯20400盏。受益农户7.8万户约33.5万人。农业防灾减灾体系不断完善，水文、气象服务保障水平不断提高，农业农村抵御自然灾害等各种风险能力不断增强。</w:t>
      </w:r>
    </w:p>
    <w:p w14:paraId="4F60ACF2" w14:textId="77777777" w:rsidR="006F200B" w:rsidRDefault="006F200B">
      <w:pPr>
        <w:numPr>
          <w:ins w:id="4" w:author="user" w:date="2016-06-28T11:46:00Z"/>
        </w:numPr>
        <w:spacing w:line="520" w:lineRule="exact"/>
        <w:jc w:val="center"/>
        <w:rPr>
          <w:rFonts w:ascii="宋体-方正超大字符集" w:eastAsia="宋体-方正超大字符集" w:hAnsi="黑体" w:hint="eastAsia"/>
          <w:b/>
          <w:sz w:val="30"/>
          <w:szCs w:val="30"/>
        </w:rPr>
      </w:pPr>
    </w:p>
    <w:p w14:paraId="4AD7AA03" w14:textId="77777777" w:rsidR="006F200B" w:rsidRDefault="006F200B">
      <w:pPr>
        <w:numPr>
          <w:ins w:id="5" w:author="user" w:date="2016-06-28T11:46:00Z"/>
        </w:numPr>
        <w:spacing w:line="520" w:lineRule="exact"/>
        <w:jc w:val="center"/>
        <w:rPr>
          <w:rFonts w:ascii="宋体-方正超大字符集" w:eastAsia="宋体-方正超大字符集" w:hAnsi="黑体" w:hint="eastAsia"/>
          <w:b/>
          <w:sz w:val="30"/>
          <w:szCs w:val="30"/>
        </w:rPr>
      </w:pPr>
    </w:p>
    <w:p w14:paraId="4EA216B9" w14:textId="77777777" w:rsidR="006F200B" w:rsidRDefault="006F200B">
      <w:pPr>
        <w:numPr>
          <w:ins w:id="6" w:author="user" w:date="2016-06-28T11:46:00Z"/>
        </w:numPr>
        <w:spacing w:line="520" w:lineRule="exact"/>
        <w:jc w:val="center"/>
        <w:rPr>
          <w:rFonts w:ascii="宋体-方正超大字符集" w:eastAsia="宋体-方正超大字符集" w:hAnsi="黑体" w:hint="eastAsia"/>
          <w:b/>
          <w:sz w:val="30"/>
          <w:szCs w:val="30"/>
        </w:rPr>
      </w:pPr>
    </w:p>
    <w:p w14:paraId="3B4E84AF" w14:textId="77777777" w:rsidR="006F200B" w:rsidRDefault="006F200B">
      <w:pPr>
        <w:numPr>
          <w:ins w:id="7" w:author="user" w:date="2016-06-28T11:46:00Z"/>
        </w:numPr>
        <w:spacing w:line="520" w:lineRule="exact"/>
        <w:jc w:val="center"/>
        <w:rPr>
          <w:rFonts w:ascii="宋体-方正超大字符集" w:eastAsia="宋体-方正超大字符集" w:hAnsi="黑体" w:hint="eastAsia"/>
          <w:b/>
          <w:sz w:val="30"/>
          <w:szCs w:val="30"/>
        </w:rPr>
      </w:pPr>
    </w:p>
    <w:p w14:paraId="4E45005F" w14:textId="77777777" w:rsidR="006F200B" w:rsidRDefault="006F200B">
      <w:pPr>
        <w:numPr>
          <w:ins w:id="8" w:author="user" w:date="2016-06-28T11:46:00Z"/>
        </w:numPr>
        <w:spacing w:line="520" w:lineRule="exact"/>
        <w:jc w:val="center"/>
        <w:rPr>
          <w:rFonts w:ascii="宋体-方正超大字符集" w:eastAsia="宋体-方正超大字符集" w:hAnsi="黑体" w:hint="eastAsia"/>
          <w:b/>
          <w:sz w:val="30"/>
          <w:szCs w:val="30"/>
        </w:rPr>
      </w:pPr>
    </w:p>
    <w:p w14:paraId="482C0B56" w14:textId="77777777" w:rsidR="006F200B" w:rsidRDefault="006F200B">
      <w:pPr>
        <w:numPr>
          <w:ins w:id="9" w:author="user" w:date="2016-06-28T11:46:00Z"/>
        </w:numPr>
        <w:spacing w:line="520" w:lineRule="exact"/>
        <w:jc w:val="center"/>
        <w:rPr>
          <w:rFonts w:ascii="宋体-方正超大字符集" w:eastAsia="宋体-方正超大字符集" w:hAnsi="黑体" w:hint="eastAsia"/>
          <w:b/>
          <w:sz w:val="30"/>
          <w:szCs w:val="30"/>
        </w:rPr>
      </w:pPr>
    </w:p>
    <w:p w14:paraId="5CBBBF60" w14:textId="77777777" w:rsidR="006F200B" w:rsidRDefault="006F200B">
      <w:pPr>
        <w:numPr>
          <w:ins w:id="10" w:author="user" w:date="2016-06-28T11:46:00Z"/>
        </w:numPr>
        <w:spacing w:line="520" w:lineRule="exact"/>
        <w:jc w:val="center"/>
        <w:rPr>
          <w:rFonts w:ascii="宋体-方正超大字符集" w:eastAsia="宋体-方正超大字符集" w:hAnsi="黑体" w:hint="eastAsia"/>
          <w:b/>
          <w:sz w:val="30"/>
          <w:szCs w:val="30"/>
        </w:rPr>
      </w:pPr>
    </w:p>
    <w:p w14:paraId="29A9BD9D" w14:textId="77777777" w:rsidR="006F200B" w:rsidRDefault="006F200B">
      <w:pPr>
        <w:numPr>
          <w:ins w:id="11" w:author="user" w:date="2016-06-28T11:46:00Z"/>
        </w:numPr>
        <w:spacing w:line="520" w:lineRule="exact"/>
        <w:jc w:val="center"/>
        <w:rPr>
          <w:rFonts w:ascii="宋体-方正超大字符集" w:eastAsia="宋体-方正超大字符集" w:hAnsi="黑体" w:hint="eastAsia"/>
          <w:b/>
          <w:sz w:val="30"/>
          <w:szCs w:val="30"/>
        </w:rPr>
      </w:pPr>
    </w:p>
    <w:p w14:paraId="6FDBED8C" w14:textId="77777777" w:rsidR="006F200B" w:rsidRDefault="006F200B">
      <w:pPr>
        <w:numPr>
          <w:ins w:id="12" w:author="user" w:date="2016-06-28T11:46:00Z"/>
        </w:numPr>
        <w:spacing w:line="520" w:lineRule="exact"/>
        <w:jc w:val="center"/>
        <w:rPr>
          <w:rFonts w:ascii="宋体-方正超大字符集" w:eastAsia="宋体-方正超大字符集" w:hAnsi="黑体" w:hint="eastAsia"/>
          <w:b/>
          <w:sz w:val="30"/>
          <w:szCs w:val="30"/>
        </w:rPr>
      </w:pPr>
    </w:p>
    <w:p w14:paraId="633518EE" w14:textId="77777777" w:rsidR="006F200B" w:rsidRDefault="006F200B">
      <w:pPr>
        <w:numPr>
          <w:ins w:id="13" w:author="user" w:date="2016-06-28T11:46:00Z"/>
        </w:numPr>
        <w:spacing w:line="520" w:lineRule="exact"/>
        <w:jc w:val="center"/>
        <w:rPr>
          <w:rFonts w:ascii="宋体-方正超大字符集" w:eastAsia="宋体-方正超大字符集" w:hAnsi="黑体" w:hint="eastAsia"/>
          <w:b/>
          <w:sz w:val="30"/>
          <w:szCs w:val="30"/>
        </w:rPr>
      </w:pPr>
    </w:p>
    <w:p w14:paraId="070A5315" w14:textId="77777777" w:rsidR="006F200B" w:rsidRDefault="006F200B">
      <w:pPr>
        <w:numPr>
          <w:ins w:id="14" w:author="user" w:date="2016-06-28T11:46:00Z"/>
        </w:numPr>
        <w:spacing w:line="520" w:lineRule="exact"/>
        <w:jc w:val="center"/>
        <w:rPr>
          <w:rFonts w:ascii="宋体-方正超大字符集" w:eastAsia="宋体-方正超大字符集" w:hAnsi="黑体" w:hint="eastAsia"/>
          <w:b/>
          <w:sz w:val="30"/>
          <w:szCs w:val="30"/>
        </w:rPr>
      </w:pPr>
    </w:p>
    <w:p w14:paraId="32220055" w14:textId="77777777" w:rsidR="006F200B" w:rsidRDefault="006F200B">
      <w:pPr>
        <w:numPr>
          <w:ins w:id="15" w:author="user" w:date="2016-06-28T11:46:00Z"/>
        </w:numPr>
        <w:spacing w:line="520" w:lineRule="exact"/>
        <w:jc w:val="center"/>
        <w:rPr>
          <w:rFonts w:ascii="宋体-方正超大字符集" w:eastAsia="宋体-方正超大字符集" w:hAnsi="黑体" w:hint="eastAsia"/>
          <w:b/>
          <w:sz w:val="30"/>
          <w:szCs w:val="30"/>
        </w:rPr>
      </w:pPr>
      <w:r>
        <w:rPr>
          <w:rFonts w:ascii="宋体-方正超大字符集" w:eastAsia="宋体-方正超大字符集" w:hAnsi="黑体" w:hint="eastAsia"/>
          <w:b/>
          <w:sz w:val="30"/>
          <w:szCs w:val="30"/>
        </w:rPr>
        <w:lastRenderedPageBreak/>
        <w:t>“十二五”农业农村经济主要指标完成情况表</w:t>
      </w:r>
    </w:p>
    <w:p w14:paraId="5D737D17" w14:textId="77777777" w:rsidR="00C702E7" w:rsidRDefault="00C702E7">
      <w:pPr>
        <w:spacing w:line="520" w:lineRule="exact"/>
        <w:jc w:val="center"/>
        <w:rPr>
          <w:rFonts w:ascii="宋体-方正超大字符集" w:eastAsia="宋体-方正超大字符集" w:hAnsi="黑体"/>
          <w:b/>
          <w:sz w:val="30"/>
          <w:szCs w:val="30"/>
        </w:rP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5"/>
        <w:gridCol w:w="2252"/>
        <w:gridCol w:w="1430"/>
        <w:gridCol w:w="1251"/>
        <w:gridCol w:w="1251"/>
        <w:gridCol w:w="1430"/>
      </w:tblGrid>
      <w:tr w:rsidR="006F200B" w14:paraId="055101EF" w14:textId="77777777" w:rsidTr="00C702E7">
        <w:trPr>
          <w:trHeight w:val="974"/>
          <w:jc w:val="center"/>
        </w:trPr>
        <w:tc>
          <w:tcPr>
            <w:tcW w:w="715" w:type="dxa"/>
            <w:vAlign w:val="center"/>
          </w:tcPr>
          <w:p w14:paraId="3292CEBF" w14:textId="77777777" w:rsidR="006F200B" w:rsidRDefault="006F200B" w:rsidP="00C702E7">
            <w:pPr>
              <w:numPr>
                <w:ins w:id="16" w:author="user" w:date="2016-06-28T11:46:00Z"/>
              </w:numPr>
              <w:jc w:val="center"/>
              <w:rPr>
                <w:rFonts w:ascii="宋体-方正超大字符集" w:eastAsia="宋体-方正超大字符集"/>
                <w:b/>
                <w:bCs/>
              </w:rPr>
            </w:pPr>
            <w:r>
              <w:rPr>
                <w:rFonts w:ascii="宋体-方正超大字符集" w:eastAsia="宋体-方正超大字符集" w:hint="eastAsia"/>
                <w:b/>
                <w:bCs/>
              </w:rPr>
              <w:t>序号</w:t>
            </w:r>
          </w:p>
        </w:tc>
        <w:tc>
          <w:tcPr>
            <w:tcW w:w="2252" w:type="dxa"/>
            <w:vAlign w:val="center"/>
          </w:tcPr>
          <w:p w14:paraId="451244BC" w14:textId="77777777" w:rsidR="006F200B" w:rsidRDefault="006F200B" w:rsidP="00C702E7">
            <w:pPr>
              <w:numPr>
                <w:ins w:id="17" w:author="user" w:date="2016-06-28T11:46:00Z"/>
              </w:numPr>
              <w:jc w:val="center"/>
              <w:rPr>
                <w:rFonts w:ascii="宋体-方正超大字符集" w:eastAsia="宋体-方正超大字符集"/>
                <w:b/>
                <w:bCs/>
              </w:rPr>
            </w:pPr>
            <w:r>
              <w:rPr>
                <w:rFonts w:ascii="宋体-方正超大字符集" w:eastAsia="宋体-方正超大字符集" w:hint="eastAsia"/>
                <w:b/>
                <w:bCs/>
              </w:rPr>
              <w:t>指标名称</w:t>
            </w:r>
          </w:p>
        </w:tc>
        <w:tc>
          <w:tcPr>
            <w:tcW w:w="1430" w:type="dxa"/>
            <w:vAlign w:val="center"/>
          </w:tcPr>
          <w:p w14:paraId="68E3C7D8" w14:textId="77777777" w:rsidR="006F200B" w:rsidRDefault="006F200B" w:rsidP="00C702E7">
            <w:pPr>
              <w:numPr>
                <w:ins w:id="18" w:author="user" w:date="2016-06-28T11:46:00Z"/>
              </w:numPr>
              <w:jc w:val="center"/>
              <w:rPr>
                <w:rFonts w:ascii="宋体-方正超大字符集" w:eastAsia="宋体-方正超大字符集"/>
                <w:b/>
                <w:bCs/>
              </w:rPr>
            </w:pPr>
            <w:r>
              <w:rPr>
                <w:rFonts w:ascii="宋体-方正超大字符集" w:eastAsia="宋体-方正超大字符集" w:hint="eastAsia"/>
                <w:b/>
                <w:bCs/>
              </w:rPr>
              <w:t>计算</w:t>
            </w:r>
          </w:p>
          <w:p w14:paraId="0576AAB9" w14:textId="77777777" w:rsidR="006F200B" w:rsidRDefault="006F200B" w:rsidP="00C702E7">
            <w:pPr>
              <w:numPr>
                <w:ins w:id="19" w:author="user" w:date="2016-06-28T11:46:00Z"/>
              </w:numPr>
              <w:jc w:val="center"/>
              <w:rPr>
                <w:rFonts w:ascii="宋体-方正超大字符集" w:eastAsia="宋体-方正超大字符集"/>
                <w:b/>
                <w:bCs/>
              </w:rPr>
            </w:pPr>
            <w:r>
              <w:rPr>
                <w:rFonts w:ascii="宋体-方正超大字符集" w:eastAsia="宋体-方正超大字符集" w:hint="eastAsia"/>
                <w:b/>
                <w:bCs/>
              </w:rPr>
              <w:t>单位</w:t>
            </w:r>
          </w:p>
        </w:tc>
        <w:tc>
          <w:tcPr>
            <w:tcW w:w="1251" w:type="dxa"/>
            <w:vAlign w:val="center"/>
          </w:tcPr>
          <w:p w14:paraId="34803B59" w14:textId="77777777" w:rsidR="006F200B" w:rsidRDefault="006F200B" w:rsidP="00C702E7">
            <w:pPr>
              <w:numPr>
                <w:ins w:id="20" w:author="user" w:date="2016-06-28T11:46:00Z"/>
              </w:numPr>
              <w:jc w:val="center"/>
              <w:rPr>
                <w:rFonts w:ascii="宋体-方正超大字符集" w:eastAsia="宋体-方正超大字符集" w:hAnsi="宋体" w:cs="宋体"/>
                <w:b/>
                <w:bCs/>
              </w:rPr>
            </w:pPr>
            <w:r>
              <w:rPr>
                <w:rFonts w:ascii="宋体-方正超大字符集" w:eastAsia="宋体-方正超大字符集" w:hAnsi="宋体" w:cs="宋体"/>
                <w:b/>
                <w:bCs/>
              </w:rPr>
              <w:t>2010</w:t>
            </w:r>
            <w:r>
              <w:rPr>
                <w:rFonts w:ascii="宋体-方正超大字符集" w:eastAsia="宋体-方正超大字符集" w:hAnsi="宋体" w:cs="宋体" w:hint="eastAsia"/>
                <w:b/>
                <w:bCs/>
              </w:rPr>
              <w:t>年</w:t>
            </w:r>
          </w:p>
        </w:tc>
        <w:tc>
          <w:tcPr>
            <w:tcW w:w="1251" w:type="dxa"/>
            <w:vAlign w:val="center"/>
          </w:tcPr>
          <w:p w14:paraId="36718B64" w14:textId="77777777" w:rsidR="006F200B" w:rsidRDefault="006F200B" w:rsidP="00C702E7">
            <w:pPr>
              <w:numPr>
                <w:ins w:id="21" w:author="user" w:date="2016-06-28T11:46:00Z"/>
              </w:numPr>
              <w:jc w:val="center"/>
              <w:rPr>
                <w:rFonts w:ascii="宋体-方正超大字符集" w:eastAsia="宋体-方正超大字符集" w:hAnsi="宋体" w:cs="宋体" w:hint="eastAsia"/>
                <w:b/>
                <w:bCs/>
              </w:rPr>
            </w:pPr>
            <w:r>
              <w:rPr>
                <w:rFonts w:ascii="宋体-方正超大字符集" w:eastAsia="宋体-方正超大字符集" w:hAnsi="宋体" w:cs="宋体"/>
                <w:b/>
                <w:bCs/>
              </w:rPr>
              <w:t>2015</w:t>
            </w:r>
            <w:r>
              <w:rPr>
                <w:rFonts w:ascii="宋体-方正超大字符集" w:eastAsia="宋体-方正超大字符集" w:hAnsi="宋体" w:cs="宋体" w:hint="eastAsia"/>
                <w:b/>
                <w:bCs/>
              </w:rPr>
              <w:t>年</w:t>
            </w:r>
          </w:p>
        </w:tc>
        <w:tc>
          <w:tcPr>
            <w:tcW w:w="1430" w:type="dxa"/>
            <w:vAlign w:val="center"/>
          </w:tcPr>
          <w:p w14:paraId="3CFD4ECC" w14:textId="77777777" w:rsidR="006F200B" w:rsidRDefault="006F200B" w:rsidP="00C702E7">
            <w:pPr>
              <w:numPr>
                <w:ins w:id="22" w:author="user" w:date="2016-06-28T11:46:00Z"/>
              </w:numPr>
              <w:jc w:val="center"/>
              <w:rPr>
                <w:rFonts w:ascii="宋体-方正超大字符集" w:eastAsia="宋体-方正超大字符集"/>
                <w:b/>
                <w:bCs/>
              </w:rPr>
            </w:pPr>
            <w:r>
              <w:rPr>
                <w:rFonts w:ascii="宋体-方正超大字符集" w:eastAsia="宋体-方正超大字符集" w:hint="eastAsia"/>
                <w:b/>
                <w:bCs/>
              </w:rPr>
              <w:t>十二五</w:t>
            </w:r>
          </w:p>
          <w:p w14:paraId="5CC4CF49" w14:textId="77777777" w:rsidR="006F200B" w:rsidRDefault="006F200B" w:rsidP="00C702E7">
            <w:pPr>
              <w:numPr>
                <w:ins w:id="23" w:author="user" w:date="2016-06-28T11:46:00Z"/>
              </w:numPr>
              <w:jc w:val="center"/>
              <w:rPr>
                <w:rFonts w:ascii="宋体-方正超大字符集" w:eastAsia="宋体-方正超大字符集" w:hAnsi="宋体" w:cs="宋体"/>
                <w:b/>
                <w:bCs/>
              </w:rPr>
            </w:pPr>
            <w:r>
              <w:rPr>
                <w:rFonts w:ascii="宋体-方正超大字符集" w:eastAsia="宋体-方正超大字符集" w:hint="eastAsia"/>
                <w:b/>
                <w:bCs/>
              </w:rPr>
              <w:t>年平均增长</w:t>
            </w:r>
            <w:r>
              <w:rPr>
                <w:rFonts w:ascii="宋体-方正超大字符集" w:eastAsia="宋体-方正超大字符集"/>
                <w:b/>
                <w:bCs/>
              </w:rPr>
              <w:t>%</w:t>
            </w:r>
          </w:p>
        </w:tc>
      </w:tr>
      <w:tr w:rsidR="006F200B" w14:paraId="14808E44" w14:textId="77777777" w:rsidTr="00C702E7">
        <w:trPr>
          <w:trHeight w:val="688"/>
          <w:jc w:val="center"/>
        </w:trPr>
        <w:tc>
          <w:tcPr>
            <w:tcW w:w="715" w:type="dxa"/>
            <w:vAlign w:val="center"/>
          </w:tcPr>
          <w:p w14:paraId="0FC3DC35" w14:textId="77777777" w:rsidR="006F200B" w:rsidRDefault="006F200B" w:rsidP="00C702E7">
            <w:pPr>
              <w:numPr>
                <w:ins w:id="24" w:author="user" w:date="2016-06-28T11:46:00Z"/>
              </w:numPr>
              <w:spacing w:line="440" w:lineRule="exact"/>
              <w:jc w:val="center"/>
              <w:rPr>
                <w:rFonts w:ascii="宋体-方正超大字符集" w:eastAsia="宋体-方正超大字符集" w:hAnsi="宋体" w:cs="宋体"/>
              </w:rPr>
            </w:pPr>
            <w:r>
              <w:rPr>
                <w:rFonts w:ascii="宋体-方正超大字符集" w:eastAsia="宋体-方正超大字符集"/>
              </w:rPr>
              <w:t>1</w:t>
            </w:r>
          </w:p>
        </w:tc>
        <w:tc>
          <w:tcPr>
            <w:tcW w:w="2252" w:type="dxa"/>
            <w:vAlign w:val="center"/>
          </w:tcPr>
          <w:p w14:paraId="67E3A170" w14:textId="77777777" w:rsidR="006F200B" w:rsidRDefault="006F200B" w:rsidP="00C702E7">
            <w:pPr>
              <w:numPr>
                <w:ins w:id="25" w:author="user" w:date="2016-06-28T11:46:00Z"/>
              </w:numPr>
              <w:spacing w:line="320" w:lineRule="exact"/>
              <w:jc w:val="center"/>
              <w:rPr>
                <w:rFonts w:ascii="宋体-方正超大字符集" w:eastAsia="宋体-方正超大字符集" w:hAnsi="宋体" w:cs="宋体"/>
              </w:rPr>
            </w:pPr>
            <w:r>
              <w:rPr>
                <w:rFonts w:ascii="宋体-方正超大字符集" w:eastAsia="宋体-方正超大字符集" w:hint="eastAsia"/>
              </w:rPr>
              <w:t>农林牧渔业总产值</w:t>
            </w:r>
          </w:p>
        </w:tc>
        <w:tc>
          <w:tcPr>
            <w:tcW w:w="1430" w:type="dxa"/>
            <w:vAlign w:val="center"/>
          </w:tcPr>
          <w:p w14:paraId="22B52AC5" w14:textId="77777777" w:rsidR="006F200B" w:rsidRDefault="006F200B" w:rsidP="00C702E7">
            <w:pPr>
              <w:numPr>
                <w:ins w:id="26" w:author="user" w:date="2016-06-28T11:46:00Z"/>
              </w:numPr>
              <w:spacing w:line="440" w:lineRule="exact"/>
              <w:jc w:val="center"/>
              <w:rPr>
                <w:rFonts w:ascii="宋体-方正超大字符集" w:eastAsia="宋体-方正超大字符集" w:hAnsi="宋体" w:cs="宋体"/>
              </w:rPr>
            </w:pPr>
            <w:r>
              <w:rPr>
                <w:rFonts w:ascii="宋体-方正超大字符集" w:eastAsia="宋体-方正超大字符集" w:hint="eastAsia"/>
              </w:rPr>
              <w:t>亿元</w:t>
            </w:r>
          </w:p>
        </w:tc>
        <w:tc>
          <w:tcPr>
            <w:tcW w:w="1251" w:type="dxa"/>
            <w:vAlign w:val="center"/>
          </w:tcPr>
          <w:p w14:paraId="1B367C52" w14:textId="77777777" w:rsidR="006F200B" w:rsidRDefault="006F200B" w:rsidP="00C702E7">
            <w:pPr>
              <w:numPr>
                <w:ins w:id="27" w:author="user" w:date="2016-06-28T11:46:00Z"/>
              </w:numPr>
              <w:spacing w:line="440" w:lineRule="exact"/>
              <w:jc w:val="center"/>
              <w:rPr>
                <w:rFonts w:ascii="宋体-方正超大字符集" w:eastAsia="宋体-方正超大字符集" w:hAnsi="宋体" w:cs="宋体"/>
              </w:rPr>
            </w:pPr>
            <w:r>
              <w:rPr>
                <w:rFonts w:ascii="宋体-方正超大字符集" w:eastAsia="宋体-方正超大字符集"/>
              </w:rPr>
              <w:t>319.21</w:t>
            </w:r>
          </w:p>
        </w:tc>
        <w:tc>
          <w:tcPr>
            <w:tcW w:w="1251" w:type="dxa"/>
            <w:vAlign w:val="center"/>
          </w:tcPr>
          <w:p w14:paraId="144C0479" w14:textId="77777777" w:rsidR="006F200B" w:rsidRDefault="006F200B" w:rsidP="00C702E7">
            <w:pPr>
              <w:numPr>
                <w:ins w:id="28" w:author="user" w:date="2016-06-28T11:46:00Z"/>
              </w:numPr>
              <w:spacing w:line="440" w:lineRule="exact"/>
              <w:jc w:val="center"/>
              <w:rPr>
                <w:rFonts w:ascii="宋体-方正超大字符集" w:eastAsia="宋体-方正超大字符集"/>
              </w:rPr>
            </w:pPr>
            <w:r>
              <w:rPr>
                <w:rFonts w:ascii="宋体-方正超大字符集" w:eastAsia="宋体-方正超大字符集"/>
              </w:rPr>
              <w:t>544.7</w:t>
            </w:r>
          </w:p>
        </w:tc>
        <w:tc>
          <w:tcPr>
            <w:tcW w:w="1430" w:type="dxa"/>
            <w:vAlign w:val="center"/>
          </w:tcPr>
          <w:p w14:paraId="43544FA7" w14:textId="77777777" w:rsidR="006F200B" w:rsidRDefault="006F200B" w:rsidP="00C702E7">
            <w:pPr>
              <w:numPr>
                <w:ins w:id="29" w:author="user" w:date="2016-06-28T11:46:00Z"/>
              </w:numPr>
              <w:spacing w:line="440" w:lineRule="exact"/>
              <w:jc w:val="center"/>
              <w:rPr>
                <w:rFonts w:ascii="宋体-方正超大字符集" w:eastAsia="宋体-方正超大字符集"/>
              </w:rPr>
            </w:pPr>
            <w:r>
              <w:rPr>
                <w:rFonts w:ascii="宋体-方正超大字符集" w:eastAsia="宋体-方正超大字符集"/>
              </w:rPr>
              <w:t>5.5</w:t>
            </w:r>
          </w:p>
        </w:tc>
      </w:tr>
      <w:tr w:rsidR="006F200B" w14:paraId="30FE8658" w14:textId="77777777" w:rsidTr="00C702E7">
        <w:trPr>
          <w:trHeight w:val="721"/>
          <w:jc w:val="center"/>
        </w:trPr>
        <w:tc>
          <w:tcPr>
            <w:tcW w:w="715" w:type="dxa"/>
            <w:vAlign w:val="center"/>
          </w:tcPr>
          <w:p w14:paraId="22DE7CF4" w14:textId="77777777" w:rsidR="006F200B" w:rsidRDefault="006F200B" w:rsidP="00C702E7">
            <w:pPr>
              <w:numPr>
                <w:ins w:id="30" w:author="user" w:date="2016-06-28T11:46:00Z"/>
              </w:numPr>
              <w:spacing w:line="440" w:lineRule="exact"/>
              <w:jc w:val="center"/>
              <w:rPr>
                <w:rFonts w:ascii="宋体-方正超大字符集" w:eastAsia="宋体-方正超大字符集" w:hAnsi="宋体" w:cs="宋体"/>
              </w:rPr>
            </w:pPr>
            <w:r>
              <w:rPr>
                <w:rFonts w:ascii="宋体-方正超大字符集" w:eastAsia="宋体-方正超大字符集"/>
              </w:rPr>
              <w:t>2</w:t>
            </w:r>
          </w:p>
        </w:tc>
        <w:tc>
          <w:tcPr>
            <w:tcW w:w="2252" w:type="dxa"/>
            <w:vAlign w:val="center"/>
          </w:tcPr>
          <w:p w14:paraId="4C6C6399" w14:textId="77777777" w:rsidR="006F200B" w:rsidRDefault="006F200B" w:rsidP="00C702E7">
            <w:pPr>
              <w:numPr>
                <w:ins w:id="31" w:author="user" w:date="2016-06-28T11:46:00Z"/>
              </w:numPr>
              <w:spacing w:line="320" w:lineRule="exact"/>
              <w:jc w:val="center"/>
              <w:rPr>
                <w:rFonts w:ascii="宋体-方正超大字符集" w:eastAsia="宋体-方正超大字符集" w:hAnsi="宋体" w:cs="宋体"/>
              </w:rPr>
            </w:pPr>
            <w:r>
              <w:rPr>
                <w:rFonts w:ascii="宋体-方正超大字符集" w:eastAsia="宋体-方正超大字符集" w:hint="eastAsia"/>
              </w:rPr>
              <w:t>农林牧渔业增加值</w:t>
            </w:r>
          </w:p>
        </w:tc>
        <w:tc>
          <w:tcPr>
            <w:tcW w:w="1430" w:type="dxa"/>
            <w:vAlign w:val="center"/>
          </w:tcPr>
          <w:p w14:paraId="7535BEF1" w14:textId="77777777" w:rsidR="006F200B" w:rsidRDefault="006F200B" w:rsidP="00C702E7">
            <w:pPr>
              <w:numPr>
                <w:ins w:id="32" w:author="user" w:date="2016-06-28T11:46:00Z"/>
              </w:numPr>
              <w:spacing w:line="440" w:lineRule="exact"/>
              <w:jc w:val="center"/>
              <w:rPr>
                <w:rFonts w:ascii="宋体-方正超大字符集" w:eastAsia="宋体-方正超大字符集" w:hAnsi="宋体" w:cs="宋体"/>
              </w:rPr>
            </w:pPr>
            <w:r>
              <w:rPr>
                <w:rFonts w:ascii="宋体-方正超大字符集" w:eastAsia="宋体-方正超大字符集" w:hint="eastAsia"/>
              </w:rPr>
              <w:t>亿元</w:t>
            </w:r>
          </w:p>
        </w:tc>
        <w:tc>
          <w:tcPr>
            <w:tcW w:w="1251" w:type="dxa"/>
            <w:vAlign w:val="center"/>
          </w:tcPr>
          <w:p w14:paraId="29EB2601" w14:textId="77777777" w:rsidR="006F200B" w:rsidRDefault="006F200B" w:rsidP="00C702E7">
            <w:pPr>
              <w:numPr>
                <w:ins w:id="33" w:author="user" w:date="2016-06-28T11:46:00Z"/>
              </w:numPr>
              <w:spacing w:line="440" w:lineRule="exact"/>
              <w:jc w:val="center"/>
              <w:rPr>
                <w:rFonts w:ascii="宋体-方正超大字符集" w:eastAsia="宋体-方正超大字符集" w:hAnsi="宋体" w:cs="宋体"/>
              </w:rPr>
            </w:pPr>
            <w:r>
              <w:rPr>
                <w:rFonts w:ascii="宋体-方正超大字符集" w:eastAsia="宋体-方正超大字符集"/>
              </w:rPr>
              <w:t>202.6</w:t>
            </w:r>
          </w:p>
        </w:tc>
        <w:tc>
          <w:tcPr>
            <w:tcW w:w="1251" w:type="dxa"/>
            <w:vAlign w:val="center"/>
          </w:tcPr>
          <w:p w14:paraId="3D1DB0FB" w14:textId="77777777" w:rsidR="006F200B" w:rsidRDefault="006F200B" w:rsidP="00C702E7">
            <w:pPr>
              <w:numPr>
                <w:ins w:id="34" w:author="user" w:date="2016-06-28T11:46:00Z"/>
              </w:numPr>
              <w:spacing w:line="440" w:lineRule="exact"/>
              <w:jc w:val="center"/>
              <w:rPr>
                <w:rFonts w:ascii="宋体-方正超大字符集" w:eastAsia="宋体-方正超大字符集"/>
              </w:rPr>
            </w:pPr>
            <w:r>
              <w:rPr>
                <w:rFonts w:ascii="宋体-方正超大字符集" w:eastAsia="宋体-方正超大字符集"/>
              </w:rPr>
              <w:t>339.42</w:t>
            </w:r>
          </w:p>
        </w:tc>
        <w:tc>
          <w:tcPr>
            <w:tcW w:w="1430" w:type="dxa"/>
            <w:vAlign w:val="center"/>
          </w:tcPr>
          <w:p w14:paraId="371B6500" w14:textId="77777777" w:rsidR="006F200B" w:rsidRDefault="006F200B" w:rsidP="00C702E7">
            <w:pPr>
              <w:numPr>
                <w:ins w:id="35" w:author="user" w:date="2016-06-28T11:46:00Z"/>
              </w:numPr>
              <w:spacing w:line="440" w:lineRule="exact"/>
              <w:jc w:val="center"/>
              <w:rPr>
                <w:rFonts w:ascii="宋体-方正超大字符集" w:eastAsia="宋体-方正超大字符集"/>
              </w:rPr>
            </w:pPr>
            <w:r>
              <w:rPr>
                <w:rFonts w:ascii="宋体-方正超大字符集" w:eastAsia="宋体-方正超大字符集"/>
              </w:rPr>
              <w:t>5.3</w:t>
            </w:r>
          </w:p>
        </w:tc>
      </w:tr>
      <w:tr w:rsidR="006F200B" w14:paraId="2E7D62A8" w14:textId="77777777" w:rsidTr="00C702E7">
        <w:trPr>
          <w:trHeight w:val="459"/>
          <w:jc w:val="center"/>
        </w:trPr>
        <w:tc>
          <w:tcPr>
            <w:tcW w:w="715" w:type="dxa"/>
            <w:vAlign w:val="center"/>
          </w:tcPr>
          <w:p w14:paraId="2F74B38A" w14:textId="77777777" w:rsidR="006F200B" w:rsidRDefault="006F200B" w:rsidP="00C702E7">
            <w:pPr>
              <w:numPr>
                <w:ins w:id="36" w:author="user" w:date="2016-06-28T11:46:00Z"/>
              </w:numPr>
              <w:spacing w:line="300" w:lineRule="exact"/>
              <w:jc w:val="center"/>
              <w:rPr>
                <w:rFonts w:ascii="宋体-方正超大字符集" w:eastAsia="宋体-方正超大字符集" w:hAnsi="宋体" w:cs="宋体"/>
              </w:rPr>
            </w:pPr>
            <w:r>
              <w:rPr>
                <w:rFonts w:ascii="宋体-方正超大字符集" w:eastAsia="宋体-方正超大字符集"/>
              </w:rPr>
              <w:t>3</w:t>
            </w:r>
          </w:p>
        </w:tc>
        <w:tc>
          <w:tcPr>
            <w:tcW w:w="2252" w:type="dxa"/>
            <w:vAlign w:val="center"/>
          </w:tcPr>
          <w:p w14:paraId="2B18793F" w14:textId="77777777" w:rsidR="006F200B" w:rsidRDefault="006F200B" w:rsidP="00C702E7">
            <w:pPr>
              <w:numPr>
                <w:ins w:id="37" w:author="user" w:date="2016-06-28T11:46:00Z"/>
              </w:numPr>
              <w:spacing w:line="300" w:lineRule="exact"/>
              <w:jc w:val="center"/>
              <w:rPr>
                <w:rFonts w:ascii="宋体-方正超大字符集" w:eastAsia="宋体-方正超大字符集" w:hAnsi="宋体" w:cs="宋体"/>
              </w:rPr>
            </w:pPr>
            <w:r>
              <w:rPr>
                <w:rFonts w:ascii="宋体-方正超大字符集" w:eastAsia="宋体-方正超大字符集" w:hint="eastAsia"/>
              </w:rPr>
              <w:t>农村居民人均纯收入</w:t>
            </w:r>
          </w:p>
        </w:tc>
        <w:tc>
          <w:tcPr>
            <w:tcW w:w="1430" w:type="dxa"/>
            <w:vAlign w:val="center"/>
          </w:tcPr>
          <w:p w14:paraId="64F01DA2" w14:textId="77777777" w:rsidR="006F200B" w:rsidRDefault="006F200B" w:rsidP="00C702E7">
            <w:pPr>
              <w:numPr>
                <w:ins w:id="38" w:author="user" w:date="2016-06-28T11:46:00Z"/>
              </w:numPr>
              <w:spacing w:line="300" w:lineRule="exact"/>
              <w:jc w:val="center"/>
              <w:rPr>
                <w:rFonts w:ascii="宋体-方正超大字符集" w:eastAsia="宋体-方正超大字符集" w:hAnsi="宋体" w:cs="宋体"/>
              </w:rPr>
            </w:pPr>
            <w:r>
              <w:rPr>
                <w:rFonts w:ascii="宋体-方正超大字符集" w:eastAsia="宋体-方正超大字符集" w:hint="eastAsia"/>
              </w:rPr>
              <w:t>元</w:t>
            </w:r>
          </w:p>
        </w:tc>
        <w:tc>
          <w:tcPr>
            <w:tcW w:w="1251" w:type="dxa"/>
            <w:vAlign w:val="center"/>
          </w:tcPr>
          <w:p w14:paraId="6AADAF15" w14:textId="77777777" w:rsidR="006F200B" w:rsidRDefault="006F200B" w:rsidP="00C702E7">
            <w:pPr>
              <w:numPr>
                <w:ins w:id="39" w:author="user" w:date="2016-06-28T11:46:00Z"/>
              </w:numPr>
              <w:spacing w:line="300" w:lineRule="exact"/>
              <w:jc w:val="center"/>
              <w:rPr>
                <w:rFonts w:ascii="宋体-方正超大字符集" w:eastAsia="宋体-方正超大字符集" w:hAnsi="宋体" w:cs="宋体"/>
              </w:rPr>
            </w:pPr>
            <w:r>
              <w:rPr>
                <w:rFonts w:ascii="宋体-方正超大字符集" w:eastAsia="宋体-方正超大字符集"/>
              </w:rPr>
              <w:t>5487</w:t>
            </w:r>
          </w:p>
        </w:tc>
        <w:tc>
          <w:tcPr>
            <w:tcW w:w="1251" w:type="dxa"/>
            <w:vAlign w:val="center"/>
          </w:tcPr>
          <w:p w14:paraId="2422B3AA" w14:textId="77777777" w:rsidR="006F200B" w:rsidRDefault="006F200B" w:rsidP="00C702E7">
            <w:pPr>
              <w:numPr>
                <w:ins w:id="40" w:author="user" w:date="2016-06-28T11:46:00Z"/>
              </w:numPr>
              <w:spacing w:line="300" w:lineRule="exact"/>
              <w:jc w:val="center"/>
              <w:rPr>
                <w:rFonts w:ascii="宋体-方正超大字符集" w:eastAsia="宋体-方正超大字符集"/>
              </w:rPr>
            </w:pPr>
            <w:r>
              <w:rPr>
                <w:rFonts w:ascii="宋体-方正超大字符集" w:eastAsia="宋体-方正超大字符集"/>
              </w:rPr>
              <w:t>10365</w:t>
            </w:r>
          </w:p>
        </w:tc>
        <w:tc>
          <w:tcPr>
            <w:tcW w:w="1430" w:type="dxa"/>
            <w:vAlign w:val="center"/>
          </w:tcPr>
          <w:p w14:paraId="62533DF9" w14:textId="77777777" w:rsidR="006F200B" w:rsidRDefault="006F200B" w:rsidP="00C702E7">
            <w:pPr>
              <w:numPr>
                <w:ins w:id="41" w:author="user" w:date="2016-06-28T11:46:00Z"/>
              </w:numPr>
              <w:spacing w:line="300" w:lineRule="exact"/>
              <w:jc w:val="center"/>
              <w:rPr>
                <w:rFonts w:ascii="宋体-方正超大字符集" w:eastAsia="宋体-方正超大字符集"/>
              </w:rPr>
            </w:pPr>
            <w:r>
              <w:rPr>
                <w:rFonts w:ascii="宋体-方正超大字符集" w:eastAsia="宋体-方正超大字符集"/>
              </w:rPr>
              <w:t>13.6</w:t>
            </w:r>
          </w:p>
        </w:tc>
      </w:tr>
      <w:tr w:rsidR="006F200B" w14:paraId="447CCFBF" w14:textId="77777777" w:rsidTr="00C702E7">
        <w:trPr>
          <w:trHeight w:val="721"/>
          <w:jc w:val="center"/>
        </w:trPr>
        <w:tc>
          <w:tcPr>
            <w:tcW w:w="715" w:type="dxa"/>
            <w:vAlign w:val="center"/>
          </w:tcPr>
          <w:p w14:paraId="1B3EA1C6" w14:textId="77777777" w:rsidR="006F200B" w:rsidRDefault="006F200B" w:rsidP="00C702E7">
            <w:pPr>
              <w:numPr>
                <w:ins w:id="42" w:author="user" w:date="2016-06-28T11:46:00Z"/>
              </w:numPr>
              <w:spacing w:line="440" w:lineRule="exact"/>
              <w:jc w:val="center"/>
              <w:rPr>
                <w:rFonts w:ascii="宋体-方正超大字符集" w:eastAsia="宋体-方正超大字符集" w:hAnsi="宋体" w:cs="宋体"/>
              </w:rPr>
            </w:pPr>
            <w:r>
              <w:rPr>
                <w:rFonts w:ascii="宋体-方正超大字符集" w:eastAsia="宋体-方正超大字符集"/>
              </w:rPr>
              <w:t>4</w:t>
            </w:r>
          </w:p>
        </w:tc>
        <w:tc>
          <w:tcPr>
            <w:tcW w:w="2252" w:type="dxa"/>
            <w:vAlign w:val="center"/>
          </w:tcPr>
          <w:p w14:paraId="4CD0DB22" w14:textId="77777777" w:rsidR="006F200B" w:rsidRDefault="006F200B" w:rsidP="00C702E7">
            <w:pPr>
              <w:numPr>
                <w:ins w:id="43" w:author="user" w:date="2016-06-28T11:46:00Z"/>
              </w:numPr>
              <w:spacing w:line="440" w:lineRule="exact"/>
              <w:jc w:val="center"/>
              <w:rPr>
                <w:rFonts w:ascii="宋体-方正超大字符集" w:eastAsia="宋体-方正超大字符集" w:hAnsi="宋体" w:cs="宋体"/>
              </w:rPr>
            </w:pPr>
            <w:r>
              <w:rPr>
                <w:rFonts w:ascii="宋体-方正超大字符集" w:eastAsia="宋体-方正超大字符集" w:hint="eastAsia"/>
              </w:rPr>
              <w:t>粮食产量</w:t>
            </w:r>
          </w:p>
        </w:tc>
        <w:tc>
          <w:tcPr>
            <w:tcW w:w="1430" w:type="dxa"/>
            <w:vAlign w:val="center"/>
          </w:tcPr>
          <w:p w14:paraId="037375A8" w14:textId="77777777" w:rsidR="006F200B" w:rsidRDefault="006F200B" w:rsidP="00C702E7">
            <w:pPr>
              <w:numPr>
                <w:ins w:id="44" w:author="user" w:date="2016-06-28T11:46:00Z"/>
              </w:numPr>
              <w:spacing w:line="440" w:lineRule="exact"/>
              <w:jc w:val="center"/>
              <w:rPr>
                <w:rFonts w:ascii="宋体-方正超大字符集" w:eastAsia="宋体-方正超大字符集" w:hAnsi="宋体" w:cs="宋体"/>
              </w:rPr>
            </w:pPr>
            <w:r>
              <w:rPr>
                <w:rFonts w:ascii="宋体-方正超大字符集" w:eastAsia="宋体-方正超大字符集" w:hint="eastAsia"/>
              </w:rPr>
              <w:t>万吨</w:t>
            </w:r>
          </w:p>
        </w:tc>
        <w:tc>
          <w:tcPr>
            <w:tcW w:w="1251" w:type="dxa"/>
            <w:vAlign w:val="center"/>
          </w:tcPr>
          <w:p w14:paraId="7F755A63" w14:textId="77777777" w:rsidR="006F200B" w:rsidRDefault="006F200B" w:rsidP="00C702E7">
            <w:pPr>
              <w:numPr>
                <w:ins w:id="45" w:author="user" w:date="2016-06-28T11:46:00Z"/>
              </w:numPr>
              <w:spacing w:line="440" w:lineRule="exact"/>
              <w:jc w:val="center"/>
              <w:rPr>
                <w:rFonts w:ascii="宋体-方正超大字符集" w:eastAsia="宋体-方正超大字符集" w:hAnsi="宋体" w:cs="宋体"/>
              </w:rPr>
            </w:pPr>
            <w:r>
              <w:rPr>
                <w:rFonts w:ascii="宋体-方正超大字符集" w:eastAsia="宋体-方正超大字符集"/>
              </w:rPr>
              <w:t>186.2</w:t>
            </w:r>
          </w:p>
        </w:tc>
        <w:tc>
          <w:tcPr>
            <w:tcW w:w="1251" w:type="dxa"/>
            <w:vAlign w:val="center"/>
          </w:tcPr>
          <w:p w14:paraId="5419762F" w14:textId="77777777" w:rsidR="006F200B" w:rsidRDefault="006F200B" w:rsidP="00C702E7">
            <w:pPr>
              <w:numPr>
                <w:ins w:id="46" w:author="user" w:date="2016-06-28T11:46:00Z"/>
              </w:numPr>
              <w:spacing w:line="440" w:lineRule="exact"/>
              <w:jc w:val="center"/>
              <w:rPr>
                <w:rFonts w:ascii="宋体-方正超大字符集" w:eastAsia="宋体-方正超大字符集"/>
              </w:rPr>
            </w:pPr>
            <w:r>
              <w:rPr>
                <w:rFonts w:ascii="宋体-方正超大字符集" w:eastAsia="宋体-方正超大字符集"/>
              </w:rPr>
              <w:t>206.29</w:t>
            </w:r>
          </w:p>
        </w:tc>
        <w:tc>
          <w:tcPr>
            <w:tcW w:w="1430" w:type="dxa"/>
            <w:vAlign w:val="center"/>
          </w:tcPr>
          <w:p w14:paraId="6FD7CA67" w14:textId="77777777" w:rsidR="006F200B" w:rsidRDefault="006F200B" w:rsidP="00C702E7">
            <w:pPr>
              <w:numPr>
                <w:ins w:id="47" w:author="user" w:date="2016-06-28T11:46:00Z"/>
              </w:numPr>
              <w:spacing w:line="440" w:lineRule="exact"/>
              <w:jc w:val="center"/>
              <w:rPr>
                <w:rFonts w:ascii="宋体-方正超大字符集" w:eastAsia="宋体-方正超大字符集"/>
              </w:rPr>
            </w:pPr>
            <w:r>
              <w:rPr>
                <w:rFonts w:ascii="宋体-方正超大字符集" w:eastAsia="宋体-方正超大字符集"/>
              </w:rPr>
              <w:t>2.1</w:t>
            </w:r>
          </w:p>
        </w:tc>
      </w:tr>
      <w:tr w:rsidR="006F200B" w14:paraId="47C9A5D2" w14:textId="77777777" w:rsidTr="00C702E7">
        <w:trPr>
          <w:trHeight w:val="688"/>
          <w:jc w:val="center"/>
        </w:trPr>
        <w:tc>
          <w:tcPr>
            <w:tcW w:w="715" w:type="dxa"/>
            <w:vAlign w:val="center"/>
          </w:tcPr>
          <w:p w14:paraId="033AB5D2" w14:textId="77777777" w:rsidR="006F200B" w:rsidRDefault="006F200B" w:rsidP="00C702E7">
            <w:pPr>
              <w:numPr>
                <w:ins w:id="48" w:author="user" w:date="2016-06-28T11:46:00Z"/>
              </w:numPr>
              <w:spacing w:line="440" w:lineRule="exact"/>
              <w:jc w:val="center"/>
              <w:rPr>
                <w:rFonts w:ascii="宋体-方正超大字符集" w:eastAsia="宋体-方正超大字符集" w:hAnsi="宋体" w:cs="宋体"/>
              </w:rPr>
            </w:pPr>
            <w:r>
              <w:rPr>
                <w:rFonts w:ascii="宋体-方正超大字符集" w:eastAsia="宋体-方正超大字符集"/>
              </w:rPr>
              <w:t>5</w:t>
            </w:r>
          </w:p>
        </w:tc>
        <w:tc>
          <w:tcPr>
            <w:tcW w:w="2252" w:type="dxa"/>
            <w:vAlign w:val="center"/>
          </w:tcPr>
          <w:p w14:paraId="7E5DEE2F" w14:textId="77777777" w:rsidR="006F200B" w:rsidRDefault="006F200B" w:rsidP="00C702E7">
            <w:pPr>
              <w:numPr>
                <w:ins w:id="49" w:author="user" w:date="2016-06-28T11:46:00Z"/>
              </w:numPr>
              <w:spacing w:line="440" w:lineRule="exact"/>
              <w:jc w:val="center"/>
              <w:rPr>
                <w:rFonts w:ascii="宋体-方正超大字符集" w:eastAsia="宋体-方正超大字符集" w:hAnsi="宋体" w:cs="宋体"/>
              </w:rPr>
            </w:pPr>
            <w:r>
              <w:rPr>
                <w:rFonts w:ascii="宋体-方正超大字符集" w:eastAsia="宋体-方正超大字符集" w:hint="eastAsia"/>
              </w:rPr>
              <w:t>水果产量</w:t>
            </w:r>
          </w:p>
        </w:tc>
        <w:tc>
          <w:tcPr>
            <w:tcW w:w="1430" w:type="dxa"/>
            <w:vAlign w:val="center"/>
          </w:tcPr>
          <w:p w14:paraId="74878A6B" w14:textId="77777777" w:rsidR="006F200B" w:rsidRDefault="006F200B" w:rsidP="00C702E7">
            <w:pPr>
              <w:numPr>
                <w:ins w:id="50" w:author="user" w:date="2016-06-28T11:46:00Z"/>
              </w:numPr>
              <w:spacing w:line="440" w:lineRule="exact"/>
              <w:jc w:val="center"/>
              <w:rPr>
                <w:rFonts w:ascii="宋体-方正超大字符集" w:eastAsia="宋体-方正超大字符集" w:hAnsi="宋体" w:cs="宋体"/>
              </w:rPr>
            </w:pPr>
            <w:r>
              <w:rPr>
                <w:rFonts w:ascii="宋体-方正超大字符集" w:eastAsia="宋体-方正超大字符集" w:hint="eastAsia"/>
              </w:rPr>
              <w:t>万吨</w:t>
            </w:r>
          </w:p>
        </w:tc>
        <w:tc>
          <w:tcPr>
            <w:tcW w:w="1251" w:type="dxa"/>
            <w:vAlign w:val="center"/>
          </w:tcPr>
          <w:p w14:paraId="0ED619B2" w14:textId="77777777" w:rsidR="006F200B" w:rsidRDefault="006F200B" w:rsidP="00C702E7">
            <w:pPr>
              <w:numPr>
                <w:ins w:id="51" w:author="user" w:date="2016-06-28T11:46:00Z"/>
              </w:numPr>
              <w:spacing w:line="440" w:lineRule="exact"/>
              <w:jc w:val="center"/>
              <w:rPr>
                <w:rFonts w:ascii="宋体-方正超大字符集" w:eastAsia="宋体-方正超大字符集" w:hAnsi="宋体" w:cs="宋体"/>
              </w:rPr>
            </w:pPr>
            <w:r>
              <w:rPr>
                <w:rFonts w:ascii="宋体-方正超大字符集" w:eastAsia="宋体-方正超大字符集"/>
              </w:rPr>
              <w:t>252</w:t>
            </w:r>
          </w:p>
        </w:tc>
        <w:tc>
          <w:tcPr>
            <w:tcW w:w="1251" w:type="dxa"/>
            <w:vAlign w:val="center"/>
          </w:tcPr>
          <w:p w14:paraId="46A467A7" w14:textId="77777777" w:rsidR="006F200B" w:rsidRDefault="006F200B" w:rsidP="00C702E7">
            <w:pPr>
              <w:numPr>
                <w:ins w:id="52" w:author="user" w:date="2016-06-28T11:46:00Z"/>
              </w:numPr>
              <w:spacing w:line="440" w:lineRule="exact"/>
              <w:jc w:val="center"/>
              <w:rPr>
                <w:rFonts w:ascii="宋体-方正超大字符集" w:eastAsia="宋体-方正超大字符集"/>
              </w:rPr>
            </w:pPr>
            <w:r>
              <w:rPr>
                <w:rFonts w:ascii="宋体-方正超大字符集" w:eastAsia="宋体-方正超大字符集"/>
              </w:rPr>
              <w:t>417.2</w:t>
            </w:r>
          </w:p>
        </w:tc>
        <w:tc>
          <w:tcPr>
            <w:tcW w:w="1430" w:type="dxa"/>
            <w:vAlign w:val="center"/>
          </w:tcPr>
          <w:p w14:paraId="2C294F08" w14:textId="77777777" w:rsidR="006F200B" w:rsidRDefault="006F200B" w:rsidP="00C702E7">
            <w:pPr>
              <w:numPr>
                <w:ins w:id="53" w:author="user" w:date="2016-06-28T11:46:00Z"/>
              </w:numPr>
              <w:spacing w:line="440" w:lineRule="exact"/>
              <w:jc w:val="center"/>
              <w:rPr>
                <w:rFonts w:ascii="宋体-方正超大字符集" w:eastAsia="宋体-方正超大字符集"/>
              </w:rPr>
            </w:pPr>
            <w:r>
              <w:rPr>
                <w:rFonts w:ascii="宋体-方正超大字符集" w:eastAsia="宋体-方正超大字符集"/>
              </w:rPr>
              <w:t>10.6</w:t>
            </w:r>
          </w:p>
        </w:tc>
      </w:tr>
      <w:tr w:rsidR="006F200B" w14:paraId="02F921C2" w14:textId="77777777" w:rsidTr="00C702E7">
        <w:trPr>
          <w:trHeight w:val="721"/>
          <w:jc w:val="center"/>
        </w:trPr>
        <w:tc>
          <w:tcPr>
            <w:tcW w:w="715" w:type="dxa"/>
            <w:vAlign w:val="center"/>
          </w:tcPr>
          <w:p w14:paraId="1DEB40CF" w14:textId="77777777" w:rsidR="006F200B" w:rsidRDefault="006F200B" w:rsidP="00C702E7">
            <w:pPr>
              <w:numPr>
                <w:ins w:id="54" w:author="user" w:date="2016-06-28T11:46:00Z"/>
              </w:numPr>
              <w:spacing w:line="440" w:lineRule="exact"/>
              <w:jc w:val="center"/>
              <w:rPr>
                <w:rFonts w:ascii="宋体-方正超大字符集" w:eastAsia="宋体-方正超大字符集" w:hAnsi="宋体" w:cs="宋体"/>
              </w:rPr>
            </w:pPr>
            <w:r>
              <w:rPr>
                <w:rFonts w:ascii="宋体-方正超大字符集" w:eastAsia="宋体-方正超大字符集"/>
              </w:rPr>
              <w:t>6</w:t>
            </w:r>
          </w:p>
        </w:tc>
        <w:tc>
          <w:tcPr>
            <w:tcW w:w="2252" w:type="dxa"/>
            <w:vAlign w:val="center"/>
          </w:tcPr>
          <w:p w14:paraId="6521FEAB" w14:textId="77777777" w:rsidR="006F200B" w:rsidRDefault="006F200B" w:rsidP="00C702E7">
            <w:pPr>
              <w:numPr>
                <w:ins w:id="55" w:author="user" w:date="2016-06-28T11:46:00Z"/>
              </w:numPr>
              <w:spacing w:line="440" w:lineRule="exact"/>
              <w:jc w:val="center"/>
              <w:rPr>
                <w:rFonts w:ascii="宋体-方正超大字符集" w:eastAsia="宋体-方正超大字符集" w:hAnsi="宋体" w:cs="宋体"/>
              </w:rPr>
            </w:pPr>
            <w:r>
              <w:rPr>
                <w:rFonts w:ascii="宋体-方正超大字符集" w:eastAsia="宋体-方正超大字符集" w:hint="eastAsia"/>
              </w:rPr>
              <w:t>蔬菜产量</w:t>
            </w:r>
          </w:p>
        </w:tc>
        <w:tc>
          <w:tcPr>
            <w:tcW w:w="1430" w:type="dxa"/>
            <w:vAlign w:val="center"/>
          </w:tcPr>
          <w:p w14:paraId="6433CC2C" w14:textId="77777777" w:rsidR="006F200B" w:rsidRDefault="006F200B" w:rsidP="00C702E7">
            <w:pPr>
              <w:numPr>
                <w:ins w:id="56" w:author="user" w:date="2016-06-28T11:46:00Z"/>
              </w:numPr>
              <w:spacing w:line="440" w:lineRule="exact"/>
              <w:jc w:val="center"/>
              <w:rPr>
                <w:rFonts w:ascii="宋体-方正超大字符集" w:eastAsia="宋体-方正超大字符集" w:hAnsi="宋体" w:cs="宋体"/>
              </w:rPr>
            </w:pPr>
            <w:r>
              <w:rPr>
                <w:rFonts w:ascii="宋体-方正超大字符集" w:eastAsia="宋体-方正超大字符集" w:hint="eastAsia"/>
              </w:rPr>
              <w:t>万吨</w:t>
            </w:r>
          </w:p>
        </w:tc>
        <w:tc>
          <w:tcPr>
            <w:tcW w:w="1251" w:type="dxa"/>
            <w:vAlign w:val="center"/>
          </w:tcPr>
          <w:p w14:paraId="322C9CF6" w14:textId="77777777" w:rsidR="006F200B" w:rsidRDefault="006F200B" w:rsidP="00C702E7">
            <w:pPr>
              <w:numPr>
                <w:ins w:id="57" w:author="user" w:date="2016-06-28T11:46:00Z"/>
              </w:numPr>
              <w:spacing w:line="440" w:lineRule="exact"/>
              <w:jc w:val="center"/>
              <w:rPr>
                <w:rFonts w:ascii="宋体-方正超大字符集" w:eastAsia="宋体-方正超大字符集" w:hAnsi="宋体" w:cs="宋体"/>
              </w:rPr>
            </w:pPr>
            <w:r>
              <w:rPr>
                <w:rFonts w:ascii="宋体-方正超大字符集" w:eastAsia="宋体-方正超大字符集"/>
              </w:rPr>
              <w:t>323</w:t>
            </w:r>
          </w:p>
        </w:tc>
        <w:tc>
          <w:tcPr>
            <w:tcW w:w="1251" w:type="dxa"/>
            <w:vAlign w:val="center"/>
          </w:tcPr>
          <w:p w14:paraId="748E4F33" w14:textId="77777777" w:rsidR="006F200B" w:rsidRDefault="006F200B" w:rsidP="00C702E7">
            <w:pPr>
              <w:numPr>
                <w:ins w:id="58" w:author="user" w:date="2016-06-28T11:46:00Z"/>
              </w:numPr>
              <w:spacing w:line="440" w:lineRule="exact"/>
              <w:jc w:val="center"/>
              <w:rPr>
                <w:rFonts w:ascii="宋体-方正超大字符集" w:eastAsia="宋体-方正超大字符集"/>
              </w:rPr>
            </w:pPr>
            <w:r>
              <w:rPr>
                <w:rFonts w:ascii="宋体-方正超大字符集" w:eastAsia="宋体-方正超大字符集"/>
              </w:rPr>
              <w:t>401.46</w:t>
            </w:r>
          </w:p>
        </w:tc>
        <w:tc>
          <w:tcPr>
            <w:tcW w:w="1430" w:type="dxa"/>
            <w:vAlign w:val="center"/>
          </w:tcPr>
          <w:p w14:paraId="12813C75" w14:textId="77777777" w:rsidR="006F200B" w:rsidRDefault="006F200B" w:rsidP="00C702E7">
            <w:pPr>
              <w:numPr>
                <w:ins w:id="59" w:author="user" w:date="2016-06-28T11:46:00Z"/>
              </w:numPr>
              <w:spacing w:line="440" w:lineRule="exact"/>
              <w:jc w:val="center"/>
              <w:rPr>
                <w:rFonts w:ascii="宋体-方正超大字符集" w:eastAsia="宋体-方正超大字符集"/>
              </w:rPr>
            </w:pPr>
            <w:r>
              <w:rPr>
                <w:rFonts w:ascii="宋体-方正超大字符集" w:eastAsia="宋体-方正超大字符集"/>
              </w:rPr>
              <w:t>4.4</w:t>
            </w:r>
          </w:p>
        </w:tc>
      </w:tr>
      <w:tr w:rsidR="006F200B" w14:paraId="7246EDD2" w14:textId="77777777" w:rsidTr="00C702E7">
        <w:trPr>
          <w:trHeight w:val="688"/>
          <w:jc w:val="center"/>
        </w:trPr>
        <w:tc>
          <w:tcPr>
            <w:tcW w:w="715" w:type="dxa"/>
            <w:vAlign w:val="center"/>
          </w:tcPr>
          <w:p w14:paraId="2A90CD5E" w14:textId="77777777" w:rsidR="006F200B" w:rsidRDefault="006F200B" w:rsidP="00C702E7">
            <w:pPr>
              <w:numPr>
                <w:ins w:id="60" w:author="user" w:date="2016-06-28T11:46:00Z"/>
              </w:numPr>
              <w:spacing w:line="440" w:lineRule="exact"/>
              <w:jc w:val="center"/>
              <w:rPr>
                <w:rFonts w:ascii="宋体-方正超大字符集" w:eastAsia="宋体-方正超大字符集" w:hAnsi="宋体" w:cs="宋体"/>
              </w:rPr>
            </w:pPr>
            <w:r>
              <w:rPr>
                <w:rFonts w:ascii="宋体-方正超大字符集" w:eastAsia="宋体-方正超大字符集"/>
              </w:rPr>
              <w:t>7</w:t>
            </w:r>
          </w:p>
        </w:tc>
        <w:tc>
          <w:tcPr>
            <w:tcW w:w="2252" w:type="dxa"/>
            <w:vAlign w:val="center"/>
          </w:tcPr>
          <w:p w14:paraId="10236A57" w14:textId="77777777" w:rsidR="006F200B" w:rsidRDefault="006F200B" w:rsidP="00C702E7">
            <w:pPr>
              <w:numPr>
                <w:ins w:id="61" w:author="user" w:date="2016-06-28T11:46:00Z"/>
              </w:numPr>
              <w:spacing w:line="440" w:lineRule="exact"/>
              <w:jc w:val="center"/>
              <w:rPr>
                <w:rFonts w:ascii="宋体-方正超大字符集" w:eastAsia="宋体-方正超大字符集" w:hAnsi="宋体" w:cs="宋体"/>
              </w:rPr>
            </w:pPr>
            <w:r>
              <w:rPr>
                <w:rFonts w:ascii="宋体-方正超大字符集" w:eastAsia="宋体-方正超大字符集" w:hint="eastAsia"/>
              </w:rPr>
              <w:t>食用菌面积</w:t>
            </w:r>
          </w:p>
        </w:tc>
        <w:tc>
          <w:tcPr>
            <w:tcW w:w="1430" w:type="dxa"/>
            <w:vAlign w:val="center"/>
          </w:tcPr>
          <w:p w14:paraId="39B35842" w14:textId="77777777" w:rsidR="006F200B" w:rsidRDefault="006F200B" w:rsidP="00C702E7">
            <w:pPr>
              <w:numPr>
                <w:ins w:id="62" w:author="user" w:date="2016-06-28T11:46:00Z"/>
              </w:numPr>
              <w:spacing w:line="440" w:lineRule="exact"/>
              <w:jc w:val="center"/>
              <w:rPr>
                <w:rFonts w:ascii="宋体-方正超大字符集" w:eastAsia="宋体-方正超大字符集" w:hAnsi="宋体" w:cs="宋体"/>
              </w:rPr>
            </w:pPr>
            <w:r>
              <w:rPr>
                <w:rFonts w:ascii="宋体-方正超大字符集" w:eastAsia="宋体-方正超大字符集" w:hint="eastAsia"/>
              </w:rPr>
              <w:t>万</w:t>
            </w:r>
            <w:r>
              <w:rPr>
                <w:rFonts w:ascii="宋体-方正超大字符集" w:eastAsia="宋体-方正超大字符集" w:hAnsi="宋体" w:cs="宋体" w:hint="eastAsia"/>
              </w:rPr>
              <w:t>㎡</w:t>
            </w:r>
          </w:p>
        </w:tc>
        <w:tc>
          <w:tcPr>
            <w:tcW w:w="1251" w:type="dxa"/>
            <w:vAlign w:val="center"/>
          </w:tcPr>
          <w:p w14:paraId="304DAED9" w14:textId="77777777" w:rsidR="006F200B" w:rsidRDefault="006F200B" w:rsidP="00C702E7">
            <w:pPr>
              <w:numPr>
                <w:ins w:id="63" w:author="user" w:date="2016-06-28T11:46:00Z"/>
              </w:numPr>
              <w:spacing w:line="440" w:lineRule="exact"/>
              <w:jc w:val="center"/>
              <w:rPr>
                <w:rFonts w:ascii="宋体-方正超大字符集" w:eastAsia="宋体-方正超大字符集" w:hAnsi="宋体" w:cs="宋体"/>
              </w:rPr>
            </w:pPr>
            <w:r>
              <w:rPr>
                <w:rFonts w:ascii="宋体-方正超大字符集" w:eastAsia="宋体-方正超大字符集"/>
              </w:rPr>
              <w:t>2821</w:t>
            </w:r>
          </w:p>
        </w:tc>
        <w:tc>
          <w:tcPr>
            <w:tcW w:w="1251" w:type="dxa"/>
            <w:vAlign w:val="center"/>
          </w:tcPr>
          <w:p w14:paraId="2F3990A0" w14:textId="77777777" w:rsidR="006F200B" w:rsidRDefault="006F200B" w:rsidP="00C702E7">
            <w:pPr>
              <w:numPr>
                <w:ins w:id="64" w:author="user" w:date="2016-06-28T11:46:00Z"/>
              </w:numPr>
              <w:spacing w:line="440" w:lineRule="exact"/>
              <w:jc w:val="center"/>
              <w:rPr>
                <w:rFonts w:ascii="宋体-方正超大字符集" w:eastAsia="宋体-方正超大字符集"/>
              </w:rPr>
            </w:pPr>
            <w:r>
              <w:rPr>
                <w:rFonts w:ascii="宋体-方正超大字符集" w:eastAsia="宋体-方正超大字符集"/>
              </w:rPr>
              <w:t>4800</w:t>
            </w:r>
          </w:p>
        </w:tc>
        <w:tc>
          <w:tcPr>
            <w:tcW w:w="1430" w:type="dxa"/>
            <w:vAlign w:val="center"/>
          </w:tcPr>
          <w:p w14:paraId="4E6E2324" w14:textId="77777777" w:rsidR="006F200B" w:rsidRDefault="006F200B" w:rsidP="00C702E7">
            <w:pPr>
              <w:numPr>
                <w:ins w:id="65" w:author="user" w:date="2016-06-28T11:46:00Z"/>
              </w:numPr>
              <w:spacing w:line="440" w:lineRule="exact"/>
              <w:jc w:val="center"/>
              <w:rPr>
                <w:rFonts w:ascii="宋体-方正超大字符集" w:eastAsia="宋体-方正超大字符集"/>
              </w:rPr>
            </w:pPr>
            <w:r>
              <w:rPr>
                <w:rFonts w:ascii="宋体-方正超大字符集" w:eastAsia="宋体-方正超大字符集"/>
              </w:rPr>
              <w:t>11.21</w:t>
            </w:r>
          </w:p>
        </w:tc>
      </w:tr>
      <w:tr w:rsidR="006F200B" w14:paraId="24EE1135" w14:textId="77777777" w:rsidTr="00C702E7">
        <w:trPr>
          <w:trHeight w:val="721"/>
          <w:jc w:val="center"/>
        </w:trPr>
        <w:tc>
          <w:tcPr>
            <w:tcW w:w="715" w:type="dxa"/>
            <w:vAlign w:val="center"/>
          </w:tcPr>
          <w:p w14:paraId="261E9803" w14:textId="77777777" w:rsidR="006F200B" w:rsidRDefault="006F200B" w:rsidP="00C702E7">
            <w:pPr>
              <w:numPr>
                <w:ins w:id="66" w:author="user" w:date="2016-06-28T11:46:00Z"/>
              </w:numPr>
              <w:spacing w:line="440" w:lineRule="exact"/>
              <w:jc w:val="center"/>
              <w:rPr>
                <w:rFonts w:ascii="宋体-方正超大字符集" w:eastAsia="宋体-方正超大字符集" w:hAnsi="宋体" w:cs="宋体"/>
              </w:rPr>
            </w:pPr>
            <w:r>
              <w:rPr>
                <w:rFonts w:ascii="宋体-方正超大字符集" w:eastAsia="宋体-方正超大字符集"/>
              </w:rPr>
              <w:t>8</w:t>
            </w:r>
          </w:p>
        </w:tc>
        <w:tc>
          <w:tcPr>
            <w:tcW w:w="2252" w:type="dxa"/>
            <w:vAlign w:val="center"/>
          </w:tcPr>
          <w:p w14:paraId="7EBA7557" w14:textId="77777777" w:rsidR="006F200B" w:rsidRDefault="006F200B" w:rsidP="00C702E7">
            <w:pPr>
              <w:numPr>
                <w:ins w:id="67" w:author="user" w:date="2016-06-28T11:46:00Z"/>
              </w:numPr>
              <w:spacing w:line="440" w:lineRule="exact"/>
              <w:jc w:val="center"/>
              <w:rPr>
                <w:rFonts w:ascii="宋体-方正超大字符集" w:eastAsia="宋体-方正超大字符集" w:hAnsi="宋体" w:cs="宋体"/>
              </w:rPr>
            </w:pPr>
            <w:r>
              <w:rPr>
                <w:rFonts w:ascii="宋体-方正超大字符集" w:eastAsia="宋体-方正超大字符集" w:hint="eastAsia"/>
              </w:rPr>
              <w:t>肉类总产量</w:t>
            </w:r>
          </w:p>
        </w:tc>
        <w:tc>
          <w:tcPr>
            <w:tcW w:w="1430" w:type="dxa"/>
            <w:vAlign w:val="center"/>
          </w:tcPr>
          <w:p w14:paraId="52348B08" w14:textId="77777777" w:rsidR="006F200B" w:rsidRDefault="006F200B" w:rsidP="00C702E7">
            <w:pPr>
              <w:numPr>
                <w:ins w:id="68" w:author="user" w:date="2016-06-28T11:46:00Z"/>
              </w:numPr>
              <w:spacing w:line="440" w:lineRule="exact"/>
              <w:jc w:val="center"/>
              <w:rPr>
                <w:rFonts w:ascii="宋体-方正超大字符集" w:eastAsia="宋体-方正超大字符集" w:hAnsi="宋体" w:cs="宋体"/>
              </w:rPr>
            </w:pPr>
            <w:r>
              <w:rPr>
                <w:rFonts w:ascii="宋体-方正超大字符集" w:eastAsia="宋体-方正超大字符集" w:hint="eastAsia"/>
              </w:rPr>
              <w:t>万吨</w:t>
            </w:r>
          </w:p>
        </w:tc>
        <w:tc>
          <w:tcPr>
            <w:tcW w:w="1251" w:type="dxa"/>
            <w:vAlign w:val="center"/>
          </w:tcPr>
          <w:p w14:paraId="44C698A2" w14:textId="77777777" w:rsidR="006F200B" w:rsidRDefault="006F200B" w:rsidP="00C702E7">
            <w:pPr>
              <w:numPr>
                <w:ins w:id="69" w:author="user" w:date="2016-06-28T11:46:00Z"/>
              </w:numPr>
              <w:spacing w:line="440" w:lineRule="exact"/>
              <w:jc w:val="center"/>
              <w:rPr>
                <w:rFonts w:ascii="宋体-方正超大字符集" w:eastAsia="宋体-方正超大字符集" w:hAnsi="宋体" w:cs="宋体"/>
              </w:rPr>
            </w:pPr>
            <w:r>
              <w:rPr>
                <w:rFonts w:ascii="宋体-方正超大字符集" w:eastAsia="宋体-方正超大字符集"/>
              </w:rPr>
              <w:t>49.49</w:t>
            </w:r>
          </w:p>
        </w:tc>
        <w:tc>
          <w:tcPr>
            <w:tcW w:w="1251" w:type="dxa"/>
            <w:vAlign w:val="center"/>
          </w:tcPr>
          <w:p w14:paraId="11DA59D1" w14:textId="77777777" w:rsidR="006F200B" w:rsidRDefault="006F200B" w:rsidP="00C702E7">
            <w:pPr>
              <w:numPr>
                <w:ins w:id="70" w:author="user" w:date="2016-06-28T11:46:00Z"/>
              </w:numPr>
              <w:spacing w:line="440" w:lineRule="exact"/>
              <w:jc w:val="center"/>
              <w:rPr>
                <w:rFonts w:ascii="宋体-方正超大字符集" w:eastAsia="宋体-方正超大字符集"/>
              </w:rPr>
            </w:pPr>
            <w:r>
              <w:rPr>
                <w:rFonts w:ascii="宋体-方正超大字符集" w:eastAsia="宋体-方正超大字符集"/>
              </w:rPr>
              <w:t>54.21</w:t>
            </w:r>
          </w:p>
        </w:tc>
        <w:tc>
          <w:tcPr>
            <w:tcW w:w="1430" w:type="dxa"/>
            <w:vAlign w:val="center"/>
          </w:tcPr>
          <w:p w14:paraId="00B46E09" w14:textId="77777777" w:rsidR="006F200B" w:rsidRDefault="006F200B" w:rsidP="00C702E7">
            <w:pPr>
              <w:numPr>
                <w:ins w:id="71" w:author="user" w:date="2016-06-28T11:46:00Z"/>
              </w:numPr>
              <w:spacing w:line="440" w:lineRule="exact"/>
              <w:jc w:val="center"/>
              <w:rPr>
                <w:rFonts w:ascii="宋体-方正超大字符集" w:eastAsia="宋体-方正超大字符集"/>
              </w:rPr>
            </w:pPr>
            <w:r>
              <w:rPr>
                <w:rFonts w:ascii="宋体-方正超大字符集" w:eastAsia="宋体-方正超大字符集"/>
              </w:rPr>
              <w:t>1.9</w:t>
            </w:r>
          </w:p>
        </w:tc>
      </w:tr>
      <w:tr w:rsidR="006F200B" w14:paraId="47A168B0" w14:textId="77777777" w:rsidTr="00C702E7">
        <w:trPr>
          <w:trHeight w:val="688"/>
          <w:jc w:val="center"/>
        </w:trPr>
        <w:tc>
          <w:tcPr>
            <w:tcW w:w="715" w:type="dxa"/>
            <w:vAlign w:val="center"/>
          </w:tcPr>
          <w:p w14:paraId="5C16F219" w14:textId="77777777" w:rsidR="006F200B" w:rsidRDefault="006F200B" w:rsidP="00C702E7">
            <w:pPr>
              <w:numPr>
                <w:ins w:id="72" w:author="user" w:date="2016-06-28T11:46:00Z"/>
              </w:numPr>
              <w:spacing w:line="440" w:lineRule="exact"/>
              <w:jc w:val="center"/>
              <w:rPr>
                <w:rFonts w:ascii="宋体-方正超大字符集" w:eastAsia="宋体-方正超大字符集" w:hAnsi="宋体" w:cs="宋体"/>
              </w:rPr>
            </w:pPr>
            <w:r>
              <w:rPr>
                <w:rFonts w:ascii="宋体-方正超大字符集" w:eastAsia="宋体-方正超大字符集"/>
              </w:rPr>
              <w:t>9</w:t>
            </w:r>
          </w:p>
        </w:tc>
        <w:tc>
          <w:tcPr>
            <w:tcW w:w="2252" w:type="dxa"/>
            <w:vAlign w:val="center"/>
          </w:tcPr>
          <w:p w14:paraId="7752983C" w14:textId="77777777" w:rsidR="006F200B" w:rsidRDefault="006F200B" w:rsidP="00C702E7">
            <w:pPr>
              <w:numPr>
                <w:ins w:id="73" w:author="user" w:date="2016-06-28T11:46:00Z"/>
              </w:numPr>
              <w:spacing w:line="440" w:lineRule="exact"/>
              <w:jc w:val="center"/>
              <w:rPr>
                <w:rFonts w:ascii="宋体-方正超大字符集" w:eastAsia="宋体-方正超大字符集" w:hAnsi="宋体" w:cs="宋体"/>
              </w:rPr>
            </w:pPr>
            <w:r>
              <w:rPr>
                <w:rFonts w:ascii="宋体-方正超大字符集" w:eastAsia="宋体-方正超大字符集" w:hint="eastAsia"/>
              </w:rPr>
              <w:t>水产品产量</w:t>
            </w:r>
          </w:p>
        </w:tc>
        <w:tc>
          <w:tcPr>
            <w:tcW w:w="1430" w:type="dxa"/>
            <w:vAlign w:val="center"/>
          </w:tcPr>
          <w:p w14:paraId="36A73494" w14:textId="77777777" w:rsidR="006F200B" w:rsidRDefault="006F200B" w:rsidP="00C702E7">
            <w:pPr>
              <w:numPr>
                <w:ins w:id="74" w:author="user" w:date="2016-06-28T11:46:00Z"/>
              </w:numPr>
              <w:spacing w:line="440" w:lineRule="exact"/>
              <w:jc w:val="center"/>
              <w:rPr>
                <w:rFonts w:ascii="宋体-方正超大字符集" w:eastAsia="宋体-方正超大字符集" w:hAnsi="宋体" w:cs="宋体"/>
              </w:rPr>
            </w:pPr>
            <w:r>
              <w:rPr>
                <w:rFonts w:ascii="宋体-方正超大字符集" w:eastAsia="宋体-方正超大字符集" w:hint="eastAsia"/>
              </w:rPr>
              <w:t>万吨</w:t>
            </w:r>
          </w:p>
        </w:tc>
        <w:tc>
          <w:tcPr>
            <w:tcW w:w="1251" w:type="dxa"/>
            <w:vAlign w:val="center"/>
          </w:tcPr>
          <w:p w14:paraId="4798D221" w14:textId="77777777" w:rsidR="006F200B" w:rsidRDefault="006F200B" w:rsidP="00C702E7">
            <w:pPr>
              <w:numPr>
                <w:ins w:id="75" w:author="user" w:date="2016-06-28T11:46:00Z"/>
              </w:numPr>
              <w:spacing w:line="440" w:lineRule="exact"/>
              <w:jc w:val="center"/>
              <w:rPr>
                <w:rFonts w:ascii="宋体-方正超大字符集" w:eastAsia="宋体-方正超大字符集" w:hAnsi="宋体" w:cs="宋体"/>
              </w:rPr>
            </w:pPr>
            <w:r>
              <w:rPr>
                <w:rFonts w:ascii="宋体-方正超大字符集" w:eastAsia="宋体-方正超大字符集"/>
              </w:rPr>
              <w:t>9.11</w:t>
            </w:r>
          </w:p>
        </w:tc>
        <w:tc>
          <w:tcPr>
            <w:tcW w:w="1251" w:type="dxa"/>
            <w:vAlign w:val="center"/>
          </w:tcPr>
          <w:p w14:paraId="4CC216F3" w14:textId="77777777" w:rsidR="006F200B" w:rsidRDefault="006F200B" w:rsidP="00C702E7">
            <w:pPr>
              <w:numPr>
                <w:ins w:id="76" w:author="user" w:date="2016-06-28T11:46:00Z"/>
              </w:numPr>
              <w:spacing w:line="440" w:lineRule="exact"/>
              <w:jc w:val="center"/>
              <w:rPr>
                <w:rFonts w:ascii="宋体-方正超大字符集" w:eastAsia="宋体-方正超大字符集"/>
              </w:rPr>
            </w:pPr>
            <w:r>
              <w:rPr>
                <w:rFonts w:ascii="宋体-方正超大字符集" w:eastAsia="宋体-方正超大字符集"/>
              </w:rPr>
              <w:t>11.89</w:t>
            </w:r>
          </w:p>
        </w:tc>
        <w:tc>
          <w:tcPr>
            <w:tcW w:w="1430" w:type="dxa"/>
            <w:vAlign w:val="center"/>
          </w:tcPr>
          <w:p w14:paraId="4CF755BF" w14:textId="77777777" w:rsidR="006F200B" w:rsidRDefault="006F200B" w:rsidP="00C702E7">
            <w:pPr>
              <w:numPr>
                <w:ins w:id="77" w:author="user" w:date="2016-06-28T11:46:00Z"/>
              </w:numPr>
              <w:spacing w:line="440" w:lineRule="exact"/>
              <w:jc w:val="center"/>
              <w:rPr>
                <w:rFonts w:ascii="宋体-方正超大字符集" w:eastAsia="宋体-方正超大字符集"/>
              </w:rPr>
            </w:pPr>
            <w:r>
              <w:rPr>
                <w:rFonts w:ascii="宋体-方正超大字符集" w:eastAsia="宋体-方正超大字符集"/>
              </w:rPr>
              <w:t>5.6</w:t>
            </w:r>
          </w:p>
        </w:tc>
      </w:tr>
      <w:tr w:rsidR="006F200B" w14:paraId="02D5D854" w14:textId="77777777" w:rsidTr="00C702E7">
        <w:trPr>
          <w:trHeight w:val="721"/>
          <w:jc w:val="center"/>
        </w:trPr>
        <w:tc>
          <w:tcPr>
            <w:tcW w:w="715" w:type="dxa"/>
            <w:vAlign w:val="center"/>
          </w:tcPr>
          <w:p w14:paraId="1639FBC9" w14:textId="77777777" w:rsidR="006F200B" w:rsidRDefault="006F200B" w:rsidP="00C702E7">
            <w:pPr>
              <w:numPr>
                <w:ins w:id="78" w:author="user" w:date="2016-06-28T11:46:00Z"/>
              </w:numPr>
              <w:spacing w:line="440" w:lineRule="exact"/>
              <w:jc w:val="center"/>
              <w:rPr>
                <w:rFonts w:ascii="宋体-方正超大字符集" w:eastAsia="宋体-方正超大字符集"/>
              </w:rPr>
            </w:pPr>
            <w:r>
              <w:rPr>
                <w:rFonts w:ascii="宋体-方正超大字符集" w:eastAsia="宋体-方正超大字符集"/>
              </w:rPr>
              <w:t>10</w:t>
            </w:r>
          </w:p>
        </w:tc>
        <w:tc>
          <w:tcPr>
            <w:tcW w:w="2252" w:type="dxa"/>
            <w:vAlign w:val="center"/>
          </w:tcPr>
          <w:p w14:paraId="497D0B50" w14:textId="77777777" w:rsidR="006F200B" w:rsidRDefault="006F200B" w:rsidP="00C702E7">
            <w:pPr>
              <w:numPr>
                <w:ins w:id="79" w:author="user" w:date="2016-06-28T11:46:00Z"/>
              </w:numPr>
              <w:spacing w:line="440" w:lineRule="exact"/>
              <w:jc w:val="center"/>
              <w:rPr>
                <w:rFonts w:ascii="宋体-方正超大字符集" w:eastAsia="宋体-方正超大字符集"/>
              </w:rPr>
            </w:pPr>
            <w:r>
              <w:rPr>
                <w:rFonts w:ascii="宋体-方正超大字符集" w:eastAsia="宋体-方正超大字符集" w:hint="eastAsia"/>
              </w:rPr>
              <w:t>花卉</w:t>
            </w:r>
          </w:p>
        </w:tc>
        <w:tc>
          <w:tcPr>
            <w:tcW w:w="1430" w:type="dxa"/>
            <w:vAlign w:val="center"/>
          </w:tcPr>
          <w:p w14:paraId="5D27C5DE" w14:textId="77777777" w:rsidR="006F200B" w:rsidRDefault="006F200B" w:rsidP="00C702E7">
            <w:pPr>
              <w:numPr>
                <w:ins w:id="80" w:author="user" w:date="2016-06-28T11:46:00Z"/>
              </w:numPr>
              <w:spacing w:line="440" w:lineRule="exact"/>
              <w:jc w:val="center"/>
              <w:rPr>
                <w:rFonts w:ascii="宋体-方正超大字符集" w:eastAsia="宋体-方正超大字符集"/>
              </w:rPr>
            </w:pPr>
            <w:r>
              <w:rPr>
                <w:rFonts w:ascii="宋体-方正超大字符集" w:eastAsia="宋体-方正超大字符集" w:hint="eastAsia"/>
              </w:rPr>
              <w:t>万亩</w:t>
            </w:r>
          </w:p>
        </w:tc>
        <w:tc>
          <w:tcPr>
            <w:tcW w:w="1251" w:type="dxa"/>
            <w:vAlign w:val="center"/>
          </w:tcPr>
          <w:p w14:paraId="59DEAC44" w14:textId="77777777" w:rsidR="006F200B" w:rsidRDefault="006F200B" w:rsidP="00C702E7">
            <w:pPr>
              <w:numPr>
                <w:ins w:id="81" w:author="user" w:date="2016-06-28T11:46:00Z"/>
              </w:numPr>
              <w:spacing w:line="440" w:lineRule="exact"/>
              <w:jc w:val="center"/>
              <w:rPr>
                <w:rFonts w:ascii="宋体-方正超大字符集" w:eastAsia="宋体-方正超大字符集"/>
              </w:rPr>
            </w:pPr>
            <w:r>
              <w:rPr>
                <w:rFonts w:ascii="宋体-方正超大字符集" w:eastAsia="宋体-方正超大字符集"/>
              </w:rPr>
              <w:t>6.86</w:t>
            </w:r>
          </w:p>
        </w:tc>
        <w:tc>
          <w:tcPr>
            <w:tcW w:w="1251" w:type="dxa"/>
            <w:vAlign w:val="center"/>
          </w:tcPr>
          <w:p w14:paraId="4E8385A4" w14:textId="77777777" w:rsidR="006F200B" w:rsidRDefault="006F200B" w:rsidP="00C702E7">
            <w:pPr>
              <w:numPr>
                <w:ins w:id="82" w:author="user" w:date="2016-06-28T11:46:00Z"/>
              </w:numPr>
              <w:spacing w:line="440" w:lineRule="exact"/>
              <w:jc w:val="center"/>
              <w:rPr>
                <w:rFonts w:ascii="宋体-方正超大字符集" w:eastAsia="宋体-方正超大字符集"/>
              </w:rPr>
            </w:pPr>
            <w:r>
              <w:rPr>
                <w:rFonts w:ascii="宋体-方正超大字符集" w:eastAsia="宋体-方正超大字符集"/>
              </w:rPr>
              <w:t>24</w:t>
            </w:r>
          </w:p>
        </w:tc>
        <w:tc>
          <w:tcPr>
            <w:tcW w:w="1430" w:type="dxa"/>
            <w:vAlign w:val="center"/>
          </w:tcPr>
          <w:p w14:paraId="26AAD5B9" w14:textId="77777777" w:rsidR="006F200B" w:rsidRDefault="006F200B" w:rsidP="00C702E7">
            <w:pPr>
              <w:numPr>
                <w:ins w:id="83" w:author="user" w:date="2016-06-28T11:46:00Z"/>
              </w:numPr>
              <w:spacing w:line="440" w:lineRule="exact"/>
              <w:jc w:val="center"/>
              <w:rPr>
                <w:rFonts w:ascii="宋体-方正超大字符集" w:eastAsia="宋体-方正超大字符集" w:hint="eastAsia"/>
              </w:rPr>
            </w:pPr>
            <w:r>
              <w:rPr>
                <w:rFonts w:ascii="宋体-方正超大字符集" w:eastAsia="宋体-方正超大字符集" w:hint="eastAsia"/>
              </w:rPr>
              <w:t>28.46</w:t>
            </w:r>
          </w:p>
        </w:tc>
      </w:tr>
      <w:tr w:rsidR="006F200B" w14:paraId="7599F937" w14:textId="77777777" w:rsidTr="00C702E7">
        <w:trPr>
          <w:trHeight w:val="688"/>
          <w:jc w:val="center"/>
        </w:trPr>
        <w:tc>
          <w:tcPr>
            <w:tcW w:w="715" w:type="dxa"/>
            <w:vAlign w:val="center"/>
          </w:tcPr>
          <w:p w14:paraId="60D8B1E1" w14:textId="77777777" w:rsidR="006F200B" w:rsidRDefault="006F200B" w:rsidP="00C702E7">
            <w:pPr>
              <w:numPr>
                <w:ins w:id="84" w:author="user" w:date="2016-06-28T11:46:00Z"/>
              </w:numPr>
              <w:spacing w:line="440" w:lineRule="exact"/>
              <w:jc w:val="center"/>
              <w:rPr>
                <w:rFonts w:ascii="宋体-方正超大字符集" w:eastAsia="宋体-方正超大字符集"/>
              </w:rPr>
            </w:pPr>
            <w:r>
              <w:rPr>
                <w:rFonts w:ascii="宋体-方正超大字符集" w:eastAsia="宋体-方正超大字符集"/>
              </w:rPr>
              <w:t>1</w:t>
            </w:r>
            <w:r>
              <w:rPr>
                <w:rFonts w:ascii="宋体-方正超大字符集" w:eastAsia="宋体-方正超大字符集" w:hint="eastAsia"/>
              </w:rPr>
              <w:t>1</w:t>
            </w:r>
          </w:p>
        </w:tc>
        <w:tc>
          <w:tcPr>
            <w:tcW w:w="2252" w:type="dxa"/>
            <w:vAlign w:val="center"/>
          </w:tcPr>
          <w:p w14:paraId="742CFAC0" w14:textId="77777777" w:rsidR="006F200B" w:rsidRDefault="006F200B" w:rsidP="00C702E7">
            <w:pPr>
              <w:numPr>
                <w:ins w:id="85" w:author="user" w:date="2016-06-28T11:46:00Z"/>
              </w:numPr>
              <w:spacing w:line="440" w:lineRule="exact"/>
              <w:jc w:val="center"/>
              <w:rPr>
                <w:rFonts w:ascii="宋体-方正超大字符集" w:eastAsia="宋体-方正超大字符集"/>
              </w:rPr>
            </w:pPr>
            <w:r>
              <w:rPr>
                <w:rFonts w:ascii="宋体-方正超大字符集" w:eastAsia="宋体-方正超大字符集" w:hint="eastAsia"/>
              </w:rPr>
              <w:t>灌溉水有效利用系数</w:t>
            </w:r>
          </w:p>
        </w:tc>
        <w:tc>
          <w:tcPr>
            <w:tcW w:w="1430" w:type="dxa"/>
            <w:vAlign w:val="center"/>
          </w:tcPr>
          <w:p w14:paraId="7C9C8BD0" w14:textId="77777777" w:rsidR="006F200B" w:rsidRDefault="006F200B" w:rsidP="00C702E7">
            <w:pPr>
              <w:numPr>
                <w:ins w:id="86" w:author="user" w:date="2016-06-28T11:46:00Z"/>
              </w:numPr>
              <w:spacing w:line="440" w:lineRule="exact"/>
              <w:jc w:val="center"/>
              <w:rPr>
                <w:rFonts w:ascii="宋体-方正超大字符集" w:eastAsia="宋体-方正超大字符集"/>
              </w:rPr>
            </w:pPr>
          </w:p>
        </w:tc>
        <w:tc>
          <w:tcPr>
            <w:tcW w:w="1251" w:type="dxa"/>
            <w:vAlign w:val="center"/>
          </w:tcPr>
          <w:p w14:paraId="1CAC9257" w14:textId="77777777" w:rsidR="006F200B" w:rsidRDefault="006F200B" w:rsidP="00C702E7">
            <w:pPr>
              <w:numPr>
                <w:ins w:id="87" w:author="user" w:date="2016-06-28T11:46:00Z"/>
              </w:numPr>
              <w:spacing w:line="440" w:lineRule="exact"/>
              <w:jc w:val="center"/>
              <w:rPr>
                <w:rFonts w:ascii="宋体-方正超大字符集" w:eastAsia="宋体-方正超大字符集"/>
              </w:rPr>
            </w:pPr>
            <w:r>
              <w:rPr>
                <w:rFonts w:ascii="宋体-方正超大字符集" w:eastAsia="宋体-方正超大字符集"/>
              </w:rPr>
              <w:t>0.415</w:t>
            </w:r>
          </w:p>
        </w:tc>
        <w:tc>
          <w:tcPr>
            <w:tcW w:w="1251" w:type="dxa"/>
            <w:vAlign w:val="center"/>
          </w:tcPr>
          <w:p w14:paraId="2376DD1D" w14:textId="77777777" w:rsidR="006F200B" w:rsidRDefault="006F200B" w:rsidP="00C702E7">
            <w:pPr>
              <w:numPr>
                <w:ins w:id="88" w:author="user" w:date="2016-06-28T11:46:00Z"/>
              </w:numPr>
              <w:spacing w:line="440" w:lineRule="exact"/>
              <w:jc w:val="center"/>
              <w:rPr>
                <w:rFonts w:ascii="宋体-方正超大字符集" w:eastAsia="宋体-方正超大字符集"/>
              </w:rPr>
            </w:pPr>
            <w:r>
              <w:rPr>
                <w:rFonts w:ascii="宋体-方正超大字符集" w:eastAsia="宋体-方正超大字符集"/>
              </w:rPr>
              <w:t>0.471</w:t>
            </w:r>
          </w:p>
        </w:tc>
        <w:tc>
          <w:tcPr>
            <w:tcW w:w="1430" w:type="dxa"/>
            <w:vAlign w:val="center"/>
          </w:tcPr>
          <w:p w14:paraId="220D5C48" w14:textId="77777777" w:rsidR="006F200B" w:rsidRDefault="006F200B" w:rsidP="00C702E7">
            <w:pPr>
              <w:numPr>
                <w:ins w:id="89" w:author="user" w:date="2016-06-28T11:46:00Z"/>
              </w:numPr>
              <w:spacing w:line="440" w:lineRule="exact"/>
              <w:jc w:val="center"/>
              <w:rPr>
                <w:rFonts w:ascii="宋体-方正超大字符集" w:eastAsia="宋体-方正超大字符集"/>
              </w:rPr>
            </w:pPr>
          </w:p>
        </w:tc>
      </w:tr>
      <w:tr w:rsidR="006F200B" w14:paraId="4F325B83" w14:textId="77777777" w:rsidTr="00C702E7">
        <w:trPr>
          <w:trHeight w:val="721"/>
          <w:jc w:val="center"/>
        </w:trPr>
        <w:tc>
          <w:tcPr>
            <w:tcW w:w="715" w:type="dxa"/>
            <w:vAlign w:val="center"/>
          </w:tcPr>
          <w:p w14:paraId="2EFAA2A0" w14:textId="77777777" w:rsidR="006F200B" w:rsidRDefault="006F200B" w:rsidP="00C702E7">
            <w:pPr>
              <w:numPr>
                <w:ins w:id="90" w:author="user" w:date="2016-06-28T11:46:00Z"/>
              </w:numPr>
              <w:spacing w:line="440" w:lineRule="exact"/>
              <w:jc w:val="center"/>
              <w:rPr>
                <w:rFonts w:ascii="宋体-方正超大字符集" w:eastAsia="宋体-方正超大字符集"/>
              </w:rPr>
            </w:pPr>
            <w:r>
              <w:rPr>
                <w:rFonts w:ascii="宋体-方正超大字符集" w:eastAsia="宋体-方正超大字符集"/>
              </w:rPr>
              <w:t>1</w:t>
            </w:r>
            <w:r>
              <w:rPr>
                <w:rFonts w:ascii="宋体-方正超大字符集" w:eastAsia="宋体-方正超大字符集" w:hint="eastAsia"/>
              </w:rPr>
              <w:t>2</w:t>
            </w:r>
          </w:p>
        </w:tc>
        <w:tc>
          <w:tcPr>
            <w:tcW w:w="2252" w:type="dxa"/>
            <w:vAlign w:val="center"/>
          </w:tcPr>
          <w:p w14:paraId="603DA07A" w14:textId="77777777" w:rsidR="006F200B" w:rsidRDefault="006F200B" w:rsidP="00C702E7">
            <w:pPr>
              <w:numPr>
                <w:ins w:id="91" w:author="user" w:date="2016-06-28T11:46:00Z"/>
              </w:numPr>
              <w:spacing w:line="440" w:lineRule="exact"/>
              <w:jc w:val="center"/>
              <w:rPr>
                <w:rFonts w:ascii="宋体-方正超大字符集" w:eastAsia="宋体-方正超大字符集"/>
              </w:rPr>
            </w:pPr>
            <w:r>
              <w:rPr>
                <w:rFonts w:ascii="宋体-方正超大字符集" w:eastAsia="宋体-方正超大字符集" w:hint="eastAsia"/>
              </w:rPr>
              <w:t>有效灌溉面积</w:t>
            </w:r>
          </w:p>
        </w:tc>
        <w:tc>
          <w:tcPr>
            <w:tcW w:w="1430" w:type="dxa"/>
            <w:vAlign w:val="center"/>
          </w:tcPr>
          <w:p w14:paraId="374245AF" w14:textId="77777777" w:rsidR="006F200B" w:rsidRDefault="006F200B" w:rsidP="00C702E7">
            <w:pPr>
              <w:numPr>
                <w:ins w:id="92" w:author="user" w:date="2016-06-28T11:46:00Z"/>
              </w:numPr>
              <w:spacing w:line="440" w:lineRule="exact"/>
              <w:jc w:val="center"/>
              <w:rPr>
                <w:rFonts w:ascii="宋体-方正超大字符集" w:eastAsia="宋体-方正超大字符集"/>
              </w:rPr>
            </w:pPr>
            <w:r>
              <w:rPr>
                <w:rFonts w:ascii="宋体-方正超大字符集" w:eastAsia="宋体-方正超大字符集" w:hint="eastAsia"/>
              </w:rPr>
              <w:t>万亩</w:t>
            </w:r>
          </w:p>
        </w:tc>
        <w:tc>
          <w:tcPr>
            <w:tcW w:w="1251" w:type="dxa"/>
            <w:vAlign w:val="center"/>
          </w:tcPr>
          <w:p w14:paraId="04780A7E" w14:textId="77777777" w:rsidR="006F200B" w:rsidRDefault="006F200B" w:rsidP="00C702E7">
            <w:pPr>
              <w:numPr>
                <w:ins w:id="93" w:author="user" w:date="2016-06-28T11:46:00Z"/>
              </w:numPr>
              <w:spacing w:line="440" w:lineRule="exact"/>
              <w:jc w:val="center"/>
              <w:rPr>
                <w:rFonts w:ascii="宋体-方正超大字符集" w:eastAsia="宋体-方正超大字符集"/>
              </w:rPr>
            </w:pPr>
            <w:r>
              <w:rPr>
                <w:rFonts w:ascii="宋体-方正超大字符集" w:eastAsia="宋体-方正超大字符集"/>
              </w:rPr>
              <w:t>328.08</w:t>
            </w:r>
          </w:p>
        </w:tc>
        <w:tc>
          <w:tcPr>
            <w:tcW w:w="1251" w:type="dxa"/>
            <w:vAlign w:val="center"/>
          </w:tcPr>
          <w:p w14:paraId="0C3734EE" w14:textId="77777777" w:rsidR="006F200B" w:rsidRDefault="006F200B" w:rsidP="00C702E7">
            <w:pPr>
              <w:numPr>
                <w:ins w:id="94" w:author="user" w:date="2016-06-28T11:46:00Z"/>
              </w:numPr>
              <w:spacing w:line="440" w:lineRule="exact"/>
              <w:jc w:val="center"/>
              <w:rPr>
                <w:rFonts w:ascii="宋体-方正超大字符集" w:eastAsia="宋体-方正超大字符集"/>
              </w:rPr>
            </w:pPr>
            <w:r>
              <w:rPr>
                <w:rFonts w:ascii="宋体-方正超大字符集" w:eastAsia="宋体-方正超大字符集"/>
              </w:rPr>
              <w:t>370.62</w:t>
            </w:r>
          </w:p>
        </w:tc>
        <w:tc>
          <w:tcPr>
            <w:tcW w:w="1430" w:type="dxa"/>
            <w:vAlign w:val="center"/>
          </w:tcPr>
          <w:p w14:paraId="3CF647EE" w14:textId="77777777" w:rsidR="006F200B" w:rsidRDefault="006F200B" w:rsidP="00C702E7">
            <w:pPr>
              <w:numPr>
                <w:ins w:id="95" w:author="user" w:date="2016-06-28T11:46:00Z"/>
              </w:numPr>
              <w:spacing w:line="440" w:lineRule="exact"/>
              <w:jc w:val="center"/>
              <w:rPr>
                <w:rFonts w:ascii="宋体-方正超大字符集" w:eastAsia="宋体-方正超大字符集" w:hint="eastAsia"/>
              </w:rPr>
            </w:pPr>
            <w:r>
              <w:rPr>
                <w:rFonts w:ascii="宋体-方正超大字符集" w:eastAsia="宋体-方正超大字符集" w:hint="eastAsia"/>
              </w:rPr>
              <w:t>2.45</w:t>
            </w:r>
          </w:p>
        </w:tc>
      </w:tr>
      <w:tr w:rsidR="006F200B" w14:paraId="26048C31" w14:textId="77777777" w:rsidTr="00C702E7">
        <w:trPr>
          <w:trHeight w:val="688"/>
          <w:jc w:val="center"/>
        </w:trPr>
        <w:tc>
          <w:tcPr>
            <w:tcW w:w="715" w:type="dxa"/>
            <w:vAlign w:val="center"/>
          </w:tcPr>
          <w:p w14:paraId="59ED9990" w14:textId="77777777" w:rsidR="006F200B" w:rsidRDefault="006F200B" w:rsidP="00C702E7">
            <w:pPr>
              <w:numPr>
                <w:ins w:id="96" w:author="user" w:date="2016-06-28T11:46:00Z"/>
              </w:numPr>
              <w:spacing w:line="440" w:lineRule="exact"/>
              <w:jc w:val="center"/>
              <w:rPr>
                <w:rFonts w:ascii="宋体-方正超大字符集" w:eastAsia="宋体-方正超大字符集"/>
              </w:rPr>
            </w:pPr>
            <w:r>
              <w:rPr>
                <w:rFonts w:ascii="宋体-方正超大字符集" w:eastAsia="宋体-方正超大字符集"/>
              </w:rPr>
              <w:t>1</w:t>
            </w:r>
            <w:r>
              <w:rPr>
                <w:rFonts w:ascii="宋体-方正超大字符集" w:eastAsia="宋体-方正超大字符集" w:hint="eastAsia"/>
              </w:rPr>
              <w:t>3</w:t>
            </w:r>
          </w:p>
        </w:tc>
        <w:tc>
          <w:tcPr>
            <w:tcW w:w="2252" w:type="dxa"/>
            <w:vAlign w:val="center"/>
          </w:tcPr>
          <w:p w14:paraId="0B291583" w14:textId="77777777" w:rsidR="006F200B" w:rsidRDefault="006F200B" w:rsidP="00C702E7">
            <w:pPr>
              <w:numPr>
                <w:ins w:id="97" w:author="user" w:date="2016-06-28T11:46:00Z"/>
              </w:numPr>
              <w:spacing w:line="440" w:lineRule="exact"/>
              <w:jc w:val="center"/>
              <w:rPr>
                <w:rFonts w:ascii="宋体-方正超大字符集" w:eastAsia="宋体-方正超大字符集"/>
              </w:rPr>
            </w:pPr>
            <w:r>
              <w:rPr>
                <w:rFonts w:ascii="宋体-方正超大字符集" w:eastAsia="宋体-方正超大字符集" w:hint="eastAsia"/>
              </w:rPr>
              <w:t>农机总动力</w:t>
            </w:r>
          </w:p>
        </w:tc>
        <w:tc>
          <w:tcPr>
            <w:tcW w:w="1430" w:type="dxa"/>
            <w:vAlign w:val="center"/>
          </w:tcPr>
          <w:p w14:paraId="422B0128" w14:textId="77777777" w:rsidR="006F200B" w:rsidRDefault="006F200B" w:rsidP="00C702E7">
            <w:pPr>
              <w:numPr>
                <w:ins w:id="98" w:author="user" w:date="2016-06-28T11:46:00Z"/>
              </w:numPr>
              <w:spacing w:line="440" w:lineRule="exact"/>
              <w:jc w:val="center"/>
              <w:rPr>
                <w:rFonts w:ascii="宋体-方正超大字符集" w:eastAsia="宋体-方正超大字符集"/>
              </w:rPr>
            </w:pPr>
            <w:r>
              <w:rPr>
                <w:rFonts w:ascii="宋体-方正超大字符集" w:eastAsia="宋体-方正超大字符集" w:hint="eastAsia"/>
              </w:rPr>
              <w:t>万</w:t>
            </w:r>
            <w:r>
              <w:rPr>
                <w:rFonts w:ascii="宋体-方正超大字符集" w:eastAsia="宋体-方正超大字符集"/>
              </w:rPr>
              <w:t>KW</w:t>
            </w:r>
          </w:p>
        </w:tc>
        <w:tc>
          <w:tcPr>
            <w:tcW w:w="1251" w:type="dxa"/>
            <w:vAlign w:val="center"/>
          </w:tcPr>
          <w:p w14:paraId="06D828B6" w14:textId="77777777" w:rsidR="006F200B" w:rsidRDefault="006F200B" w:rsidP="00C702E7">
            <w:pPr>
              <w:numPr>
                <w:ins w:id="99" w:author="user" w:date="2016-06-28T11:46:00Z"/>
              </w:numPr>
              <w:spacing w:line="440" w:lineRule="exact"/>
              <w:jc w:val="center"/>
              <w:rPr>
                <w:rFonts w:ascii="宋体-方正超大字符集" w:eastAsia="宋体-方正超大字符集"/>
              </w:rPr>
            </w:pPr>
            <w:r>
              <w:rPr>
                <w:rFonts w:ascii="宋体-方正超大字符集" w:eastAsia="宋体-方正超大字符集"/>
              </w:rPr>
              <w:t>364.8</w:t>
            </w:r>
          </w:p>
        </w:tc>
        <w:tc>
          <w:tcPr>
            <w:tcW w:w="1251" w:type="dxa"/>
            <w:vAlign w:val="center"/>
          </w:tcPr>
          <w:p w14:paraId="2D9E850B" w14:textId="77777777" w:rsidR="006F200B" w:rsidRDefault="006F200B" w:rsidP="00C702E7">
            <w:pPr>
              <w:numPr>
                <w:ins w:id="100" w:author="user" w:date="2016-06-28T11:46:00Z"/>
              </w:numPr>
              <w:spacing w:line="440" w:lineRule="exact"/>
              <w:jc w:val="center"/>
              <w:rPr>
                <w:rFonts w:ascii="宋体-方正超大字符集" w:eastAsia="宋体-方正超大字符集"/>
              </w:rPr>
            </w:pPr>
            <w:r>
              <w:rPr>
                <w:rFonts w:ascii="宋体-方正超大字符集" w:eastAsia="宋体-方正超大字符集"/>
              </w:rPr>
              <w:t>530.29</w:t>
            </w:r>
          </w:p>
        </w:tc>
        <w:tc>
          <w:tcPr>
            <w:tcW w:w="1430" w:type="dxa"/>
            <w:vAlign w:val="center"/>
          </w:tcPr>
          <w:p w14:paraId="3562AFF1" w14:textId="77777777" w:rsidR="006F200B" w:rsidRDefault="006F200B" w:rsidP="00C702E7">
            <w:pPr>
              <w:numPr>
                <w:ins w:id="101" w:author="user" w:date="2016-06-28T11:46:00Z"/>
              </w:numPr>
              <w:spacing w:line="440" w:lineRule="exact"/>
              <w:jc w:val="center"/>
              <w:rPr>
                <w:rFonts w:ascii="宋体-方正超大字符集" w:eastAsia="宋体-方正超大字符集"/>
              </w:rPr>
            </w:pPr>
            <w:r>
              <w:rPr>
                <w:rFonts w:ascii="宋体-方正超大字符集" w:eastAsia="宋体-方正超大字符集"/>
              </w:rPr>
              <w:t>7.8</w:t>
            </w:r>
          </w:p>
        </w:tc>
      </w:tr>
      <w:tr w:rsidR="006F200B" w14:paraId="1E825982" w14:textId="77777777" w:rsidTr="00C702E7">
        <w:trPr>
          <w:trHeight w:val="1571"/>
          <w:jc w:val="center"/>
        </w:trPr>
        <w:tc>
          <w:tcPr>
            <w:tcW w:w="715" w:type="dxa"/>
            <w:vAlign w:val="center"/>
          </w:tcPr>
          <w:p w14:paraId="1782ECE6" w14:textId="77777777" w:rsidR="006F200B" w:rsidRDefault="006F200B" w:rsidP="00C702E7">
            <w:pPr>
              <w:numPr>
                <w:ins w:id="102" w:author="user" w:date="2016-06-28T11:46:00Z"/>
              </w:numPr>
              <w:spacing w:line="320" w:lineRule="exact"/>
              <w:jc w:val="center"/>
              <w:rPr>
                <w:rFonts w:ascii="宋体-方正超大字符集" w:eastAsia="宋体-方正超大字符集"/>
              </w:rPr>
            </w:pPr>
            <w:r>
              <w:rPr>
                <w:rFonts w:ascii="宋体-方正超大字符集" w:eastAsia="宋体-方正超大字符集"/>
              </w:rPr>
              <w:t>1</w:t>
            </w:r>
            <w:r>
              <w:rPr>
                <w:rFonts w:ascii="宋体-方正超大字符集" w:eastAsia="宋体-方正超大字符集" w:hint="eastAsia"/>
              </w:rPr>
              <w:t>4</w:t>
            </w:r>
          </w:p>
        </w:tc>
        <w:tc>
          <w:tcPr>
            <w:tcW w:w="2252" w:type="dxa"/>
            <w:vAlign w:val="center"/>
          </w:tcPr>
          <w:p w14:paraId="14C6F6C5" w14:textId="77777777" w:rsidR="006F200B" w:rsidRDefault="006F200B" w:rsidP="00C702E7">
            <w:pPr>
              <w:numPr>
                <w:ins w:id="103" w:author="user" w:date="2016-06-28T11:46:00Z"/>
              </w:numPr>
              <w:spacing w:line="320" w:lineRule="exact"/>
              <w:jc w:val="center"/>
              <w:rPr>
                <w:rFonts w:ascii="宋体-方正超大字符集" w:eastAsia="宋体-方正超大字符集"/>
              </w:rPr>
            </w:pPr>
            <w:r>
              <w:rPr>
                <w:rFonts w:ascii="宋体-方正超大字符集" w:eastAsia="宋体-方正超大字符集" w:hint="eastAsia"/>
              </w:rPr>
              <w:t>农业耕种收综合机械化水平</w:t>
            </w:r>
          </w:p>
        </w:tc>
        <w:tc>
          <w:tcPr>
            <w:tcW w:w="1430" w:type="dxa"/>
            <w:vAlign w:val="center"/>
          </w:tcPr>
          <w:p w14:paraId="2FF5946C" w14:textId="77777777" w:rsidR="006F200B" w:rsidRDefault="006F200B" w:rsidP="00C702E7">
            <w:pPr>
              <w:numPr>
                <w:ins w:id="104" w:author="user" w:date="2016-06-28T11:46:00Z"/>
              </w:numPr>
              <w:spacing w:line="320" w:lineRule="exact"/>
              <w:jc w:val="center"/>
              <w:rPr>
                <w:rFonts w:ascii="宋体-方正超大字符集" w:eastAsia="宋体-方正超大字符集"/>
              </w:rPr>
            </w:pPr>
            <w:r>
              <w:rPr>
                <w:rFonts w:ascii="宋体-方正超大字符集" w:eastAsia="宋体-方正超大字符集"/>
              </w:rPr>
              <w:t>%</w:t>
            </w:r>
          </w:p>
        </w:tc>
        <w:tc>
          <w:tcPr>
            <w:tcW w:w="1251" w:type="dxa"/>
            <w:vAlign w:val="center"/>
          </w:tcPr>
          <w:p w14:paraId="7B4BB731" w14:textId="77777777" w:rsidR="006F200B" w:rsidRDefault="006F200B" w:rsidP="00C702E7">
            <w:pPr>
              <w:numPr>
                <w:ins w:id="105" w:author="user" w:date="2016-06-28T11:46:00Z"/>
              </w:numPr>
              <w:spacing w:line="320" w:lineRule="exact"/>
              <w:jc w:val="center"/>
              <w:rPr>
                <w:rFonts w:ascii="宋体-方正超大字符集" w:eastAsia="宋体-方正超大字符集"/>
              </w:rPr>
            </w:pPr>
            <w:r>
              <w:rPr>
                <w:rFonts w:ascii="宋体-方正超大字符集" w:eastAsia="宋体-方正超大字符集"/>
              </w:rPr>
              <w:t>29.95</w:t>
            </w:r>
          </w:p>
        </w:tc>
        <w:tc>
          <w:tcPr>
            <w:tcW w:w="1251" w:type="dxa"/>
            <w:vAlign w:val="center"/>
          </w:tcPr>
          <w:p w14:paraId="22BFC957" w14:textId="77777777" w:rsidR="006F200B" w:rsidRDefault="006F200B" w:rsidP="00C702E7">
            <w:pPr>
              <w:numPr>
                <w:ins w:id="106" w:author="user" w:date="2016-06-28T11:46:00Z"/>
              </w:numPr>
              <w:spacing w:line="320" w:lineRule="exact"/>
              <w:jc w:val="center"/>
              <w:rPr>
                <w:rFonts w:ascii="宋体-方正超大字符集" w:eastAsia="宋体-方正超大字符集"/>
              </w:rPr>
            </w:pPr>
            <w:r>
              <w:rPr>
                <w:rFonts w:ascii="宋体-方正超大字符集" w:eastAsia="宋体-方正超大字符集"/>
              </w:rPr>
              <w:t>48.63</w:t>
            </w:r>
          </w:p>
        </w:tc>
        <w:tc>
          <w:tcPr>
            <w:tcW w:w="1430" w:type="dxa"/>
            <w:vAlign w:val="center"/>
          </w:tcPr>
          <w:p w14:paraId="329BCFDF" w14:textId="77777777" w:rsidR="006F200B" w:rsidRDefault="006F200B" w:rsidP="00C702E7">
            <w:pPr>
              <w:numPr>
                <w:ins w:id="107" w:author="user" w:date="2016-06-28T11:46:00Z"/>
              </w:numPr>
              <w:spacing w:line="320" w:lineRule="exact"/>
              <w:jc w:val="center"/>
              <w:rPr>
                <w:rFonts w:ascii="宋体-方正超大字符集" w:eastAsia="宋体-方正超大字符集"/>
              </w:rPr>
            </w:pPr>
            <w:r>
              <w:rPr>
                <w:rFonts w:ascii="宋体-方正超大字符集" w:eastAsia="宋体-方正超大字符集" w:hint="eastAsia"/>
              </w:rPr>
              <w:t>比</w:t>
            </w:r>
            <w:r>
              <w:rPr>
                <w:rFonts w:ascii="宋体-方正超大字符集" w:eastAsia="宋体-方正超大字符集"/>
              </w:rPr>
              <w:t>2010</w:t>
            </w:r>
            <w:r>
              <w:rPr>
                <w:rFonts w:ascii="宋体-方正超大字符集" w:eastAsia="宋体-方正超大字符集" w:hint="eastAsia"/>
              </w:rPr>
              <w:t>年提高</w:t>
            </w:r>
            <w:r>
              <w:rPr>
                <w:rFonts w:ascii="宋体-方正超大字符集" w:eastAsia="宋体-方正超大字符集"/>
              </w:rPr>
              <w:t>18.68</w:t>
            </w:r>
            <w:r>
              <w:rPr>
                <w:rFonts w:ascii="宋体-方正超大字符集" w:eastAsia="宋体-方正超大字符集" w:hint="eastAsia"/>
              </w:rPr>
              <w:t>个百分点</w:t>
            </w:r>
          </w:p>
        </w:tc>
      </w:tr>
    </w:tbl>
    <w:p w14:paraId="09B08C3F" w14:textId="77777777" w:rsidR="00C702E7" w:rsidRDefault="00C702E7">
      <w:pPr>
        <w:spacing w:line="600" w:lineRule="exact"/>
        <w:ind w:firstLineChars="196" w:firstLine="630"/>
        <w:jc w:val="left"/>
        <w:rPr>
          <w:rFonts w:ascii="仿宋" w:eastAsia="仿宋" w:hAnsi="仿宋" w:cs="仿宋"/>
          <w:b/>
          <w:bCs/>
          <w:sz w:val="32"/>
          <w:szCs w:val="32"/>
        </w:rPr>
      </w:pPr>
      <w:bookmarkStart w:id="108" w:name="_Toc403674449"/>
      <w:bookmarkStart w:id="109" w:name="_Toc403674580"/>
      <w:bookmarkStart w:id="110" w:name="_Toc403675431"/>
      <w:bookmarkStart w:id="111" w:name="_Toc403675533"/>
      <w:bookmarkStart w:id="112" w:name="_Toc403676509"/>
      <w:bookmarkStart w:id="113" w:name="_Toc403676691"/>
      <w:bookmarkStart w:id="114" w:name="_Toc13443"/>
      <w:bookmarkStart w:id="115" w:name="_Toc29259"/>
    </w:p>
    <w:p w14:paraId="55011351" w14:textId="77777777" w:rsidR="006F200B" w:rsidRDefault="00C702E7">
      <w:pPr>
        <w:spacing w:line="600" w:lineRule="exact"/>
        <w:ind w:firstLineChars="196" w:firstLine="630"/>
        <w:jc w:val="left"/>
        <w:rPr>
          <w:rFonts w:ascii="仿宋" w:eastAsia="仿宋" w:hAnsi="仿宋" w:cs="仿宋" w:hint="eastAsia"/>
          <w:b/>
          <w:bCs/>
          <w:sz w:val="32"/>
          <w:szCs w:val="32"/>
        </w:rPr>
      </w:pPr>
      <w:r>
        <w:rPr>
          <w:rFonts w:ascii="仿宋" w:eastAsia="仿宋" w:hAnsi="仿宋" w:cs="仿宋"/>
          <w:b/>
          <w:bCs/>
          <w:sz w:val="32"/>
          <w:szCs w:val="32"/>
        </w:rPr>
        <w:br w:type="page"/>
      </w:r>
      <w:r w:rsidR="006F200B">
        <w:rPr>
          <w:rFonts w:ascii="仿宋" w:eastAsia="仿宋" w:hAnsi="仿宋" w:cs="仿宋" w:hint="eastAsia"/>
          <w:b/>
          <w:bCs/>
          <w:sz w:val="32"/>
          <w:szCs w:val="32"/>
        </w:rPr>
        <w:lastRenderedPageBreak/>
        <w:t>二、基本经验</w:t>
      </w:r>
      <w:bookmarkEnd w:id="108"/>
      <w:bookmarkEnd w:id="109"/>
      <w:bookmarkEnd w:id="110"/>
      <w:bookmarkEnd w:id="111"/>
      <w:bookmarkEnd w:id="112"/>
      <w:bookmarkEnd w:id="113"/>
      <w:bookmarkEnd w:id="114"/>
      <w:bookmarkEnd w:id="115"/>
    </w:p>
    <w:p w14:paraId="254F00BD"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回顾和总结“十二五”桂林农业农村经济发展，主要经验突出在五个方面。</w:t>
      </w:r>
      <w:bookmarkStart w:id="116" w:name="_Toc28917"/>
    </w:p>
    <w:p w14:paraId="62DC253B"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十二五”农业农村经济成就的取得，得益于各级党委、政府始终坚持把“三农”工作作为全部工作的重中之重，不断加大强农富农政策扶持。高位推动“农业产业化339工程”、“农户万元增收工程”、“现代特色农业（核心）示范区创建”、“美丽桂林乡村建设”等重大工程，强力推进“农民人均纯收入倍增计划”、“现代特色产业品种品质品‘10+3’提升行动”，持续加大农业农村投入强度和保障力度，进一步夯实了农业农村经济发展基础。</w:t>
      </w:r>
    </w:p>
    <w:p w14:paraId="328D28B8"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十二五”农业农村经济成就的取得，得益于农村生产关系的改革和突破。集体林权制度改革胜利完成，农村土地承包经营权确权登记颁证稳步推进和有序流转，新型农业经营主体的培育和发展，农村金融改革创新，农村产权制度改革、基层农技推广体制改革、小型水利工程管理体制改革、兽医体制改革、种子管理体制改革、粮食流通体制改革的推进和完成，较大程度破除了农业农村经济发展体制机制障碍，增强了农业农村经济发展活力。</w:t>
      </w:r>
    </w:p>
    <w:p w14:paraId="6C5FDDFA"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十二五”农业农村经济成就的取得，得益于市政府实施了农业区域化发展战略。因地制宜制定和实施了桂林漓江、湘江、桂江、资江“四大流域”和西部山区现代农业产业发展规划，对区域农业功能定位、发展方向、发展重点、发展布局进行了调整优化，加速形成了一批在广西区内外具</w:t>
      </w:r>
      <w:r>
        <w:rPr>
          <w:rFonts w:ascii="仿宋" w:eastAsia="仿宋" w:hAnsi="仿宋" w:cs="仿宋" w:hint="eastAsia"/>
          <w:sz w:val="32"/>
          <w:szCs w:val="32"/>
        </w:rPr>
        <w:lastRenderedPageBreak/>
        <w:t>有重大影响的优势特色产业。</w:t>
      </w:r>
    </w:p>
    <w:p w14:paraId="34D3B66F"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十二五”农业农村经济成就的取得，得益于农业科技进步和创新步伐的加快。现代农业科技在农作物新品种选育、农用机械装备、农药肥料研发、农产品加工、储运保鲜广泛应用，农作物“三免”“三避”技术、病虫害统防统治技术、水肥一体化技术、猪牛羊人工授精和胚胎移植技术、生态循环农业技术大面积推广，智慧农业、农业物联网、农产品电子商务、农业遥感技术迅速崛起，为现代农业的发展提供了有力的科技支撑。</w:t>
      </w:r>
    </w:p>
    <w:p w14:paraId="390A887B"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十二五”农业农村经济成就的取得，得益于农业经济部门坚决贯彻市委、市政府“农业稳市”发展定位。坚持“稳粮保供给、增收惠民生”和“钱粮并举、效益优先”的总体要求，突出农民收入倍增主线，在“特色效益农业示范市”、“吨粮万元工程示范市”、“休闲农业和乡村旅游示范市”创建中，正确处理好了粮食生产与农业结构调整的关系，拓展了农业功能和农民增收渠道，实现了农业农村经济持续较快发展。</w:t>
      </w:r>
    </w:p>
    <w:p w14:paraId="6422AD73" w14:textId="77777777" w:rsidR="006F200B" w:rsidRDefault="006F200B">
      <w:pPr>
        <w:pStyle w:val="2"/>
        <w:keepNext w:val="0"/>
        <w:keepLines w:val="0"/>
        <w:spacing w:beforeLines="100" w:before="312" w:afterLines="100" w:after="312" w:line="600" w:lineRule="exact"/>
        <w:jc w:val="center"/>
        <w:rPr>
          <w:rFonts w:ascii="仿宋" w:eastAsia="仿宋" w:hAnsi="仿宋" w:cs="仿宋" w:hint="eastAsia"/>
          <w:kern w:val="0"/>
        </w:rPr>
      </w:pPr>
      <w:bookmarkStart w:id="117" w:name="_Toc403674450"/>
      <w:bookmarkStart w:id="118" w:name="_Toc403674581"/>
      <w:bookmarkStart w:id="119" w:name="_Toc403675432"/>
      <w:bookmarkStart w:id="120" w:name="_Toc403675534"/>
      <w:bookmarkStart w:id="121" w:name="_Toc403676510"/>
      <w:bookmarkStart w:id="122" w:name="_Toc403676692"/>
      <w:bookmarkStart w:id="123" w:name="_Toc29317"/>
      <w:bookmarkStart w:id="124" w:name="_Toc22341"/>
      <w:bookmarkStart w:id="125" w:name="_Toc23787"/>
      <w:bookmarkEnd w:id="116"/>
      <w:r>
        <w:rPr>
          <w:rFonts w:ascii="仿宋" w:eastAsia="仿宋" w:hAnsi="仿宋" w:cs="仿宋" w:hint="eastAsia"/>
          <w:kern w:val="0"/>
        </w:rPr>
        <w:t>第二节  发展</w:t>
      </w:r>
      <w:bookmarkEnd w:id="117"/>
      <w:bookmarkEnd w:id="118"/>
      <w:bookmarkEnd w:id="119"/>
      <w:bookmarkEnd w:id="120"/>
      <w:bookmarkEnd w:id="121"/>
      <w:bookmarkEnd w:id="122"/>
      <w:bookmarkEnd w:id="123"/>
      <w:bookmarkEnd w:id="124"/>
      <w:r>
        <w:rPr>
          <w:rFonts w:ascii="仿宋" w:eastAsia="仿宋" w:hAnsi="仿宋" w:cs="仿宋" w:hint="eastAsia"/>
          <w:kern w:val="0"/>
        </w:rPr>
        <w:t>环境</w:t>
      </w:r>
      <w:bookmarkEnd w:id="125"/>
    </w:p>
    <w:p w14:paraId="2164FBA8"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 xml:space="preserve">未来五年，随着我国经济增长进入“从高速增长转向中高速增长”新常态和“四化同步”的推进，我市农业农村经济发展的外部环境和内在条件必将发生深刻的变化。实现农业农村经济持续健康发展，必须加强战略研究，强化形势研判，准确把握机遇，有效应对挑战。 </w:t>
      </w:r>
    </w:p>
    <w:p w14:paraId="3A171E91" w14:textId="77777777" w:rsidR="006F200B" w:rsidRDefault="006F200B">
      <w:pPr>
        <w:spacing w:line="600" w:lineRule="exact"/>
        <w:ind w:firstLineChars="196" w:firstLine="630"/>
        <w:jc w:val="left"/>
        <w:rPr>
          <w:rFonts w:ascii="仿宋" w:eastAsia="仿宋" w:hAnsi="仿宋" w:cs="仿宋" w:hint="eastAsia"/>
          <w:b/>
          <w:bCs/>
          <w:sz w:val="32"/>
          <w:szCs w:val="32"/>
        </w:rPr>
      </w:pPr>
      <w:bookmarkStart w:id="126" w:name="_Toc12215"/>
      <w:bookmarkStart w:id="127" w:name="_Toc19862"/>
      <w:r>
        <w:rPr>
          <w:rFonts w:ascii="仿宋" w:eastAsia="仿宋" w:hAnsi="仿宋" w:cs="仿宋" w:hint="eastAsia"/>
          <w:b/>
          <w:bCs/>
          <w:sz w:val="32"/>
          <w:szCs w:val="32"/>
        </w:rPr>
        <w:lastRenderedPageBreak/>
        <w:t>一、发展机遇</w:t>
      </w:r>
      <w:bookmarkEnd w:id="126"/>
      <w:bookmarkEnd w:id="127"/>
    </w:p>
    <w:p w14:paraId="23FC85E8"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未来五年，随着城乡统筹力度的不断加大，工农互补互促机制的愈发完善，农业农村内生动力的进一步增强，桂林农业农村经济迎来难得的发展机遇。</w:t>
      </w:r>
    </w:p>
    <w:p w14:paraId="29A9D7F8"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一）宏观发展环境更为优化。一是国家新一轮西部大开发战略、中国—东盟自贸区升级版和丝绸之路经济带、21世纪海上丝绸之路“一带一路”和“脱贫攻坚”战略深入实施，北部湾经济区、珠江—西江经济带“双核驱动”、打造我国西南中南地区开放发展新的战略支点和“一带一路”有机衔接的重要门户深入推进，为我市农业农村经济发展提供了广阔的发展平台。二是“四化同步”战略的深入实施，强农富农政策体系的不断强化，农业支持保护力度的不断加强，全社会支持农业发展氛围的浓厚，将为我市农业农村经济发展营造更加良好的发展环境。</w:t>
      </w:r>
    </w:p>
    <w:p w14:paraId="73CF11E4"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（二）城乡统筹发展更为强劲。“十二五”末，全市经济总量突破1900亿元，财政收入突破200亿元，统筹城乡一体化发展条件日趋成熟；工业化进入中期的中级阶段，</w:t>
      </w:r>
      <w:r>
        <w:rPr>
          <w:rFonts w:ascii="仿宋" w:eastAsia="仿宋" w:hAnsi="仿宋" w:cs="仿宋"/>
          <w:sz w:val="32"/>
          <w:szCs w:val="32"/>
        </w:rPr>
        <w:t>规模工业总产值</w:t>
      </w:r>
      <w:r>
        <w:rPr>
          <w:rFonts w:ascii="仿宋" w:eastAsia="仿宋" w:hAnsi="仿宋" w:cs="仿宋" w:hint="eastAsia"/>
          <w:sz w:val="32"/>
          <w:szCs w:val="32"/>
        </w:rPr>
        <w:t>达到2355.68</w:t>
      </w:r>
      <w:r>
        <w:rPr>
          <w:rFonts w:ascii="仿宋" w:eastAsia="仿宋" w:hAnsi="仿宋" w:cs="仿宋"/>
          <w:sz w:val="32"/>
          <w:szCs w:val="32"/>
        </w:rPr>
        <w:t>亿元，</w:t>
      </w:r>
      <w:r>
        <w:rPr>
          <w:rFonts w:ascii="仿宋" w:eastAsia="仿宋" w:hAnsi="仿宋" w:cs="仿宋" w:hint="eastAsia"/>
          <w:sz w:val="32"/>
          <w:szCs w:val="32"/>
        </w:rPr>
        <w:t>工业反哺农业、城市支持农村能力日益增强。随着城乡一体化深入推进，农村人口有序向城镇转移，为农业适度规模经营创造了更为有利的条件；三次产业深度融合发展，为转变农业发展方式、促进农业产业转型升级提供了持久的推动力；城市基础设施向农村延伸、公共服务向农村覆盖、城市文明向农村传播，为农业和农村经济发展注入了新的活力。</w:t>
      </w:r>
    </w:p>
    <w:p w14:paraId="69EE5EFF"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lastRenderedPageBreak/>
        <w:t>（三）农业发展基础更为扎实。一是近年来随着国家“三农”投入的持续增长，农业基础设施条件有效改善，农机装备水平不断提高，现代农业发展基础更加扎实。二是新型农业经营主体不断涌现，农业规模化、集约化、产业化水平不断提高，现代农业更具发展活力。三是随着桂林国家现代农业示范园区、桂林现代特色农业（核心）示范区建设的全面推开，示范区对现代农业发展的示范引领作用越来越强。</w:t>
      </w:r>
    </w:p>
    <w:p w14:paraId="78BF508C"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四）农业发展要素更为活跃。我市已进入深化农村改革攻坚时期。随着改革的深入推进，农业经营管理体制不断完善，农业农村发展活力不断增强。农村土地所有权、承包权、经营权“三权分置”，有利于土地经营权流转和新型经营主体的培育和发展；新型经营主体的发展，有利于提高农业组织化程度；农村金融改革的推进，特别是林权、土地经营抵押贷款权的实现，农民将获得更多的信贷资金，为现代农业发展迸发强劲动力。</w:t>
      </w:r>
    </w:p>
    <w:p w14:paraId="5E820AFC"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五）农业持续发展后劲更强。近年来，党中央、国务院和各级党委、政府高度重视“生态文明”建设，国家农业部出台了《全国农业可持续发展规划》，自治区和桂林市分别出台了“美丽广西”、“美丽桂林”《乡村建设重大活动规划纲要（2013-2020）》，广泛开展“清洁乡村”、“生态乡村”、“宜居乡村”、“幸福乡村”系列活动。随着农业可持续发展规划和“美丽桂林”乡村建设活动的深入推进，农业生态环境有望得到有效整治和保护，农业面源污染和农田重金属污染有望得到有效治理，农业废弃物资源化利用水</w:t>
      </w:r>
      <w:r>
        <w:rPr>
          <w:rFonts w:ascii="仿宋" w:eastAsia="仿宋" w:hAnsi="仿宋" w:cs="仿宋" w:hint="eastAsia"/>
          <w:sz w:val="32"/>
          <w:szCs w:val="32"/>
        </w:rPr>
        <w:lastRenderedPageBreak/>
        <w:t>平更高，农业可持续发展后劲更强。</w:t>
      </w:r>
    </w:p>
    <w:p w14:paraId="3DEC56C4" w14:textId="77777777" w:rsidR="006F200B" w:rsidRDefault="006F200B">
      <w:pPr>
        <w:spacing w:line="600" w:lineRule="exact"/>
        <w:ind w:firstLineChars="196" w:firstLine="630"/>
        <w:jc w:val="left"/>
        <w:rPr>
          <w:rFonts w:ascii="仿宋" w:eastAsia="仿宋" w:hAnsi="仿宋" w:cs="仿宋" w:hint="eastAsia"/>
          <w:b/>
          <w:bCs/>
          <w:sz w:val="32"/>
          <w:szCs w:val="32"/>
        </w:rPr>
      </w:pPr>
      <w:r>
        <w:rPr>
          <w:rFonts w:ascii="仿宋" w:eastAsia="仿宋" w:hAnsi="仿宋" w:cs="仿宋" w:hint="eastAsia"/>
          <w:b/>
          <w:bCs/>
          <w:sz w:val="32"/>
          <w:szCs w:val="32"/>
        </w:rPr>
        <w:t>二、面临挑战</w:t>
      </w:r>
    </w:p>
    <w:p w14:paraId="2EC9624A"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在推进新型工业化、城镇化、信息化、农业现代化“四化同步”的进程中，推进农业现代化的任务更重、面临的制约因素更多。</w:t>
      </w:r>
    </w:p>
    <w:p w14:paraId="7ECC767D" w14:textId="77777777" w:rsidR="006F200B" w:rsidRDefault="006F200B">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一）农业基础设施薄弱，提升农业综合生产能力的难度越来越大。一是标准农田比例低，乡村道路、供电设施不配套；二是耕地保水保肥能力弱，耕地质量不高，全市耕地面积中，中低产田面积高达60—70 %，其中低产田面积达到30%以上；三是设施农业装备水平低，尤其是果蔬预冷、保鲜、仓储、物流等基础设施建设滞后，产业链不长，小生产与大市场对接的问题突出；四是农业抗灾减灾能力不强，洪涝、干旱、霜冻等自然灾害多发频发，农业靠天吃饭状况依然没有根本改变。五是农村经济条件、自然条件限制了农机作业服务市场发展，机耕道路、机棚（库）等基础设施落后，农业机械化整体水平低。</w:t>
      </w:r>
    </w:p>
    <w:p w14:paraId="04EA8FCD"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二）农村生产要素外流，保持农业农村经济持续较快发展的难度越来越大。一是人增地减矛盾突出。随着工业化、城镇化的发展，耕地的非农化、非粮化趋势非常明显，在人口刚性增长、农产品需求刚性增加的形势下，耕地紧张的状况将进一步加剧。二是人才外流。工业化、城镇化的发展，导致农村人才外流，农村劳动力素质结构性下降，直接影响农业先进实用科技的推广和普及。三是资本外流。由于农业比较效益偏低、农村产业发展条件差，金融和社会资本对农</w:t>
      </w:r>
      <w:r>
        <w:rPr>
          <w:rFonts w:ascii="仿宋" w:eastAsia="仿宋" w:hAnsi="仿宋" w:cs="仿宋" w:hint="eastAsia"/>
          <w:sz w:val="32"/>
          <w:szCs w:val="32"/>
        </w:rPr>
        <w:lastRenderedPageBreak/>
        <w:t>业农村的投资短期内难有根本的提升，农业农村发展资金约束将进一步加剧。四是农村要素市场、产权市场的发育滞后，制约涉农要素和产权的自由流动与优化重组，农业规模效应难以充分发挥。</w:t>
      </w:r>
    </w:p>
    <w:p w14:paraId="359B5EA6"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三）经济增长速度放缓，实现农民收入持续较快增长的难度越来越大。“十三五”，随着我国经济发展进入新常态，影响农民收入的外部环境和内生机制发生了重大变化，宏观经济环境对农民收入的影响凸显。一是新常态下，经济增速从高速增长回落到中高速增长区间，受成本“地板”和价格“天花板”的双重挤压，农产品价格对农民收入的拉动作用减弱。二是新常态下，企业用工下降，农民外出务工数量增长速度减缓，农民工就业和工资水平增长受到影响。三是新常态下国民经济增速放缓直接影响财政收入增长，国家继续以直接补贴等形式增加农民转移性收入面临较大的压力。</w:t>
      </w:r>
    </w:p>
    <w:p w14:paraId="248AE278"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四）服务体系不够健全，支撑农业农村经济转型升级的难度越来越大。一是农业科技创新体系不够健全，基层农技服务与农民对技术需求的矛盾仍然十分突出；二是农产品加工流通体系不够健全，企业少、规模小、产业链短、加工增值能力不强；三是农机公共服务体系不够健全，机械化水平低；四是耕地、森木资源流转服务体系不够健全，土地经营权流转、林权流转与农业规模化经营要求不适应；五是动植物疫病防控体系不够健全，动物疫病种类不断增加，发病机理日趋复杂，疫病防控形势严峻；六是水利社会化服务体</w:t>
      </w:r>
      <w:r>
        <w:rPr>
          <w:rFonts w:ascii="仿宋" w:eastAsia="仿宋" w:hAnsi="仿宋" w:cs="仿宋" w:hint="eastAsia"/>
          <w:sz w:val="32"/>
          <w:szCs w:val="32"/>
        </w:rPr>
        <w:lastRenderedPageBreak/>
        <w:t>系不够健全。</w:t>
      </w:r>
    </w:p>
    <w:p w14:paraId="7F1ED91A" w14:textId="77777777" w:rsidR="006F200B" w:rsidRDefault="006F200B">
      <w:pPr>
        <w:pStyle w:val="1"/>
        <w:spacing w:beforeLines="200" w:before="624" w:afterLines="100" w:after="312" w:line="360" w:lineRule="auto"/>
        <w:ind w:firstLineChars="200" w:firstLine="723"/>
        <w:jc w:val="center"/>
        <w:rPr>
          <w:rFonts w:ascii="黑体" w:eastAsia="黑体" w:hAnsi="仿宋" w:cs="仿宋" w:hint="eastAsia"/>
          <w:sz w:val="36"/>
          <w:szCs w:val="36"/>
        </w:rPr>
      </w:pPr>
      <w:bookmarkStart w:id="128" w:name="_Toc15819"/>
      <w:bookmarkStart w:id="129" w:name="_Toc2734"/>
      <w:bookmarkStart w:id="130" w:name="_Toc32021"/>
      <w:r>
        <w:rPr>
          <w:rFonts w:ascii="黑体" w:eastAsia="黑体" w:hAnsi="仿宋" w:cs="仿宋" w:hint="eastAsia"/>
          <w:sz w:val="36"/>
          <w:szCs w:val="36"/>
        </w:rPr>
        <w:t xml:space="preserve">第二章  </w:t>
      </w:r>
      <w:bookmarkEnd w:id="128"/>
      <w:bookmarkEnd w:id="129"/>
      <w:r>
        <w:rPr>
          <w:rFonts w:ascii="黑体" w:eastAsia="黑体" w:hAnsi="仿宋" w:cs="仿宋" w:hint="eastAsia"/>
          <w:sz w:val="36"/>
          <w:szCs w:val="36"/>
        </w:rPr>
        <w:t>指导思想与发展目标</w:t>
      </w:r>
      <w:bookmarkEnd w:id="130"/>
    </w:p>
    <w:p w14:paraId="5D7BAD89"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根据我市的基础和条件，“十三五”，我市农业农村经济发展的总体要求是：“转方式、调结构、促升级”，着力构建现代农业产业体系、生产体系、经营体系，推动粮经饲统筹、农林牧渔结合、种养加一体、一二三产业融合发展，走出生产高效、产品安全、资源节约、环境友好的农业现代化道路。</w:t>
      </w:r>
    </w:p>
    <w:p w14:paraId="6CBD3A9B" w14:textId="77777777" w:rsidR="006F200B" w:rsidRDefault="006F200B">
      <w:pPr>
        <w:pStyle w:val="2"/>
        <w:keepNext w:val="0"/>
        <w:keepLines w:val="0"/>
        <w:spacing w:beforeLines="100" w:before="312" w:afterLines="100" w:after="312" w:line="600" w:lineRule="exact"/>
        <w:jc w:val="center"/>
        <w:rPr>
          <w:rFonts w:ascii="仿宋" w:eastAsia="仿宋" w:hAnsi="仿宋" w:cs="仿宋" w:hint="eastAsia"/>
          <w:kern w:val="0"/>
        </w:rPr>
      </w:pPr>
      <w:bookmarkStart w:id="131" w:name="_Toc12639"/>
      <w:bookmarkStart w:id="132" w:name="_Toc11728"/>
      <w:bookmarkStart w:id="133" w:name="_Toc3334"/>
      <w:r>
        <w:rPr>
          <w:rFonts w:ascii="仿宋" w:eastAsia="仿宋" w:hAnsi="仿宋" w:cs="仿宋" w:hint="eastAsia"/>
          <w:kern w:val="0"/>
        </w:rPr>
        <w:t>第一节  指导思想</w:t>
      </w:r>
      <w:bookmarkEnd w:id="131"/>
      <w:bookmarkEnd w:id="132"/>
      <w:bookmarkEnd w:id="133"/>
    </w:p>
    <w:p w14:paraId="327E4458" w14:textId="77777777" w:rsidR="006F200B" w:rsidRDefault="006F200B">
      <w:pPr>
        <w:spacing w:line="560" w:lineRule="exact"/>
        <w:ind w:firstLineChars="200" w:firstLine="640"/>
        <w:rPr>
          <w:rFonts w:ascii="仿宋" w:eastAsia="仿宋" w:hAnsi="仿宋" w:cs="仿宋" w:hint="eastAsia"/>
          <w:sz w:val="32"/>
          <w:szCs w:val="32"/>
        </w:rPr>
      </w:pPr>
      <w:bookmarkStart w:id="134" w:name="_Toc20363"/>
      <w:bookmarkStart w:id="135" w:name="_Toc16410"/>
      <w:r>
        <w:rPr>
          <w:rFonts w:ascii="仿宋" w:eastAsia="仿宋" w:hAnsi="仿宋" w:cs="仿宋" w:hint="eastAsia"/>
          <w:sz w:val="32"/>
          <w:szCs w:val="32"/>
        </w:rPr>
        <w:t>全面贯彻党的十八大和十八届三中、四中、五中全会以及习近平总书记系列重要讲话精神，牢固树立和切实贯彻创新、协调、绿色、开放、共享“五大”发展理念，紧紧围绕“两个建成”奋斗目标和“四化同步”、“双核驱动”战略实施，主动适应经济发展新常态，按照市委、市政府“生态立市、产业强市”的决策部署，以改革创新为动力，以培育新型农业经营主体为载体，以加快转变农业发展方式为主线，以优势特色产业升级为突破，强化农业物质技术装备能力、公共服务能力、可持续发展能力建设，抓规模拓增量、抓特色创品牌、抓防控促发展、抓监管保安全，全面提高农业规模化、产业化、品牌化和机械化发展水平，促进农业大市向农业强市的转变。</w:t>
      </w:r>
    </w:p>
    <w:p w14:paraId="3110BD82" w14:textId="77777777" w:rsidR="006F200B" w:rsidRDefault="006F200B">
      <w:pPr>
        <w:pStyle w:val="2"/>
        <w:keepNext w:val="0"/>
        <w:keepLines w:val="0"/>
        <w:spacing w:beforeLines="100" w:before="312" w:afterLines="100" w:after="312" w:line="600" w:lineRule="exact"/>
        <w:jc w:val="center"/>
        <w:rPr>
          <w:rFonts w:ascii="仿宋" w:eastAsia="仿宋" w:hAnsi="仿宋" w:cs="仿宋" w:hint="eastAsia"/>
          <w:kern w:val="0"/>
        </w:rPr>
      </w:pPr>
      <w:bookmarkStart w:id="136" w:name="_Toc29459"/>
      <w:r>
        <w:rPr>
          <w:rFonts w:ascii="仿宋" w:eastAsia="仿宋" w:hAnsi="仿宋" w:cs="仿宋" w:hint="eastAsia"/>
          <w:kern w:val="0"/>
        </w:rPr>
        <w:lastRenderedPageBreak/>
        <w:t>第二节  基本原则</w:t>
      </w:r>
      <w:bookmarkEnd w:id="134"/>
      <w:bookmarkEnd w:id="135"/>
      <w:bookmarkEnd w:id="136"/>
    </w:p>
    <w:p w14:paraId="6A430063" w14:textId="77777777" w:rsidR="006F200B" w:rsidRDefault="006F200B">
      <w:pPr>
        <w:spacing w:line="560" w:lineRule="exact"/>
        <w:ind w:firstLineChars="200" w:firstLine="640"/>
        <w:rPr>
          <w:rFonts w:ascii="仿宋" w:eastAsia="仿宋" w:hAnsi="仿宋" w:cs="仿宋" w:hint="eastAsia"/>
          <w:sz w:val="32"/>
          <w:szCs w:val="32"/>
        </w:rPr>
      </w:pPr>
      <w:bookmarkStart w:id="137" w:name="_Toc7638"/>
      <w:bookmarkStart w:id="138" w:name="_Toc28706"/>
      <w:r>
        <w:rPr>
          <w:rFonts w:ascii="仿宋" w:eastAsia="仿宋" w:hAnsi="仿宋" w:cs="仿宋" w:hint="eastAsia"/>
          <w:sz w:val="32"/>
          <w:szCs w:val="32"/>
        </w:rPr>
        <w:t>推进“十三五”农业农村经济发展，要坚持以下原则：</w:t>
      </w:r>
    </w:p>
    <w:p w14:paraId="2772BFD7"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——突出综合生产能力建设，保障农业三大安全。大力加强农业综合生产能力、质量保障能力、市场监管能力建设，确保农产品生产安全、质量安全和消费安全。</w:t>
      </w:r>
    </w:p>
    <w:p w14:paraId="783667D4"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 xml:space="preserve">——突出科技支撑能力建设，转变农业发展方式。用现代农业技术武装农业、用科技知识武装农民，积极引进国内外先进技术，加强成果转化和推广，加快创新型人才培养，加强农民职业技能培训，切实把农业发展尽快转到主要依靠科技进步和提高劳动者素质的轨道上来，着力提高资源利用率、耕地产出率和劳动生产率。 </w:t>
      </w:r>
    </w:p>
    <w:p w14:paraId="5A3A3037"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突出水利基础设施建设，夯实农业农村发展基础。加快大中型灌区节水配套改造、小型农田水利建设，加快病险水闸除险加固。创新投资机制，采取以奖代补等形式，鼓励和支持农民广泛开展小型农田水利设施、小流域综合治理等项目建设。</w:t>
      </w:r>
    </w:p>
    <w:p w14:paraId="0558A618"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突出农民增收能力建设，拓宽农民增收渠道。以“效益优先”和“钱粮双增”为导向，做大做强传统优势产业，培育发展新兴产业；培养新型职业农民，拓宽农民增收渠道；强化农村富余劳力转移就业培训和就业指导，进一步发展劳务经济；拓展农业功能，大力发展休闲观光农业。</w:t>
      </w:r>
    </w:p>
    <w:p w14:paraId="34E8A0B7"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——突出环境承载能力建设，促进农业持续发展。大力发展生态（循环）农业，推进农业节能减排，积极引导农民应用节约型农业技术，推进农业废弃物资源化利用，从源头</w:t>
      </w:r>
      <w:r>
        <w:rPr>
          <w:rFonts w:ascii="仿宋" w:eastAsia="仿宋" w:hAnsi="仿宋" w:cs="仿宋" w:hint="eastAsia"/>
          <w:sz w:val="32"/>
          <w:szCs w:val="32"/>
        </w:rPr>
        <w:lastRenderedPageBreak/>
        <w:t>减少污染物排放，减少和减轻农业面源污染，促进农业资源的永续利用和农业的可持续发展。</w:t>
      </w:r>
    </w:p>
    <w:p w14:paraId="5B6A5695" w14:textId="77777777" w:rsidR="006F200B" w:rsidRDefault="006F200B">
      <w:pPr>
        <w:spacing w:line="560" w:lineRule="exact"/>
        <w:ind w:firstLineChars="200" w:firstLine="640"/>
        <w:rPr>
          <w:rFonts w:ascii="仿宋" w:eastAsia="仿宋" w:hAnsi="仿宋" w:cs="仿宋" w:hint="eastAsia"/>
          <w:kern w:val="0"/>
        </w:rPr>
      </w:pPr>
      <w:r>
        <w:rPr>
          <w:rFonts w:ascii="仿宋" w:eastAsia="仿宋" w:hAnsi="仿宋" w:cs="仿宋" w:hint="eastAsia"/>
          <w:sz w:val="32"/>
          <w:szCs w:val="32"/>
        </w:rPr>
        <w:t>——突出农业农村改革创新，完善农村体制机制。在稳定农村基本经营制度的前提下，继续深化农村产权制度改革，推进农业经营机制创新，强化制度建设，着力构建充满活力、适应农村生产力发展要求的体制机制，不断增强农业农村经济发展活力。</w:t>
      </w:r>
    </w:p>
    <w:p w14:paraId="1988849F" w14:textId="77777777" w:rsidR="006F200B" w:rsidRDefault="006F200B">
      <w:pPr>
        <w:pStyle w:val="2"/>
        <w:keepNext w:val="0"/>
        <w:keepLines w:val="0"/>
        <w:spacing w:beforeLines="100" w:before="312" w:afterLines="100" w:after="312" w:line="600" w:lineRule="exact"/>
        <w:jc w:val="center"/>
        <w:rPr>
          <w:rFonts w:ascii="仿宋" w:eastAsia="仿宋" w:hAnsi="仿宋" w:cs="仿宋" w:hint="eastAsia"/>
          <w:kern w:val="0"/>
        </w:rPr>
      </w:pPr>
      <w:bookmarkStart w:id="139" w:name="_Toc2492"/>
      <w:r>
        <w:rPr>
          <w:rFonts w:ascii="仿宋" w:eastAsia="仿宋" w:hAnsi="仿宋" w:cs="仿宋" w:hint="eastAsia"/>
          <w:kern w:val="0"/>
        </w:rPr>
        <w:t>第三节  发展目标</w:t>
      </w:r>
      <w:bookmarkEnd w:id="137"/>
      <w:bookmarkEnd w:id="138"/>
      <w:bookmarkEnd w:id="139"/>
    </w:p>
    <w:p w14:paraId="25549038" w14:textId="77777777" w:rsidR="006F200B" w:rsidRDefault="006F200B">
      <w:pPr>
        <w:spacing w:line="600" w:lineRule="exact"/>
        <w:ind w:firstLineChars="196" w:firstLine="630"/>
        <w:jc w:val="left"/>
        <w:rPr>
          <w:rFonts w:ascii="仿宋" w:eastAsia="仿宋" w:hAnsi="仿宋" w:cs="仿宋" w:hint="eastAsia"/>
          <w:b/>
          <w:bCs/>
          <w:sz w:val="32"/>
          <w:szCs w:val="32"/>
        </w:rPr>
      </w:pPr>
      <w:r>
        <w:rPr>
          <w:rFonts w:ascii="仿宋" w:eastAsia="仿宋" w:hAnsi="仿宋" w:cs="仿宋" w:hint="eastAsia"/>
          <w:b/>
          <w:bCs/>
          <w:sz w:val="32"/>
          <w:szCs w:val="32"/>
        </w:rPr>
        <w:t>一、总体目标</w:t>
      </w:r>
    </w:p>
    <w:p w14:paraId="382D809F"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农业综合生产能力稳步提高，经济规模进一步壮大，产业布局和产品结构进一步优化，科技支撑能力明显增强，信息化水平明显提高，农民人均纯收入实现倍增，初步建成农业强市。</w:t>
      </w:r>
    </w:p>
    <w:p w14:paraId="44AC2A27" w14:textId="77777777" w:rsidR="006F200B" w:rsidRDefault="006F200B">
      <w:pPr>
        <w:snapToGrid w:val="0"/>
        <w:spacing w:line="360" w:lineRule="auto"/>
        <w:ind w:firstLineChars="200" w:firstLine="640"/>
        <w:rPr>
          <w:rFonts w:ascii="仿宋" w:eastAsia="仿宋" w:hAnsi="仿宋" w:cs="仿宋" w:hint="eastAsia"/>
          <w:sz w:val="32"/>
          <w:szCs w:val="32"/>
        </w:rPr>
      </w:pPr>
      <w:r>
        <w:rPr>
          <w:rFonts w:ascii="仿宋" w:eastAsia="仿宋" w:hAnsi="仿宋" w:cs="仿宋" w:hint="eastAsia"/>
          <w:sz w:val="32"/>
          <w:szCs w:val="32"/>
          <w:u w:val="single"/>
        </w:rPr>
        <w:t>农林牧渔业增加值年均增长4%</w:t>
      </w:r>
      <w:r>
        <w:rPr>
          <w:rStyle w:val="a6"/>
          <w:rFonts w:ascii="仿宋" w:eastAsia="仿宋" w:hAnsi="仿宋" w:cs="仿宋"/>
          <w:sz w:val="32"/>
          <w:szCs w:val="32"/>
          <w:u w:val="single"/>
        </w:rPr>
        <w:footnoteReference w:id="1"/>
      </w:r>
      <w:r>
        <w:rPr>
          <w:rFonts w:ascii="仿宋" w:eastAsia="仿宋" w:hAnsi="仿宋" w:cs="仿宋" w:hint="eastAsia"/>
          <w:sz w:val="32"/>
          <w:szCs w:val="32"/>
        </w:rPr>
        <w:t>，到2020年突破413亿元。</w:t>
      </w:r>
    </w:p>
    <w:p w14:paraId="1BDA0492" w14:textId="77777777" w:rsidR="006F200B" w:rsidRDefault="006F200B">
      <w:pPr>
        <w:snapToGrid w:val="0"/>
        <w:spacing w:line="360" w:lineRule="auto"/>
        <w:ind w:firstLineChars="200" w:firstLine="640"/>
        <w:rPr>
          <w:rFonts w:ascii="仿宋" w:eastAsia="仿宋" w:hAnsi="仿宋" w:cs="仿宋" w:hint="eastAsia"/>
          <w:sz w:val="32"/>
          <w:szCs w:val="32"/>
        </w:rPr>
      </w:pPr>
      <w:r>
        <w:rPr>
          <w:rFonts w:ascii="仿宋" w:eastAsia="仿宋" w:hAnsi="仿宋" w:cs="仿宋" w:hint="eastAsia"/>
          <w:sz w:val="32"/>
          <w:szCs w:val="32"/>
          <w:u w:val="single"/>
        </w:rPr>
        <w:t>农村居民人均可支配收入年均增长10%</w:t>
      </w:r>
      <w:r>
        <w:rPr>
          <w:rStyle w:val="a6"/>
          <w:rFonts w:ascii="仿宋" w:eastAsia="仿宋" w:hAnsi="仿宋" w:cs="仿宋"/>
          <w:sz w:val="32"/>
          <w:szCs w:val="32"/>
          <w:u w:val="single"/>
        </w:rPr>
        <w:footnoteReference w:id="2"/>
      </w:r>
      <w:r>
        <w:rPr>
          <w:rFonts w:ascii="仿宋" w:eastAsia="仿宋" w:hAnsi="仿宋" w:cs="仿宋" w:hint="eastAsia"/>
          <w:sz w:val="32"/>
          <w:szCs w:val="32"/>
        </w:rPr>
        <w:t>，2020年达到16694元。</w:t>
      </w:r>
    </w:p>
    <w:p w14:paraId="15EE05D2" w14:textId="77777777" w:rsidR="006F200B" w:rsidRDefault="006F200B">
      <w:pPr>
        <w:snapToGrid w:val="0"/>
        <w:spacing w:line="360" w:lineRule="auto"/>
        <w:ind w:firstLineChars="200" w:firstLine="640"/>
        <w:rPr>
          <w:rFonts w:ascii="仿宋" w:eastAsia="仿宋" w:hAnsi="仿宋" w:cs="仿宋" w:hint="eastAsia"/>
          <w:sz w:val="32"/>
          <w:szCs w:val="32"/>
          <w:u w:val="single"/>
        </w:rPr>
      </w:pPr>
      <w:r>
        <w:rPr>
          <w:rFonts w:ascii="仿宋" w:eastAsia="仿宋" w:hAnsi="仿宋" w:cs="仿宋" w:hint="eastAsia"/>
          <w:sz w:val="32"/>
          <w:szCs w:val="32"/>
          <w:u w:val="single"/>
        </w:rPr>
        <w:t>市级以上龙头企业达到230家，其中自治区级龙头企业达到50家；农业专业合作组织达到3500个以上</w:t>
      </w:r>
      <w:r>
        <w:rPr>
          <w:rStyle w:val="a6"/>
          <w:rFonts w:ascii="仿宋" w:eastAsia="仿宋" w:hAnsi="仿宋" w:cs="仿宋"/>
          <w:sz w:val="32"/>
          <w:szCs w:val="32"/>
          <w:u w:val="single"/>
        </w:rPr>
        <w:footnoteReference w:id="3"/>
      </w:r>
      <w:r>
        <w:rPr>
          <w:rFonts w:ascii="仿宋" w:eastAsia="仿宋" w:hAnsi="仿宋" w:cs="仿宋" w:hint="eastAsia"/>
          <w:sz w:val="32"/>
          <w:szCs w:val="32"/>
        </w:rPr>
        <w:t>。</w:t>
      </w:r>
    </w:p>
    <w:p w14:paraId="67620647" w14:textId="77777777" w:rsidR="006F200B" w:rsidRDefault="006F200B">
      <w:pPr>
        <w:snapToGrid w:val="0"/>
        <w:spacing w:line="360" w:lineRule="auto"/>
        <w:ind w:firstLineChars="196" w:firstLine="630"/>
        <w:jc w:val="left"/>
        <w:rPr>
          <w:rFonts w:ascii="仿宋" w:eastAsia="仿宋" w:hAnsi="仿宋" w:cs="仿宋" w:hint="eastAsia"/>
          <w:b/>
          <w:bCs/>
          <w:sz w:val="32"/>
          <w:szCs w:val="32"/>
        </w:rPr>
      </w:pPr>
      <w:r>
        <w:rPr>
          <w:rFonts w:ascii="仿宋" w:eastAsia="仿宋" w:hAnsi="仿宋" w:cs="仿宋" w:hint="eastAsia"/>
          <w:b/>
          <w:bCs/>
          <w:sz w:val="32"/>
          <w:szCs w:val="32"/>
        </w:rPr>
        <w:lastRenderedPageBreak/>
        <w:t>二、具体目标</w:t>
      </w:r>
    </w:p>
    <w:p w14:paraId="3697CC74" w14:textId="77777777" w:rsidR="006F200B" w:rsidRDefault="006F200B">
      <w:pPr>
        <w:snapToGrid w:val="0"/>
        <w:spacing w:line="360" w:lineRule="auto"/>
        <w:ind w:firstLineChars="200" w:firstLine="640"/>
        <w:rPr>
          <w:rFonts w:ascii="仿宋" w:eastAsia="仿宋" w:hAnsi="仿宋" w:cs="仿宋" w:hint="eastAsia"/>
          <w:sz w:val="32"/>
          <w:szCs w:val="32"/>
          <w:u w:val="single"/>
        </w:rPr>
      </w:pPr>
      <w:r>
        <w:rPr>
          <w:rFonts w:ascii="仿宋" w:eastAsia="仿宋" w:hAnsi="仿宋" w:cs="仿宋" w:hint="eastAsia"/>
          <w:sz w:val="32"/>
          <w:szCs w:val="32"/>
        </w:rPr>
        <w:t>（一）</w:t>
      </w:r>
      <w:r>
        <w:rPr>
          <w:rFonts w:ascii="仿宋" w:eastAsia="仿宋" w:hAnsi="仿宋" w:cs="仿宋" w:hint="eastAsia"/>
          <w:sz w:val="32"/>
          <w:szCs w:val="32"/>
          <w:u w:val="single"/>
        </w:rPr>
        <w:t>种植业</w:t>
      </w:r>
      <w:r>
        <w:rPr>
          <w:rStyle w:val="a5"/>
          <w:rFonts w:ascii="仿宋" w:eastAsia="仿宋" w:hAnsi="仿宋" w:cs="仿宋"/>
          <w:sz w:val="32"/>
          <w:szCs w:val="32"/>
          <w:u w:val="single"/>
        </w:rPr>
        <w:endnoteReference w:id="1"/>
      </w:r>
    </w:p>
    <w:p w14:paraId="788B3EE0" w14:textId="77777777" w:rsidR="006F200B" w:rsidRDefault="006F200B">
      <w:pPr>
        <w:snapToGrid w:val="0"/>
        <w:spacing w:line="360" w:lineRule="auto"/>
        <w:ind w:firstLineChars="200" w:firstLine="640"/>
        <w:rPr>
          <w:rFonts w:ascii="仿宋" w:eastAsia="仿宋" w:hAnsi="仿宋" w:cs="仿宋" w:hint="eastAsia"/>
          <w:sz w:val="32"/>
          <w:szCs w:val="32"/>
        </w:rPr>
      </w:pPr>
      <w:r>
        <w:rPr>
          <w:rFonts w:ascii="仿宋" w:eastAsia="仿宋" w:hAnsi="仿宋" w:cs="仿宋" w:hint="eastAsia"/>
          <w:sz w:val="32"/>
          <w:szCs w:val="32"/>
        </w:rPr>
        <w:t>打造20个以上具有一定影响力的农业品牌。建成现代特色农业（核心）示范区16个。</w:t>
      </w:r>
    </w:p>
    <w:p w14:paraId="10F8152F" w14:textId="77777777" w:rsidR="006F200B" w:rsidRDefault="006F200B">
      <w:pPr>
        <w:snapToGrid w:val="0"/>
        <w:spacing w:line="360" w:lineRule="auto"/>
        <w:ind w:firstLineChars="200" w:firstLine="640"/>
        <w:rPr>
          <w:rFonts w:ascii="仿宋" w:eastAsia="仿宋" w:hAnsi="仿宋" w:cs="仿宋" w:hint="eastAsia"/>
          <w:sz w:val="32"/>
          <w:szCs w:val="32"/>
        </w:rPr>
      </w:pPr>
      <w:r>
        <w:rPr>
          <w:rFonts w:ascii="仿宋" w:eastAsia="仿宋" w:hAnsi="仿宋" w:cs="仿宋" w:hint="eastAsia"/>
          <w:sz w:val="32"/>
          <w:szCs w:val="32"/>
        </w:rPr>
        <w:t>粮食播种面积稳定在560万亩左右，粮食综合生产能力稳定在200万吨以上，其中稻谷产量稳定在180万吨以上。</w:t>
      </w:r>
    </w:p>
    <w:p w14:paraId="18515EA7" w14:textId="77777777" w:rsidR="006F200B" w:rsidRDefault="006F200B">
      <w:pPr>
        <w:snapToGrid w:val="0"/>
        <w:spacing w:line="360" w:lineRule="auto"/>
        <w:ind w:firstLineChars="200" w:firstLine="640"/>
        <w:rPr>
          <w:rFonts w:ascii="仿宋" w:eastAsia="仿宋" w:hAnsi="仿宋" w:cs="仿宋" w:hint="eastAsia"/>
          <w:sz w:val="32"/>
          <w:szCs w:val="32"/>
        </w:rPr>
      </w:pPr>
      <w:r>
        <w:rPr>
          <w:rFonts w:ascii="仿宋" w:eastAsia="仿宋" w:hAnsi="仿宋" w:cs="仿宋" w:hint="eastAsia"/>
          <w:sz w:val="32"/>
          <w:szCs w:val="32"/>
        </w:rPr>
        <w:t>水果产量515万吨，年均增长4.30%，水果优果率达75%。</w:t>
      </w:r>
    </w:p>
    <w:p w14:paraId="04A8F773" w14:textId="77777777" w:rsidR="006F200B" w:rsidRDefault="006F200B">
      <w:pPr>
        <w:snapToGrid w:val="0"/>
        <w:spacing w:line="360" w:lineRule="auto"/>
        <w:ind w:firstLineChars="200" w:firstLine="640"/>
        <w:rPr>
          <w:rFonts w:ascii="仿宋" w:eastAsia="仿宋" w:hAnsi="仿宋" w:cs="仿宋" w:hint="eastAsia"/>
          <w:sz w:val="32"/>
          <w:szCs w:val="32"/>
        </w:rPr>
      </w:pPr>
      <w:r>
        <w:rPr>
          <w:rFonts w:ascii="仿宋" w:eastAsia="仿宋" w:hAnsi="仿宋" w:cs="仿宋" w:hint="eastAsia"/>
          <w:sz w:val="32"/>
          <w:szCs w:val="32"/>
        </w:rPr>
        <w:t>蔬菜产量465.41万吨，年均增长3%。</w:t>
      </w:r>
    </w:p>
    <w:p w14:paraId="6129B4E4" w14:textId="77777777" w:rsidR="006F200B" w:rsidRDefault="006F200B">
      <w:pPr>
        <w:snapToGrid w:val="0"/>
        <w:spacing w:line="360" w:lineRule="auto"/>
        <w:ind w:firstLineChars="200" w:firstLine="640"/>
        <w:rPr>
          <w:rFonts w:ascii="仿宋" w:eastAsia="仿宋" w:hAnsi="仿宋" w:cs="仿宋" w:hint="eastAsia"/>
          <w:sz w:val="32"/>
          <w:szCs w:val="32"/>
        </w:rPr>
      </w:pPr>
      <w:r>
        <w:rPr>
          <w:rFonts w:ascii="仿宋" w:eastAsia="仿宋" w:hAnsi="仿宋" w:cs="仿宋" w:hint="eastAsia"/>
          <w:sz w:val="32"/>
          <w:szCs w:val="32"/>
        </w:rPr>
        <w:t>食用菌面积5000万平方米，年均增长0.08%。</w:t>
      </w:r>
    </w:p>
    <w:p w14:paraId="180D7EEC" w14:textId="77777777" w:rsidR="006F200B" w:rsidRDefault="006F200B">
      <w:pPr>
        <w:snapToGrid w:val="0"/>
        <w:spacing w:line="360" w:lineRule="auto"/>
        <w:ind w:firstLineChars="200" w:firstLine="640"/>
        <w:rPr>
          <w:rFonts w:ascii="仿宋" w:eastAsia="仿宋" w:hAnsi="仿宋" w:cs="仿宋" w:hint="eastAsia"/>
          <w:sz w:val="32"/>
          <w:szCs w:val="32"/>
        </w:rPr>
      </w:pPr>
      <w:r>
        <w:rPr>
          <w:rFonts w:ascii="仿宋" w:eastAsia="仿宋" w:hAnsi="仿宋" w:cs="仿宋" w:hint="eastAsia"/>
          <w:sz w:val="32"/>
          <w:szCs w:val="32"/>
        </w:rPr>
        <w:t>中药材产量达到11.21万吨，年均增长2.5%。</w:t>
      </w:r>
    </w:p>
    <w:p w14:paraId="58CAF362" w14:textId="77777777" w:rsidR="006F200B" w:rsidRDefault="006F200B">
      <w:pPr>
        <w:snapToGrid w:val="0"/>
        <w:spacing w:line="360" w:lineRule="auto"/>
        <w:ind w:firstLineChars="200" w:firstLine="640"/>
        <w:rPr>
          <w:rFonts w:ascii="仿宋" w:eastAsia="仿宋" w:hAnsi="仿宋" w:cs="仿宋" w:hint="eastAsia"/>
          <w:sz w:val="32"/>
          <w:szCs w:val="32"/>
        </w:rPr>
      </w:pPr>
      <w:r>
        <w:rPr>
          <w:rFonts w:ascii="仿宋" w:eastAsia="仿宋" w:hAnsi="仿宋" w:cs="仿宋" w:hint="eastAsia"/>
          <w:sz w:val="32"/>
          <w:szCs w:val="32"/>
        </w:rPr>
        <w:t>主要农作物良种覆盖率90%以上，主推农业技术入户率85%以上。</w:t>
      </w:r>
    </w:p>
    <w:p w14:paraId="7CE7D3A9" w14:textId="77777777" w:rsidR="006F200B" w:rsidRDefault="006F200B">
      <w:pPr>
        <w:snapToGrid w:val="0"/>
        <w:spacing w:line="360" w:lineRule="auto"/>
        <w:ind w:firstLineChars="200" w:firstLine="640"/>
        <w:rPr>
          <w:rFonts w:ascii="仿宋" w:eastAsia="仿宋" w:hAnsi="仿宋" w:cs="仿宋" w:hint="eastAsia"/>
          <w:sz w:val="32"/>
          <w:szCs w:val="32"/>
        </w:rPr>
      </w:pPr>
      <w:r>
        <w:rPr>
          <w:rFonts w:ascii="仿宋" w:eastAsia="仿宋" w:hAnsi="仿宋" w:cs="仿宋" w:hint="eastAsia"/>
          <w:sz w:val="32"/>
          <w:szCs w:val="32"/>
        </w:rPr>
        <w:t>农产品质量安全抽检合格率99%以上。</w:t>
      </w:r>
    </w:p>
    <w:p w14:paraId="64AFEB29"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（二）</w:t>
      </w:r>
      <w:r>
        <w:rPr>
          <w:rFonts w:ascii="仿宋" w:eastAsia="仿宋" w:hAnsi="仿宋" w:cs="仿宋" w:hint="eastAsia"/>
          <w:sz w:val="32"/>
          <w:szCs w:val="32"/>
          <w:u w:val="single"/>
        </w:rPr>
        <w:t>林业</w:t>
      </w:r>
      <w:r>
        <w:rPr>
          <w:rStyle w:val="a5"/>
          <w:rFonts w:ascii="仿宋" w:eastAsia="仿宋" w:hAnsi="仿宋" w:cs="仿宋"/>
          <w:sz w:val="32"/>
          <w:szCs w:val="32"/>
          <w:u w:val="single"/>
        </w:rPr>
        <w:endnoteReference w:id="2"/>
      </w:r>
    </w:p>
    <w:p w14:paraId="4BDD6BF8"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完成造林面积100万亩。新增油茶基地造林2.5万亩，全市基地油茶面积达到63万亩。花卉生产种植规模达到30.54万亩，花卉产值达31.67亿元。林下经济产值达83.14亿元。</w:t>
      </w:r>
    </w:p>
    <w:p w14:paraId="0883EE67"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建成现代特色林业（核心）示范区3个。</w:t>
      </w:r>
    </w:p>
    <w:p w14:paraId="485D88B6"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（三）</w:t>
      </w:r>
      <w:r>
        <w:rPr>
          <w:rFonts w:ascii="仿宋" w:eastAsia="仿宋" w:hAnsi="仿宋" w:cs="仿宋" w:hint="eastAsia"/>
          <w:sz w:val="32"/>
          <w:szCs w:val="32"/>
          <w:u w:val="single"/>
        </w:rPr>
        <w:t>水产畜牧业</w:t>
      </w:r>
      <w:r>
        <w:rPr>
          <w:rStyle w:val="a5"/>
          <w:rFonts w:ascii="仿宋" w:eastAsia="仿宋" w:hAnsi="仿宋" w:cs="仿宋"/>
          <w:sz w:val="32"/>
          <w:szCs w:val="32"/>
        </w:rPr>
        <w:endnoteReference w:id="3"/>
      </w:r>
    </w:p>
    <w:p w14:paraId="475276CC"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生猪出栏458万头，年均增长0.8%，肉牛出栏24.92万头，年均增长3%，羊出栏30.4万头，年均增长4%，竹狸出栏121.67万只，年均增长4%，肉兔出栏148.39万只，年均</w:t>
      </w:r>
      <w:r>
        <w:rPr>
          <w:rFonts w:ascii="仿宋" w:eastAsia="仿宋" w:hAnsi="仿宋" w:cs="仿宋" w:hint="eastAsia"/>
          <w:sz w:val="32"/>
          <w:szCs w:val="32"/>
        </w:rPr>
        <w:lastRenderedPageBreak/>
        <w:t>增长3%，家禽出栏1.2亿羽，年均增长1.2%，肉类总产量达57.54万吨，年均增长1.20%。水产品产量15万吨，年均递增4.5%。</w:t>
      </w:r>
    </w:p>
    <w:p w14:paraId="41A4514B"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力争打造5个以上具有一定影响力的养殖业品牌。</w:t>
      </w:r>
    </w:p>
    <w:p w14:paraId="57CF7446"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建成现代特色养殖业（核心）示范区9个。</w:t>
      </w:r>
    </w:p>
    <w:p w14:paraId="4CAC8CF4"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（四）</w:t>
      </w:r>
      <w:r>
        <w:rPr>
          <w:rFonts w:ascii="仿宋" w:eastAsia="仿宋" w:hAnsi="仿宋" w:cs="仿宋" w:hint="eastAsia"/>
          <w:sz w:val="32"/>
          <w:szCs w:val="32"/>
          <w:u w:val="single"/>
        </w:rPr>
        <w:t>农村水利</w:t>
      </w:r>
      <w:r>
        <w:rPr>
          <w:rStyle w:val="a5"/>
          <w:rFonts w:ascii="仿宋" w:eastAsia="仿宋" w:hAnsi="仿宋" w:cs="仿宋"/>
          <w:sz w:val="32"/>
          <w:szCs w:val="32"/>
        </w:rPr>
        <w:endnoteReference w:id="4"/>
      </w:r>
    </w:p>
    <w:p w14:paraId="12A83938" w14:textId="77777777" w:rsidR="006F200B" w:rsidRDefault="006F200B">
      <w:pPr>
        <w:spacing w:line="560" w:lineRule="exact"/>
        <w:ind w:firstLineChars="200" w:firstLine="640"/>
        <w:rPr>
          <w:rFonts w:ascii="仿宋" w:eastAsia="仿宋" w:hAnsi="仿宋" w:cs="仿宋"/>
          <w:sz w:val="32"/>
          <w:szCs w:val="32"/>
        </w:rPr>
      </w:pPr>
      <w:r>
        <w:rPr>
          <w:rFonts w:ascii="仿宋" w:eastAsia="仿宋" w:hAnsi="仿宋" w:cs="仿宋" w:hint="eastAsia"/>
          <w:sz w:val="32"/>
          <w:szCs w:val="32"/>
        </w:rPr>
        <w:t>重点城市和防洪保护区防洪能力明显提高，主要支流重点河段达到国家规定的防洪标准，中小河流和山洪灾害防治能力进一步提高，水资源统筹调配能力逐步增强，城乡供水保障程度显著提高，城镇供水保证率和应急供水能力进一步提高。农村饮水安全进一步巩固提升，农村自来水普及率达到80%以上。农田水利基础设施条件进一步改善，基本完成列入规划的2处大型灌区续建配套节水改造任务。建成一批现代化灌区。农田有效灌溉面积稳定在300万亩以上，新增节水灌溉面积20万亩，发展高效节水灌溉面积2万亩。农业用水比重稳中有降，全市灌溉水有效利用系数提高到0.55。新增农村水电装机容量5万千瓦。”</w:t>
      </w:r>
    </w:p>
    <w:p w14:paraId="5AA7E53F"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（五）</w:t>
      </w:r>
      <w:r>
        <w:rPr>
          <w:rFonts w:ascii="仿宋" w:eastAsia="仿宋" w:hAnsi="仿宋" w:cs="仿宋" w:hint="eastAsia"/>
          <w:sz w:val="32"/>
          <w:szCs w:val="32"/>
          <w:u w:val="single"/>
        </w:rPr>
        <w:t>农业机械</w:t>
      </w:r>
      <w:r>
        <w:rPr>
          <w:rStyle w:val="a5"/>
          <w:rFonts w:ascii="仿宋" w:eastAsia="仿宋" w:hAnsi="仿宋" w:cs="仿宋"/>
          <w:sz w:val="32"/>
          <w:szCs w:val="32"/>
        </w:rPr>
        <w:endnoteReference w:id="5"/>
      </w:r>
    </w:p>
    <w:p w14:paraId="76127BCC"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农业机械总动力达到638万千瓦，农业机械原值达到46.8亿元，分别比“十二五”期末增长20.3%和23.2%。农业耕种收机械化水平达到70%，水稻耕种收机械化水平81%，分别比“十二五”末增长21.37%和9.24%。农业机械化进入中级发展阶段。</w:t>
      </w:r>
    </w:p>
    <w:p w14:paraId="3E24401D" w14:textId="77777777" w:rsidR="006F200B" w:rsidRDefault="006F200B">
      <w:pPr>
        <w:numPr>
          <w:ilvl w:val="0"/>
          <w:numId w:val="1"/>
        </w:numPr>
        <w:spacing w:line="560" w:lineRule="exact"/>
        <w:ind w:firstLineChars="200" w:firstLine="640"/>
        <w:rPr>
          <w:rFonts w:ascii="仿宋" w:eastAsia="仿宋" w:hAnsi="仿宋" w:cs="仿宋" w:hint="eastAsia"/>
          <w:sz w:val="32"/>
          <w:szCs w:val="32"/>
          <w:u w:val="single"/>
        </w:rPr>
      </w:pPr>
      <w:r>
        <w:rPr>
          <w:rFonts w:ascii="仿宋" w:eastAsia="仿宋" w:hAnsi="仿宋" w:cs="仿宋" w:hint="eastAsia"/>
          <w:sz w:val="32"/>
          <w:szCs w:val="32"/>
          <w:u w:val="single"/>
        </w:rPr>
        <w:t>新农村建设</w:t>
      </w:r>
      <w:r>
        <w:rPr>
          <w:rStyle w:val="a5"/>
          <w:rFonts w:ascii="仿宋" w:eastAsia="仿宋" w:hAnsi="仿宋" w:cs="仿宋"/>
          <w:sz w:val="32"/>
          <w:szCs w:val="32"/>
          <w:u w:val="single"/>
        </w:rPr>
        <w:endnoteReference w:id="6"/>
      </w:r>
    </w:p>
    <w:p w14:paraId="0FBC6DE2" w14:textId="77777777" w:rsidR="006F200B" w:rsidRDefault="006F200B">
      <w:pPr>
        <w:spacing w:line="560" w:lineRule="exact"/>
        <w:ind w:firstLineChars="200" w:firstLine="640"/>
        <w:rPr>
          <w:rFonts w:ascii="仿宋" w:eastAsia="仿宋" w:hAnsi="仿宋" w:cs="仿宋" w:hint="eastAsia"/>
          <w:sz w:val="32"/>
          <w:szCs w:val="32"/>
        </w:rPr>
      </w:pPr>
      <w:r>
        <w:rPr>
          <w:rFonts w:ascii="仿宋_GB2312" w:eastAsia="仿宋_GB2312" w:hAnsi="宋体" w:hint="eastAsia"/>
          <w:sz w:val="32"/>
          <w:szCs w:val="32"/>
        </w:rPr>
        <w:lastRenderedPageBreak/>
        <w:t>推进绿色村屯建设，</w:t>
      </w:r>
      <w:r>
        <w:rPr>
          <w:rFonts w:ascii="仿宋_GB2312" w:eastAsia="仿宋_GB2312" w:hAnsi="宋体"/>
          <w:sz w:val="32"/>
          <w:szCs w:val="32"/>
        </w:rPr>
        <w:t>加快农村</w:t>
      </w:r>
      <w:r>
        <w:rPr>
          <w:rFonts w:ascii="仿宋_GB2312" w:eastAsia="仿宋_GB2312" w:hAnsi="宋体" w:hint="eastAsia"/>
          <w:sz w:val="32"/>
          <w:szCs w:val="32"/>
        </w:rPr>
        <w:t>人居</w:t>
      </w:r>
      <w:r>
        <w:rPr>
          <w:rFonts w:ascii="仿宋_GB2312" w:eastAsia="仿宋_GB2312" w:hAnsi="宋体"/>
          <w:sz w:val="32"/>
          <w:szCs w:val="32"/>
        </w:rPr>
        <w:t>环境</w:t>
      </w:r>
      <w:r>
        <w:rPr>
          <w:rFonts w:ascii="仿宋_GB2312" w:eastAsia="仿宋_GB2312" w:hAnsi="宋体" w:hint="eastAsia"/>
          <w:sz w:val="32"/>
          <w:szCs w:val="32"/>
        </w:rPr>
        <w:t>集中连片</w:t>
      </w:r>
      <w:r>
        <w:rPr>
          <w:rFonts w:ascii="仿宋_GB2312" w:eastAsia="仿宋_GB2312" w:hAnsi="宋体"/>
          <w:sz w:val="32"/>
          <w:szCs w:val="32"/>
        </w:rPr>
        <w:t>整治，</w:t>
      </w:r>
      <w:r>
        <w:rPr>
          <w:rFonts w:ascii="仿宋_GB2312" w:eastAsia="仿宋_GB2312" w:hAnsi="宋体" w:hint="eastAsia"/>
          <w:sz w:val="32"/>
          <w:szCs w:val="32"/>
        </w:rPr>
        <w:t>开展污水垃圾专项治理和土壤环境整治，严格控制重污染工业向农村转移，严防城市和工业污染向农村扩散。加快发展中心村，整治空心村，扎实推进城区新农村建设。</w:t>
      </w:r>
      <w:r>
        <w:rPr>
          <w:rFonts w:ascii="仿宋" w:eastAsia="仿宋" w:hAnsi="仿宋" w:cs="仿宋" w:hint="eastAsia"/>
          <w:sz w:val="32"/>
          <w:szCs w:val="32"/>
        </w:rPr>
        <w:t>建成750个现代特色生态新农村；完成入村道路硬化900条；新装太阳能路灯2万盏。</w:t>
      </w:r>
      <w:r>
        <w:rPr>
          <w:rFonts w:ascii="仿宋_GB2312" w:eastAsia="仿宋_GB2312" w:hAnsi="宋体" w:hint="eastAsia"/>
          <w:sz w:val="32"/>
          <w:szCs w:val="32"/>
        </w:rPr>
        <w:t>推进农村饮水安全巩固提升工程，提高农村自来水普及率。加快实施农村污水垃圾处理工程，</w:t>
      </w:r>
      <w:r>
        <w:rPr>
          <w:rFonts w:ascii="仿宋_GB2312" w:eastAsia="仿宋_GB2312" w:hAnsi="宋体"/>
          <w:sz w:val="32"/>
          <w:szCs w:val="32"/>
        </w:rPr>
        <w:t>农村生活污水处理率45%</w:t>
      </w:r>
      <w:r>
        <w:rPr>
          <w:rFonts w:ascii="仿宋_GB2312" w:eastAsia="仿宋_GB2312" w:hAnsi="宋体" w:hint="eastAsia"/>
          <w:sz w:val="32"/>
          <w:szCs w:val="32"/>
        </w:rPr>
        <w:t>以上，</w:t>
      </w:r>
      <w:r>
        <w:rPr>
          <w:rFonts w:ascii="仿宋_GB2312" w:eastAsia="仿宋_GB2312" w:hAnsi="宋体"/>
          <w:sz w:val="32"/>
          <w:szCs w:val="32"/>
        </w:rPr>
        <w:t>生活垃圾无害化处理率70%</w:t>
      </w:r>
      <w:r>
        <w:rPr>
          <w:rFonts w:ascii="仿宋_GB2312" w:eastAsia="仿宋_GB2312" w:hAnsi="宋体" w:hint="eastAsia"/>
          <w:sz w:val="32"/>
          <w:szCs w:val="32"/>
        </w:rPr>
        <w:t>以上。</w:t>
      </w:r>
    </w:p>
    <w:p w14:paraId="4AD0264E" w14:textId="77777777" w:rsidR="006F200B" w:rsidRDefault="006F200B">
      <w:pPr>
        <w:pStyle w:val="2"/>
        <w:keepNext w:val="0"/>
        <w:keepLines w:val="0"/>
        <w:spacing w:beforeLines="100" w:before="312" w:afterLines="100" w:after="312" w:line="600" w:lineRule="exact"/>
        <w:jc w:val="center"/>
        <w:rPr>
          <w:rFonts w:ascii="仿宋" w:eastAsia="仿宋" w:hAnsi="仿宋" w:cs="仿宋" w:hint="eastAsia"/>
          <w:kern w:val="0"/>
        </w:rPr>
        <w:sectPr w:rsidR="006F200B">
          <w:headerReference w:type="even" r:id="rId7"/>
          <w:headerReference w:type="default" r:id="rId8"/>
          <w:footerReference w:type="even" r:id="rId9"/>
          <w:footerReference w:type="default" r:id="rId10"/>
          <w:headerReference w:type="first" r:id="rId11"/>
          <w:footerReference w:type="first" r:id="rId12"/>
          <w:footnotePr>
            <w:numFmt w:val="decimalEnclosedCircleChinese"/>
          </w:footnotePr>
          <w:endnotePr>
            <w:numFmt w:val="decimalEnclosedCircleChinese"/>
          </w:endnotePr>
          <w:type w:val="continuous"/>
          <w:pgSz w:w="11906" w:h="16838"/>
          <w:pgMar w:top="1440" w:right="1800" w:bottom="1440" w:left="1800" w:header="851" w:footer="992" w:gutter="0"/>
          <w:pgNumType w:start="1"/>
          <w:cols w:space="720"/>
          <w:docGrid w:type="lines" w:linePitch="312"/>
        </w:sectPr>
      </w:pPr>
    </w:p>
    <w:p w14:paraId="2E5A68CF" w14:textId="77777777" w:rsidR="00036FF6" w:rsidRDefault="00036FF6" w:rsidP="00036FF6">
      <w:pPr>
        <w:rPr>
          <w:rFonts w:hint="eastAsia"/>
        </w:rP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000" w:firstRow="0" w:lastRow="0" w:firstColumn="0" w:lastColumn="0" w:noHBand="0" w:noVBand="0"/>
      </w:tblPr>
      <w:tblGrid>
        <w:gridCol w:w="1614"/>
        <w:gridCol w:w="2345"/>
        <w:gridCol w:w="1390"/>
        <w:gridCol w:w="1432"/>
        <w:gridCol w:w="1484"/>
        <w:gridCol w:w="1570"/>
        <w:gridCol w:w="1642"/>
        <w:gridCol w:w="2377"/>
      </w:tblGrid>
      <w:tr w:rsidR="00036FF6" w14:paraId="397FD4EF" w14:textId="77777777" w:rsidTr="000A6F62">
        <w:trPr>
          <w:trHeight w:val="1146"/>
          <w:jc w:val="center"/>
        </w:trPr>
        <w:tc>
          <w:tcPr>
            <w:tcW w:w="13853" w:type="dxa"/>
            <w:gridSpan w:val="8"/>
            <w:tcBorders>
              <w:top w:val="nil"/>
              <w:left w:val="nil"/>
              <w:right w:val="nil"/>
            </w:tcBorders>
            <w:vAlign w:val="center"/>
          </w:tcPr>
          <w:p w14:paraId="5D73AB4F" w14:textId="77777777" w:rsidR="00036FF6" w:rsidRDefault="00036FF6" w:rsidP="003C2B38">
            <w:pPr>
              <w:widowControl/>
              <w:jc w:val="center"/>
              <w:textAlignment w:val="center"/>
              <w:rPr>
                <w:rFonts w:ascii="黑体" w:eastAsia="黑体" w:hAnsi="宋体" w:cs="黑体"/>
                <w:sz w:val="36"/>
                <w:szCs w:val="36"/>
              </w:rPr>
            </w:pPr>
            <w:r>
              <w:rPr>
                <w:rFonts w:ascii="黑体" w:eastAsia="黑体" w:hAnsi="宋体" w:cs="黑体" w:hint="eastAsia"/>
                <w:kern w:val="0"/>
                <w:sz w:val="32"/>
                <w:szCs w:val="32"/>
                <w:lang w:bidi="ar"/>
              </w:rPr>
              <w:t>桂林市农业农村经济发展“十三五”规划指标表</w:t>
            </w:r>
          </w:p>
        </w:tc>
      </w:tr>
      <w:tr w:rsidR="000A6F62" w14:paraId="41EC3AF6" w14:textId="77777777" w:rsidTr="000A6F62">
        <w:trPr>
          <w:trHeight w:val="755"/>
          <w:jc w:val="center"/>
        </w:trPr>
        <w:tc>
          <w:tcPr>
            <w:tcW w:w="1614" w:type="dxa"/>
            <w:vAlign w:val="center"/>
          </w:tcPr>
          <w:p w14:paraId="7818A97D" w14:textId="77777777" w:rsidR="00036FF6" w:rsidRDefault="00036FF6" w:rsidP="003C2B38">
            <w:pPr>
              <w:widowControl/>
              <w:jc w:val="center"/>
              <w:textAlignment w:val="center"/>
              <w:rPr>
                <w:rFonts w:ascii="仿宋_GB2312" w:eastAsia="仿宋_GB2312" w:hAnsi="宋体" w:cs="仿宋_GB2312"/>
                <w:b/>
                <w:sz w:val="24"/>
              </w:rPr>
            </w:pPr>
            <w:r>
              <w:rPr>
                <w:rFonts w:ascii="仿宋_GB2312" w:eastAsia="仿宋_GB2312" w:hAnsi="宋体" w:cs="仿宋_GB2312"/>
                <w:b/>
                <w:kern w:val="0"/>
                <w:sz w:val="24"/>
                <w:lang w:bidi="ar"/>
              </w:rPr>
              <w:t>序号</w:t>
            </w:r>
          </w:p>
        </w:tc>
        <w:tc>
          <w:tcPr>
            <w:tcW w:w="2345" w:type="dxa"/>
            <w:vAlign w:val="center"/>
          </w:tcPr>
          <w:p w14:paraId="652B2A5A" w14:textId="77777777" w:rsidR="00036FF6" w:rsidRDefault="00036FF6" w:rsidP="003C2B38">
            <w:pPr>
              <w:widowControl/>
              <w:jc w:val="center"/>
              <w:textAlignment w:val="center"/>
              <w:rPr>
                <w:rFonts w:ascii="仿宋_GB2312" w:eastAsia="仿宋_GB2312" w:hAnsi="宋体" w:cs="仿宋_GB2312"/>
                <w:b/>
                <w:sz w:val="24"/>
              </w:rPr>
            </w:pPr>
            <w:r>
              <w:rPr>
                <w:rFonts w:ascii="仿宋_GB2312" w:eastAsia="仿宋_GB2312" w:hAnsi="宋体" w:cs="仿宋_GB2312"/>
                <w:b/>
                <w:kern w:val="0"/>
                <w:sz w:val="24"/>
                <w:lang w:bidi="ar"/>
              </w:rPr>
              <w:t>指标名称</w:t>
            </w:r>
          </w:p>
        </w:tc>
        <w:tc>
          <w:tcPr>
            <w:tcW w:w="1390" w:type="dxa"/>
            <w:vAlign w:val="center"/>
          </w:tcPr>
          <w:p w14:paraId="4404A7F8" w14:textId="77777777" w:rsidR="00036FF6" w:rsidRDefault="00036FF6" w:rsidP="003C2B38">
            <w:pPr>
              <w:widowControl/>
              <w:jc w:val="center"/>
              <w:textAlignment w:val="center"/>
              <w:rPr>
                <w:rFonts w:ascii="仿宋_GB2312" w:eastAsia="仿宋_GB2312" w:hAnsi="宋体" w:cs="仿宋_GB2312"/>
                <w:b/>
                <w:sz w:val="24"/>
              </w:rPr>
            </w:pPr>
            <w:r>
              <w:rPr>
                <w:rFonts w:ascii="仿宋_GB2312" w:eastAsia="仿宋_GB2312" w:hAnsi="宋体" w:cs="仿宋_GB2312"/>
                <w:b/>
                <w:kern w:val="0"/>
                <w:sz w:val="24"/>
                <w:lang w:bidi="ar"/>
              </w:rPr>
              <w:t>指标属性</w:t>
            </w:r>
          </w:p>
        </w:tc>
        <w:tc>
          <w:tcPr>
            <w:tcW w:w="1432" w:type="dxa"/>
            <w:vAlign w:val="center"/>
          </w:tcPr>
          <w:p w14:paraId="01ACB6CE" w14:textId="77777777" w:rsidR="00036FF6" w:rsidRDefault="00036FF6" w:rsidP="003C2B38">
            <w:pPr>
              <w:widowControl/>
              <w:jc w:val="center"/>
              <w:textAlignment w:val="center"/>
              <w:rPr>
                <w:rFonts w:ascii="仿宋_GB2312" w:eastAsia="仿宋_GB2312" w:hAnsi="宋体" w:cs="仿宋_GB2312"/>
                <w:b/>
                <w:sz w:val="24"/>
              </w:rPr>
            </w:pPr>
            <w:r>
              <w:rPr>
                <w:rFonts w:ascii="仿宋_GB2312" w:eastAsia="仿宋_GB2312" w:hAnsi="宋体" w:cs="仿宋_GB2312"/>
                <w:b/>
                <w:kern w:val="0"/>
                <w:sz w:val="24"/>
                <w:lang w:bidi="ar"/>
              </w:rPr>
              <w:t>计算单位</w:t>
            </w:r>
          </w:p>
        </w:tc>
        <w:tc>
          <w:tcPr>
            <w:tcW w:w="1484" w:type="dxa"/>
            <w:vAlign w:val="center"/>
          </w:tcPr>
          <w:p w14:paraId="59EDAAEA" w14:textId="77777777" w:rsidR="00036FF6" w:rsidRDefault="00036FF6" w:rsidP="003C2B38">
            <w:pPr>
              <w:widowControl/>
              <w:jc w:val="center"/>
              <w:textAlignment w:val="center"/>
              <w:rPr>
                <w:rFonts w:ascii="仿宋_GB2312" w:eastAsia="仿宋_GB2312" w:hAnsi="宋体" w:cs="仿宋_GB2312"/>
                <w:b/>
                <w:sz w:val="24"/>
              </w:rPr>
            </w:pPr>
            <w:r>
              <w:rPr>
                <w:rFonts w:ascii="仿宋_GB2312" w:eastAsia="仿宋_GB2312" w:hAnsi="宋体" w:cs="仿宋_GB2312"/>
                <w:b/>
                <w:kern w:val="0"/>
                <w:sz w:val="24"/>
                <w:lang w:bidi="ar"/>
              </w:rPr>
              <w:t>2015年</w:t>
            </w:r>
          </w:p>
        </w:tc>
        <w:tc>
          <w:tcPr>
            <w:tcW w:w="1570" w:type="dxa"/>
            <w:vAlign w:val="center"/>
          </w:tcPr>
          <w:p w14:paraId="0DC2C80D" w14:textId="77777777" w:rsidR="00036FF6" w:rsidRDefault="00036FF6" w:rsidP="003C2B38">
            <w:pPr>
              <w:widowControl/>
              <w:jc w:val="center"/>
              <w:textAlignment w:val="center"/>
              <w:rPr>
                <w:rFonts w:ascii="仿宋_GB2312" w:eastAsia="仿宋_GB2312" w:hAnsi="宋体" w:cs="仿宋_GB2312" w:hint="eastAsia"/>
                <w:b/>
                <w:kern w:val="0"/>
                <w:sz w:val="24"/>
                <w:lang w:bidi="ar"/>
              </w:rPr>
            </w:pPr>
            <w:r>
              <w:rPr>
                <w:rFonts w:ascii="仿宋_GB2312" w:eastAsia="仿宋_GB2312" w:hAnsi="宋体" w:cs="仿宋_GB2312"/>
                <w:b/>
                <w:kern w:val="0"/>
                <w:sz w:val="24"/>
                <w:lang w:bidi="ar"/>
              </w:rPr>
              <w:t>“</w:t>
            </w:r>
            <w:r>
              <w:rPr>
                <w:rFonts w:ascii="仿宋_GB2312" w:eastAsia="仿宋_GB2312" w:hAnsi="宋体" w:cs="仿宋_GB2312"/>
                <w:b/>
                <w:kern w:val="0"/>
                <w:sz w:val="24"/>
                <w:lang w:bidi="ar"/>
              </w:rPr>
              <w:t>十二五</w:t>
            </w:r>
            <w:r>
              <w:rPr>
                <w:rFonts w:ascii="仿宋_GB2312" w:eastAsia="仿宋_GB2312" w:hAnsi="宋体" w:cs="仿宋_GB2312"/>
                <w:b/>
                <w:kern w:val="0"/>
                <w:sz w:val="24"/>
                <w:lang w:bidi="ar"/>
              </w:rPr>
              <w:t>”</w:t>
            </w:r>
          </w:p>
          <w:p w14:paraId="04815A91" w14:textId="77777777" w:rsidR="00036FF6" w:rsidRDefault="00036FF6" w:rsidP="003C2B38">
            <w:pPr>
              <w:widowControl/>
              <w:jc w:val="center"/>
              <w:textAlignment w:val="center"/>
              <w:rPr>
                <w:rFonts w:ascii="仿宋_GB2312" w:eastAsia="仿宋_GB2312" w:hAnsi="宋体" w:cs="仿宋_GB2312"/>
                <w:b/>
                <w:sz w:val="24"/>
              </w:rPr>
            </w:pPr>
            <w:r>
              <w:rPr>
                <w:rFonts w:ascii="仿宋_GB2312" w:eastAsia="仿宋_GB2312" w:hAnsi="宋体" w:cs="仿宋_GB2312"/>
                <w:b/>
                <w:kern w:val="0"/>
                <w:sz w:val="24"/>
                <w:lang w:bidi="ar"/>
              </w:rPr>
              <w:t>平均增长％</w:t>
            </w:r>
          </w:p>
        </w:tc>
        <w:tc>
          <w:tcPr>
            <w:tcW w:w="1642" w:type="dxa"/>
            <w:vAlign w:val="center"/>
          </w:tcPr>
          <w:p w14:paraId="717C16DC" w14:textId="77777777" w:rsidR="00036FF6" w:rsidRDefault="00036FF6" w:rsidP="003C2B38">
            <w:pPr>
              <w:widowControl/>
              <w:jc w:val="center"/>
              <w:textAlignment w:val="center"/>
              <w:rPr>
                <w:rFonts w:ascii="仿宋_GB2312" w:eastAsia="仿宋_GB2312" w:hAnsi="宋体" w:cs="仿宋_GB2312"/>
                <w:b/>
                <w:sz w:val="24"/>
              </w:rPr>
            </w:pPr>
            <w:r>
              <w:rPr>
                <w:rFonts w:ascii="仿宋_GB2312" w:eastAsia="仿宋_GB2312" w:hAnsi="宋体" w:cs="仿宋_GB2312"/>
                <w:b/>
                <w:kern w:val="0"/>
                <w:sz w:val="24"/>
                <w:lang w:bidi="ar"/>
              </w:rPr>
              <w:t>2020年预期</w:t>
            </w:r>
          </w:p>
        </w:tc>
        <w:tc>
          <w:tcPr>
            <w:tcW w:w="2377" w:type="dxa"/>
            <w:vAlign w:val="center"/>
          </w:tcPr>
          <w:p w14:paraId="4085D9E0" w14:textId="77777777" w:rsidR="00036FF6" w:rsidRDefault="00036FF6" w:rsidP="003C2B38">
            <w:pPr>
              <w:widowControl/>
              <w:jc w:val="center"/>
              <w:textAlignment w:val="center"/>
              <w:rPr>
                <w:rFonts w:ascii="仿宋_GB2312" w:eastAsia="仿宋_GB2312" w:hAnsi="宋体" w:cs="仿宋_GB2312" w:hint="eastAsia"/>
                <w:b/>
                <w:kern w:val="0"/>
                <w:sz w:val="24"/>
                <w:lang w:bidi="ar"/>
              </w:rPr>
            </w:pPr>
            <w:r>
              <w:rPr>
                <w:rFonts w:ascii="仿宋_GB2312" w:eastAsia="仿宋_GB2312" w:hAnsi="宋体" w:cs="仿宋_GB2312"/>
                <w:b/>
                <w:kern w:val="0"/>
                <w:sz w:val="24"/>
                <w:lang w:bidi="ar"/>
              </w:rPr>
              <w:t>“</w:t>
            </w:r>
            <w:r>
              <w:rPr>
                <w:rFonts w:ascii="仿宋_GB2312" w:eastAsia="仿宋_GB2312" w:hAnsi="宋体" w:cs="仿宋_GB2312"/>
                <w:b/>
                <w:kern w:val="0"/>
                <w:sz w:val="24"/>
                <w:lang w:bidi="ar"/>
              </w:rPr>
              <w:t>十三五</w:t>
            </w:r>
            <w:r>
              <w:rPr>
                <w:rFonts w:ascii="仿宋_GB2312" w:eastAsia="仿宋_GB2312" w:hAnsi="宋体" w:cs="仿宋_GB2312"/>
                <w:b/>
                <w:kern w:val="0"/>
                <w:sz w:val="24"/>
                <w:lang w:bidi="ar"/>
              </w:rPr>
              <w:t>”</w:t>
            </w:r>
          </w:p>
          <w:p w14:paraId="6A044C33" w14:textId="77777777" w:rsidR="00036FF6" w:rsidRDefault="00036FF6" w:rsidP="003C2B38">
            <w:pPr>
              <w:widowControl/>
              <w:jc w:val="center"/>
              <w:textAlignment w:val="center"/>
              <w:rPr>
                <w:rFonts w:ascii="仿宋_GB2312" w:eastAsia="仿宋_GB2312" w:hAnsi="宋体" w:cs="仿宋_GB2312"/>
                <w:b/>
                <w:sz w:val="24"/>
              </w:rPr>
            </w:pPr>
            <w:r>
              <w:rPr>
                <w:rFonts w:ascii="仿宋_GB2312" w:eastAsia="仿宋_GB2312" w:hAnsi="宋体" w:cs="仿宋_GB2312"/>
                <w:b/>
                <w:kern w:val="0"/>
                <w:sz w:val="24"/>
                <w:lang w:bidi="ar"/>
              </w:rPr>
              <w:t>平均增长％</w:t>
            </w:r>
          </w:p>
        </w:tc>
      </w:tr>
      <w:tr w:rsidR="00036FF6" w14:paraId="528977A3" w14:textId="77777777" w:rsidTr="000A6F62">
        <w:trPr>
          <w:trHeight w:val="330"/>
          <w:jc w:val="center"/>
        </w:trPr>
        <w:tc>
          <w:tcPr>
            <w:tcW w:w="1614" w:type="dxa"/>
            <w:vAlign w:val="center"/>
          </w:tcPr>
          <w:p w14:paraId="1E9EC191" w14:textId="77777777" w:rsidR="00036FF6" w:rsidRDefault="00036FF6" w:rsidP="003C2B38">
            <w:pPr>
              <w:widowControl/>
              <w:jc w:val="center"/>
              <w:textAlignment w:val="top"/>
              <w:rPr>
                <w:rFonts w:ascii="仿宋_GB2312" w:eastAsia="仿宋_GB2312" w:hAnsi="宋体" w:cs="仿宋_GB2312"/>
                <w:b/>
                <w:sz w:val="24"/>
              </w:rPr>
            </w:pPr>
            <w:r>
              <w:rPr>
                <w:rFonts w:ascii="仿宋_GB2312" w:eastAsia="仿宋_GB2312" w:hAnsi="宋体" w:cs="仿宋_GB2312"/>
                <w:b/>
                <w:kern w:val="0"/>
                <w:sz w:val="24"/>
                <w:lang w:bidi="ar"/>
              </w:rPr>
              <w:t>一</w:t>
            </w:r>
          </w:p>
        </w:tc>
        <w:tc>
          <w:tcPr>
            <w:tcW w:w="12239" w:type="dxa"/>
            <w:gridSpan w:val="7"/>
            <w:vAlign w:val="center"/>
          </w:tcPr>
          <w:p w14:paraId="4B74951E" w14:textId="77777777" w:rsidR="00036FF6" w:rsidRDefault="00036FF6" w:rsidP="003C2B38">
            <w:pPr>
              <w:rPr>
                <w:rFonts w:ascii="仿宋_GB2312" w:eastAsia="仿宋_GB2312" w:hAnsi="宋体" w:cs="仿宋_GB2312"/>
                <w:sz w:val="24"/>
              </w:rPr>
            </w:pPr>
            <w:r>
              <w:rPr>
                <w:rFonts w:ascii="仿宋_GB2312" w:eastAsia="仿宋_GB2312" w:hAnsi="宋体" w:cs="仿宋_GB2312"/>
                <w:b/>
                <w:kern w:val="0"/>
                <w:sz w:val="24"/>
                <w:lang w:bidi="ar"/>
              </w:rPr>
              <w:t>总量指标</w:t>
            </w:r>
          </w:p>
        </w:tc>
      </w:tr>
      <w:tr w:rsidR="000A6F62" w14:paraId="24FD3497" w14:textId="77777777" w:rsidTr="000A6F62">
        <w:trPr>
          <w:trHeight w:val="330"/>
          <w:jc w:val="center"/>
        </w:trPr>
        <w:tc>
          <w:tcPr>
            <w:tcW w:w="1614" w:type="dxa"/>
            <w:vAlign w:val="center"/>
          </w:tcPr>
          <w:p w14:paraId="7EBF9CF3" w14:textId="77777777" w:rsidR="00036FF6" w:rsidRDefault="00036FF6" w:rsidP="003C2B38">
            <w:pPr>
              <w:widowControl/>
              <w:jc w:val="center"/>
              <w:textAlignment w:val="top"/>
              <w:rPr>
                <w:rFonts w:ascii="仿宋_GB2312" w:eastAsia="仿宋_GB2312" w:hAnsi="宋体" w:cs="仿宋_GB2312"/>
                <w:sz w:val="24"/>
              </w:rPr>
            </w:pPr>
            <w:r>
              <w:rPr>
                <w:rFonts w:ascii="仿宋_GB2312" w:eastAsia="仿宋_GB2312" w:hAnsi="宋体" w:cs="仿宋_GB2312"/>
                <w:kern w:val="0"/>
                <w:sz w:val="24"/>
                <w:lang w:bidi="ar"/>
              </w:rPr>
              <w:t>1</w:t>
            </w:r>
          </w:p>
        </w:tc>
        <w:tc>
          <w:tcPr>
            <w:tcW w:w="2345" w:type="dxa"/>
            <w:vAlign w:val="center"/>
          </w:tcPr>
          <w:p w14:paraId="17F51655" w14:textId="77777777" w:rsidR="00036FF6" w:rsidRDefault="00036FF6" w:rsidP="003C2B38">
            <w:pPr>
              <w:widowControl/>
              <w:textAlignment w:val="top"/>
              <w:rPr>
                <w:rFonts w:ascii="仿宋_GB2312" w:eastAsia="仿宋_GB2312" w:hAnsi="宋体" w:cs="仿宋_GB2312"/>
                <w:sz w:val="24"/>
              </w:rPr>
            </w:pPr>
            <w:r>
              <w:rPr>
                <w:rFonts w:ascii="仿宋_GB2312" w:eastAsia="仿宋_GB2312" w:hAnsi="宋体" w:cs="仿宋_GB2312"/>
                <w:kern w:val="0"/>
                <w:sz w:val="24"/>
                <w:lang w:bidi="ar"/>
              </w:rPr>
              <w:t>农林牧渔业增加值</w:t>
            </w:r>
          </w:p>
        </w:tc>
        <w:tc>
          <w:tcPr>
            <w:tcW w:w="1390" w:type="dxa"/>
            <w:vAlign w:val="center"/>
          </w:tcPr>
          <w:p w14:paraId="30667EB1" w14:textId="77777777" w:rsidR="00036FF6" w:rsidRDefault="00036FF6" w:rsidP="003C2B38">
            <w:pPr>
              <w:widowControl/>
              <w:jc w:val="center"/>
              <w:textAlignment w:val="top"/>
              <w:rPr>
                <w:rFonts w:ascii="仿宋_GB2312" w:eastAsia="仿宋_GB2312" w:hAnsi="宋体" w:cs="仿宋_GB2312"/>
                <w:sz w:val="24"/>
              </w:rPr>
            </w:pPr>
            <w:r>
              <w:rPr>
                <w:rFonts w:ascii="仿宋_GB2312" w:eastAsia="仿宋_GB2312" w:hAnsi="宋体" w:cs="仿宋_GB2312"/>
                <w:kern w:val="0"/>
                <w:sz w:val="24"/>
                <w:lang w:bidi="ar"/>
              </w:rPr>
              <w:t>预期</w:t>
            </w:r>
          </w:p>
        </w:tc>
        <w:tc>
          <w:tcPr>
            <w:tcW w:w="1432" w:type="dxa"/>
            <w:vAlign w:val="center"/>
          </w:tcPr>
          <w:p w14:paraId="67170E89" w14:textId="77777777" w:rsidR="00036FF6" w:rsidRDefault="00036FF6" w:rsidP="003C2B38">
            <w:pPr>
              <w:widowControl/>
              <w:jc w:val="center"/>
              <w:textAlignment w:val="top"/>
              <w:rPr>
                <w:rFonts w:ascii="仿宋_GB2312" w:eastAsia="仿宋_GB2312" w:hAnsi="宋体" w:cs="仿宋_GB2312"/>
                <w:sz w:val="24"/>
              </w:rPr>
            </w:pPr>
            <w:r>
              <w:rPr>
                <w:rFonts w:ascii="仿宋_GB2312" w:eastAsia="仿宋_GB2312" w:hAnsi="宋体" w:cs="仿宋_GB2312"/>
                <w:kern w:val="0"/>
                <w:sz w:val="24"/>
                <w:lang w:bidi="ar"/>
              </w:rPr>
              <w:t>亿元</w:t>
            </w:r>
          </w:p>
        </w:tc>
        <w:tc>
          <w:tcPr>
            <w:tcW w:w="1484" w:type="dxa"/>
            <w:vAlign w:val="center"/>
          </w:tcPr>
          <w:p w14:paraId="7A958D7C" w14:textId="77777777" w:rsidR="00036FF6" w:rsidRDefault="00036FF6" w:rsidP="003C2B38">
            <w:pPr>
              <w:widowControl/>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339.42</w:t>
            </w:r>
          </w:p>
        </w:tc>
        <w:tc>
          <w:tcPr>
            <w:tcW w:w="1570" w:type="dxa"/>
            <w:vAlign w:val="center"/>
          </w:tcPr>
          <w:p w14:paraId="5661C794" w14:textId="77777777" w:rsidR="00036FF6" w:rsidRDefault="00036FF6" w:rsidP="003C2B38">
            <w:pPr>
              <w:widowControl/>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5.3</w:t>
            </w:r>
          </w:p>
        </w:tc>
        <w:tc>
          <w:tcPr>
            <w:tcW w:w="1642" w:type="dxa"/>
            <w:vAlign w:val="center"/>
          </w:tcPr>
          <w:p w14:paraId="00326A96" w14:textId="77777777" w:rsidR="00036FF6" w:rsidRDefault="00036FF6" w:rsidP="003C2B38">
            <w:pPr>
              <w:widowControl/>
              <w:jc w:val="center"/>
              <w:textAlignment w:val="center"/>
              <w:rPr>
                <w:rFonts w:ascii="仿宋_GB2312" w:eastAsia="仿宋_GB2312" w:hAnsi="宋体" w:cs="仿宋_GB2312" w:hint="eastAsia"/>
                <w:sz w:val="24"/>
              </w:rPr>
            </w:pPr>
            <w:r>
              <w:rPr>
                <w:rFonts w:ascii="仿宋_GB2312" w:eastAsia="仿宋_GB2312" w:hAnsi="宋体" w:cs="仿宋_GB2312"/>
                <w:kern w:val="0"/>
                <w:sz w:val="24"/>
                <w:lang w:bidi="ar"/>
              </w:rPr>
              <w:t>4</w:t>
            </w:r>
            <w:r>
              <w:rPr>
                <w:rFonts w:ascii="仿宋_GB2312" w:eastAsia="仿宋_GB2312" w:hAnsi="宋体" w:cs="仿宋_GB2312" w:hint="eastAsia"/>
                <w:kern w:val="0"/>
                <w:sz w:val="24"/>
                <w:lang w:bidi="ar"/>
              </w:rPr>
              <w:t>13</w:t>
            </w:r>
          </w:p>
        </w:tc>
        <w:tc>
          <w:tcPr>
            <w:tcW w:w="2377" w:type="dxa"/>
            <w:vAlign w:val="center"/>
          </w:tcPr>
          <w:p w14:paraId="292FAC99" w14:textId="77777777" w:rsidR="00036FF6" w:rsidRDefault="00036FF6" w:rsidP="003C2B38">
            <w:pPr>
              <w:widowControl/>
              <w:jc w:val="center"/>
              <w:textAlignment w:val="center"/>
              <w:rPr>
                <w:rFonts w:ascii="仿宋_GB2312" w:eastAsia="仿宋_GB2312" w:hAnsi="宋体" w:cs="仿宋_GB2312"/>
                <w:sz w:val="24"/>
              </w:rPr>
            </w:pPr>
            <w:r>
              <w:rPr>
                <w:rFonts w:ascii="仿宋_GB2312" w:eastAsia="仿宋_GB2312" w:hAnsi="宋体" w:cs="仿宋_GB2312" w:hint="eastAsia"/>
                <w:kern w:val="0"/>
                <w:sz w:val="24"/>
                <w:lang w:bidi="ar"/>
              </w:rPr>
              <w:t>4</w:t>
            </w:r>
            <w:r>
              <w:rPr>
                <w:rFonts w:ascii="仿宋_GB2312" w:eastAsia="仿宋_GB2312" w:hAnsi="宋体" w:cs="仿宋_GB2312"/>
                <w:kern w:val="0"/>
                <w:sz w:val="24"/>
                <w:lang w:bidi="ar"/>
              </w:rPr>
              <w:t>.00</w:t>
            </w:r>
          </w:p>
        </w:tc>
      </w:tr>
      <w:tr w:rsidR="00036FF6" w14:paraId="7CBB397C" w14:textId="77777777" w:rsidTr="000A6F62">
        <w:trPr>
          <w:trHeight w:val="330"/>
          <w:jc w:val="center"/>
        </w:trPr>
        <w:tc>
          <w:tcPr>
            <w:tcW w:w="13853" w:type="dxa"/>
            <w:gridSpan w:val="8"/>
            <w:vAlign w:val="center"/>
          </w:tcPr>
          <w:p w14:paraId="20D73FE7" w14:textId="77777777" w:rsidR="00036FF6" w:rsidRDefault="00036FF6" w:rsidP="003C2B38">
            <w:pPr>
              <w:jc w:val="center"/>
              <w:rPr>
                <w:rFonts w:ascii="仿宋_GB2312" w:eastAsia="仿宋_GB2312" w:hAnsi="宋体" w:cs="仿宋_GB2312"/>
                <w:sz w:val="24"/>
              </w:rPr>
            </w:pPr>
          </w:p>
        </w:tc>
      </w:tr>
      <w:tr w:rsidR="00036FF6" w14:paraId="524E371A" w14:textId="77777777" w:rsidTr="000A6F62">
        <w:trPr>
          <w:trHeight w:val="330"/>
          <w:jc w:val="center"/>
        </w:trPr>
        <w:tc>
          <w:tcPr>
            <w:tcW w:w="1614" w:type="dxa"/>
            <w:vAlign w:val="center"/>
          </w:tcPr>
          <w:p w14:paraId="35994F92" w14:textId="77777777" w:rsidR="00036FF6" w:rsidRDefault="00036FF6" w:rsidP="003C2B38">
            <w:pPr>
              <w:widowControl/>
              <w:jc w:val="center"/>
              <w:textAlignment w:val="top"/>
              <w:rPr>
                <w:rFonts w:ascii="仿宋_GB2312" w:eastAsia="仿宋_GB2312" w:hAnsi="宋体" w:cs="仿宋_GB2312"/>
                <w:b/>
                <w:sz w:val="24"/>
              </w:rPr>
            </w:pPr>
            <w:r>
              <w:rPr>
                <w:rFonts w:ascii="仿宋_GB2312" w:eastAsia="仿宋_GB2312" w:hAnsi="宋体" w:cs="仿宋_GB2312"/>
                <w:b/>
                <w:kern w:val="0"/>
                <w:sz w:val="24"/>
                <w:lang w:bidi="ar"/>
              </w:rPr>
              <w:t>二</w:t>
            </w:r>
          </w:p>
        </w:tc>
        <w:tc>
          <w:tcPr>
            <w:tcW w:w="12239" w:type="dxa"/>
            <w:gridSpan w:val="7"/>
            <w:vAlign w:val="center"/>
          </w:tcPr>
          <w:p w14:paraId="558E61E3" w14:textId="77777777" w:rsidR="00036FF6" w:rsidRDefault="00036FF6" w:rsidP="003C2B38">
            <w:pPr>
              <w:rPr>
                <w:rFonts w:ascii="仿宋_GB2312" w:eastAsia="仿宋_GB2312" w:hAnsi="宋体" w:cs="仿宋_GB2312"/>
                <w:sz w:val="24"/>
              </w:rPr>
            </w:pPr>
            <w:r>
              <w:rPr>
                <w:rFonts w:ascii="仿宋_GB2312" w:eastAsia="仿宋_GB2312" w:hAnsi="宋体" w:cs="仿宋_GB2312"/>
                <w:b/>
                <w:kern w:val="0"/>
                <w:sz w:val="24"/>
                <w:lang w:bidi="ar"/>
              </w:rPr>
              <w:t>生产能力指标</w:t>
            </w:r>
          </w:p>
        </w:tc>
      </w:tr>
      <w:tr w:rsidR="00036FF6" w14:paraId="67EAEF59" w14:textId="77777777" w:rsidTr="000A6F62">
        <w:trPr>
          <w:trHeight w:val="330"/>
          <w:jc w:val="center"/>
        </w:trPr>
        <w:tc>
          <w:tcPr>
            <w:tcW w:w="1614" w:type="dxa"/>
            <w:vAlign w:val="center"/>
          </w:tcPr>
          <w:p w14:paraId="1DA4C108" w14:textId="4EE2AC30" w:rsidR="00036FF6" w:rsidRDefault="008E2919" w:rsidP="003C2B38">
            <w:pPr>
              <w:widowControl/>
              <w:jc w:val="center"/>
              <w:textAlignment w:val="top"/>
              <w:rPr>
                <w:rFonts w:ascii="仿宋_GB2312" w:eastAsia="仿宋_GB2312" w:hAnsi="宋体" w:cs="仿宋_GB2312"/>
                <w:b/>
                <w:sz w:val="24"/>
              </w:rPr>
            </w:pPr>
            <w:r>
              <w:rPr>
                <w:rFonts w:ascii="仿宋_GB2312" w:eastAsia="仿宋_GB2312" w:hAnsi="宋体" w:cs="仿宋_GB2312"/>
                <w:b/>
                <w:noProof/>
                <w:kern w:val="0"/>
                <w:sz w:val="24"/>
              </w:rPr>
              <mc:AlternateContent>
                <mc:Choice Requires="wps">
                  <w:drawing>
                    <wp:anchor distT="0" distB="0" distL="114300" distR="114300" simplePos="0" relativeHeight="251661312" behindDoc="0" locked="0" layoutInCell="1" allowOverlap="1" wp14:anchorId="4452EB8B" wp14:editId="2450E80B">
                      <wp:simplePos x="0" y="0"/>
                      <wp:positionH relativeFrom="column">
                        <wp:posOffset>-472440</wp:posOffset>
                      </wp:positionH>
                      <wp:positionV relativeFrom="paragraph">
                        <wp:posOffset>80010</wp:posOffset>
                      </wp:positionV>
                      <wp:extent cx="406400" cy="445770"/>
                      <wp:effectExtent l="0" t="4445" r="4445" b="0"/>
                      <wp:wrapNone/>
                      <wp:docPr id="101235131"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445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94693E" w14:textId="77777777" w:rsidR="000A6F62" w:rsidRPr="00930A35" w:rsidRDefault="000A6F62" w:rsidP="000A6F62">
                                  <w:pPr>
                                    <w:spacing w:line="320" w:lineRule="exact"/>
                                    <w:jc w:val="center"/>
                                    <w:rPr>
                                      <w:rFonts w:hint="eastAsia"/>
                                      <w:sz w:val="18"/>
                                      <w:szCs w:val="18"/>
                                    </w:rPr>
                                  </w:pPr>
                                  <w:r>
                                    <w:rPr>
                                      <w:rFonts w:hint="eastAsia"/>
                                      <w:sz w:val="18"/>
                                      <w:szCs w:val="18"/>
                                    </w:rPr>
                                    <w:t>23</w:t>
                                  </w:r>
                                </w:p>
                              </w:txbxContent>
                            </wps:txbx>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52EB8B" id="_x0000_t202" coordsize="21600,21600" o:spt="202" path="m,l,21600r21600,l21600,xe">
                      <v:stroke joinstyle="miter"/>
                      <v:path gradientshapeok="t" o:connecttype="rect"/>
                    </v:shapetype>
                    <v:shape id="Text Box 24" o:spid="_x0000_s1026" type="#_x0000_t202" style="position:absolute;left:0;text-align:left;margin-left:-37.2pt;margin-top:6.3pt;width:32pt;height:35.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" filled="f" stroked="f">
                      <v:textbox style="layout-flow:vertical-ideographic">
                        <w:txbxContent>
                          <w:p w14:paraId="4F94693E" w14:textId="77777777" w:rsidR="000A6F62" w:rsidRPr="00930A35" w:rsidRDefault="000A6F62" w:rsidP="000A6F62">
                            <w:pPr>
                              <w:spacing w:line="320" w:lineRule="exact"/>
                              <w:jc w:val="center"/>
                              <w:rPr>
                                <w:rFonts w:hint="eastAsia"/>
                                <w:sz w:val="18"/>
                                <w:szCs w:val="18"/>
                              </w:rPr>
                            </w:pPr>
                            <w:r>
                              <w:rPr>
                                <w:rFonts w:hint="eastAsia"/>
                                <w:sz w:val="18"/>
                                <w:szCs w:val="18"/>
                              </w:rPr>
                              <w:t>23</w:t>
                            </w:r>
                          </w:p>
                        </w:txbxContent>
                      </v:textbox>
                    </v:shape>
                  </w:pict>
                </mc:Fallback>
              </mc:AlternateContent>
            </w:r>
            <w:r w:rsidR="00036FF6">
              <w:rPr>
                <w:rFonts w:ascii="仿宋_GB2312" w:eastAsia="仿宋_GB2312" w:hAnsi="宋体" w:cs="仿宋_GB2312"/>
                <w:b/>
                <w:kern w:val="0"/>
                <w:sz w:val="24"/>
                <w:lang w:bidi="ar"/>
              </w:rPr>
              <w:t>（一）</w:t>
            </w:r>
          </w:p>
        </w:tc>
        <w:tc>
          <w:tcPr>
            <w:tcW w:w="12239" w:type="dxa"/>
            <w:gridSpan w:val="7"/>
            <w:vAlign w:val="center"/>
          </w:tcPr>
          <w:p w14:paraId="548E088D" w14:textId="77777777" w:rsidR="00036FF6" w:rsidRDefault="00036FF6" w:rsidP="003C2B38">
            <w:pPr>
              <w:rPr>
                <w:rFonts w:ascii="仿宋_GB2312" w:eastAsia="仿宋_GB2312" w:hAnsi="宋体" w:cs="仿宋_GB2312"/>
                <w:sz w:val="24"/>
              </w:rPr>
            </w:pPr>
            <w:r>
              <w:rPr>
                <w:rFonts w:ascii="仿宋_GB2312" w:eastAsia="仿宋_GB2312" w:hAnsi="宋体" w:cs="仿宋_GB2312"/>
                <w:b/>
                <w:kern w:val="0"/>
                <w:sz w:val="24"/>
                <w:lang w:bidi="ar"/>
              </w:rPr>
              <w:t>种植业</w:t>
            </w:r>
          </w:p>
        </w:tc>
      </w:tr>
      <w:tr w:rsidR="000A6F62" w14:paraId="791FB174" w14:textId="77777777" w:rsidTr="000A6F62">
        <w:trPr>
          <w:trHeight w:val="330"/>
          <w:jc w:val="center"/>
        </w:trPr>
        <w:tc>
          <w:tcPr>
            <w:tcW w:w="1614" w:type="dxa"/>
            <w:vAlign w:val="center"/>
          </w:tcPr>
          <w:p w14:paraId="3AED1947" w14:textId="77777777" w:rsidR="00036FF6" w:rsidRDefault="00036FF6" w:rsidP="003C2B38">
            <w:pPr>
              <w:widowControl/>
              <w:jc w:val="center"/>
              <w:textAlignment w:val="top"/>
              <w:rPr>
                <w:rFonts w:ascii="仿宋_GB2312" w:eastAsia="仿宋_GB2312" w:hAnsi="宋体" w:cs="仿宋_GB2312"/>
                <w:sz w:val="24"/>
              </w:rPr>
            </w:pPr>
            <w:r>
              <w:rPr>
                <w:rFonts w:ascii="仿宋_GB2312" w:eastAsia="仿宋_GB2312" w:hAnsi="宋体" w:cs="仿宋_GB2312"/>
                <w:kern w:val="0"/>
                <w:sz w:val="24"/>
                <w:lang w:bidi="ar"/>
              </w:rPr>
              <w:t>1</w:t>
            </w:r>
          </w:p>
        </w:tc>
        <w:tc>
          <w:tcPr>
            <w:tcW w:w="2345" w:type="dxa"/>
            <w:vAlign w:val="center"/>
          </w:tcPr>
          <w:p w14:paraId="34EF7A82" w14:textId="77777777" w:rsidR="00036FF6" w:rsidRDefault="00036FF6" w:rsidP="003C2B38">
            <w:pPr>
              <w:widowControl/>
              <w:textAlignment w:val="top"/>
              <w:rPr>
                <w:rFonts w:ascii="仿宋_GB2312" w:eastAsia="仿宋_GB2312" w:hAnsi="宋体" w:cs="仿宋_GB2312"/>
                <w:sz w:val="24"/>
              </w:rPr>
            </w:pPr>
            <w:r>
              <w:rPr>
                <w:rFonts w:ascii="仿宋_GB2312" w:eastAsia="仿宋_GB2312" w:hAnsi="宋体" w:cs="仿宋_GB2312"/>
                <w:kern w:val="0"/>
                <w:sz w:val="24"/>
                <w:lang w:bidi="ar"/>
              </w:rPr>
              <w:t>粮食产量</w:t>
            </w:r>
          </w:p>
        </w:tc>
        <w:tc>
          <w:tcPr>
            <w:tcW w:w="1390" w:type="dxa"/>
            <w:vAlign w:val="center"/>
          </w:tcPr>
          <w:p w14:paraId="623B8C2A" w14:textId="77777777" w:rsidR="00036FF6" w:rsidRDefault="00036FF6" w:rsidP="003C2B38">
            <w:pPr>
              <w:widowControl/>
              <w:jc w:val="center"/>
              <w:textAlignment w:val="top"/>
              <w:rPr>
                <w:rFonts w:ascii="仿宋_GB2312" w:eastAsia="仿宋_GB2312" w:hAnsi="宋体" w:cs="仿宋_GB2312"/>
                <w:sz w:val="24"/>
              </w:rPr>
            </w:pPr>
            <w:r>
              <w:rPr>
                <w:rFonts w:ascii="仿宋_GB2312" w:eastAsia="仿宋_GB2312" w:hAnsi="宋体" w:cs="仿宋_GB2312"/>
                <w:kern w:val="0"/>
                <w:sz w:val="24"/>
                <w:lang w:bidi="ar"/>
              </w:rPr>
              <w:t>预期</w:t>
            </w:r>
          </w:p>
        </w:tc>
        <w:tc>
          <w:tcPr>
            <w:tcW w:w="1432" w:type="dxa"/>
            <w:vAlign w:val="center"/>
          </w:tcPr>
          <w:p w14:paraId="217D1747" w14:textId="77777777" w:rsidR="00036FF6" w:rsidRDefault="00036FF6" w:rsidP="003C2B38">
            <w:pPr>
              <w:widowControl/>
              <w:jc w:val="center"/>
              <w:textAlignment w:val="top"/>
              <w:rPr>
                <w:rFonts w:ascii="仿宋_GB2312" w:eastAsia="仿宋_GB2312" w:hAnsi="宋体" w:cs="仿宋_GB2312"/>
                <w:sz w:val="24"/>
              </w:rPr>
            </w:pPr>
            <w:r>
              <w:rPr>
                <w:rFonts w:ascii="仿宋_GB2312" w:eastAsia="仿宋_GB2312" w:hAnsi="宋体" w:cs="仿宋_GB2312"/>
                <w:kern w:val="0"/>
                <w:sz w:val="24"/>
                <w:lang w:bidi="ar"/>
              </w:rPr>
              <w:t>万吨</w:t>
            </w:r>
          </w:p>
        </w:tc>
        <w:tc>
          <w:tcPr>
            <w:tcW w:w="1484" w:type="dxa"/>
            <w:vAlign w:val="center"/>
          </w:tcPr>
          <w:p w14:paraId="56F2C779" w14:textId="77777777" w:rsidR="00036FF6" w:rsidRDefault="00036FF6" w:rsidP="003C2B38">
            <w:pPr>
              <w:widowControl/>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206.29</w:t>
            </w:r>
          </w:p>
        </w:tc>
        <w:tc>
          <w:tcPr>
            <w:tcW w:w="1570" w:type="dxa"/>
            <w:vAlign w:val="center"/>
          </w:tcPr>
          <w:p w14:paraId="3ADB4E24" w14:textId="77777777" w:rsidR="00036FF6" w:rsidRDefault="00036FF6" w:rsidP="003C2B38">
            <w:pPr>
              <w:widowControl/>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2.1</w:t>
            </w:r>
          </w:p>
        </w:tc>
        <w:tc>
          <w:tcPr>
            <w:tcW w:w="1642" w:type="dxa"/>
            <w:vAlign w:val="center"/>
          </w:tcPr>
          <w:p w14:paraId="0A51851C" w14:textId="77777777" w:rsidR="00036FF6" w:rsidRDefault="00036FF6" w:rsidP="003C2B38">
            <w:pPr>
              <w:widowControl/>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206</w:t>
            </w:r>
          </w:p>
        </w:tc>
        <w:tc>
          <w:tcPr>
            <w:tcW w:w="2377" w:type="dxa"/>
            <w:vAlign w:val="center"/>
          </w:tcPr>
          <w:p w14:paraId="746C4854" w14:textId="77777777" w:rsidR="00036FF6" w:rsidRDefault="00036FF6" w:rsidP="003C2B38">
            <w:pPr>
              <w:widowControl/>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持平</w:t>
            </w:r>
          </w:p>
        </w:tc>
      </w:tr>
      <w:tr w:rsidR="000A6F62" w14:paraId="109A8CA3" w14:textId="77777777" w:rsidTr="000A6F62">
        <w:trPr>
          <w:trHeight w:val="330"/>
          <w:jc w:val="center"/>
        </w:trPr>
        <w:tc>
          <w:tcPr>
            <w:tcW w:w="1614" w:type="dxa"/>
            <w:vAlign w:val="center"/>
          </w:tcPr>
          <w:p w14:paraId="4FE7A18E" w14:textId="77777777" w:rsidR="00036FF6" w:rsidRDefault="00036FF6" w:rsidP="003C2B38">
            <w:pPr>
              <w:widowControl/>
              <w:jc w:val="center"/>
              <w:textAlignment w:val="top"/>
              <w:rPr>
                <w:rFonts w:ascii="仿宋_GB2312" w:eastAsia="仿宋_GB2312" w:hAnsi="宋体" w:cs="仿宋_GB2312"/>
                <w:sz w:val="24"/>
              </w:rPr>
            </w:pPr>
            <w:r>
              <w:rPr>
                <w:rFonts w:ascii="仿宋_GB2312" w:eastAsia="仿宋_GB2312" w:hAnsi="宋体" w:cs="仿宋_GB2312"/>
                <w:kern w:val="0"/>
                <w:sz w:val="24"/>
                <w:lang w:bidi="ar"/>
              </w:rPr>
              <w:t>2</w:t>
            </w:r>
          </w:p>
        </w:tc>
        <w:tc>
          <w:tcPr>
            <w:tcW w:w="2345" w:type="dxa"/>
            <w:vAlign w:val="center"/>
          </w:tcPr>
          <w:p w14:paraId="042DAC84" w14:textId="77777777" w:rsidR="00036FF6" w:rsidRDefault="00036FF6" w:rsidP="003C2B38">
            <w:pPr>
              <w:widowControl/>
              <w:textAlignment w:val="top"/>
              <w:rPr>
                <w:rFonts w:ascii="仿宋_GB2312" w:eastAsia="仿宋_GB2312" w:hAnsi="宋体" w:cs="仿宋_GB2312"/>
                <w:sz w:val="24"/>
              </w:rPr>
            </w:pPr>
            <w:r>
              <w:rPr>
                <w:rFonts w:ascii="仿宋_GB2312" w:eastAsia="仿宋_GB2312" w:hAnsi="宋体" w:cs="仿宋_GB2312"/>
                <w:kern w:val="0"/>
                <w:sz w:val="24"/>
                <w:lang w:bidi="ar"/>
              </w:rPr>
              <w:t>水果产量</w:t>
            </w:r>
          </w:p>
        </w:tc>
        <w:tc>
          <w:tcPr>
            <w:tcW w:w="1390" w:type="dxa"/>
            <w:vAlign w:val="center"/>
          </w:tcPr>
          <w:p w14:paraId="673FF4F4" w14:textId="77777777" w:rsidR="00036FF6" w:rsidRDefault="00036FF6" w:rsidP="003C2B38">
            <w:pPr>
              <w:widowControl/>
              <w:jc w:val="center"/>
              <w:textAlignment w:val="top"/>
              <w:rPr>
                <w:rFonts w:ascii="仿宋_GB2312" w:eastAsia="仿宋_GB2312" w:hAnsi="宋体" w:cs="仿宋_GB2312"/>
                <w:sz w:val="24"/>
              </w:rPr>
            </w:pPr>
            <w:r>
              <w:rPr>
                <w:rFonts w:ascii="仿宋_GB2312" w:eastAsia="仿宋_GB2312" w:hAnsi="宋体" w:cs="仿宋_GB2312"/>
                <w:kern w:val="0"/>
                <w:sz w:val="24"/>
                <w:lang w:bidi="ar"/>
              </w:rPr>
              <w:t>预期</w:t>
            </w:r>
          </w:p>
        </w:tc>
        <w:tc>
          <w:tcPr>
            <w:tcW w:w="1432" w:type="dxa"/>
            <w:vAlign w:val="center"/>
          </w:tcPr>
          <w:p w14:paraId="1BA52CE7" w14:textId="77777777" w:rsidR="00036FF6" w:rsidRDefault="00036FF6" w:rsidP="003C2B38">
            <w:pPr>
              <w:widowControl/>
              <w:jc w:val="center"/>
              <w:textAlignment w:val="top"/>
              <w:rPr>
                <w:rFonts w:ascii="仿宋_GB2312" w:eastAsia="仿宋_GB2312" w:hAnsi="宋体" w:cs="仿宋_GB2312"/>
                <w:sz w:val="24"/>
              </w:rPr>
            </w:pPr>
            <w:r>
              <w:rPr>
                <w:rFonts w:ascii="仿宋_GB2312" w:eastAsia="仿宋_GB2312" w:hAnsi="宋体" w:cs="仿宋_GB2312"/>
                <w:kern w:val="0"/>
                <w:sz w:val="24"/>
                <w:lang w:bidi="ar"/>
              </w:rPr>
              <w:t>万吨</w:t>
            </w:r>
          </w:p>
        </w:tc>
        <w:tc>
          <w:tcPr>
            <w:tcW w:w="1484" w:type="dxa"/>
            <w:vAlign w:val="center"/>
          </w:tcPr>
          <w:p w14:paraId="2AB861DA" w14:textId="77777777" w:rsidR="00036FF6" w:rsidRDefault="00036FF6" w:rsidP="003C2B38">
            <w:pPr>
              <w:widowControl/>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417.2</w:t>
            </w:r>
          </w:p>
        </w:tc>
        <w:tc>
          <w:tcPr>
            <w:tcW w:w="1570" w:type="dxa"/>
            <w:vAlign w:val="center"/>
          </w:tcPr>
          <w:p w14:paraId="7E8EAA0E" w14:textId="77777777" w:rsidR="00036FF6" w:rsidRDefault="00036FF6" w:rsidP="003C2B38">
            <w:pPr>
              <w:widowControl/>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10.6</w:t>
            </w:r>
          </w:p>
        </w:tc>
        <w:tc>
          <w:tcPr>
            <w:tcW w:w="1642" w:type="dxa"/>
            <w:vAlign w:val="center"/>
          </w:tcPr>
          <w:p w14:paraId="421ECE53" w14:textId="77777777" w:rsidR="00036FF6" w:rsidRDefault="00036FF6" w:rsidP="003C2B38">
            <w:pPr>
              <w:widowControl/>
              <w:jc w:val="center"/>
              <w:textAlignment w:val="center"/>
              <w:rPr>
                <w:rFonts w:ascii="仿宋_GB2312" w:eastAsia="仿宋_GB2312" w:hAnsi="宋体" w:cs="仿宋_GB2312" w:hint="eastAsia"/>
                <w:sz w:val="24"/>
              </w:rPr>
            </w:pPr>
            <w:r>
              <w:rPr>
                <w:rFonts w:ascii="仿宋_GB2312" w:eastAsia="仿宋_GB2312" w:hAnsi="宋体" w:cs="仿宋_GB2312"/>
                <w:kern w:val="0"/>
                <w:sz w:val="24"/>
                <w:lang w:bidi="ar"/>
              </w:rPr>
              <w:t>5</w:t>
            </w:r>
            <w:r>
              <w:rPr>
                <w:rFonts w:ascii="仿宋_GB2312" w:eastAsia="仿宋_GB2312" w:hAnsi="宋体" w:cs="仿宋_GB2312" w:hint="eastAsia"/>
                <w:kern w:val="0"/>
                <w:sz w:val="24"/>
                <w:lang w:bidi="ar"/>
              </w:rPr>
              <w:t>15</w:t>
            </w:r>
          </w:p>
        </w:tc>
        <w:tc>
          <w:tcPr>
            <w:tcW w:w="2377" w:type="dxa"/>
            <w:vAlign w:val="center"/>
          </w:tcPr>
          <w:p w14:paraId="32DE2E14" w14:textId="77777777" w:rsidR="00036FF6" w:rsidRDefault="00036FF6" w:rsidP="003C2B38">
            <w:pPr>
              <w:widowControl/>
              <w:jc w:val="center"/>
              <w:textAlignment w:val="center"/>
              <w:rPr>
                <w:rFonts w:ascii="仿宋_GB2312" w:eastAsia="仿宋_GB2312" w:hAnsi="宋体" w:cs="仿宋_GB2312"/>
                <w:sz w:val="24"/>
              </w:rPr>
            </w:pPr>
            <w:r>
              <w:rPr>
                <w:rFonts w:ascii="仿宋_GB2312" w:eastAsia="仿宋_GB2312" w:hAnsi="宋体" w:cs="仿宋_GB2312" w:hint="eastAsia"/>
                <w:kern w:val="0"/>
                <w:sz w:val="24"/>
                <w:lang w:bidi="ar"/>
              </w:rPr>
              <w:t>4.30</w:t>
            </w:r>
          </w:p>
        </w:tc>
      </w:tr>
      <w:tr w:rsidR="000A6F62" w14:paraId="6FEE315F" w14:textId="77777777" w:rsidTr="000A6F62">
        <w:trPr>
          <w:trHeight w:val="330"/>
          <w:jc w:val="center"/>
        </w:trPr>
        <w:tc>
          <w:tcPr>
            <w:tcW w:w="1614" w:type="dxa"/>
            <w:vAlign w:val="center"/>
          </w:tcPr>
          <w:p w14:paraId="1411F4C0" w14:textId="77777777" w:rsidR="00036FF6" w:rsidRDefault="00036FF6" w:rsidP="003C2B38">
            <w:pPr>
              <w:widowControl/>
              <w:jc w:val="center"/>
              <w:textAlignment w:val="top"/>
              <w:rPr>
                <w:rFonts w:ascii="仿宋_GB2312" w:eastAsia="仿宋_GB2312" w:hAnsi="宋体" w:cs="仿宋_GB2312"/>
                <w:sz w:val="24"/>
              </w:rPr>
            </w:pPr>
            <w:r>
              <w:rPr>
                <w:rFonts w:ascii="仿宋_GB2312" w:eastAsia="仿宋_GB2312" w:hAnsi="宋体" w:cs="仿宋_GB2312"/>
                <w:kern w:val="0"/>
                <w:sz w:val="24"/>
                <w:lang w:bidi="ar"/>
              </w:rPr>
              <w:t>3</w:t>
            </w:r>
          </w:p>
        </w:tc>
        <w:tc>
          <w:tcPr>
            <w:tcW w:w="2345" w:type="dxa"/>
            <w:vAlign w:val="center"/>
          </w:tcPr>
          <w:p w14:paraId="0FE731AF" w14:textId="77777777" w:rsidR="00036FF6" w:rsidRDefault="00036FF6" w:rsidP="003C2B38">
            <w:pPr>
              <w:widowControl/>
              <w:textAlignment w:val="top"/>
              <w:rPr>
                <w:rFonts w:ascii="仿宋_GB2312" w:eastAsia="仿宋_GB2312" w:hAnsi="宋体" w:cs="仿宋_GB2312"/>
                <w:sz w:val="24"/>
              </w:rPr>
            </w:pPr>
            <w:r>
              <w:rPr>
                <w:rFonts w:ascii="仿宋_GB2312" w:eastAsia="仿宋_GB2312" w:hAnsi="宋体" w:cs="仿宋_GB2312"/>
                <w:kern w:val="0"/>
                <w:sz w:val="24"/>
                <w:lang w:bidi="ar"/>
              </w:rPr>
              <w:t>蔬菜产量</w:t>
            </w:r>
          </w:p>
        </w:tc>
        <w:tc>
          <w:tcPr>
            <w:tcW w:w="1390" w:type="dxa"/>
            <w:vAlign w:val="center"/>
          </w:tcPr>
          <w:p w14:paraId="3369C870" w14:textId="77777777" w:rsidR="00036FF6" w:rsidRDefault="00036FF6" w:rsidP="003C2B38">
            <w:pPr>
              <w:widowControl/>
              <w:jc w:val="center"/>
              <w:textAlignment w:val="top"/>
              <w:rPr>
                <w:rFonts w:ascii="仿宋_GB2312" w:eastAsia="仿宋_GB2312" w:hAnsi="宋体" w:cs="仿宋_GB2312"/>
                <w:sz w:val="24"/>
              </w:rPr>
            </w:pPr>
            <w:r>
              <w:rPr>
                <w:rFonts w:ascii="仿宋_GB2312" w:eastAsia="仿宋_GB2312" w:hAnsi="宋体" w:cs="仿宋_GB2312"/>
                <w:kern w:val="0"/>
                <w:sz w:val="24"/>
                <w:lang w:bidi="ar"/>
              </w:rPr>
              <w:t>预期</w:t>
            </w:r>
          </w:p>
        </w:tc>
        <w:tc>
          <w:tcPr>
            <w:tcW w:w="1432" w:type="dxa"/>
            <w:vAlign w:val="center"/>
          </w:tcPr>
          <w:p w14:paraId="7C3B3D90" w14:textId="77777777" w:rsidR="00036FF6" w:rsidRDefault="00036FF6" w:rsidP="003C2B38">
            <w:pPr>
              <w:widowControl/>
              <w:jc w:val="center"/>
              <w:textAlignment w:val="top"/>
              <w:rPr>
                <w:rFonts w:ascii="仿宋_GB2312" w:eastAsia="仿宋_GB2312" w:hAnsi="宋体" w:cs="仿宋_GB2312"/>
                <w:sz w:val="24"/>
              </w:rPr>
            </w:pPr>
            <w:r>
              <w:rPr>
                <w:rFonts w:ascii="仿宋_GB2312" w:eastAsia="仿宋_GB2312" w:hAnsi="宋体" w:cs="仿宋_GB2312"/>
                <w:kern w:val="0"/>
                <w:sz w:val="24"/>
                <w:lang w:bidi="ar"/>
              </w:rPr>
              <w:t>万吨</w:t>
            </w:r>
          </w:p>
        </w:tc>
        <w:tc>
          <w:tcPr>
            <w:tcW w:w="1484" w:type="dxa"/>
            <w:vAlign w:val="center"/>
          </w:tcPr>
          <w:p w14:paraId="07B5A518" w14:textId="77777777" w:rsidR="00036FF6" w:rsidRDefault="00036FF6" w:rsidP="003C2B38">
            <w:pPr>
              <w:widowControl/>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401.46</w:t>
            </w:r>
          </w:p>
        </w:tc>
        <w:tc>
          <w:tcPr>
            <w:tcW w:w="1570" w:type="dxa"/>
            <w:vAlign w:val="center"/>
          </w:tcPr>
          <w:p w14:paraId="5E8B2CDC" w14:textId="77777777" w:rsidR="00036FF6" w:rsidRDefault="00036FF6" w:rsidP="003C2B38">
            <w:pPr>
              <w:widowControl/>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4.4</w:t>
            </w:r>
          </w:p>
        </w:tc>
        <w:tc>
          <w:tcPr>
            <w:tcW w:w="1642" w:type="dxa"/>
            <w:vAlign w:val="center"/>
          </w:tcPr>
          <w:p w14:paraId="1C44D508" w14:textId="77777777" w:rsidR="00036FF6" w:rsidRDefault="00036FF6" w:rsidP="003C2B38">
            <w:pPr>
              <w:widowControl/>
              <w:jc w:val="center"/>
              <w:textAlignment w:val="center"/>
              <w:rPr>
                <w:rFonts w:ascii="仿宋_GB2312" w:eastAsia="仿宋_GB2312" w:hAnsi="宋体" w:cs="仿宋_GB2312" w:hint="eastAsia"/>
                <w:sz w:val="24"/>
              </w:rPr>
            </w:pPr>
            <w:r>
              <w:rPr>
                <w:rFonts w:ascii="仿宋_GB2312" w:eastAsia="仿宋_GB2312" w:hAnsi="宋体" w:cs="仿宋_GB2312"/>
                <w:kern w:val="0"/>
                <w:sz w:val="24"/>
                <w:lang w:bidi="ar"/>
              </w:rPr>
              <w:t>4</w:t>
            </w:r>
            <w:r>
              <w:rPr>
                <w:rFonts w:ascii="仿宋_GB2312" w:eastAsia="仿宋_GB2312" w:hAnsi="宋体" w:cs="仿宋_GB2312" w:hint="eastAsia"/>
                <w:kern w:val="0"/>
                <w:sz w:val="24"/>
                <w:lang w:bidi="ar"/>
              </w:rPr>
              <w:t>65.41</w:t>
            </w:r>
          </w:p>
        </w:tc>
        <w:tc>
          <w:tcPr>
            <w:tcW w:w="2377" w:type="dxa"/>
            <w:vAlign w:val="center"/>
          </w:tcPr>
          <w:p w14:paraId="17AD56F8" w14:textId="77777777" w:rsidR="00036FF6" w:rsidRDefault="00036FF6" w:rsidP="003C2B38">
            <w:pPr>
              <w:widowControl/>
              <w:jc w:val="center"/>
              <w:textAlignment w:val="center"/>
              <w:rPr>
                <w:rFonts w:ascii="仿宋_GB2312" w:eastAsia="仿宋_GB2312" w:hAnsi="宋体" w:cs="仿宋_GB2312" w:hint="eastAsia"/>
                <w:sz w:val="24"/>
              </w:rPr>
            </w:pPr>
            <w:r>
              <w:rPr>
                <w:rFonts w:ascii="仿宋_GB2312" w:eastAsia="仿宋_GB2312" w:hAnsi="宋体" w:cs="仿宋_GB2312" w:hint="eastAsia"/>
                <w:kern w:val="0"/>
                <w:sz w:val="24"/>
                <w:lang w:bidi="ar"/>
              </w:rPr>
              <w:t>3</w:t>
            </w:r>
          </w:p>
        </w:tc>
      </w:tr>
      <w:tr w:rsidR="000A6F62" w14:paraId="10B60020" w14:textId="77777777" w:rsidTr="000A6F62">
        <w:trPr>
          <w:trHeight w:val="330"/>
          <w:jc w:val="center"/>
        </w:trPr>
        <w:tc>
          <w:tcPr>
            <w:tcW w:w="1614" w:type="dxa"/>
            <w:vAlign w:val="center"/>
          </w:tcPr>
          <w:p w14:paraId="1FE8FC14" w14:textId="77777777" w:rsidR="00036FF6" w:rsidRDefault="00036FF6" w:rsidP="003C2B38">
            <w:pPr>
              <w:widowControl/>
              <w:jc w:val="center"/>
              <w:textAlignment w:val="top"/>
              <w:rPr>
                <w:rFonts w:ascii="仿宋_GB2312" w:eastAsia="仿宋_GB2312" w:hAnsi="宋体" w:cs="仿宋_GB2312"/>
                <w:sz w:val="24"/>
              </w:rPr>
            </w:pPr>
            <w:r>
              <w:rPr>
                <w:rFonts w:ascii="仿宋_GB2312" w:eastAsia="仿宋_GB2312" w:hAnsi="宋体" w:cs="仿宋_GB2312"/>
                <w:kern w:val="0"/>
                <w:sz w:val="24"/>
                <w:lang w:bidi="ar"/>
              </w:rPr>
              <w:lastRenderedPageBreak/>
              <w:t>4</w:t>
            </w:r>
          </w:p>
        </w:tc>
        <w:tc>
          <w:tcPr>
            <w:tcW w:w="2345" w:type="dxa"/>
            <w:vAlign w:val="center"/>
          </w:tcPr>
          <w:p w14:paraId="481B5AC4" w14:textId="77777777" w:rsidR="00036FF6" w:rsidRDefault="00036FF6" w:rsidP="003C2B38">
            <w:pPr>
              <w:widowControl/>
              <w:textAlignment w:val="top"/>
              <w:rPr>
                <w:rFonts w:ascii="仿宋_GB2312" w:eastAsia="仿宋_GB2312" w:hAnsi="宋体" w:cs="仿宋_GB2312"/>
                <w:sz w:val="24"/>
              </w:rPr>
            </w:pPr>
            <w:r>
              <w:rPr>
                <w:rFonts w:ascii="仿宋_GB2312" w:eastAsia="仿宋_GB2312" w:hAnsi="宋体" w:cs="仿宋_GB2312"/>
                <w:kern w:val="0"/>
                <w:sz w:val="24"/>
                <w:lang w:bidi="ar"/>
              </w:rPr>
              <w:t>食用菌面积</w:t>
            </w:r>
          </w:p>
        </w:tc>
        <w:tc>
          <w:tcPr>
            <w:tcW w:w="1390" w:type="dxa"/>
            <w:vAlign w:val="center"/>
          </w:tcPr>
          <w:p w14:paraId="5C75E053" w14:textId="77777777" w:rsidR="00036FF6" w:rsidRDefault="00036FF6" w:rsidP="003C2B38">
            <w:pPr>
              <w:widowControl/>
              <w:jc w:val="center"/>
              <w:textAlignment w:val="top"/>
              <w:rPr>
                <w:rFonts w:ascii="仿宋_GB2312" w:eastAsia="仿宋_GB2312" w:hAnsi="宋体" w:cs="仿宋_GB2312"/>
                <w:sz w:val="24"/>
              </w:rPr>
            </w:pPr>
            <w:r>
              <w:rPr>
                <w:rFonts w:ascii="仿宋_GB2312" w:eastAsia="仿宋_GB2312" w:hAnsi="宋体" w:cs="仿宋_GB2312"/>
                <w:kern w:val="0"/>
                <w:sz w:val="24"/>
                <w:lang w:bidi="ar"/>
              </w:rPr>
              <w:t>预期</w:t>
            </w:r>
          </w:p>
        </w:tc>
        <w:tc>
          <w:tcPr>
            <w:tcW w:w="1432" w:type="dxa"/>
            <w:vAlign w:val="center"/>
          </w:tcPr>
          <w:p w14:paraId="312BC92A" w14:textId="77777777" w:rsidR="00036FF6" w:rsidRDefault="00036FF6" w:rsidP="003C2B38">
            <w:pPr>
              <w:widowControl/>
              <w:jc w:val="center"/>
              <w:textAlignment w:val="top"/>
              <w:rPr>
                <w:rFonts w:ascii="仿宋_GB2312" w:eastAsia="仿宋_GB2312" w:hAnsi="宋体" w:cs="仿宋_GB2312"/>
                <w:sz w:val="24"/>
              </w:rPr>
            </w:pPr>
            <w:r>
              <w:rPr>
                <w:rFonts w:ascii="仿宋_GB2312" w:eastAsia="仿宋_GB2312" w:hAnsi="宋体" w:cs="仿宋_GB2312"/>
                <w:kern w:val="0"/>
                <w:sz w:val="24"/>
                <w:lang w:bidi="ar"/>
              </w:rPr>
              <w:t>万平方米</w:t>
            </w:r>
          </w:p>
        </w:tc>
        <w:tc>
          <w:tcPr>
            <w:tcW w:w="1484" w:type="dxa"/>
            <w:vAlign w:val="center"/>
          </w:tcPr>
          <w:p w14:paraId="77D11125" w14:textId="77777777" w:rsidR="00036FF6" w:rsidRDefault="00036FF6" w:rsidP="003C2B38">
            <w:pPr>
              <w:widowControl/>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4800</w:t>
            </w:r>
          </w:p>
        </w:tc>
        <w:tc>
          <w:tcPr>
            <w:tcW w:w="1570" w:type="dxa"/>
            <w:vAlign w:val="center"/>
          </w:tcPr>
          <w:p w14:paraId="2A8B9DD2" w14:textId="77777777" w:rsidR="00036FF6" w:rsidRDefault="00036FF6" w:rsidP="003C2B38">
            <w:pPr>
              <w:widowControl/>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11.21</w:t>
            </w:r>
          </w:p>
        </w:tc>
        <w:tc>
          <w:tcPr>
            <w:tcW w:w="1642" w:type="dxa"/>
            <w:vAlign w:val="center"/>
          </w:tcPr>
          <w:p w14:paraId="493251FD" w14:textId="77777777" w:rsidR="00036FF6" w:rsidRDefault="00036FF6" w:rsidP="003C2B38">
            <w:pPr>
              <w:widowControl/>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5000</w:t>
            </w:r>
          </w:p>
        </w:tc>
        <w:tc>
          <w:tcPr>
            <w:tcW w:w="2377" w:type="dxa"/>
            <w:vAlign w:val="center"/>
          </w:tcPr>
          <w:p w14:paraId="2A802271" w14:textId="77777777" w:rsidR="00036FF6" w:rsidRDefault="00036FF6" w:rsidP="003C2B38">
            <w:pPr>
              <w:widowControl/>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0.08</w:t>
            </w:r>
          </w:p>
        </w:tc>
      </w:tr>
      <w:tr w:rsidR="000A6F62" w14:paraId="4F5BCC90" w14:textId="77777777" w:rsidTr="000A6F62">
        <w:trPr>
          <w:trHeight w:val="330"/>
          <w:jc w:val="center"/>
        </w:trPr>
        <w:tc>
          <w:tcPr>
            <w:tcW w:w="1614" w:type="dxa"/>
            <w:vAlign w:val="center"/>
          </w:tcPr>
          <w:p w14:paraId="312F9282" w14:textId="77777777" w:rsidR="00036FF6" w:rsidRDefault="00036FF6" w:rsidP="003C2B38">
            <w:pPr>
              <w:widowControl/>
              <w:jc w:val="center"/>
              <w:textAlignment w:val="top"/>
              <w:rPr>
                <w:rFonts w:ascii="仿宋_GB2312" w:eastAsia="仿宋_GB2312" w:hAnsi="宋体" w:cs="仿宋_GB2312"/>
                <w:sz w:val="24"/>
              </w:rPr>
            </w:pPr>
            <w:r>
              <w:rPr>
                <w:rFonts w:ascii="仿宋_GB2312" w:eastAsia="仿宋_GB2312" w:hAnsi="宋体" w:cs="仿宋_GB2312"/>
                <w:kern w:val="0"/>
                <w:sz w:val="24"/>
                <w:lang w:bidi="ar"/>
              </w:rPr>
              <w:t>5</w:t>
            </w:r>
          </w:p>
        </w:tc>
        <w:tc>
          <w:tcPr>
            <w:tcW w:w="2345" w:type="dxa"/>
            <w:vAlign w:val="center"/>
          </w:tcPr>
          <w:p w14:paraId="091458A0" w14:textId="77777777" w:rsidR="00036FF6" w:rsidRDefault="00036FF6" w:rsidP="003C2B38">
            <w:pPr>
              <w:widowControl/>
              <w:textAlignment w:val="top"/>
              <w:rPr>
                <w:rFonts w:ascii="仿宋_GB2312" w:eastAsia="仿宋_GB2312" w:hAnsi="宋体" w:cs="仿宋_GB2312"/>
                <w:sz w:val="24"/>
              </w:rPr>
            </w:pPr>
            <w:r>
              <w:rPr>
                <w:rFonts w:ascii="仿宋_GB2312" w:eastAsia="仿宋_GB2312" w:hAnsi="宋体" w:cs="仿宋_GB2312"/>
                <w:kern w:val="0"/>
                <w:sz w:val="24"/>
                <w:lang w:bidi="ar"/>
              </w:rPr>
              <w:t>中药材产量</w:t>
            </w:r>
          </w:p>
        </w:tc>
        <w:tc>
          <w:tcPr>
            <w:tcW w:w="1390" w:type="dxa"/>
            <w:vAlign w:val="center"/>
          </w:tcPr>
          <w:p w14:paraId="6C98ABF8" w14:textId="77777777" w:rsidR="00036FF6" w:rsidRDefault="00036FF6" w:rsidP="003C2B38">
            <w:pPr>
              <w:widowControl/>
              <w:jc w:val="center"/>
              <w:textAlignment w:val="top"/>
              <w:rPr>
                <w:rFonts w:ascii="仿宋_GB2312" w:eastAsia="仿宋_GB2312" w:hAnsi="宋体" w:cs="仿宋_GB2312"/>
                <w:sz w:val="24"/>
              </w:rPr>
            </w:pPr>
            <w:r>
              <w:rPr>
                <w:rFonts w:ascii="仿宋_GB2312" w:eastAsia="仿宋_GB2312" w:hAnsi="宋体" w:cs="仿宋_GB2312"/>
                <w:kern w:val="0"/>
                <w:sz w:val="24"/>
                <w:lang w:bidi="ar"/>
              </w:rPr>
              <w:t>预期</w:t>
            </w:r>
          </w:p>
        </w:tc>
        <w:tc>
          <w:tcPr>
            <w:tcW w:w="1432" w:type="dxa"/>
            <w:vAlign w:val="center"/>
          </w:tcPr>
          <w:p w14:paraId="380A2BA0" w14:textId="77777777" w:rsidR="00036FF6" w:rsidRDefault="00036FF6" w:rsidP="003C2B38">
            <w:pPr>
              <w:widowControl/>
              <w:jc w:val="center"/>
              <w:textAlignment w:val="top"/>
              <w:rPr>
                <w:rFonts w:ascii="仿宋_GB2312" w:eastAsia="仿宋_GB2312" w:hAnsi="宋体" w:cs="仿宋_GB2312"/>
                <w:sz w:val="24"/>
              </w:rPr>
            </w:pPr>
            <w:r>
              <w:rPr>
                <w:rFonts w:ascii="仿宋_GB2312" w:eastAsia="仿宋_GB2312" w:hAnsi="宋体" w:cs="仿宋_GB2312"/>
                <w:kern w:val="0"/>
                <w:sz w:val="24"/>
                <w:lang w:bidi="ar"/>
              </w:rPr>
              <w:t>万吨</w:t>
            </w:r>
          </w:p>
        </w:tc>
        <w:tc>
          <w:tcPr>
            <w:tcW w:w="1484" w:type="dxa"/>
            <w:vAlign w:val="center"/>
          </w:tcPr>
          <w:p w14:paraId="79386D91" w14:textId="77777777" w:rsidR="00036FF6" w:rsidRDefault="00036FF6" w:rsidP="003C2B38">
            <w:pPr>
              <w:widowControl/>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9.8</w:t>
            </w:r>
          </w:p>
        </w:tc>
        <w:tc>
          <w:tcPr>
            <w:tcW w:w="1570" w:type="dxa"/>
            <w:vAlign w:val="center"/>
          </w:tcPr>
          <w:p w14:paraId="04D048B8" w14:textId="77777777" w:rsidR="00036FF6" w:rsidRDefault="00036FF6" w:rsidP="003C2B38">
            <w:pPr>
              <w:widowControl/>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w:t>
            </w:r>
          </w:p>
        </w:tc>
        <w:tc>
          <w:tcPr>
            <w:tcW w:w="1642" w:type="dxa"/>
            <w:vAlign w:val="center"/>
          </w:tcPr>
          <w:p w14:paraId="458263D4" w14:textId="77777777" w:rsidR="00036FF6" w:rsidRDefault="00036FF6" w:rsidP="003C2B38">
            <w:pPr>
              <w:widowControl/>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11.</w:t>
            </w:r>
            <w:r>
              <w:rPr>
                <w:rFonts w:ascii="仿宋_GB2312" w:eastAsia="仿宋_GB2312" w:hAnsi="宋体" w:cs="仿宋_GB2312" w:hint="eastAsia"/>
                <w:kern w:val="0"/>
                <w:sz w:val="24"/>
                <w:lang w:bidi="ar"/>
              </w:rPr>
              <w:t>21</w:t>
            </w:r>
          </w:p>
        </w:tc>
        <w:tc>
          <w:tcPr>
            <w:tcW w:w="2377" w:type="dxa"/>
            <w:vAlign w:val="center"/>
          </w:tcPr>
          <w:p w14:paraId="363CA391" w14:textId="77777777" w:rsidR="00036FF6" w:rsidRDefault="00036FF6" w:rsidP="003C2B38">
            <w:pPr>
              <w:widowControl/>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2.</w:t>
            </w:r>
            <w:r>
              <w:rPr>
                <w:rFonts w:ascii="仿宋_GB2312" w:eastAsia="仿宋_GB2312" w:hAnsi="宋体" w:cs="仿宋_GB2312" w:hint="eastAsia"/>
                <w:kern w:val="0"/>
                <w:sz w:val="24"/>
                <w:lang w:bidi="ar"/>
              </w:rPr>
              <w:t>5</w:t>
            </w:r>
          </w:p>
        </w:tc>
      </w:tr>
      <w:tr w:rsidR="00036FF6" w14:paraId="35EFB805" w14:textId="77777777" w:rsidTr="000A6F62">
        <w:trPr>
          <w:trHeight w:val="330"/>
          <w:jc w:val="center"/>
        </w:trPr>
        <w:tc>
          <w:tcPr>
            <w:tcW w:w="1614" w:type="dxa"/>
            <w:vAlign w:val="center"/>
          </w:tcPr>
          <w:p w14:paraId="0FC396D1" w14:textId="77777777" w:rsidR="00036FF6" w:rsidRDefault="00036FF6" w:rsidP="003C2B38">
            <w:pPr>
              <w:widowControl/>
              <w:jc w:val="center"/>
              <w:textAlignment w:val="top"/>
              <w:rPr>
                <w:rFonts w:ascii="仿宋_GB2312" w:eastAsia="仿宋_GB2312" w:hAnsi="宋体" w:cs="仿宋_GB2312"/>
                <w:b/>
                <w:sz w:val="24"/>
              </w:rPr>
            </w:pPr>
            <w:r>
              <w:rPr>
                <w:rFonts w:ascii="仿宋_GB2312" w:eastAsia="仿宋_GB2312" w:hAnsi="宋体" w:cs="仿宋_GB2312"/>
                <w:b/>
                <w:kern w:val="0"/>
                <w:sz w:val="24"/>
                <w:lang w:bidi="ar"/>
              </w:rPr>
              <w:t>（二）</w:t>
            </w:r>
          </w:p>
        </w:tc>
        <w:tc>
          <w:tcPr>
            <w:tcW w:w="12239" w:type="dxa"/>
            <w:gridSpan w:val="7"/>
            <w:vAlign w:val="center"/>
          </w:tcPr>
          <w:p w14:paraId="5D7D95FB" w14:textId="77777777" w:rsidR="00036FF6" w:rsidRDefault="00036FF6" w:rsidP="003C2B38">
            <w:pPr>
              <w:rPr>
                <w:rFonts w:ascii="仿宋_GB2312" w:eastAsia="仿宋_GB2312" w:hAnsi="宋体" w:cs="仿宋_GB2312"/>
                <w:sz w:val="24"/>
              </w:rPr>
            </w:pPr>
            <w:r>
              <w:rPr>
                <w:rFonts w:ascii="仿宋_GB2312" w:eastAsia="仿宋_GB2312" w:hAnsi="宋体" w:cs="仿宋_GB2312"/>
                <w:b/>
                <w:kern w:val="0"/>
                <w:sz w:val="24"/>
                <w:lang w:bidi="ar"/>
              </w:rPr>
              <w:t>养殖业</w:t>
            </w:r>
          </w:p>
        </w:tc>
      </w:tr>
      <w:tr w:rsidR="000A6F62" w14:paraId="78BF2E9A" w14:textId="77777777" w:rsidTr="000A6F62">
        <w:trPr>
          <w:trHeight w:val="330"/>
          <w:jc w:val="center"/>
        </w:trPr>
        <w:tc>
          <w:tcPr>
            <w:tcW w:w="1614" w:type="dxa"/>
            <w:vAlign w:val="center"/>
          </w:tcPr>
          <w:p w14:paraId="487358A1" w14:textId="77777777" w:rsidR="00036FF6" w:rsidRDefault="00036FF6" w:rsidP="003C2B38">
            <w:pPr>
              <w:widowControl/>
              <w:jc w:val="center"/>
              <w:textAlignment w:val="top"/>
              <w:rPr>
                <w:rFonts w:ascii="仿宋_GB2312" w:eastAsia="仿宋_GB2312" w:hAnsi="宋体" w:cs="仿宋_GB2312"/>
                <w:sz w:val="24"/>
              </w:rPr>
            </w:pPr>
            <w:r>
              <w:rPr>
                <w:rFonts w:ascii="仿宋_GB2312" w:eastAsia="仿宋_GB2312" w:hAnsi="宋体" w:cs="仿宋_GB2312"/>
                <w:kern w:val="0"/>
                <w:sz w:val="24"/>
                <w:lang w:bidi="ar"/>
              </w:rPr>
              <w:t>1</w:t>
            </w:r>
          </w:p>
        </w:tc>
        <w:tc>
          <w:tcPr>
            <w:tcW w:w="2345" w:type="dxa"/>
            <w:vAlign w:val="center"/>
          </w:tcPr>
          <w:p w14:paraId="0C1BF6E7" w14:textId="77777777" w:rsidR="00036FF6" w:rsidRDefault="00036FF6" w:rsidP="003C2B38">
            <w:pPr>
              <w:widowControl/>
              <w:textAlignment w:val="top"/>
              <w:rPr>
                <w:rFonts w:ascii="仿宋_GB2312" w:eastAsia="仿宋_GB2312" w:hAnsi="宋体" w:cs="仿宋_GB2312"/>
                <w:sz w:val="24"/>
              </w:rPr>
            </w:pPr>
            <w:r>
              <w:rPr>
                <w:rFonts w:ascii="仿宋_GB2312" w:eastAsia="仿宋_GB2312" w:hAnsi="宋体" w:cs="仿宋_GB2312"/>
                <w:kern w:val="0"/>
                <w:sz w:val="24"/>
                <w:lang w:bidi="ar"/>
              </w:rPr>
              <w:t>肉类总产量</w:t>
            </w:r>
          </w:p>
        </w:tc>
        <w:tc>
          <w:tcPr>
            <w:tcW w:w="1390" w:type="dxa"/>
            <w:vAlign w:val="center"/>
          </w:tcPr>
          <w:p w14:paraId="27DBAA4D" w14:textId="77777777" w:rsidR="00036FF6" w:rsidRDefault="00036FF6" w:rsidP="003C2B38">
            <w:pPr>
              <w:widowControl/>
              <w:jc w:val="center"/>
              <w:textAlignment w:val="top"/>
              <w:rPr>
                <w:rFonts w:ascii="仿宋_GB2312" w:eastAsia="仿宋_GB2312" w:hAnsi="宋体" w:cs="仿宋_GB2312"/>
                <w:sz w:val="24"/>
              </w:rPr>
            </w:pPr>
            <w:r>
              <w:rPr>
                <w:rFonts w:ascii="仿宋_GB2312" w:eastAsia="仿宋_GB2312" w:hAnsi="宋体" w:cs="仿宋_GB2312"/>
                <w:kern w:val="0"/>
                <w:sz w:val="24"/>
                <w:lang w:bidi="ar"/>
              </w:rPr>
              <w:t>预期</w:t>
            </w:r>
          </w:p>
        </w:tc>
        <w:tc>
          <w:tcPr>
            <w:tcW w:w="1432" w:type="dxa"/>
            <w:vAlign w:val="center"/>
          </w:tcPr>
          <w:p w14:paraId="31211029" w14:textId="77777777" w:rsidR="00036FF6" w:rsidRDefault="00036FF6" w:rsidP="003C2B38">
            <w:pPr>
              <w:widowControl/>
              <w:jc w:val="center"/>
              <w:textAlignment w:val="top"/>
              <w:rPr>
                <w:rFonts w:ascii="仿宋_GB2312" w:eastAsia="仿宋_GB2312" w:hAnsi="宋体" w:cs="仿宋_GB2312"/>
                <w:sz w:val="24"/>
              </w:rPr>
            </w:pPr>
            <w:r>
              <w:rPr>
                <w:rFonts w:ascii="仿宋_GB2312" w:eastAsia="仿宋_GB2312" w:hAnsi="宋体" w:cs="仿宋_GB2312"/>
                <w:kern w:val="0"/>
                <w:sz w:val="24"/>
                <w:lang w:bidi="ar"/>
              </w:rPr>
              <w:t>万吨</w:t>
            </w:r>
          </w:p>
        </w:tc>
        <w:tc>
          <w:tcPr>
            <w:tcW w:w="1484" w:type="dxa"/>
            <w:vAlign w:val="center"/>
          </w:tcPr>
          <w:p w14:paraId="5C75B39C" w14:textId="77777777" w:rsidR="00036FF6" w:rsidRDefault="00036FF6" w:rsidP="003C2B38">
            <w:pPr>
              <w:widowControl/>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54.21</w:t>
            </w:r>
          </w:p>
        </w:tc>
        <w:tc>
          <w:tcPr>
            <w:tcW w:w="1570" w:type="dxa"/>
            <w:vAlign w:val="center"/>
          </w:tcPr>
          <w:p w14:paraId="2A7842C9" w14:textId="77777777" w:rsidR="00036FF6" w:rsidRDefault="00036FF6" w:rsidP="003C2B38">
            <w:pPr>
              <w:widowControl/>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1.9</w:t>
            </w:r>
          </w:p>
        </w:tc>
        <w:tc>
          <w:tcPr>
            <w:tcW w:w="1642" w:type="dxa"/>
            <w:vAlign w:val="center"/>
          </w:tcPr>
          <w:p w14:paraId="62A6EE10" w14:textId="77777777" w:rsidR="00036FF6" w:rsidRDefault="00036FF6" w:rsidP="003C2B38">
            <w:pPr>
              <w:widowControl/>
              <w:jc w:val="center"/>
              <w:textAlignment w:val="center"/>
              <w:rPr>
                <w:rFonts w:ascii="仿宋_GB2312" w:eastAsia="仿宋_GB2312" w:hAnsi="宋体" w:cs="仿宋_GB2312" w:hint="eastAsia"/>
                <w:sz w:val="24"/>
              </w:rPr>
            </w:pPr>
            <w:r>
              <w:rPr>
                <w:rFonts w:ascii="仿宋_GB2312" w:eastAsia="仿宋_GB2312" w:hAnsi="宋体" w:cs="仿宋_GB2312"/>
                <w:kern w:val="0"/>
                <w:sz w:val="24"/>
                <w:lang w:bidi="ar"/>
              </w:rPr>
              <w:t>5</w:t>
            </w:r>
            <w:r>
              <w:rPr>
                <w:rFonts w:ascii="仿宋_GB2312" w:eastAsia="仿宋_GB2312" w:hAnsi="宋体" w:cs="仿宋_GB2312" w:hint="eastAsia"/>
                <w:kern w:val="0"/>
                <w:sz w:val="24"/>
                <w:lang w:bidi="ar"/>
              </w:rPr>
              <w:t>7.54</w:t>
            </w:r>
          </w:p>
        </w:tc>
        <w:tc>
          <w:tcPr>
            <w:tcW w:w="2377" w:type="dxa"/>
            <w:vAlign w:val="center"/>
          </w:tcPr>
          <w:p w14:paraId="3907BBDF" w14:textId="77777777" w:rsidR="00036FF6" w:rsidRDefault="00036FF6" w:rsidP="003C2B38">
            <w:pPr>
              <w:widowControl/>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1.</w:t>
            </w:r>
            <w:r>
              <w:rPr>
                <w:rFonts w:ascii="仿宋_GB2312" w:eastAsia="仿宋_GB2312" w:hAnsi="宋体" w:cs="仿宋_GB2312" w:hint="eastAsia"/>
                <w:kern w:val="0"/>
                <w:sz w:val="24"/>
                <w:lang w:bidi="ar"/>
              </w:rPr>
              <w:t>2</w:t>
            </w:r>
            <w:r>
              <w:rPr>
                <w:rFonts w:ascii="仿宋_GB2312" w:eastAsia="仿宋_GB2312" w:hAnsi="宋体" w:cs="仿宋_GB2312"/>
                <w:kern w:val="0"/>
                <w:sz w:val="24"/>
                <w:lang w:bidi="ar"/>
              </w:rPr>
              <w:t>0</w:t>
            </w:r>
          </w:p>
        </w:tc>
      </w:tr>
      <w:tr w:rsidR="000A6F62" w14:paraId="04082CD9" w14:textId="77777777" w:rsidTr="000A6F62">
        <w:trPr>
          <w:trHeight w:val="244"/>
          <w:jc w:val="center"/>
        </w:trPr>
        <w:tc>
          <w:tcPr>
            <w:tcW w:w="1614" w:type="dxa"/>
            <w:vAlign w:val="center"/>
          </w:tcPr>
          <w:p w14:paraId="596BCCEB" w14:textId="77777777" w:rsidR="00036FF6" w:rsidRDefault="00036FF6" w:rsidP="003C2B38">
            <w:pPr>
              <w:widowControl/>
              <w:jc w:val="center"/>
              <w:textAlignment w:val="top"/>
              <w:rPr>
                <w:rFonts w:ascii="仿宋_GB2312" w:eastAsia="仿宋_GB2312" w:hAnsi="宋体" w:cs="仿宋_GB2312"/>
                <w:sz w:val="24"/>
              </w:rPr>
            </w:pPr>
            <w:r>
              <w:rPr>
                <w:rFonts w:ascii="仿宋_GB2312" w:eastAsia="仿宋_GB2312" w:hAnsi="宋体" w:cs="仿宋_GB2312"/>
                <w:kern w:val="0"/>
                <w:sz w:val="24"/>
                <w:lang w:bidi="ar"/>
              </w:rPr>
              <w:t>2</w:t>
            </w:r>
          </w:p>
        </w:tc>
        <w:tc>
          <w:tcPr>
            <w:tcW w:w="2345" w:type="dxa"/>
            <w:vAlign w:val="center"/>
          </w:tcPr>
          <w:p w14:paraId="17A140B2" w14:textId="77777777" w:rsidR="00036FF6" w:rsidRDefault="00036FF6" w:rsidP="003C2B38">
            <w:pPr>
              <w:widowControl/>
              <w:textAlignment w:val="top"/>
              <w:rPr>
                <w:rFonts w:ascii="仿宋_GB2312" w:eastAsia="仿宋_GB2312" w:hAnsi="宋体" w:cs="仿宋_GB2312"/>
                <w:sz w:val="24"/>
              </w:rPr>
            </w:pPr>
            <w:r>
              <w:rPr>
                <w:rFonts w:ascii="仿宋_GB2312" w:eastAsia="仿宋_GB2312" w:hAnsi="宋体" w:cs="仿宋_GB2312"/>
                <w:kern w:val="0"/>
                <w:sz w:val="24"/>
                <w:lang w:bidi="ar"/>
              </w:rPr>
              <w:t>水产品产量</w:t>
            </w:r>
          </w:p>
        </w:tc>
        <w:tc>
          <w:tcPr>
            <w:tcW w:w="1390" w:type="dxa"/>
            <w:vAlign w:val="center"/>
          </w:tcPr>
          <w:p w14:paraId="203BA0AB" w14:textId="77777777" w:rsidR="00036FF6" w:rsidRDefault="00036FF6" w:rsidP="003C2B38">
            <w:pPr>
              <w:widowControl/>
              <w:jc w:val="center"/>
              <w:textAlignment w:val="top"/>
              <w:rPr>
                <w:rFonts w:ascii="仿宋_GB2312" w:eastAsia="仿宋_GB2312" w:hAnsi="宋体" w:cs="仿宋_GB2312"/>
                <w:sz w:val="24"/>
              </w:rPr>
            </w:pPr>
            <w:r>
              <w:rPr>
                <w:rFonts w:ascii="仿宋_GB2312" w:eastAsia="仿宋_GB2312" w:hAnsi="宋体" w:cs="仿宋_GB2312"/>
                <w:kern w:val="0"/>
                <w:sz w:val="24"/>
                <w:lang w:bidi="ar"/>
              </w:rPr>
              <w:t>预期</w:t>
            </w:r>
          </w:p>
        </w:tc>
        <w:tc>
          <w:tcPr>
            <w:tcW w:w="1432" w:type="dxa"/>
            <w:vAlign w:val="center"/>
          </w:tcPr>
          <w:p w14:paraId="2A8F75D9" w14:textId="77777777" w:rsidR="00036FF6" w:rsidRDefault="00036FF6" w:rsidP="003C2B38">
            <w:pPr>
              <w:widowControl/>
              <w:jc w:val="center"/>
              <w:textAlignment w:val="top"/>
              <w:rPr>
                <w:rFonts w:ascii="仿宋_GB2312" w:eastAsia="仿宋_GB2312" w:hAnsi="宋体" w:cs="仿宋_GB2312"/>
                <w:sz w:val="24"/>
              </w:rPr>
            </w:pPr>
            <w:r>
              <w:rPr>
                <w:rFonts w:ascii="仿宋_GB2312" w:eastAsia="仿宋_GB2312" w:hAnsi="宋体" w:cs="仿宋_GB2312"/>
                <w:kern w:val="0"/>
                <w:sz w:val="24"/>
                <w:lang w:bidi="ar"/>
              </w:rPr>
              <w:t>万吨</w:t>
            </w:r>
          </w:p>
        </w:tc>
        <w:tc>
          <w:tcPr>
            <w:tcW w:w="1484" w:type="dxa"/>
            <w:vAlign w:val="center"/>
          </w:tcPr>
          <w:p w14:paraId="5CA8C25F" w14:textId="77777777" w:rsidR="00036FF6" w:rsidRDefault="00036FF6" w:rsidP="003C2B38">
            <w:pPr>
              <w:widowControl/>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11.89</w:t>
            </w:r>
          </w:p>
        </w:tc>
        <w:tc>
          <w:tcPr>
            <w:tcW w:w="1570" w:type="dxa"/>
            <w:vAlign w:val="center"/>
          </w:tcPr>
          <w:p w14:paraId="5135ADB9" w14:textId="77777777" w:rsidR="00036FF6" w:rsidRDefault="00036FF6" w:rsidP="003C2B38">
            <w:pPr>
              <w:widowControl/>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5.6</w:t>
            </w:r>
          </w:p>
        </w:tc>
        <w:tc>
          <w:tcPr>
            <w:tcW w:w="1642" w:type="dxa"/>
            <w:vAlign w:val="center"/>
          </w:tcPr>
          <w:p w14:paraId="13566BAD" w14:textId="77777777" w:rsidR="00036FF6" w:rsidRDefault="00036FF6" w:rsidP="003C2B38">
            <w:pPr>
              <w:widowControl/>
              <w:jc w:val="center"/>
              <w:textAlignment w:val="center"/>
              <w:rPr>
                <w:rFonts w:ascii="仿宋_GB2312" w:eastAsia="仿宋_GB2312" w:hAnsi="宋体" w:cs="仿宋_GB2312" w:hint="eastAsia"/>
                <w:sz w:val="24"/>
              </w:rPr>
            </w:pPr>
            <w:r>
              <w:rPr>
                <w:rFonts w:ascii="仿宋_GB2312" w:eastAsia="仿宋_GB2312" w:hAnsi="宋体" w:cs="仿宋_GB2312" w:hint="eastAsia"/>
                <w:kern w:val="0"/>
                <w:sz w:val="24"/>
                <w:lang w:bidi="ar"/>
              </w:rPr>
              <w:t>15</w:t>
            </w:r>
          </w:p>
        </w:tc>
        <w:tc>
          <w:tcPr>
            <w:tcW w:w="2377" w:type="dxa"/>
            <w:vAlign w:val="center"/>
          </w:tcPr>
          <w:p w14:paraId="756D7AAD" w14:textId="77777777" w:rsidR="00036FF6" w:rsidRDefault="00036FF6" w:rsidP="003C2B38">
            <w:pPr>
              <w:widowControl/>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4.</w:t>
            </w:r>
            <w:r>
              <w:rPr>
                <w:rFonts w:ascii="仿宋_GB2312" w:eastAsia="仿宋_GB2312" w:hAnsi="宋体" w:cs="仿宋_GB2312" w:hint="eastAsia"/>
                <w:kern w:val="0"/>
                <w:sz w:val="24"/>
                <w:lang w:bidi="ar"/>
              </w:rPr>
              <w:t>5</w:t>
            </w:r>
            <w:r>
              <w:rPr>
                <w:rFonts w:ascii="仿宋_GB2312" w:eastAsia="仿宋_GB2312" w:hAnsi="宋体" w:cs="仿宋_GB2312"/>
                <w:kern w:val="0"/>
                <w:sz w:val="24"/>
                <w:lang w:bidi="ar"/>
              </w:rPr>
              <w:t>0</w:t>
            </w:r>
          </w:p>
        </w:tc>
      </w:tr>
      <w:tr w:rsidR="00036FF6" w14:paraId="4DDF7D95" w14:textId="77777777" w:rsidTr="000A6F62">
        <w:trPr>
          <w:trHeight w:val="330"/>
          <w:jc w:val="center"/>
        </w:trPr>
        <w:tc>
          <w:tcPr>
            <w:tcW w:w="1614" w:type="dxa"/>
            <w:vAlign w:val="center"/>
          </w:tcPr>
          <w:p w14:paraId="48AD26D2" w14:textId="77777777" w:rsidR="00036FF6" w:rsidRDefault="00036FF6" w:rsidP="003C2B38">
            <w:pPr>
              <w:widowControl/>
              <w:jc w:val="center"/>
              <w:textAlignment w:val="top"/>
              <w:rPr>
                <w:rFonts w:ascii="仿宋_GB2312" w:eastAsia="仿宋_GB2312" w:hAnsi="宋体" w:cs="仿宋_GB2312"/>
                <w:b/>
                <w:sz w:val="24"/>
              </w:rPr>
            </w:pPr>
            <w:r>
              <w:rPr>
                <w:rFonts w:ascii="仿宋_GB2312" w:eastAsia="仿宋_GB2312" w:hAnsi="宋体" w:cs="仿宋_GB2312"/>
                <w:b/>
                <w:kern w:val="0"/>
                <w:sz w:val="24"/>
                <w:lang w:bidi="ar"/>
              </w:rPr>
              <w:t>（三）</w:t>
            </w:r>
          </w:p>
        </w:tc>
        <w:tc>
          <w:tcPr>
            <w:tcW w:w="12239" w:type="dxa"/>
            <w:gridSpan w:val="7"/>
            <w:vAlign w:val="center"/>
          </w:tcPr>
          <w:p w14:paraId="35B723A7" w14:textId="77777777" w:rsidR="00036FF6" w:rsidRDefault="00036FF6" w:rsidP="003C2B38">
            <w:pPr>
              <w:rPr>
                <w:rFonts w:ascii="仿宋_GB2312" w:eastAsia="仿宋_GB2312" w:hAnsi="宋体" w:cs="仿宋_GB2312"/>
                <w:sz w:val="24"/>
              </w:rPr>
            </w:pPr>
            <w:r>
              <w:rPr>
                <w:rFonts w:ascii="仿宋_GB2312" w:eastAsia="仿宋_GB2312" w:hAnsi="宋体" w:cs="仿宋_GB2312"/>
                <w:b/>
                <w:kern w:val="0"/>
                <w:sz w:val="24"/>
                <w:lang w:bidi="ar"/>
              </w:rPr>
              <w:t>林业</w:t>
            </w:r>
          </w:p>
        </w:tc>
      </w:tr>
      <w:tr w:rsidR="000A6F62" w14:paraId="154422AA" w14:textId="77777777" w:rsidTr="000A6F62">
        <w:trPr>
          <w:trHeight w:val="330"/>
          <w:jc w:val="center"/>
        </w:trPr>
        <w:tc>
          <w:tcPr>
            <w:tcW w:w="1614" w:type="dxa"/>
            <w:vAlign w:val="center"/>
          </w:tcPr>
          <w:p w14:paraId="11E194A6" w14:textId="77777777" w:rsidR="00036FF6" w:rsidRDefault="00036FF6" w:rsidP="003C2B38">
            <w:pPr>
              <w:widowControl/>
              <w:jc w:val="center"/>
              <w:textAlignment w:val="top"/>
              <w:rPr>
                <w:rFonts w:ascii="仿宋_GB2312" w:eastAsia="仿宋_GB2312" w:hAnsi="宋体" w:cs="仿宋_GB2312"/>
                <w:sz w:val="24"/>
              </w:rPr>
            </w:pPr>
            <w:r>
              <w:rPr>
                <w:rFonts w:ascii="仿宋_GB2312" w:eastAsia="仿宋_GB2312" w:hAnsi="宋体" w:cs="仿宋_GB2312"/>
                <w:kern w:val="0"/>
                <w:sz w:val="24"/>
                <w:lang w:bidi="ar"/>
              </w:rPr>
              <w:t>1</w:t>
            </w:r>
          </w:p>
        </w:tc>
        <w:tc>
          <w:tcPr>
            <w:tcW w:w="2345" w:type="dxa"/>
            <w:vAlign w:val="center"/>
          </w:tcPr>
          <w:p w14:paraId="16105DC7" w14:textId="77777777" w:rsidR="00036FF6" w:rsidRDefault="00036FF6" w:rsidP="003C2B38">
            <w:pPr>
              <w:widowControl/>
              <w:textAlignment w:val="top"/>
              <w:rPr>
                <w:rFonts w:ascii="仿宋_GB2312" w:eastAsia="仿宋_GB2312" w:hAnsi="宋体" w:cs="仿宋_GB2312"/>
                <w:sz w:val="24"/>
              </w:rPr>
            </w:pPr>
            <w:r>
              <w:rPr>
                <w:rFonts w:ascii="仿宋_GB2312" w:eastAsia="仿宋_GB2312" w:hAnsi="宋体" w:cs="仿宋_GB2312"/>
                <w:kern w:val="0"/>
                <w:sz w:val="24"/>
                <w:lang w:bidi="ar"/>
              </w:rPr>
              <w:t>造林面积</w:t>
            </w:r>
          </w:p>
        </w:tc>
        <w:tc>
          <w:tcPr>
            <w:tcW w:w="1390" w:type="dxa"/>
            <w:vAlign w:val="center"/>
          </w:tcPr>
          <w:p w14:paraId="0CEA5AFC" w14:textId="77777777" w:rsidR="00036FF6" w:rsidRDefault="00036FF6" w:rsidP="003C2B38">
            <w:pPr>
              <w:widowControl/>
              <w:jc w:val="center"/>
              <w:textAlignment w:val="top"/>
              <w:rPr>
                <w:rFonts w:ascii="仿宋_GB2312" w:eastAsia="仿宋_GB2312" w:hAnsi="宋体" w:cs="仿宋_GB2312"/>
                <w:sz w:val="24"/>
              </w:rPr>
            </w:pPr>
            <w:r>
              <w:rPr>
                <w:rFonts w:ascii="仿宋_GB2312" w:eastAsia="仿宋_GB2312" w:hAnsi="宋体" w:cs="仿宋_GB2312"/>
                <w:kern w:val="0"/>
                <w:sz w:val="24"/>
                <w:lang w:bidi="ar"/>
              </w:rPr>
              <w:t>预期</w:t>
            </w:r>
          </w:p>
        </w:tc>
        <w:tc>
          <w:tcPr>
            <w:tcW w:w="1432" w:type="dxa"/>
            <w:vAlign w:val="center"/>
          </w:tcPr>
          <w:p w14:paraId="15B13829" w14:textId="77777777" w:rsidR="00036FF6" w:rsidRDefault="00036FF6" w:rsidP="003C2B38">
            <w:pPr>
              <w:widowControl/>
              <w:jc w:val="center"/>
              <w:textAlignment w:val="top"/>
              <w:rPr>
                <w:rFonts w:ascii="仿宋_GB2312" w:eastAsia="仿宋_GB2312" w:hAnsi="宋体" w:cs="仿宋_GB2312"/>
                <w:sz w:val="24"/>
              </w:rPr>
            </w:pPr>
            <w:r>
              <w:rPr>
                <w:rFonts w:ascii="仿宋_GB2312" w:eastAsia="仿宋_GB2312" w:hAnsi="宋体" w:cs="仿宋_GB2312"/>
                <w:kern w:val="0"/>
                <w:sz w:val="24"/>
                <w:lang w:bidi="ar"/>
              </w:rPr>
              <w:t>万亩</w:t>
            </w:r>
          </w:p>
        </w:tc>
        <w:tc>
          <w:tcPr>
            <w:tcW w:w="1484" w:type="dxa"/>
            <w:vAlign w:val="center"/>
          </w:tcPr>
          <w:p w14:paraId="4AC442BA" w14:textId="77777777" w:rsidR="00036FF6" w:rsidRDefault="00036FF6" w:rsidP="003C2B38">
            <w:pPr>
              <w:widowControl/>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200</w:t>
            </w:r>
          </w:p>
        </w:tc>
        <w:tc>
          <w:tcPr>
            <w:tcW w:w="1570" w:type="dxa"/>
            <w:vAlign w:val="center"/>
          </w:tcPr>
          <w:p w14:paraId="6640BE7F" w14:textId="77777777" w:rsidR="00036FF6" w:rsidRDefault="00036FF6" w:rsidP="003C2B38">
            <w:pPr>
              <w:widowControl/>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9.53</w:t>
            </w:r>
          </w:p>
        </w:tc>
        <w:tc>
          <w:tcPr>
            <w:tcW w:w="1642" w:type="dxa"/>
            <w:vAlign w:val="center"/>
          </w:tcPr>
          <w:p w14:paraId="5CD901AD" w14:textId="77777777" w:rsidR="00036FF6" w:rsidRDefault="00036FF6" w:rsidP="003C2B38">
            <w:pPr>
              <w:widowControl/>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100</w:t>
            </w:r>
          </w:p>
        </w:tc>
        <w:tc>
          <w:tcPr>
            <w:tcW w:w="2377" w:type="dxa"/>
            <w:vAlign w:val="center"/>
          </w:tcPr>
          <w:p w14:paraId="0C222723" w14:textId="77777777" w:rsidR="00036FF6" w:rsidRDefault="00036FF6" w:rsidP="003C2B38">
            <w:pPr>
              <w:widowControl/>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每年20万亩</w:t>
            </w:r>
          </w:p>
        </w:tc>
      </w:tr>
    </w:tbl>
    <w:p w14:paraId="71F28907" w14:textId="578900AA" w:rsidR="00036FF6" w:rsidRDefault="008E2919" w:rsidP="00036FF6">
      <w:pPr>
        <w:rPr>
          <w:rFonts w:hint="eastAsia"/>
        </w:rPr>
      </w:pPr>
      <w:r>
        <w:rPr>
          <w:rFonts w:hint="eastAsia"/>
          <w:noProof/>
        </w:rPr>
        <mc:AlternateContent>
          <mc:Choice Requires="wps">
            <w:drawing>
              <wp:anchor distT="0" distB="0" distL="114300" distR="114300" simplePos="0" relativeHeight="251662336" behindDoc="0" locked="0" layoutInCell="1" allowOverlap="1" wp14:anchorId="3C2314AE" wp14:editId="118C89A4">
                <wp:simplePos x="0" y="0"/>
                <wp:positionH relativeFrom="column">
                  <wp:posOffset>4191000</wp:posOffset>
                </wp:positionH>
                <wp:positionV relativeFrom="paragraph">
                  <wp:posOffset>575310</wp:posOffset>
                </wp:positionV>
                <wp:extent cx="372745" cy="445770"/>
                <wp:effectExtent l="0" t="0" r="0" b="0"/>
                <wp:wrapNone/>
                <wp:docPr id="1203803390"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745" cy="4457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D6B775" w14:textId="77777777" w:rsidR="000A6F62" w:rsidRPr="00036FF6" w:rsidRDefault="000A6F62" w:rsidP="000A6F62"/>
                        </w:txbxContent>
                      </wps:txbx>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2314AE" id="Text Box 25" o:spid="_x0000_s1027" type="#_x0000_t202" style="position:absolute;left:0;text-align:left;margin-left:330pt;margin-top:45.3pt;width:29.35pt;height:35.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" stroked="f">
                <v:textbox style="layout-flow:vertical-ideographic">
                  <w:txbxContent>
                    <w:p w14:paraId="20D6B775" w14:textId="77777777" w:rsidR="000A6F62" w:rsidRPr="00036FF6" w:rsidRDefault="000A6F62" w:rsidP="000A6F62"/>
                  </w:txbxContent>
                </v:textbox>
              </v:shape>
            </w:pict>
          </mc:Fallback>
        </mc:AlternateContent>
      </w:r>
    </w:p>
    <w:p w14:paraId="007FD75E" w14:textId="77777777" w:rsidR="006F200B" w:rsidRDefault="006F200B">
      <w:pPr>
        <w:rPr>
          <w:rFonts w:hint="eastAsia"/>
        </w:rP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000" w:firstRow="0" w:lastRow="0" w:firstColumn="0" w:lastColumn="0" w:noHBand="0" w:noVBand="0"/>
      </w:tblPr>
      <w:tblGrid>
        <w:gridCol w:w="1607"/>
        <w:gridCol w:w="2335"/>
        <w:gridCol w:w="1384"/>
        <w:gridCol w:w="1426"/>
        <w:gridCol w:w="1478"/>
        <w:gridCol w:w="1563"/>
        <w:gridCol w:w="1635"/>
        <w:gridCol w:w="2343"/>
      </w:tblGrid>
      <w:tr w:rsidR="00036FF6" w14:paraId="1BADD434" w14:textId="77777777" w:rsidTr="009C6D18">
        <w:trPr>
          <w:trHeight w:val="844"/>
          <w:jc w:val="center"/>
        </w:trPr>
        <w:tc>
          <w:tcPr>
            <w:tcW w:w="1607" w:type="dxa"/>
            <w:vAlign w:val="center"/>
          </w:tcPr>
          <w:p w14:paraId="4375F482" w14:textId="77777777" w:rsidR="00036FF6" w:rsidRDefault="00036FF6" w:rsidP="003C2B38">
            <w:pPr>
              <w:widowControl/>
              <w:jc w:val="center"/>
              <w:textAlignment w:val="center"/>
              <w:rPr>
                <w:rFonts w:ascii="仿宋_GB2312" w:eastAsia="仿宋_GB2312" w:hAnsi="宋体" w:cs="仿宋_GB2312"/>
                <w:b/>
                <w:sz w:val="24"/>
              </w:rPr>
            </w:pPr>
            <w:r>
              <w:rPr>
                <w:rFonts w:ascii="仿宋_GB2312" w:eastAsia="仿宋_GB2312" w:hAnsi="宋体" w:cs="仿宋_GB2312"/>
                <w:b/>
                <w:kern w:val="0"/>
                <w:sz w:val="24"/>
                <w:lang w:bidi="ar"/>
              </w:rPr>
              <w:t>序号</w:t>
            </w:r>
          </w:p>
        </w:tc>
        <w:tc>
          <w:tcPr>
            <w:tcW w:w="2335" w:type="dxa"/>
            <w:vAlign w:val="center"/>
          </w:tcPr>
          <w:p w14:paraId="1F320462" w14:textId="77777777" w:rsidR="00036FF6" w:rsidRDefault="00036FF6" w:rsidP="003C2B38">
            <w:pPr>
              <w:widowControl/>
              <w:jc w:val="center"/>
              <w:textAlignment w:val="center"/>
              <w:rPr>
                <w:rFonts w:ascii="仿宋_GB2312" w:eastAsia="仿宋_GB2312" w:hAnsi="宋体" w:cs="仿宋_GB2312"/>
                <w:b/>
                <w:sz w:val="24"/>
              </w:rPr>
            </w:pPr>
            <w:r>
              <w:rPr>
                <w:rFonts w:ascii="仿宋_GB2312" w:eastAsia="仿宋_GB2312" w:hAnsi="宋体" w:cs="仿宋_GB2312"/>
                <w:b/>
                <w:kern w:val="0"/>
                <w:sz w:val="24"/>
                <w:lang w:bidi="ar"/>
              </w:rPr>
              <w:t>指标名称</w:t>
            </w:r>
          </w:p>
        </w:tc>
        <w:tc>
          <w:tcPr>
            <w:tcW w:w="1384" w:type="dxa"/>
            <w:vAlign w:val="center"/>
          </w:tcPr>
          <w:p w14:paraId="5CDEEAC8" w14:textId="77777777" w:rsidR="00036FF6" w:rsidRDefault="00036FF6" w:rsidP="003C2B38">
            <w:pPr>
              <w:widowControl/>
              <w:jc w:val="center"/>
              <w:textAlignment w:val="center"/>
              <w:rPr>
                <w:rFonts w:ascii="仿宋_GB2312" w:eastAsia="仿宋_GB2312" w:hAnsi="宋体" w:cs="仿宋_GB2312"/>
                <w:b/>
                <w:sz w:val="24"/>
              </w:rPr>
            </w:pPr>
            <w:r>
              <w:rPr>
                <w:rFonts w:ascii="仿宋_GB2312" w:eastAsia="仿宋_GB2312" w:hAnsi="宋体" w:cs="仿宋_GB2312"/>
                <w:b/>
                <w:kern w:val="0"/>
                <w:sz w:val="24"/>
                <w:lang w:bidi="ar"/>
              </w:rPr>
              <w:t>指标属性</w:t>
            </w:r>
          </w:p>
        </w:tc>
        <w:tc>
          <w:tcPr>
            <w:tcW w:w="1426" w:type="dxa"/>
            <w:vAlign w:val="center"/>
          </w:tcPr>
          <w:p w14:paraId="6EE1E9EC" w14:textId="77777777" w:rsidR="00036FF6" w:rsidRDefault="00036FF6" w:rsidP="003C2B38">
            <w:pPr>
              <w:widowControl/>
              <w:jc w:val="center"/>
              <w:textAlignment w:val="center"/>
              <w:rPr>
                <w:rFonts w:ascii="仿宋_GB2312" w:eastAsia="仿宋_GB2312" w:hAnsi="宋体" w:cs="仿宋_GB2312"/>
                <w:b/>
                <w:sz w:val="24"/>
              </w:rPr>
            </w:pPr>
            <w:r>
              <w:rPr>
                <w:rFonts w:ascii="仿宋_GB2312" w:eastAsia="仿宋_GB2312" w:hAnsi="宋体" w:cs="仿宋_GB2312"/>
                <w:b/>
                <w:kern w:val="0"/>
                <w:sz w:val="24"/>
                <w:lang w:bidi="ar"/>
              </w:rPr>
              <w:t>计算单位</w:t>
            </w:r>
          </w:p>
        </w:tc>
        <w:tc>
          <w:tcPr>
            <w:tcW w:w="1478" w:type="dxa"/>
            <w:vAlign w:val="center"/>
          </w:tcPr>
          <w:p w14:paraId="6BD7F8D2" w14:textId="77777777" w:rsidR="00036FF6" w:rsidRDefault="00036FF6" w:rsidP="003C2B38">
            <w:pPr>
              <w:widowControl/>
              <w:jc w:val="center"/>
              <w:textAlignment w:val="center"/>
              <w:rPr>
                <w:rFonts w:ascii="仿宋_GB2312" w:eastAsia="仿宋_GB2312" w:hAnsi="宋体" w:cs="仿宋_GB2312"/>
                <w:b/>
                <w:sz w:val="24"/>
              </w:rPr>
            </w:pPr>
            <w:r>
              <w:rPr>
                <w:rFonts w:ascii="仿宋_GB2312" w:eastAsia="仿宋_GB2312" w:hAnsi="宋体" w:cs="仿宋_GB2312"/>
                <w:b/>
                <w:kern w:val="0"/>
                <w:sz w:val="24"/>
                <w:lang w:bidi="ar"/>
              </w:rPr>
              <w:t>2015年</w:t>
            </w:r>
          </w:p>
        </w:tc>
        <w:tc>
          <w:tcPr>
            <w:tcW w:w="1563" w:type="dxa"/>
            <w:vAlign w:val="center"/>
          </w:tcPr>
          <w:p w14:paraId="57717451" w14:textId="77777777" w:rsidR="00036FF6" w:rsidRDefault="00036FF6" w:rsidP="003C2B38">
            <w:pPr>
              <w:widowControl/>
              <w:jc w:val="center"/>
              <w:textAlignment w:val="center"/>
              <w:rPr>
                <w:rFonts w:ascii="仿宋_GB2312" w:eastAsia="仿宋_GB2312" w:hAnsi="宋体" w:cs="仿宋_GB2312" w:hint="eastAsia"/>
                <w:b/>
                <w:kern w:val="0"/>
                <w:sz w:val="24"/>
                <w:lang w:bidi="ar"/>
              </w:rPr>
            </w:pPr>
            <w:r>
              <w:rPr>
                <w:rFonts w:ascii="仿宋_GB2312" w:eastAsia="仿宋_GB2312" w:hAnsi="宋体" w:cs="仿宋_GB2312"/>
                <w:b/>
                <w:kern w:val="0"/>
                <w:sz w:val="24"/>
                <w:lang w:bidi="ar"/>
              </w:rPr>
              <w:t>“</w:t>
            </w:r>
            <w:r>
              <w:rPr>
                <w:rFonts w:ascii="仿宋_GB2312" w:eastAsia="仿宋_GB2312" w:hAnsi="宋体" w:cs="仿宋_GB2312"/>
                <w:b/>
                <w:kern w:val="0"/>
                <w:sz w:val="24"/>
                <w:lang w:bidi="ar"/>
              </w:rPr>
              <w:t>十二五</w:t>
            </w:r>
            <w:r>
              <w:rPr>
                <w:rFonts w:ascii="仿宋_GB2312" w:eastAsia="仿宋_GB2312" w:hAnsi="宋体" w:cs="仿宋_GB2312"/>
                <w:b/>
                <w:kern w:val="0"/>
                <w:sz w:val="24"/>
                <w:lang w:bidi="ar"/>
              </w:rPr>
              <w:t>”</w:t>
            </w:r>
          </w:p>
          <w:p w14:paraId="36883426" w14:textId="77777777" w:rsidR="00036FF6" w:rsidRDefault="00036FF6" w:rsidP="003C2B38">
            <w:pPr>
              <w:widowControl/>
              <w:jc w:val="center"/>
              <w:textAlignment w:val="center"/>
              <w:rPr>
                <w:rFonts w:ascii="仿宋_GB2312" w:eastAsia="仿宋_GB2312" w:hAnsi="宋体" w:cs="仿宋_GB2312"/>
                <w:b/>
                <w:sz w:val="24"/>
              </w:rPr>
            </w:pPr>
            <w:r>
              <w:rPr>
                <w:rFonts w:ascii="仿宋_GB2312" w:eastAsia="仿宋_GB2312" w:hAnsi="宋体" w:cs="仿宋_GB2312"/>
                <w:b/>
                <w:kern w:val="0"/>
                <w:sz w:val="24"/>
                <w:lang w:bidi="ar"/>
              </w:rPr>
              <w:t>平均增长％</w:t>
            </w:r>
          </w:p>
        </w:tc>
        <w:tc>
          <w:tcPr>
            <w:tcW w:w="1635" w:type="dxa"/>
            <w:vAlign w:val="center"/>
          </w:tcPr>
          <w:p w14:paraId="22455EC9" w14:textId="77777777" w:rsidR="00036FF6" w:rsidRDefault="00036FF6" w:rsidP="003C2B38">
            <w:pPr>
              <w:widowControl/>
              <w:jc w:val="center"/>
              <w:textAlignment w:val="center"/>
              <w:rPr>
                <w:rFonts w:ascii="仿宋_GB2312" w:eastAsia="仿宋_GB2312" w:hAnsi="宋体" w:cs="仿宋_GB2312"/>
                <w:b/>
                <w:sz w:val="24"/>
              </w:rPr>
            </w:pPr>
            <w:r>
              <w:rPr>
                <w:rFonts w:ascii="仿宋_GB2312" w:eastAsia="仿宋_GB2312" w:hAnsi="宋体" w:cs="仿宋_GB2312"/>
                <w:b/>
                <w:kern w:val="0"/>
                <w:sz w:val="24"/>
                <w:lang w:bidi="ar"/>
              </w:rPr>
              <w:t>2020年预期</w:t>
            </w:r>
          </w:p>
        </w:tc>
        <w:tc>
          <w:tcPr>
            <w:tcW w:w="2343" w:type="dxa"/>
            <w:vAlign w:val="center"/>
          </w:tcPr>
          <w:p w14:paraId="5A521BB6" w14:textId="77777777" w:rsidR="00036FF6" w:rsidRDefault="00036FF6" w:rsidP="003C2B38">
            <w:pPr>
              <w:widowControl/>
              <w:jc w:val="center"/>
              <w:textAlignment w:val="center"/>
              <w:rPr>
                <w:rFonts w:ascii="仿宋_GB2312" w:eastAsia="仿宋_GB2312" w:hAnsi="宋体" w:cs="仿宋_GB2312" w:hint="eastAsia"/>
                <w:b/>
                <w:kern w:val="0"/>
                <w:sz w:val="24"/>
                <w:lang w:bidi="ar"/>
              </w:rPr>
            </w:pPr>
            <w:r>
              <w:rPr>
                <w:rFonts w:ascii="仿宋_GB2312" w:eastAsia="仿宋_GB2312" w:hAnsi="宋体" w:cs="仿宋_GB2312"/>
                <w:b/>
                <w:kern w:val="0"/>
                <w:sz w:val="24"/>
                <w:lang w:bidi="ar"/>
              </w:rPr>
              <w:t>“</w:t>
            </w:r>
            <w:r>
              <w:rPr>
                <w:rFonts w:ascii="仿宋_GB2312" w:eastAsia="仿宋_GB2312" w:hAnsi="宋体" w:cs="仿宋_GB2312"/>
                <w:b/>
                <w:kern w:val="0"/>
                <w:sz w:val="24"/>
                <w:lang w:bidi="ar"/>
              </w:rPr>
              <w:t>十三五</w:t>
            </w:r>
            <w:r>
              <w:rPr>
                <w:rFonts w:ascii="仿宋_GB2312" w:eastAsia="仿宋_GB2312" w:hAnsi="宋体" w:cs="仿宋_GB2312"/>
                <w:b/>
                <w:kern w:val="0"/>
                <w:sz w:val="24"/>
                <w:lang w:bidi="ar"/>
              </w:rPr>
              <w:t>”</w:t>
            </w:r>
          </w:p>
          <w:p w14:paraId="1AFDF507" w14:textId="77777777" w:rsidR="00036FF6" w:rsidRDefault="00036FF6" w:rsidP="003C2B38">
            <w:pPr>
              <w:widowControl/>
              <w:jc w:val="center"/>
              <w:textAlignment w:val="center"/>
              <w:rPr>
                <w:rFonts w:ascii="仿宋_GB2312" w:eastAsia="仿宋_GB2312" w:hAnsi="宋体" w:cs="仿宋_GB2312"/>
                <w:b/>
                <w:sz w:val="24"/>
              </w:rPr>
            </w:pPr>
            <w:r>
              <w:rPr>
                <w:rFonts w:ascii="仿宋_GB2312" w:eastAsia="仿宋_GB2312" w:hAnsi="宋体" w:cs="仿宋_GB2312"/>
                <w:b/>
                <w:kern w:val="0"/>
                <w:sz w:val="24"/>
                <w:lang w:bidi="ar"/>
              </w:rPr>
              <w:t>平均增长％</w:t>
            </w:r>
          </w:p>
        </w:tc>
      </w:tr>
      <w:tr w:rsidR="00036FF6" w14:paraId="5F68C5FA" w14:textId="77777777" w:rsidTr="009C6D18">
        <w:trPr>
          <w:trHeight w:val="375"/>
          <w:jc w:val="center"/>
        </w:trPr>
        <w:tc>
          <w:tcPr>
            <w:tcW w:w="1607" w:type="dxa"/>
            <w:vAlign w:val="center"/>
          </w:tcPr>
          <w:p w14:paraId="76B28D61" w14:textId="77777777" w:rsidR="00036FF6" w:rsidRDefault="00036FF6" w:rsidP="003C2B38">
            <w:pPr>
              <w:widowControl/>
              <w:jc w:val="center"/>
              <w:textAlignment w:val="top"/>
              <w:rPr>
                <w:rFonts w:ascii="仿宋_GB2312" w:eastAsia="仿宋_GB2312" w:hAnsi="宋体" w:cs="仿宋_GB2312"/>
                <w:sz w:val="24"/>
              </w:rPr>
            </w:pPr>
            <w:r>
              <w:rPr>
                <w:rFonts w:ascii="仿宋_GB2312" w:eastAsia="仿宋_GB2312" w:hAnsi="宋体" w:cs="仿宋_GB2312"/>
                <w:kern w:val="0"/>
                <w:sz w:val="24"/>
                <w:lang w:bidi="ar"/>
              </w:rPr>
              <w:t>2</w:t>
            </w:r>
          </w:p>
        </w:tc>
        <w:tc>
          <w:tcPr>
            <w:tcW w:w="2335" w:type="dxa"/>
            <w:vAlign w:val="center"/>
          </w:tcPr>
          <w:p w14:paraId="3AE6AECF" w14:textId="77777777" w:rsidR="00036FF6" w:rsidRDefault="00036FF6" w:rsidP="003C2B38">
            <w:pPr>
              <w:widowControl/>
              <w:spacing w:line="320" w:lineRule="exact"/>
              <w:textAlignment w:val="top"/>
              <w:rPr>
                <w:rFonts w:ascii="仿宋_GB2312" w:eastAsia="仿宋_GB2312" w:hAnsi="宋体" w:cs="仿宋_GB2312"/>
                <w:sz w:val="24"/>
              </w:rPr>
            </w:pPr>
            <w:r>
              <w:rPr>
                <w:rFonts w:ascii="仿宋_GB2312" w:eastAsia="仿宋_GB2312" w:hAnsi="宋体" w:cs="仿宋_GB2312"/>
                <w:kern w:val="0"/>
                <w:sz w:val="24"/>
                <w:lang w:bidi="ar"/>
              </w:rPr>
              <w:t>森林面积</w:t>
            </w:r>
          </w:p>
        </w:tc>
        <w:tc>
          <w:tcPr>
            <w:tcW w:w="1384" w:type="dxa"/>
            <w:vAlign w:val="center"/>
          </w:tcPr>
          <w:p w14:paraId="3ECD1CAE" w14:textId="77777777" w:rsidR="00036FF6" w:rsidRDefault="00036FF6" w:rsidP="003C2B38">
            <w:pPr>
              <w:widowControl/>
              <w:spacing w:line="320" w:lineRule="exact"/>
              <w:jc w:val="center"/>
              <w:textAlignment w:val="top"/>
              <w:rPr>
                <w:rFonts w:ascii="仿宋_GB2312" w:eastAsia="仿宋_GB2312" w:hAnsi="宋体" w:cs="仿宋_GB2312"/>
                <w:sz w:val="24"/>
              </w:rPr>
            </w:pPr>
            <w:r>
              <w:rPr>
                <w:rFonts w:ascii="仿宋_GB2312" w:eastAsia="仿宋_GB2312" w:hAnsi="宋体" w:cs="仿宋_GB2312"/>
                <w:kern w:val="0"/>
                <w:sz w:val="24"/>
                <w:lang w:bidi="ar"/>
              </w:rPr>
              <w:t>预期</w:t>
            </w:r>
          </w:p>
        </w:tc>
        <w:tc>
          <w:tcPr>
            <w:tcW w:w="1426" w:type="dxa"/>
            <w:vAlign w:val="center"/>
          </w:tcPr>
          <w:p w14:paraId="5DD2251D" w14:textId="77777777" w:rsidR="00036FF6" w:rsidRDefault="00036FF6" w:rsidP="003C2B38">
            <w:pPr>
              <w:widowControl/>
              <w:spacing w:line="320" w:lineRule="exact"/>
              <w:jc w:val="center"/>
              <w:textAlignment w:val="top"/>
              <w:rPr>
                <w:rFonts w:ascii="仿宋_GB2312" w:eastAsia="仿宋_GB2312" w:hAnsi="宋体" w:cs="仿宋_GB2312"/>
                <w:sz w:val="24"/>
              </w:rPr>
            </w:pPr>
            <w:r>
              <w:rPr>
                <w:rFonts w:ascii="仿宋_GB2312" w:eastAsia="仿宋_GB2312" w:hAnsi="宋体" w:cs="仿宋_GB2312"/>
                <w:kern w:val="0"/>
                <w:sz w:val="24"/>
                <w:lang w:bidi="ar"/>
              </w:rPr>
              <w:t>万公顷</w:t>
            </w:r>
          </w:p>
        </w:tc>
        <w:tc>
          <w:tcPr>
            <w:tcW w:w="1478" w:type="dxa"/>
            <w:vAlign w:val="center"/>
          </w:tcPr>
          <w:p w14:paraId="61E6A492" w14:textId="77777777" w:rsidR="00036FF6" w:rsidRDefault="00036FF6" w:rsidP="003C2B38">
            <w:pPr>
              <w:widowControl/>
              <w:spacing w:line="320" w:lineRule="exact"/>
              <w:jc w:val="center"/>
              <w:textAlignment w:val="top"/>
              <w:rPr>
                <w:rFonts w:ascii="仿宋_GB2312" w:eastAsia="仿宋_GB2312" w:hAnsi="宋体" w:cs="仿宋_GB2312"/>
                <w:sz w:val="24"/>
              </w:rPr>
            </w:pPr>
            <w:r>
              <w:rPr>
                <w:rFonts w:ascii="仿宋_GB2312" w:eastAsia="仿宋_GB2312" w:hAnsi="宋体" w:cs="仿宋_GB2312"/>
                <w:kern w:val="0"/>
                <w:sz w:val="24"/>
                <w:lang w:bidi="ar"/>
              </w:rPr>
              <w:t>145.71</w:t>
            </w:r>
          </w:p>
        </w:tc>
        <w:tc>
          <w:tcPr>
            <w:tcW w:w="1563" w:type="dxa"/>
            <w:vAlign w:val="center"/>
          </w:tcPr>
          <w:p w14:paraId="6844697A" w14:textId="77777777" w:rsidR="00036FF6" w:rsidRDefault="00036FF6" w:rsidP="003C2B38">
            <w:pPr>
              <w:widowControl/>
              <w:spacing w:line="320" w:lineRule="exact"/>
              <w:jc w:val="center"/>
              <w:textAlignment w:val="top"/>
              <w:rPr>
                <w:rFonts w:ascii="仿宋_GB2312" w:eastAsia="仿宋_GB2312" w:hAnsi="宋体" w:cs="仿宋_GB2312"/>
                <w:sz w:val="24"/>
              </w:rPr>
            </w:pPr>
            <w:r>
              <w:rPr>
                <w:rFonts w:ascii="仿宋_GB2312" w:eastAsia="仿宋_GB2312" w:hAnsi="宋体" w:cs="仿宋_GB2312"/>
                <w:kern w:val="0"/>
                <w:sz w:val="24"/>
                <w:lang w:bidi="ar"/>
              </w:rPr>
              <w:t>0.29</w:t>
            </w:r>
          </w:p>
        </w:tc>
        <w:tc>
          <w:tcPr>
            <w:tcW w:w="1635" w:type="dxa"/>
            <w:vAlign w:val="center"/>
          </w:tcPr>
          <w:p w14:paraId="238F5180" w14:textId="77777777" w:rsidR="00036FF6" w:rsidRDefault="00036FF6" w:rsidP="003C2B38">
            <w:pPr>
              <w:widowControl/>
              <w:spacing w:line="320" w:lineRule="exact"/>
              <w:jc w:val="center"/>
              <w:textAlignment w:val="top"/>
              <w:rPr>
                <w:rFonts w:ascii="仿宋_GB2312" w:eastAsia="仿宋_GB2312" w:hAnsi="宋体" w:cs="仿宋_GB2312"/>
                <w:sz w:val="24"/>
              </w:rPr>
            </w:pPr>
            <w:r>
              <w:rPr>
                <w:rFonts w:ascii="仿宋_GB2312" w:eastAsia="仿宋_GB2312" w:hAnsi="宋体" w:cs="仿宋_GB2312"/>
                <w:kern w:val="0"/>
                <w:sz w:val="24"/>
                <w:lang w:bidi="ar"/>
              </w:rPr>
              <w:t>146.81</w:t>
            </w:r>
          </w:p>
        </w:tc>
        <w:tc>
          <w:tcPr>
            <w:tcW w:w="2343" w:type="dxa"/>
            <w:vAlign w:val="center"/>
          </w:tcPr>
          <w:p w14:paraId="4C366FB8" w14:textId="77777777" w:rsidR="00036FF6" w:rsidRDefault="00036FF6" w:rsidP="003C2B38">
            <w:pPr>
              <w:widowControl/>
              <w:spacing w:line="320" w:lineRule="exact"/>
              <w:jc w:val="center"/>
              <w:textAlignment w:val="top"/>
              <w:rPr>
                <w:rFonts w:ascii="仿宋_GB2312" w:eastAsia="仿宋_GB2312" w:hAnsi="宋体" w:cs="仿宋_GB2312"/>
                <w:sz w:val="24"/>
              </w:rPr>
            </w:pPr>
            <w:r>
              <w:rPr>
                <w:rFonts w:ascii="仿宋_GB2312" w:eastAsia="仿宋_GB2312" w:hAnsi="宋体" w:cs="仿宋_GB2312"/>
                <w:kern w:val="0"/>
                <w:sz w:val="24"/>
                <w:lang w:bidi="ar"/>
              </w:rPr>
              <w:t>0.08</w:t>
            </w:r>
          </w:p>
        </w:tc>
      </w:tr>
      <w:tr w:rsidR="00036FF6" w14:paraId="30F7ED10" w14:textId="77777777" w:rsidTr="009C6D18">
        <w:trPr>
          <w:trHeight w:val="375"/>
          <w:jc w:val="center"/>
        </w:trPr>
        <w:tc>
          <w:tcPr>
            <w:tcW w:w="1607" w:type="dxa"/>
            <w:shd w:val="clear" w:color="auto" w:fill="auto"/>
            <w:vAlign w:val="center"/>
          </w:tcPr>
          <w:p w14:paraId="517FE362" w14:textId="77777777" w:rsidR="00036FF6" w:rsidRDefault="00036FF6" w:rsidP="003C2B38">
            <w:pPr>
              <w:widowControl/>
              <w:jc w:val="center"/>
              <w:textAlignment w:val="top"/>
              <w:rPr>
                <w:rFonts w:ascii="仿宋_GB2312" w:eastAsia="仿宋_GB2312" w:hAnsi="宋体" w:cs="仿宋_GB2312"/>
                <w:sz w:val="24"/>
              </w:rPr>
            </w:pPr>
            <w:r>
              <w:rPr>
                <w:rFonts w:ascii="仿宋_GB2312" w:eastAsia="仿宋_GB2312" w:hAnsi="宋体" w:cs="仿宋_GB2312"/>
                <w:kern w:val="0"/>
                <w:sz w:val="24"/>
                <w:lang w:bidi="ar"/>
              </w:rPr>
              <w:t>3</w:t>
            </w:r>
          </w:p>
        </w:tc>
        <w:tc>
          <w:tcPr>
            <w:tcW w:w="2335" w:type="dxa"/>
            <w:shd w:val="clear" w:color="auto" w:fill="auto"/>
            <w:vAlign w:val="center"/>
          </w:tcPr>
          <w:p w14:paraId="3242FF18" w14:textId="77777777" w:rsidR="00036FF6" w:rsidRDefault="00036FF6" w:rsidP="003C2B38">
            <w:pPr>
              <w:widowControl/>
              <w:spacing w:line="320" w:lineRule="exact"/>
              <w:textAlignment w:val="top"/>
              <w:rPr>
                <w:rFonts w:ascii="仿宋_GB2312" w:eastAsia="仿宋_GB2312" w:hAnsi="宋体" w:cs="仿宋_GB2312"/>
                <w:sz w:val="24"/>
              </w:rPr>
            </w:pPr>
            <w:r>
              <w:rPr>
                <w:rFonts w:ascii="仿宋_GB2312" w:eastAsia="仿宋_GB2312" w:hAnsi="宋体" w:cs="仿宋_GB2312"/>
                <w:kern w:val="0"/>
                <w:sz w:val="24"/>
                <w:lang w:bidi="ar"/>
              </w:rPr>
              <w:t>活立木蓄积量</w:t>
            </w:r>
          </w:p>
        </w:tc>
        <w:tc>
          <w:tcPr>
            <w:tcW w:w="1384" w:type="dxa"/>
            <w:shd w:val="clear" w:color="auto" w:fill="auto"/>
            <w:vAlign w:val="center"/>
          </w:tcPr>
          <w:p w14:paraId="4F41030D" w14:textId="77777777" w:rsidR="00036FF6" w:rsidRDefault="00036FF6" w:rsidP="003C2B38">
            <w:pPr>
              <w:widowControl/>
              <w:spacing w:line="320" w:lineRule="exact"/>
              <w:jc w:val="center"/>
              <w:textAlignment w:val="top"/>
              <w:rPr>
                <w:rFonts w:ascii="仿宋_GB2312" w:eastAsia="仿宋_GB2312" w:hAnsi="宋体" w:cs="仿宋_GB2312"/>
                <w:sz w:val="24"/>
              </w:rPr>
            </w:pPr>
            <w:r>
              <w:rPr>
                <w:rFonts w:ascii="仿宋_GB2312" w:eastAsia="仿宋_GB2312" w:hAnsi="宋体" w:cs="仿宋_GB2312"/>
                <w:kern w:val="0"/>
                <w:sz w:val="24"/>
                <w:lang w:bidi="ar"/>
              </w:rPr>
              <w:t>约束</w:t>
            </w:r>
          </w:p>
        </w:tc>
        <w:tc>
          <w:tcPr>
            <w:tcW w:w="1426" w:type="dxa"/>
            <w:shd w:val="clear" w:color="auto" w:fill="auto"/>
            <w:vAlign w:val="center"/>
          </w:tcPr>
          <w:p w14:paraId="0C1EE091" w14:textId="77777777" w:rsidR="00036FF6" w:rsidRDefault="00036FF6" w:rsidP="003C2B38">
            <w:pPr>
              <w:widowControl/>
              <w:spacing w:line="320" w:lineRule="exact"/>
              <w:jc w:val="center"/>
              <w:textAlignment w:val="top"/>
              <w:rPr>
                <w:rFonts w:ascii="仿宋_GB2312" w:eastAsia="仿宋_GB2312" w:hAnsi="宋体" w:cs="仿宋_GB2312"/>
                <w:sz w:val="24"/>
              </w:rPr>
            </w:pPr>
            <w:r>
              <w:rPr>
                <w:rFonts w:ascii="仿宋_GB2312" w:eastAsia="仿宋_GB2312" w:hAnsi="宋体" w:cs="仿宋_GB2312"/>
                <w:kern w:val="0"/>
                <w:sz w:val="24"/>
                <w:lang w:bidi="ar"/>
              </w:rPr>
              <w:t>亿立方米</w:t>
            </w:r>
          </w:p>
        </w:tc>
        <w:tc>
          <w:tcPr>
            <w:tcW w:w="1478" w:type="dxa"/>
            <w:shd w:val="clear" w:color="auto" w:fill="FFFFFF"/>
            <w:vAlign w:val="center"/>
          </w:tcPr>
          <w:p w14:paraId="1799E229" w14:textId="77777777" w:rsidR="00036FF6" w:rsidRDefault="00036FF6" w:rsidP="003C2B38">
            <w:pPr>
              <w:widowControl/>
              <w:spacing w:line="320" w:lineRule="exact"/>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1.047</w:t>
            </w:r>
          </w:p>
        </w:tc>
        <w:tc>
          <w:tcPr>
            <w:tcW w:w="1563" w:type="dxa"/>
            <w:shd w:val="clear" w:color="auto" w:fill="FFFFFF"/>
            <w:vAlign w:val="center"/>
          </w:tcPr>
          <w:p w14:paraId="0585FD50" w14:textId="77777777" w:rsidR="00036FF6" w:rsidRDefault="00036FF6" w:rsidP="003C2B38">
            <w:pPr>
              <w:widowControl/>
              <w:spacing w:line="320" w:lineRule="exact"/>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7.75</w:t>
            </w:r>
          </w:p>
        </w:tc>
        <w:tc>
          <w:tcPr>
            <w:tcW w:w="1635" w:type="dxa"/>
            <w:shd w:val="clear" w:color="auto" w:fill="FFFFFF"/>
            <w:vAlign w:val="center"/>
          </w:tcPr>
          <w:p w14:paraId="0053A54E" w14:textId="77777777" w:rsidR="00036FF6" w:rsidRDefault="00036FF6" w:rsidP="003C2B38">
            <w:pPr>
              <w:widowControl/>
              <w:spacing w:line="320" w:lineRule="exact"/>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1.1</w:t>
            </w:r>
          </w:p>
        </w:tc>
        <w:tc>
          <w:tcPr>
            <w:tcW w:w="2343" w:type="dxa"/>
            <w:shd w:val="clear" w:color="auto" w:fill="FFFFFF"/>
            <w:vAlign w:val="center"/>
          </w:tcPr>
          <w:p w14:paraId="23F96081" w14:textId="77777777" w:rsidR="00036FF6" w:rsidRDefault="00036FF6" w:rsidP="003C2B38">
            <w:pPr>
              <w:widowControl/>
              <w:spacing w:line="320" w:lineRule="exact"/>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0.10</w:t>
            </w:r>
          </w:p>
        </w:tc>
      </w:tr>
      <w:tr w:rsidR="00036FF6" w14:paraId="55AB9659" w14:textId="77777777" w:rsidTr="009C6D18">
        <w:trPr>
          <w:trHeight w:val="375"/>
          <w:jc w:val="center"/>
        </w:trPr>
        <w:tc>
          <w:tcPr>
            <w:tcW w:w="1607" w:type="dxa"/>
            <w:shd w:val="clear" w:color="auto" w:fill="auto"/>
            <w:vAlign w:val="center"/>
          </w:tcPr>
          <w:p w14:paraId="324E4984" w14:textId="77777777" w:rsidR="00036FF6" w:rsidRDefault="00036FF6" w:rsidP="003C2B38">
            <w:pPr>
              <w:widowControl/>
              <w:jc w:val="center"/>
              <w:textAlignment w:val="top"/>
              <w:rPr>
                <w:rFonts w:ascii="仿宋_GB2312" w:eastAsia="仿宋_GB2312" w:hAnsi="宋体" w:cs="仿宋_GB2312"/>
                <w:sz w:val="24"/>
              </w:rPr>
            </w:pPr>
            <w:r>
              <w:rPr>
                <w:rFonts w:ascii="仿宋_GB2312" w:eastAsia="仿宋_GB2312" w:hAnsi="宋体" w:cs="仿宋_GB2312"/>
                <w:kern w:val="0"/>
                <w:sz w:val="24"/>
                <w:lang w:bidi="ar"/>
              </w:rPr>
              <w:lastRenderedPageBreak/>
              <w:t>4</w:t>
            </w:r>
          </w:p>
        </w:tc>
        <w:tc>
          <w:tcPr>
            <w:tcW w:w="2335" w:type="dxa"/>
            <w:shd w:val="clear" w:color="auto" w:fill="auto"/>
            <w:vAlign w:val="center"/>
          </w:tcPr>
          <w:p w14:paraId="00672A78" w14:textId="77777777" w:rsidR="00036FF6" w:rsidRDefault="00036FF6" w:rsidP="003C2B38">
            <w:pPr>
              <w:widowControl/>
              <w:spacing w:line="320" w:lineRule="exact"/>
              <w:textAlignment w:val="top"/>
              <w:rPr>
                <w:rFonts w:ascii="仿宋_GB2312" w:eastAsia="仿宋_GB2312" w:hAnsi="宋体" w:cs="仿宋_GB2312"/>
                <w:sz w:val="24"/>
              </w:rPr>
            </w:pPr>
            <w:r>
              <w:rPr>
                <w:rFonts w:ascii="仿宋_GB2312" w:eastAsia="仿宋_GB2312" w:hAnsi="宋体" w:cs="仿宋_GB2312"/>
                <w:kern w:val="0"/>
                <w:sz w:val="24"/>
                <w:lang w:bidi="ar"/>
              </w:rPr>
              <w:t>森林覆盖率</w:t>
            </w:r>
          </w:p>
        </w:tc>
        <w:tc>
          <w:tcPr>
            <w:tcW w:w="1384" w:type="dxa"/>
            <w:shd w:val="clear" w:color="auto" w:fill="auto"/>
            <w:vAlign w:val="center"/>
          </w:tcPr>
          <w:p w14:paraId="10D4E516" w14:textId="77777777" w:rsidR="00036FF6" w:rsidRDefault="00036FF6" w:rsidP="003C2B38">
            <w:pPr>
              <w:widowControl/>
              <w:spacing w:line="320" w:lineRule="exact"/>
              <w:jc w:val="center"/>
              <w:textAlignment w:val="top"/>
              <w:rPr>
                <w:rFonts w:ascii="仿宋_GB2312" w:eastAsia="仿宋_GB2312" w:hAnsi="宋体" w:cs="仿宋_GB2312"/>
                <w:sz w:val="24"/>
              </w:rPr>
            </w:pPr>
            <w:r>
              <w:rPr>
                <w:rFonts w:ascii="仿宋_GB2312" w:eastAsia="仿宋_GB2312" w:hAnsi="宋体" w:cs="仿宋_GB2312"/>
                <w:kern w:val="0"/>
                <w:sz w:val="24"/>
                <w:lang w:bidi="ar"/>
              </w:rPr>
              <w:t>约束</w:t>
            </w:r>
          </w:p>
        </w:tc>
        <w:tc>
          <w:tcPr>
            <w:tcW w:w="1426" w:type="dxa"/>
            <w:shd w:val="clear" w:color="auto" w:fill="auto"/>
            <w:vAlign w:val="center"/>
          </w:tcPr>
          <w:p w14:paraId="526525E7" w14:textId="77777777" w:rsidR="00036FF6" w:rsidRDefault="00036FF6" w:rsidP="003C2B38">
            <w:pPr>
              <w:widowControl/>
              <w:spacing w:line="320" w:lineRule="exact"/>
              <w:jc w:val="center"/>
              <w:textAlignment w:val="top"/>
              <w:rPr>
                <w:rFonts w:ascii="仿宋_GB2312" w:eastAsia="仿宋_GB2312" w:hAnsi="宋体" w:cs="仿宋_GB2312"/>
                <w:sz w:val="24"/>
              </w:rPr>
            </w:pPr>
            <w:r>
              <w:rPr>
                <w:rFonts w:ascii="仿宋_GB2312" w:eastAsia="仿宋_GB2312" w:hAnsi="宋体" w:cs="仿宋_GB2312"/>
                <w:kern w:val="0"/>
                <w:sz w:val="24"/>
                <w:lang w:bidi="ar"/>
              </w:rPr>
              <w:t>%</w:t>
            </w:r>
          </w:p>
        </w:tc>
        <w:tc>
          <w:tcPr>
            <w:tcW w:w="1478" w:type="dxa"/>
            <w:shd w:val="clear" w:color="auto" w:fill="FFFFFF"/>
            <w:vAlign w:val="center"/>
          </w:tcPr>
          <w:p w14:paraId="0D6BFDDF" w14:textId="77777777" w:rsidR="00036FF6" w:rsidRDefault="00036FF6" w:rsidP="003C2B38">
            <w:pPr>
              <w:widowControl/>
              <w:spacing w:line="320" w:lineRule="exact"/>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70.9</w:t>
            </w:r>
          </w:p>
        </w:tc>
        <w:tc>
          <w:tcPr>
            <w:tcW w:w="1563" w:type="dxa"/>
            <w:shd w:val="clear" w:color="auto" w:fill="FFFFFF"/>
            <w:vAlign w:val="center"/>
          </w:tcPr>
          <w:p w14:paraId="02F70FBC" w14:textId="77777777" w:rsidR="00036FF6" w:rsidRDefault="00036FF6" w:rsidP="003C2B38">
            <w:pPr>
              <w:widowControl/>
              <w:spacing w:line="320" w:lineRule="exact"/>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0.55</w:t>
            </w:r>
          </w:p>
        </w:tc>
        <w:tc>
          <w:tcPr>
            <w:tcW w:w="1635" w:type="dxa"/>
            <w:shd w:val="clear" w:color="auto" w:fill="FFFFFF"/>
            <w:vAlign w:val="center"/>
          </w:tcPr>
          <w:p w14:paraId="5B2349DB" w14:textId="77777777" w:rsidR="00036FF6" w:rsidRDefault="00036FF6" w:rsidP="003C2B38">
            <w:pPr>
              <w:widowControl/>
              <w:spacing w:line="320" w:lineRule="exact"/>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71</w:t>
            </w:r>
          </w:p>
        </w:tc>
        <w:tc>
          <w:tcPr>
            <w:tcW w:w="2343" w:type="dxa"/>
            <w:shd w:val="clear" w:color="auto" w:fill="FFFFFF"/>
            <w:vAlign w:val="center"/>
          </w:tcPr>
          <w:p w14:paraId="73D536FE" w14:textId="77777777" w:rsidR="00036FF6" w:rsidRDefault="00036FF6" w:rsidP="003C2B38">
            <w:pPr>
              <w:widowControl/>
              <w:spacing w:line="320" w:lineRule="exact"/>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w:t>
            </w:r>
          </w:p>
        </w:tc>
      </w:tr>
      <w:tr w:rsidR="00036FF6" w14:paraId="027059B4" w14:textId="77777777" w:rsidTr="009C6D18">
        <w:trPr>
          <w:trHeight w:val="375"/>
          <w:jc w:val="center"/>
        </w:trPr>
        <w:tc>
          <w:tcPr>
            <w:tcW w:w="1607" w:type="dxa"/>
            <w:shd w:val="clear" w:color="auto" w:fill="auto"/>
            <w:vAlign w:val="center"/>
          </w:tcPr>
          <w:p w14:paraId="32B3B9B6" w14:textId="77777777" w:rsidR="00036FF6" w:rsidRDefault="00036FF6" w:rsidP="003C2B38">
            <w:pPr>
              <w:widowControl/>
              <w:jc w:val="center"/>
              <w:textAlignment w:val="top"/>
              <w:rPr>
                <w:rFonts w:ascii="仿宋_GB2312" w:eastAsia="仿宋_GB2312" w:hAnsi="宋体" w:cs="仿宋_GB2312"/>
                <w:sz w:val="24"/>
              </w:rPr>
            </w:pPr>
            <w:r>
              <w:rPr>
                <w:rFonts w:ascii="仿宋_GB2312" w:eastAsia="仿宋_GB2312" w:hAnsi="宋体" w:cs="仿宋_GB2312"/>
                <w:kern w:val="0"/>
                <w:sz w:val="24"/>
                <w:lang w:bidi="ar"/>
              </w:rPr>
              <w:t>5</w:t>
            </w:r>
          </w:p>
        </w:tc>
        <w:tc>
          <w:tcPr>
            <w:tcW w:w="2335" w:type="dxa"/>
            <w:shd w:val="clear" w:color="auto" w:fill="auto"/>
            <w:vAlign w:val="center"/>
          </w:tcPr>
          <w:p w14:paraId="33E84BBE" w14:textId="77777777" w:rsidR="00036FF6" w:rsidRDefault="00036FF6" w:rsidP="003C2B38">
            <w:pPr>
              <w:widowControl/>
              <w:spacing w:line="320" w:lineRule="exact"/>
              <w:textAlignment w:val="top"/>
              <w:rPr>
                <w:rFonts w:ascii="仿宋_GB2312" w:eastAsia="仿宋_GB2312" w:hAnsi="宋体" w:cs="仿宋_GB2312"/>
                <w:sz w:val="24"/>
              </w:rPr>
            </w:pPr>
            <w:r>
              <w:rPr>
                <w:rFonts w:ascii="仿宋_GB2312" w:eastAsia="仿宋_GB2312" w:hAnsi="宋体" w:cs="仿宋_GB2312"/>
                <w:kern w:val="0"/>
                <w:sz w:val="24"/>
                <w:lang w:bidi="ar"/>
              </w:rPr>
              <w:t>花卉面积</w:t>
            </w:r>
          </w:p>
        </w:tc>
        <w:tc>
          <w:tcPr>
            <w:tcW w:w="1384" w:type="dxa"/>
            <w:shd w:val="clear" w:color="auto" w:fill="auto"/>
            <w:vAlign w:val="center"/>
          </w:tcPr>
          <w:p w14:paraId="71AE7C95" w14:textId="77777777" w:rsidR="00036FF6" w:rsidRDefault="00036FF6" w:rsidP="003C2B38">
            <w:pPr>
              <w:widowControl/>
              <w:spacing w:line="320" w:lineRule="exact"/>
              <w:jc w:val="center"/>
              <w:textAlignment w:val="top"/>
              <w:rPr>
                <w:rFonts w:ascii="仿宋_GB2312" w:eastAsia="仿宋_GB2312" w:hAnsi="宋体" w:cs="仿宋_GB2312"/>
                <w:sz w:val="24"/>
              </w:rPr>
            </w:pPr>
            <w:r>
              <w:rPr>
                <w:rFonts w:ascii="仿宋_GB2312" w:eastAsia="仿宋_GB2312" w:hAnsi="宋体" w:cs="仿宋_GB2312"/>
                <w:kern w:val="0"/>
                <w:sz w:val="24"/>
                <w:lang w:bidi="ar"/>
              </w:rPr>
              <w:t>预期</w:t>
            </w:r>
          </w:p>
        </w:tc>
        <w:tc>
          <w:tcPr>
            <w:tcW w:w="1426" w:type="dxa"/>
            <w:shd w:val="clear" w:color="auto" w:fill="auto"/>
            <w:vAlign w:val="center"/>
          </w:tcPr>
          <w:p w14:paraId="4DEE41AF" w14:textId="77777777" w:rsidR="00036FF6" w:rsidRDefault="00036FF6" w:rsidP="003C2B38">
            <w:pPr>
              <w:widowControl/>
              <w:spacing w:line="320" w:lineRule="exact"/>
              <w:jc w:val="center"/>
              <w:textAlignment w:val="top"/>
              <w:rPr>
                <w:rFonts w:ascii="仿宋_GB2312" w:eastAsia="仿宋_GB2312" w:hAnsi="宋体" w:cs="仿宋_GB2312"/>
                <w:sz w:val="24"/>
              </w:rPr>
            </w:pPr>
            <w:r>
              <w:rPr>
                <w:rFonts w:ascii="仿宋_GB2312" w:eastAsia="仿宋_GB2312" w:hAnsi="宋体" w:cs="仿宋_GB2312"/>
                <w:kern w:val="0"/>
                <w:sz w:val="24"/>
                <w:lang w:bidi="ar"/>
              </w:rPr>
              <w:t>公顷</w:t>
            </w:r>
          </w:p>
        </w:tc>
        <w:tc>
          <w:tcPr>
            <w:tcW w:w="1478" w:type="dxa"/>
            <w:shd w:val="clear" w:color="auto" w:fill="FFFFFF"/>
            <w:vAlign w:val="center"/>
          </w:tcPr>
          <w:p w14:paraId="485AC398" w14:textId="77777777" w:rsidR="00036FF6" w:rsidRDefault="00036FF6" w:rsidP="003C2B38">
            <w:pPr>
              <w:widowControl/>
              <w:spacing w:line="320" w:lineRule="exact"/>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16000</w:t>
            </w:r>
          </w:p>
        </w:tc>
        <w:tc>
          <w:tcPr>
            <w:tcW w:w="1563" w:type="dxa"/>
            <w:shd w:val="clear" w:color="auto" w:fill="FFFFFF"/>
            <w:vAlign w:val="center"/>
          </w:tcPr>
          <w:p w14:paraId="5D0E8312" w14:textId="77777777" w:rsidR="00036FF6" w:rsidRDefault="00036FF6" w:rsidP="003C2B38">
            <w:pPr>
              <w:widowControl/>
              <w:spacing w:line="320" w:lineRule="exact"/>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28.46</w:t>
            </w:r>
          </w:p>
        </w:tc>
        <w:tc>
          <w:tcPr>
            <w:tcW w:w="1635" w:type="dxa"/>
            <w:shd w:val="clear" w:color="auto" w:fill="FFFFFF"/>
            <w:vAlign w:val="center"/>
          </w:tcPr>
          <w:p w14:paraId="10C7361D" w14:textId="77777777" w:rsidR="00036FF6" w:rsidRDefault="00036FF6" w:rsidP="003C2B38">
            <w:pPr>
              <w:widowControl/>
              <w:spacing w:line="320" w:lineRule="exact"/>
              <w:jc w:val="center"/>
              <w:textAlignment w:val="top"/>
              <w:rPr>
                <w:rFonts w:ascii="仿宋_GB2312" w:eastAsia="仿宋_GB2312" w:hAnsi="宋体" w:cs="仿宋_GB2312" w:hint="eastAsia"/>
                <w:sz w:val="24"/>
              </w:rPr>
            </w:pPr>
            <w:r>
              <w:rPr>
                <w:rFonts w:ascii="仿宋_GB2312" w:eastAsia="仿宋_GB2312" w:hAnsi="宋体" w:cs="仿宋_GB2312" w:hint="eastAsia"/>
                <w:kern w:val="0"/>
                <w:sz w:val="24"/>
                <w:lang w:bidi="ar"/>
              </w:rPr>
              <w:t>20362</w:t>
            </w:r>
          </w:p>
        </w:tc>
        <w:tc>
          <w:tcPr>
            <w:tcW w:w="2343" w:type="dxa"/>
            <w:shd w:val="clear" w:color="auto" w:fill="FFFFFF"/>
            <w:vAlign w:val="center"/>
          </w:tcPr>
          <w:p w14:paraId="4573B194" w14:textId="77777777" w:rsidR="00036FF6" w:rsidRDefault="00036FF6" w:rsidP="003C2B38">
            <w:pPr>
              <w:widowControl/>
              <w:spacing w:line="320" w:lineRule="exact"/>
              <w:jc w:val="center"/>
              <w:textAlignment w:val="top"/>
              <w:rPr>
                <w:rFonts w:ascii="仿宋_GB2312" w:eastAsia="仿宋_GB2312" w:hAnsi="宋体" w:cs="仿宋_GB2312"/>
                <w:sz w:val="24"/>
              </w:rPr>
            </w:pPr>
            <w:r>
              <w:rPr>
                <w:rFonts w:ascii="仿宋_GB2312" w:eastAsia="仿宋_GB2312" w:hAnsi="宋体" w:cs="仿宋_GB2312" w:hint="eastAsia"/>
                <w:kern w:val="0"/>
                <w:sz w:val="24"/>
                <w:lang w:bidi="ar"/>
              </w:rPr>
              <w:t>4.1</w:t>
            </w:r>
          </w:p>
        </w:tc>
      </w:tr>
      <w:tr w:rsidR="00036FF6" w14:paraId="3CF42633" w14:textId="77777777" w:rsidTr="009C6D18">
        <w:trPr>
          <w:trHeight w:val="375"/>
          <w:jc w:val="center"/>
        </w:trPr>
        <w:tc>
          <w:tcPr>
            <w:tcW w:w="1607" w:type="dxa"/>
            <w:vAlign w:val="center"/>
          </w:tcPr>
          <w:p w14:paraId="2B2E0730" w14:textId="77777777" w:rsidR="00036FF6" w:rsidRDefault="00036FF6" w:rsidP="003C2B38">
            <w:pPr>
              <w:widowControl/>
              <w:jc w:val="center"/>
              <w:textAlignment w:val="top"/>
              <w:rPr>
                <w:rFonts w:ascii="仿宋_GB2312" w:eastAsia="仿宋_GB2312" w:hAnsi="宋体" w:cs="仿宋_GB2312"/>
                <w:sz w:val="24"/>
              </w:rPr>
            </w:pPr>
            <w:r>
              <w:rPr>
                <w:rFonts w:ascii="仿宋_GB2312" w:eastAsia="仿宋_GB2312" w:hAnsi="宋体" w:cs="仿宋_GB2312"/>
                <w:kern w:val="0"/>
                <w:sz w:val="24"/>
                <w:lang w:bidi="ar"/>
              </w:rPr>
              <w:t>6</w:t>
            </w:r>
          </w:p>
        </w:tc>
        <w:tc>
          <w:tcPr>
            <w:tcW w:w="2335" w:type="dxa"/>
            <w:vAlign w:val="center"/>
          </w:tcPr>
          <w:p w14:paraId="1FD68A25" w14:textId="77777777" w:rsidR="00036FF6" w:rsidRDefault="00036FF6" w:rsidP="003C2B38">
            <w:pPr>
              <w:widowControl/>
              <w:spacing w:line="320" w:lineRule="exact"/>
              <w:textAlignment w:val="top"/>
              <w:rPr>
                <w:rFonts w:ascii="仿宋_GB2312" w:eastAsia="仿宋_GB2312" w:hAnsi="宋体" w:cs="仿宋_GB2312"/>
                <w:sz w:val="24"/>
              </w:rPr>
            </w:pPr>
            <w:r>
              <w:rPr>
                <w:rFonts w:ascii="仿宋_GB2312" w:eastAsia="仿宋_GB2312" w:hAnsi="宋体" w:cs="仿宋_GB2312"/>
                <w:kern w:val="0"/>
                <w:sz w:val="24"/>
                <w:lang w:bidi="ar"/>
              </w:rPr>
              <w:t>林下经济产值</w:t>
            </w:r>
          </w:p>
        </w:tc>
        <w:tc>
          <w:tcPr>
            <w:tcW w:w="1384" w:type="dxa"/>
            <w:vAlign w:val="center"/>
          </w:tcPr>
          <w:p w14:paraId="047E5F6C" w14:textId="77777777" w:rsidR="00036FF6" w:rsidRDefault="00036FF6" w:rsidP="003C2B38">
            <w:pPr>
              <w:widowControl/>
              <w:spacing w:line="320" w:lineRule="exact"/>
              <w:jc w:val="center"/>
              <w:textAlignment w:val="top"/>
              <w:rPr>
                <w:rFonts w:ascii="仿宋_GB2312" w:eastAsia="仿宋_GB2312" w:hAnsi="宋体" w:cs="仿宋_GB2312"/>
                <w:sz w:val="24"/>
              </w:rPr>
            </w:pPr>
            <w:r>
              <w:rPr>
                <w:rFonts w:ascii="仿宋_GB2312" w:eastAsia="仿宋_GB2312" w:hAnsi="宋体" w:cs="仿宋_GB2312"/>
                <w:kern w:val="0"/>
                <w:sz w:val="24"/>
                <w:lang w:bidi="ar"/>
              </w:rPr>
              <w:t>预期</w:t>
            </w:r>
          </w:p>
        </w:tc>
        <w:tc>
          <w:tcPr>
            <w:tcW w:w="1426" w:type="dxa"/>
            <w:vAlign w:val="center"/>
          </w:tcPr>
          <w:p w14:paraId="7F1F6BA0" w14:textId="77777777" w:rsidR="00036FF6" w:rsidRDefault="00036FF6" w:rsidP="003C2B38">
            <w:pPr>
              <w:widowControl/>
              <w:spacing w:line="320" w:lineRule="exact"/>
              <w:jc w:val="center"/>
              <w:textAlignment w:val="top"/>
              <w:rPr>
                <w:rFonts w:ascii="仿宋_GB2312" w:eastAsia="仿宋_GB2312" w:hAnsi="宋体" w:cs="仿宋_GB2312"/>
                <w:sz w:val="24"/>
              </w:rPr>
            </w:pPr>
            <w:r>
              <w:rPr>
                <w:rFonts w:ascii="仿宋_GB2312" w:eastAsia="仿宋_GB2312" w:hAnsi="宋体" w:cs="仿宋_GB2312"/>
                <w:kern w:val="0"/>
                <w:sz w:val="24"/>
                <w:lang w:bidi="ar"/>
              </w:rPr>
              <w:t>亿元</w:t>
            </w:r>
          </w:p>
        </w:tc>
        <w:tc>
          <w:tcPr>
            <w:tcW w:w="1478" w:type="dxa"/>
            <w:vAlign w:val="center"/>
          </w:tcPr>
          <w:p w14:paraId="7370DE92" w14:textId="77777777" w:rsidR="00036FF6" w:rsidRDefault="00036FF6" w:rsidP="003C2B38">
            <w:pPr>
              <w:widowControl/>
              <w:spacing w:line="320" w:lineRule="exact"/>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70</w:t>
            </w:r>
          </w:p>
        </w:tc>
        <w:tc>
          <w:tcPr>
            <w:tcW w:w="1563" w:type="dxa"/>
            <w:vAlign w:val="center"/>
          </w:tcPr>
          <w:p w14:paraId="4C177436" w14:textId="77777777" w:rsidR="00036FF6" w:rsidRDefault="00036FF6" w:rsidP="003C2B38">
            <w:pPr>
              <w:spacing w:line="320" w:lineRule="exact"/>
              <w:jc w:val="center"/>
              <w:rPr>
                <w:rFonts w:ascii="仿宋_GB2312" w:eastAsia="仿宋_GB2312" w:hAnsi="宋体" w:cs="仿宋_GB2312"/>
                <w:sz w:val="24"/>
              </w:rPr>
            </w:pPr>
          </w:p>
        </w:tc>
        <w:tc>
          <w:tcPr>
            <w:tcW w:w="1635" w:type="dxa"/>
            <w:vAlign w:val="center"/>
          </w:tcPr>
          <w:p w14:paraId="3AD2081F" w14:textId="77777777" w:rsidR="00036FF6" w:rsidRDefault="00036FF6" w:rsidP="003C2B38">
            <w:pPr>
              <w:widowControl/>
              <w:spacing w:line="320" w:lineRule="exact"/>
              <w:jc w:val="center"/>
              <w:textAlignment w:val="center"/>
              <w:rPr>
                <w:rFonts w:ascii="仿宋_GB2312" w:eastAsia="仿宋_GB2312" w:hAnsi="宋体" w:cs="仿宋_GB2312" w:hint="eastAsia"/>
                <w:sz w:val="24"/>
              </w:rPr>
            </w:pPr>
            <w:r>
              <w:rPr>
                <w:rFonts w:ascii="仿宋_GB2312" w:eastAsia="仿宋_GB2312" w:hAnsi="宋体" w:cs="仿宋_GB2312"/>
                <w:kern w:val="0"/>
                <w:sz w:val="24"/>
                <w:lang w:bidi="ar"/>
              </w:rPr>
              <w:t>8</w:t>
            </w:r>
            <w:r>
              <w:rPr>
                <w:rFonts w:ascii="仿宋_GB2312" w:eastAsia="仿宋_GB2312" w:hAnsi="宋体" w:cs="仿宋_GB2312" w:hint="eastAsia"/>
                <w:kern w:val="0"/>
                <w:sz w:val="24"/>
                <w:lang w:bidi="ar"/>
              </w:rPr>
              <w:t>3.14</w:t>
            </w:r>
          </w:p>
        </w:tc>
        <w:tc>
          <w:tcPr>
            <w:tcW w:w="2343" w:type="dxa"/>
            <w:vAlign w:val="center"/>
          </w:tcPr>
          <w:p w14:paraId="268E5233" w14:textId="77777777" w:rsidR="00036FF6" w:rsidRDefault="00036FF6" w:rsidP="003C2B38">
            <w:pPr>
              <w:widowControl/>
              <w:spacing w:line="320" w:lineRule="exact"/>
              <w:jc w:val="center"/>
              <w:textAlignment w:val="center"/>
              <w:rPr>
                <w:rFonts w:ascii="仿宋_GB2312" w:eastAsia="仿宋_GB2312" w:hAnsi="宋体" w:cs="仿宋_GB2312"/>
                <w:sz w:val="24"/>
              </w:rPr>
            </w:pPr>
            <w:r>
              <w:rPr>
                <w:rFonts w:ascii="仿宋_GB2312" w:eastAsia="仿宋_GB2312" w:hAnsi="宋体" w:cs="仿宋_GB2312" w:hint="eastAsia"/>
                <w:kern w:val="0"/>
                <w:sz w:val="24"/>
                <w:lang w:bidi="ar"/>
              </w:rPr>
              <w:t>3.5</w:t>
            </w:r>
          </w:p>
        </w:tc>
      </w:tr>
      <w:tr w:rsidR="00036FF6" w14:paraId="0D07390E" w14:textId="77777777" w:rsidTr="009C6D18">
        <w:trPr>
          <w:trHeight w:val="376"/>
          <w:jc w:val="center"/>
        </w:trPr>
        <w:tc>
          <w:tcPr>
            <w:tcW w:w="1607" w:type="dxa"/>
            <w:vAlign w:val="center"/>
          </w:tcPr>
          <w:p w14:paraId="7D6A4ACA" w14:textId="13C9EEAC" w:rsidR="00036FF6" w:rsidRDefault="008E2919" w:rsidP="003C2B38">
            <w:pPr>
              <w:widowControl/>
              <w:jc w:val="center"/>
              <w:textAlignment w:val="top"/>
              <w:rPr>
                <w:rFonts w:ascii="仿宋_GB2312" w:eastAsia="仿宋_GB2312" w:hAnsi="宋体" w:cs="仿宋_GB2312"/>
                <w:b/>
                <w:sz w:val="24"/>
              </w:rPr>
            </w:pPr>
            <w:r>
              <w:rPr>
                <w:rFonts w:ascii="仿宋_GB2312" w:eastAsia="仿宋_GB2312" w:hAnsi="宋体" w:cs="仿宋_GB2312"/>
                <w:noProof/>
                <w:kern w:val="0"/>
                <w:sz w:val="24"/>
              </w:rPr>
              <mc:AlternateContent>
                <mc:Choice Requires="wps">
                  <w:drawing>
                    <wp:anchor distT="0" distB="0" distL="114300" distR="114300" simplePos="0" relativeHeight="251660288" behindDoc="0" locked="0" layoutInCell="1" allowOverlap="1" wp14:anchorId="28DD213E" wp14:editId="1C7A1D7C">
                      <wp:simplePos x="0" y="0"/>
                      <wp:positionH relativeFrom="column">
                        <wp:posOffset>-511175</wp:posOffset>
                      </wp:positionH>
                      <wp:positionV relativeFrom="paragraph">
                        <wp:posOffset>240030</wp:posOffset>
                      </wp:positionV>
                      <wp:extent cx="406400" cy="445770"/>
                      <wp:effectExtent l="0" t="0" r="0" b="0"/>
                      <wp:wrapNone/>
                      <wp:docPr id="188041391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445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E4012D" w14:textId="77777777" w:rsidR="009C6D18" w:rsidRPr="00930A35" w:rsidRDefault="009C6D18" w:rsidP="009C6D18">
                                  <w:pPr>
                                    <w:spacing w:line="320" w:lineRule="exact"/>
                                    <w:jc w:val="center"/>
                                    <w:rPr>
                                      <w:rFonts w:hint="eastAsia"/>
                                      <w:sz w:val="18"/>
                                      <w:szCs w:val="18"/>
                                    </w:rPr>
                                  </w:pPr>
                                  <w:r>
                                    <w:rPr>
                                      <w:rFonts w:hint="eastAsia"/>
                                      <w:sz w:val="18"/>
                                      <w:szCs w:val="18"/>
                                    </w:rPr>
                                    <w:t>24</w:t>
                                  </w:r>
                                </w:p>
                              </w:txbxContent>
                            </wps:txbx>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DD213E" id="Text Box 23" o:spid="_x0000_s1028" type="#_x0000_t202" style="position:absolute;left:0;text-align:left;margin-left:-40.25pt;margin-top:18.9pt;width:32pt;height:35.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" filled="f" stroked="f">
                      <v:textbox style="layout-flow:vertical-ideographic">
                        <w:txbxContent>
                          <w:p w14:paraId="54E4012D" w14:textId="77777777" w:rsidR="009C6D18" w:rsidRPr="00930A35" w:rsidRDefault="009C6D18" w:rsidP="009C6D18">
                            <w:pPr>
                              <w:spacing w:line="320" w:lineRule="exact"/>
                              <w:jc w:val="center"/>
                              <w:rPr>
                                <w:rFonts w:hint="eastAsia"/>
                                <w:sz w:val="18"/>
                                <w:szCs w:val="18"/>
                              </w:rPr>
                            </w:pPr>
                            <w:r>
                              <w:rPr>
                                <w:rFonts w:hint="eastAsia"/>
                                <w:sz w:val="18"/>
                                <w:szCs w:val="18"/>
                              </w:rPr>
                              <w:t>24</w:t>
                            </w:r>
                          </w:p>
                        </w:txbxContent>
                      </v:textbox>
                    </v:shape>
                  </w:pict>
                </mc:Fallback>
              </mc:AlternateContent>
            </w:r>
            <w:r w:rsidR="00036FF6">
              <w:rPr>
                <w:rFonts w:ascii="仿宋_GB2312" w:eastAsia="仿宋_GB2312" w:hAnsi="宋体" w:cs="仿宋_GB2312"/>
                <w:b/>
                <w:kern w:val="0"/>
                <w:sz w:val="24"/>
                <w:lang w:bidi="ar"/>
              </w:rPr>
              <w:t>（四）</w:t>
            </w:r>
          </w:p>
        </w:tc>
        <w:tc>
          <w:tcPr>
            <w:tcW w:w="12164" w:type="dxa"/>
            <w:gridSpan w:val="7"/>
            <w:vAlign w:val="center"/>
          </w:tcPr>
          <w:p w14:paraId="71C42689" w14:textId="77777777" w:rsidR="00036FF6" w:rsidRDefault="00036FF6" w:rsidP="003C2B38">
            <w:pPr>
              <w:spacing w:line="320" w:lineRule="exact"/>
              <w:rPr>
                <w:rFonts w:ascii="仿宋_GB2312" w:eastAsia="仿宋_GB2312" w:hAnsi="宋体" w:cs="仿宋_GB2312"/>
                <w:sz w:val="24"/>
              </w:rPr>
            </w:pPr>
            <w:r>
              <w:rPr>
                <w:rFonts w:ascii="仿宋_GB2312" w:eastAsia="仿宋_GB2312" w:hAnsi="宋体" w:cs="仿宋_GB2312"/>
                <w:b/>
                <w:kern w:val="0"/>
                <w:sz w:val="24"/>
                <w:lang w:bidi="ar"/>
              </w:rPr>
              <w:t>农机</w:t>
            </w:r>
          </w:p>
        </w:tc>
      </w:tr>
      <w:tr w:rsidR="00036FF6" w14:paraId="0A24BD8D" w14:textId="77777777" w:rsidTr="009C6D18">
        <w:trPr>
          <w:trHeight w:val="339"/>
          <w:jc w:val="center"/>
        </w:trPr>
        <w:tc>
          <w:tcPr>
            <w:tcW w:w="1607" w:type="dxa"/>
            <w:vAlign w:val="center"/>
          </w:tcPr>
          <w:p w14:paraId="6924751F" w14:textId="77777777" w:rsidR="00036FF6" w:rsidRDefault="00036FF6" w:rsidP="003C2B38">
            <w:pPr>
              <w:widowControl/>
              <w:jc w:val="center"/>
              <w:textAlignment w:val="top"/>
              <w:rPr>
                <w:rFonts w:ascii="仿宋_GB2312" w:eastAsia="仿宋_GB2312" w:hAnsi="宋体" w:cs="仿宋_GB2312"/>
                <w:sz w:val="24"/>
              </w:rPr>
            </w:pPr>
            <w:r>
              <w:rPr>
                <w:rFonts w:ascii="仿宋_GB2312" w:eastAsia="仿宋_GB2312" w:hAnsi="宋体" w:cs="仿宋_GB2312"/>
                <w:kern w:val="0"/>
                <w:sz w:val="24"/>
                <w:lang w:bidi="ar"/>
              </w:rPr>
              <w:t>1</w:t>
            </w:r>
          </w:p>
        </w:tc>
        <w:tc>
          <w:tcPr>
            <w:tcW w:w="2335" w:type="dxa"/>
            <w:vAlign w:val="center"/>
          </w:tcPr>
          <w:p w14:paraId="36AE1874" w14:textId="77777777" w:rsidR="00036FF6" w:rsidRDefault="00036FF6" w:rsidP="003C2B38">
            <w:pPr>
              <w:widowControl/>
              <w:spacing w:line="320" w:lineRule="exact"/>
              <w:textAlignment w:val="top"/>
              <w:rPr>
                <w:rFonts w:ascii="仿宋_GB2312" w:eastAsia="仿宋_GB2312" w:hAnsi="宋体" w:cs="仿宋_GB2312"/>
                <w:sz w:val="24"/>
              </w:rPr>
            </w:pPr>
            <w:r>
              <w:rPr>
                <w:rFonts w:ascii="仿宋_GB2312" w:eastAsia="仿宋_GB2312" w:hAnsi="宋体" w:cs="仿宋_GB2312"/>
                <w:kern w:val="0"/>
                <w:sz w:val="24"/>
                <w:lang w:bidi="ar"/>
              </w:rPr>
              <w:t>农机总动力</w:t>
            </w:r>
          </w:p>
        </w:tc>
        <w:tc>
          <w:tcPr>
            <w:tcW w:w="1384" w:type="dxa"/>
            <w:vAlign w:val="center"/>
          </w:tcPr>
          <w:p w14:paraId="4FECED16" w14:textId="77777777" w:rsidR="00036FF6" w:rsidRDefault="00036FF6" w:rsidP="003C2B38">
            <w:pPr>
              <w:widowControl/>
              <w:spacing w:line="320" w:lineRule="exact"/>
              <w:jc w:val="center"/>
              <w:textAlignment w:val="top"/>
              <w:rPr>
                <w:rFonts w:ascii="仿宋_GB2312" w:eastAsia="仿宋_GB2312" w:hAnsi="宋体" w:cs="仿宋_GB2312"/>
                <w:sz w:val="24"/>
              </w:rPr>
            </w:pPr>
            <w:r>
              <w:rPr>
                <w:rFonts w:ascii="仿宋_GB2312" w:eastAsia="仿宋_GB2312" w:hAnsi="宋体" w:cs="仿宋_GB2312"/>
                <w:kern w:val="0"/>
                <w:sz w:val="24"/>
                <w:lang w:bidi="ar"/>
              </w:rPr>
              <w:t>预期</w:t>
            </w:r>
          </w:p>
        </w:tc>
        <w:tc>
          <w:tcPr>
            <w:tcW w:w="1426" w:type="dxa"/>
            <w:vAlign w:val="center"/>
          </w:tcPr>
          <w:p w14:paraId="4F5041C1" w14:textId="77777777" w:rsidR="00036FF6" w:rsidRDefault="00036FF6" w:rsidP="003C2B38">
            <w:pPr>
              <w:widowControl/>
              <w:spacing w:line="320" w:lineRule="exact"/>
              <w:jc w:val="center"/>
              <w:textAlignment w:val="top"/>
              <w:rPr>
                <w:rFonts w:ascii="仿宋_GB2312" w:eastAsia="仿宋_GB2312" w:hAnsi="宋体" w:cs="仿宋_GB2312"/>
                <w:sz w:val="24"/>
              </w:rPr>
            </w:pPr>
            <w:r>
              <w:rPr>
                <w:rFonts w:ascii="仿宋_GB2312" w:eastAsia="仿宋_GB2312" w:hAnsi="宋体" w:cs="仿宋_GB2312"/>
                <w:kern w:val="0"/>
                <w:sz w:val="24"/>
                <w:lang w:bidi="ar"/>
              </w:rPr>
              <w:t>万千瓦</w:t>
            </w:r>
          </w:p>
        </w:tc>
        <w:tc>
          <w:tcPr>
            <w:tcW w:w="1478" w:type="dxa"/>
            <w:vAlign w:val="center"/>
          </w:tcPr>
          <w:p w14:paraId="54F75E02" w14:textId="77777777" w:rsidR="00036FF6" w:rsidRDefault="00036FF6" w:rsidP="003C2B38">
            <w:pPr>
              <w:widowControl/>
              <w:spacing w:line="320" w:lineRule="exact"/>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530.15</w:t>
            </w:r>
          </w:p>
        </w:tc>
        <w:tc>
          <w:tcPr>
            <w:tcW w:w="1563" w:type="dxa"/>
            <w:vAlign w:val="center"/>
          </w:tcPr>
          <w:p w14:paraId="30DE44D9" w14:textId="77777777" w:rsidR="00036FF6" w:rsidRDefault="00036FF6" w:rsidP="003C2B38">
            <w:pPr>
              <w:widowControl/>
              <w:spacing w:line="320" w:lineRule="exact"/>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7.76</w:t>
            </w:r>
          </w:p>
        </w:tc>
        <w:tc>
          <w:tcPr>
            <w:tcW w:w="1635" w:type="dxa"/>
            <w:vAlign w:val="center"/>
          </w:tcPr>
          <w:p w14:paraId="5A0415AB" w14:textId="77777777" w:rsidR="00036FF6" w:rsidRDefault="00036FF6" w:rsidP="003C2B38">
            <w:pPr>
              <w:widowControl/>
              <w:spacing w:line="320" w:lineRule="exact"/>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638</w:t>
            </w:r>
          </w:p>
        </w:tc>
        <w:tc>
          <w:tcPr>
            <w:tcW w:w="2343" w:type="dxa"/>
            <w:vAlign w:val="center"/>
          </w:tcPr>
          <w:p w14:paraId="69C01CFB" w14:textId="77777777" w:rsidR="00036FF6" w:rsidRDefault="00036FF6" w:rsidP="003C2B38">
            <w:pPr>
              <w:widowControl/>
              <w:spacing w:line="320" w:lineRule="exact"/>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3.78</w:t>
            </w:r>
          </w:p>
        </w:tc>
      </w:tr>
      <w:tr w:rsidR="00036FF6" w14:paraId="14803EE7" w14:textId="77777777" w:rsidTr="009C6D18">
        <w:trPr>
          <w:trHeight w:val="475"/>
          <w:jc w:val="center"/>
        </w:trPr>
        <w:tc>
          <w:tcPr>
            <w:tcW w:w="1607" w:type="dxa"/>
            <w:vAlign w:val="center"/>
          </w:tcPr>
          <w:p w14:paraId="3E888112" w14:textId="77777777" w:rsidR="00036FF6" w:rsidRDefault="00036FF6" w:rsidP="003C2B38">
            <w:pPr>
              <w:widowControl/>
              <w:jc w:val="center"/>
              <w:textAlignment w:val="top"/>
              <w:rPr>
                <w:rFonts w:ascii="仿宋_GB2312" w:eastAsia="仿宋_GB2312" w:hAnsi="宋体" w:cs="仿宋_GB2312"/>
                <w:sz w:val="24"/>
              </w:rPr>
            </w:pPr>
            <w:r>
              <w:rPr>
                <w:rFonts w:ascii="仿宋_GB2312" w:eastAsia="仿宋_GB2312" w:hAnsi="宋体" w:cs="仿宋_GB2312"/>
                <w:kern w:val="0"/>
                <w:sz w:val="24"/>
                <w:lang w:bidi="ar"/>
              </w:rPr>
              <w:t>2</w:t>
            </w:r>
          </w:p>
        </w:tc>
        <w:tc>
          <w:tcPr>
            <w:tcW w:w="2335" w:type="dxa"/>
            <w:vAlign w:val="center"/>
          </w:tcPr>
          <w:p w14:paraId="15CC67E2" w14:textId="77777777" w:rsidR="00036FF6" w:rsidRDefault="00036FF6" w:rsidP="003C2B38">
            <w:pPr>
              <w:widowControl/>
              <w:spacing w:line="320" w:lineRule="exact"/>
              <w:textAlignment w:val="top"/>
              <w:rPr>
                <w:rFonts w:ascii="仿宋_GB2312" w:eastAsia="仿宋_GB2312" w:hAnsi="宋体" w:cs="仿宋_GB2312"/>
                <w:sz w:val="24"/>
              </w:rPr>
            </w:pPr>
            <w:r>
              <w:rPr>
                <w:rFonts w:ascii="仿宋_GB2312" w:eastAsia="仿宋_GB2312" w:hAnsi="宋体" w:cs="仿宋_GB2312"/>
                <w:kern w:val="0"/>
                <w:sz w:val="24"/>
                <w:lang w:bidi="ar"/>
              </w:rPr>
              <w:t>农业耕种收综合机械化水平</w:t>
            </w:r>
          </w:p>
        </w:tc>
        <w:tc>
          <w:tcPr>
            <w:tcW w:w="1384" w:type="dxa"/>
            <w:vAlign w:val="center"/>
          </w:tcPr>
          <w:p w14:paraId="5DBA027F" w14:textId="77777777" w:rsidR="00036FF6" w:rsidRDefault="00036FF6" w:rsidP="003C2B38">
            <w:pPr>
              <w:widowControl/>
              <w:spacing w:line="320" w:lineRule="exact"/>
              <w:jc w:val="center"/>
              <w:textAlignment w:val="top"/>
              <w:rPr>
                <w:rFonts w:ascii="仿宋_GB2312" w:eastAsia="仿宋_GB2312" w:hAnsi="宋体" w:cs="仿宋_GB2312"/>
                <w:sz w:val="24"/>
              </w:rPr>
            </w:pPr>
            <w:r>
              <w:rPr>
                <w:rFonts w:ascii="仿宋_GB2312" w:eastAsia="仿宋_GB2312" w:hAnsi="宋体" w:cs="仿宋_GB2312"/>
                <w:kern w:val="0"/>
                <w:sz w:val="24"/>
                <w:lang w:bidi="ar"/>
              </w:rPr>
              <w:t>预期</w:t>
            </w:r>
          </w:p>
        </w:tc>
        <w:tc>
          <w:tcPr>
            <w:tcW w:w="1426" w:type="dxa"/>
            <w:vAlign w:val="center"/>
          </w:tcPr>
          <w:p w14:paraId="43FEA139" w14:textId="77777777" w:rsidR="00036FF6" w:rsidRDefault="00036FF6" w:rsidP="003C2B38">
            <w:pPr>
              <w:widowControl/>
              <w:spacing w:line="320" w:lineRule="exact"/>
              <w:jc w:val="center"/>
              <w:textAlignment w:val="top"/>
              <w:rPr>
                <w:rFonts w:ascii="仿宋_GB2312" w:eastAsia="仿宋_GB2312" w:hAnsi="宋体" w:cs="仿宋_GB2312"/>
                <w:sz w:val="24"/>
              </w:rPr>
            </w:pPr>
            <w:r>
              <w:rPr>
                <w:rFonts w:ascii="仿宋_GB2312" w:eastAsia="仿宋_GB2312" w:hAnsi="宋体" w:cs="仿宋_GB2312"/>
                <w:kern w:val="0"/>
                <w:sz w:val="24"/>
                <w:lang w:bidi="ar"/>
              </w:rPr>
              <w:t>%</w:t>
            </w:r>
          </w:p>
        </w:tc>
        <w:tc>
          <w:tcPr>
            <w:tcW w:w="1478" w:type="dxa"/>
            <w:vAlign w:val="center"/>
          </w:tcPr>
          <w:p w14:paraId="1A7BCE71" w14:textId="77777777" w:rsidR="00036FF6" w:rsidRDefault="00036FF6" w:rsidP="003C2B38">
            <w:pPr>
              <w:widowControl/>
              <w:spacing w:line="320" w:lineRule="exact"/>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48.2</w:t>
            </w:r>
          </w:p>
        </w:tc>
        <w:tc>
          <w:tcPr>
            <w:tcW w:w="1563" w:type="dxa"/>
            <w:vAlign w:val="center"/>
          </w:tcPr>
          <w:p w14:paraId="1AAB8A83" w14:textId="77777777" w:rsidR="00036FF6" w:rsidRDefault="00036FF6" w:rsidP="003C2B38">
            <w:pPr>
              <w:widowControl/>
              <w:spacing w:line="320" w:lineRule="exact"/>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3.7</w:t>
            </w:r>
          </w:p>
        </w:tc>
        <w:tc>
          <w:tcPr>
            <w:tcW w:w="1635" w:type="dxa"/>
            <w:vAlign w:val="center"/>
          </w:tcPr>
          <w:p w14:paraId="41ED85AD" w14:textId="77777777" w:rsidR="00036FF6" w:rsidRDefault="00036FF6" w:rsidP="003C2B38">
            <w:pPr>
              <w:widowControl/>
              <w:spacing w:line="320" w:lineRule="exact"/>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55.5</w:t>
            </w:r>
          </w:p>
        </w:tc>
        <w:tc>
          <w:tcPr>
            <w:tcW w:w="2343" w:type="dxa"/>
            <w:vAlign w:val="center"/>
          </w:tcPr>
          <w:p w14:paraId="502E1FA1" w14:textId="77777777" w:rsidR="00036FF6" w:rsidRDefault="00036FF6" w:rsidP="003C2B38">
            <w:pPr>
              <w:widowControl/>
              <w:spacing w:line="320" w:lineRule="exact"/>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2.86</w:t>
            </w:r>
          </w:p>
        </w:tc>
      </w:tr>
      <w:tr w:rsidR="00036FF6" w14:paraId="2E16A280" w14:textId="77777777" w:rsidTr="009C6D18">
        <w:trPr>
          <w:trHeight w:val="475"/>
          <w:jc w:val="center"/>
        </w:trPr>
        <w:tc>
          <w:tcPr>
            <w:tcW w:w="1607" w:type="dxa"/>
            <w:vAlign w:val="center"/>
          </w:tcPr>
          <w:p w14:paraId="16F9EE79" w14:textId="77777777" w:rsidR="00036FF6" w:rsidRDefault="00036FF6" w:rsidP="003C2B38">
            <w:pPr>
              <w:widowControl/>
              <w:jc w:val="center"/>
              <w:textAlignment w:val="top"/>
              <w:rPr>
                <w:rFonts w:ascii="仿宋_GB2312" w:eastAsia="仿宋_GB2312" w:hAnsi="宋体" w:cs="仿宋_GB2312"/>
                <w:b/>
                <w:sz w:val="24"/>
              </w:rPr>
            </w:pPr>
            <w:r>
              <w:rPr>
                <w:rFonts w:ascii="仿宋_GB2312" w:eastAsia="仿宋_GB2312" w:hAnsi="宋体" w:cs="仿宋_GB2312"/>
                <w:b/>
                <w:kern w:val="0"/>
                <w:sz w:val="24"/>
                <w:lang w:bidi="ar"/>
              </w:rPr>
              <w:t>（五）</w:t>
            </w:r>
          </w:p>
        </w:tc>
        <w:tc>
          <w:tcPr>
            <w:tcW w:w="12164" w:type="dxa"/>
            <w:gridSpan w:val="7"/>
            <w:vAlign w:val="center"/>
          </w:tcPr>
          <w:p w14:paraId="0D3E6789" w14:textId="77777777" w:rsidR="00036FF6" w:rsidRDefault="00036FF6" w:rsidP="003C2B38">
            <w:pPr>
              <w:spacing w:line="320" w:lineRule="exact"/>
              <w:rPr>
                <w:rFonts w:ascii="仿宋_GB2312" w:eastAsia="仿宋_GB2312" w:hAnsi="宋体" w:cs="仿宋_GB2312"/>
                <w:b/>
                <w:sz w:val="24"/>
              </w:rPr>
            </w:pPr>
            <w:r>
              <w:rPr>
                <w:rFonts w:ascii="仿宋_GB2312" w:eastAsia="仿宋_GB2312" w:hAnsi="宋体" w:cs="仿宋_GB2312"/>
                <w:b/>
                <w:kern w:val="0"/>
                <w:sz w:val="24"/>
                <w:lang w:bidi="ar"/>
              </w:rPr>
              <w:t>水利</w:t>
            </w:r>
          </w:p>
        </w:tc>
      </w:tr>
      <w:tr w:rsidR="00036FF6" w14:paraId="0CB67F7C" w14:textId="77777777" w:rsidTr="009C6D18">
        <w:trPr>
          <w:trHeight w:val="475"/>
          <w:jc w:val="center"/>
        </w:trPr>
        <w:tc>
          <w:tcPr>
            <w:tcW w:w="1607" w:type="dxa"/>
            <w:vAlign w:val="center"/>
          </w:tcPr>
          <w:p w14:paraId="3564D707" w14:textId="77777777" w:rsidR="00036FF6" w:rsidRDefault="00036FF6" w:rsidP="003C2B38">
            <w:pPr>
              <w:widowControl/>
              <w:jc w:val="center"/>
              <w:textAlignment w:val="top"/>
              <w:rPr>
                <w:rFonts w:ascii="仿宋_GB2312" w:eastAsia="仿宋_GB2312" w:hAnsi="宋体" w:cs="仿宋_GB2312"/>
                <w:sz w:val="24"/>
              </w:rPr>
            </w:pPr>
            <w:r>
              <w:rPr>
                <w:rFonts w:ascii="仿宋_GB2312" w:eastAsia="仿宋_GB2312" w:hAnsi="宋体" w:cs="仿宋_GB2312"/>
                <w:kern w:val="0"/>
                <w:sz w:val="24"/>
                <w:lang w:bidi="ar"/>
              </w:rPr>
              <w:t>1</w:t>
            </w:r>
          </w:p>
        </w:tc>
        <w:tc>
          <w:tcPr>
            <w:tcW w:w="2335" w:type="dxa"/>
            <w:vAlign w:val="center"/>
          </w:tcPr>
          <w:p w14:paraId="7899E8CD" w14:textId="77777777" w:rsidR="00036FF6" w:rsidRDefault="00036FF6" w:rsidP="003C2B38">
            <w:pPr>
              <w:widowControl/>
              <w:spacing w:line="320" w:lineRule="exact"/>
              <w:textAlignment w:val="top"/>
              <w:rPr>
                <w:rFonts w:ascii="仿宋_GB2312" w:eastAsia="仿宋_GB2312" w:hAnsi="宋体" w:cs="仿宋_GB2312"/>
                <w:sz w:val="24"/>
              </w:rPr>
            </w:pPr>
            <w:r>
              <w:rPr>
                <w:rFonts w:ascii="仿宋_GB2312" w:eastAsia="仿宋_GB2312" w:hAnsi="宋体" w:cs="仿宋_GB2312"/>
                <w:kern w:val="0"/>
                <w:sz w:val="24"/>
                <w:lang w:bidi="ar"/>
              </w:rPr>
              <w:t>农村自来水普及率</w:t>
            </w:r>
          </w:p>
        </w:tc>
        <w:tc>
          <w:tcPr>
            <w:tcW w:w="1384" w:type="dxa"/>
            <w:vAlign w:val="center"/>
          </w:tcPr>
          <w:p w14:paraId="438508B1" w14:textId="77777777" w:rsidR="00036FF6" w:rsidRDefault="00036FF6" w:rsidP="003C2B38">
            <w:pPr>
              <w:widowControl/>
              <w:spacing w:line="320" w:lineRule="exact"/>
              <w:jc w:val="center"/>
              <w:textAlignment w:val="top"/>
              <w:rPr>
                <w:rFonts w:ascii="仿宋_GB2312" w:eastAsia="仿宋_GB2312" w:hAnsi="宋体" w:cs="仿宋_GB2312"/>
                <w:sz w:val="24"/>
              </w:rPr>
            </w:pPr>
            <w:r>
              <w:rPr>
                <w:rFonts w:ascii="仿宋_GB2312" w:eastAsia="仿宋_GB2312" w:hAnsi="宋体" w:cs="仿宋_GB2312"/>
                <w:kern w:val="0"/>
                <w:sz w:val="24"/>
                <w:lang w:bidi="ar"/>
              </w:rPr>
              <w:t>预期</w:t>
            </w:r>
          </w:p>
        </w:tc>
        <w:tc>
          <w:tcPr>
            <w:tcW w:w="1426" w:type="dxa"/>
            <w:vAlign w:val="center"/>
          </w:tcPr>
          <w:p w14:paraId="61AB50D4" w14:textId="77777777" w:rsidR="00036FF6" w:rsidRDefault="00036FF6" w:rsidP="003C2B38">
            <w:pPr>
              <w:widowControl/>
              <w:spacing w:line="320" w:lineRule="exact"/>
              <w:jc w:val="center"/>
              <w:textAlignment w:val="top"/>
              <w:rPr>
                <w:rFonts w:ascii="仿宋_GB2312" w:eastAsia="仿宋_GB2312" w:hAnsi="宋体" w:cs="仿宋_GB2312"/>
                <w:sz w:val="24"/>
              </w:rPr>
            </w:pPr>
            <w:r>
              <w:rPr>
                <w:rFonts w:ascii="仿宋_GB2312" w:eastAsia="仿宋_GB2312" w:hAnsi="宋体" w:cs="仿宋_GB2312"/>
                <w:kern w:val="0"/>
                <w:sz w:val="24"/>
                <w:lang w:bidi="ar"/>
              </w:rPr>
              <w:t>%</w:t>
            </w:r>
          </w:p>
        </w:tc>
        <w:tc>
          <w:tcPr>
            <w:tcW w:w="1478" w:type="dxa"/>
            <w:vAlign w:val="center"/>
          </w:tcPr>
          <w:p w14:paraId="0448CFC1" w14:textId="77777777" w:rsidR="00036FF6" w:rsidRDefault="00036FF6" w:rsidP="003C2B38">
            <w:pPr>
              <w:widowControl/>
              <w:spacing w:line="320" w:lineRule="exact"/>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74</w:t>
            </w:r>
          </w:p>
        </w:tc>
        <w:tc>
          <w:tcPr>
            <w:tcW w:w="1563" w:type="dxa"/>
            <w:vAlign w:val="center"/>
          </w:tcPr>
          <w:p w14:paraId="7856C074" w14:textId="77777777" w:rsidR="00036FF6" w:rsidRDefault="00036FF6" w:rsidP="003C2B38">
            <w:pPr>
              <w:widowControl/>
              <w:spacing w:line="320" w:lineRule="exact"/>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7.4</w:t>
            </w:r>
          </w:p>
        </w:tc>
        <w:tc>
          <w:tcPr>
            <w:tcW w:w="1635" w:type="dxa"/>
            <w:vAlign w:val="center"/>
          </w:tcPr>
          <w:p w14:paraId="33221BD3" w14:textId="77777777" w:rsidR="00036FF6" w:rsidRDefault="00036FF6" w:rsidP="003C2B38">
            <w:pPr>
              <w:widowControl/>
              <w:spacing w:line="320" w:lineRule="exact"/>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80</w:t>
            </w:r>
          </w:p>
        </w:tc>
        <w:tc>
          <w:tcPr>
            <w:tcW w:w="2343" w:type="dxa"/>
            <w:vAlign w:val="center"/>
          </w:tcPr>
          <w:p w14:paraId="3E9246E4" w14:textId="77777777" w:rsidR="00036FF6" w:rsidRDefault="00036FF6" w:rsidP="003C2B38">
            <w:pPr>
              <w:widowControl/>
              <w:spacing w:line="320" w:lineRule="exact"/>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1.20</w:t>
            </w:r>
          </w:p>
        </w:tc>
      </w:tr>
      <w:tr w:rsidR="00036FF6" w14:paraId="2BB46F78" w14:textId="77777777" w:rsidTr="009C6D18">
        <w:trPr>
          <w:trHeight w:val="475"/>
          <w:jc w:val="center"/>
        </w:trPr>
        <w:tc>
          <w:tcPr>
            <w:tcW w:w="1607" w:type="dxa"/>
            <w:vAlign w:val="center"/>
          </w:tcPr>
          <w:p w14:paraId="504565AD" w14:textId="77777777" w:rsidR="00036FF6" w:rsidRDefault="00036FF6" w:rsidP="003C2B38">
            <w:pPr>
              <w:widowControl/>
              <w:jc w:val="center"/>
              <w:textAlignment w:val="top"/>
              <w:rPr>
                <w:rFonts w:ascii="仿宋_GB2312" w:eastAsia="仿宋_GB2312" w:hAnsi="宋体" w:cs="仿宋_GB2312"/>
                <w:sz w:val="24"/>
              </w:rPr>
            </w:pPr>
            <w:r>
              <w:rPr>
                <w:rFonts w:ascii="仿宋_GB2312" w:eastAsia="仿宋_GB2312" w:hAnsi="宋体" w:cs="仿宋_GB2312"/>
                <w:kern w:val="0"/>
                <w:sz w:val="24"/>
                <w:lang w:bidi="ar"/>
              </w:rPr>
              <w:t>2</w:t>
            </w:r>
          </w:p>
        </w:tc>
        <w:tc>
          <w:tcPr>
            <w:tcW w:w="2335" w:type="dxa"/>
            <w:vAlign w:val="center"/>
          </w:tcPr>
          <w:p w14:paraId="115A8F71" w14:textId="77777777" w:rsidR="00036FF6" w:rsidRDefault="00036FF6" w:rsidP="003C2B38">
            <w:pPr>
              <w:widowControl/>
              <w:spacing w:line="320" w:lineRule="exact"/>
              <w:textAlignment w:val="top"/>
              <w:rPr>
                <w:rFonts w:ascii="仿宋_GB2312" w:eastAsia="仿宋_GB2312" w:hAnsi="宋体" w:cs="仿宋_GB2312"/>
                <w:sz w:val="24"/>
              </w:rPr>
            </w:pPr>
            <w:r>
              <w:rPr>
                <w:rFonts w:ascii="仿宋_GB2312" w:eastAsia="仿宋_GB2312" w:hAnsi="宋体" w:cs="仿宋_GB2312"/>
                <w:kern w:val="0"/>
                <w:sz w:val="24"/>
                <w:lang w:bidi="ar"/>
              </w:rPr>
              <w:t>有效灌溉面积</w:t>
            </w:r>
          </w:p>
        </w:tc>
        <w:tc>
          <w:tcPr>
            <w:tcW w:w="1384" w:type="dxa"/>
            <w:vAlign w:val="center"/>
          </w:tcPr>
          <w:p w14:paraId="5A3DA39D" w14:textId="77777777" w:rsidR="00036FF6" w:rsidRDefault="00036FF6" w:rsidP="003C2B38">
            <w:pPr>
              <w:widowControl/>
              <w:spacing w:line="320" w:lineRule="exact"/>
              <w:jc w:val="center"/>
              <w:textAlignment w:val="top"/>
              <w:rPr>
                <w:rFonts w:ascii="仿宋_GB2312" w:eastAsia="仿宋_GB2312" w:hAnsi="宋体" w:cs="仿宋_GB2312"/>
                <w:sz w:val="24"/>
              </w:rPr>
            </w:pPr>
            <w:r>
              <w:rPr>
                <w:rFonts w:ascii="仿宋_GB2312" w:eastAsia="仿宋_GB2312" w:hAnsi="宋体" w:cs="仿宋_GB2312"/>
                <w:kern w:val="0"/>
                <w:sz w:val="24"/>
                <w:lang w:bidi="ar"/>
              </w:rPr>
              <w:t>预期</w:t>
            </w:r>
          </w:p>
        </w:tc>
        <w:tc>
          <w:tcPr>
            <w:tcW w:w="1426" w:type="dxa"/>
            <w:vAlign w:val="center"/>
          </w:tcPr>
          <w:p w14:paraId="09BA9568" w14:textId="77777777" w:rsidR="00036FF6" w:rsidRDefault="00036FF6" w:rsidP="003C2B38">
            <w:pPr>
              <w:widowControl/>
              <w:spacing w:line="320" w:lineRule="exact"/>
              <w:jc w:val="center"/>
              <w:textAlignment w:val="top"/>
              <w:rPr>
                <w:rFonts w:ascii="仿宋_GB2312" w:eastAsia="仿宋_GB2312" w:hAnsi="宋体" w:cs="仿宋_GB2312"/>
                <w:sz w:val="24"/>
              </w:rPr>
            </w:pPr>
            <w:r>
              <w:rPr>
                <w:rFonts w:ascii="仿宋_GB2312" w:eastAsia="仿宋_GB2312" w:hAnsi="宋体" w:cs="仿宋_GB2312"/>
                <w:kern w:val="0"/>
                <w:sz w:val="24"/>
                <w:lang w:bidi="ar"/>
              </w:rPr>
              <w:t>万亩</w:t>
            </w:r>
          </w:p>
        </w:tc>
        <w:tc>
          <w:tcPr>
            <w:tcW w:w="1478" w:type="dxa"/>
            <w:vAlign w:val="center"/>
          </w:tcPr>
          <w:p w14:paraId="56026250" w14:textId="77777777" w:rsidR="00036FF6" w:rsidRDefault="00036FF6" w:rsidP="003C2B38">
            <w:pPr>
              <w:widowControl/>
              <w:spacing w:line="320" w:lineRule="exact"/>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309</w:t>
            </w:r>
          </w:p>
        </w:tc>
        <w:tc>
          <w:tcPr>
            <w:tcW w:w="1563" w:type="dxa"/>
            <w:vAlign w:val="center"/>
          </w:tcPr>
          <w:p w14:paraId="3482855C" w14:textId="77777777" w:rsidR="00036FF6" w:rsidRDefault="00036FF6" w:rsidP="003C2B38">
            <w:pPr>
              <w:widowControl/>
              <w:spacing w:line="320" w:lineRule="exact"/>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-3.5</w:t>
            </w:r>
          </w:p>
        </w:tc>
        <w:tc>
          <w:tcPr>
            <w:tcW w:w="1635" w:type="dxa"/>
            <w:vAlign w:val="center"/>
          </w:tcPr>
          <w:p w14:paraId="0E42DC4A" w14:textId="77777777" w:rsidR="00036FF6" w:rsidRDefault="00036FF6" w:rsidP="003C2B38">
            <w:pPr>
              <w:widowControl/>
              <w:spacing w:line="320" w:lineRule="exact"/>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&gt;300</w:t>
            </w:r>
          </w:p>
        </w:tc>
        <w:tc>
          <w:tcPr>
            <w:tcW w:w="2343" w:type="dxa"/>
            <w:vAlign w:val="center"/>
          </w:tcPr>
          <w:p w14:paraId="3609A966" w14:textId="77777777" w:rsidR="00036FF6" w:rsidRDefault="00036FF6" w:rsidP="003C2B38">
            <w:pPr>
              <w:widowControl/>
              <w:spacing w:line="320" w:lineRule="exact"/>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基本持平</w:t>
            </w:r>
          </w:p>
        </w:tc>
      </w:tr>
      <w:tr w:rsidR="00036FF6" w14:paraId="5E177851" w14:textId="77777777" w:rsidTr="009C6D18">
        <w:trPr>
          <w:trHeight w:val="475"/>
          <w:jc w:val="center"/>
        </w:trPr>
        <w:tc>
          <w:tcPr>
            <w:tcW w:w="13771" w:type="dxa"/>
            <w:gridSpan w:val="8"/>
            <w:vAlign w:val="center"/>
          </w:tcPr>
          <w:p w14:paraId="44251806" w14:textId="77777777" w:rsidR="00036FF6" w:rsidRDefault="00036FF6" w:rsidP="003C2B38">
            <w:pPr>
              <w:spacing w:line="320" w:lineRule="exact"/>
              <w:jc w:val="center"/>
              <w:rPr>
                <w:rFonts w:ascii="仿宋_GB2312" w:eastAsia="仿宋_GB2312" w:hAnsi="宋体" w:cs="仿宋_GB2312"/>
                <w:sz w:val="24"/>
              </w:rPr>
            </w:pPr>
          </w:p>
        </w:tc>
      </w:tr>
      <w:tr w:rsidR="00036FF6" w14:paraId="37B6BC82" w14:textId="77777777" w:rsidTr="009C6D18">
        <w:trPr>
          <w:trHeight w:val="475"/>
          <w:jc w:val="center"/>
        </w:trPr>
        <w:tc>
          <w:tcPr>
            <w:tcW w:w="1607" w:type="dxa"/>
            <w:vAlign w:val="center"/>
          </w:tcPr>
          <w:p w14:paraId="456FA8F9" w14:textId="77777777" w:rsidR="00036FF6" w:rsidRDefault="00036FF6" w:rsidP="003C2B38">
            <w:pPr>
              <w:widowControl/>
              <w:jc w:val="center"/>
              <w:textAlignment w:val="top"/>
              <w:rPr>
                <w:rFonts w:ascii="仿宋_GB2312" w:eastAsia="仿宋_GB2312" w:hAnsi="宋体" w:cs="仿宋_GB2312"/>
                <w:b/>
                <w:sz w:val="24"/>
              </w:rPr>
            </w:pPr>
            <w:r>
              <w:rPr>
                <w:rFonts w:ascii="仿宋_GB2312" w:eastAsia="仿宋_GB2312" w:hAnsi="宋体" w:cs="仿宋_GB2312"/>
                <w:b/>
                <w:kern w:val="0"/>
                <w:sz w:val="24"/>
                <w:lang w:bidi="ar"/>
              </w:rPr>
              <w:t>三</w:t>
            </w:r>
          </w:p>
        </w:tc>
        <w:tc>
          <w:tcPr>
            <w:tcW w:w="12164" w:type="dxa"/>
            <w:gridSpan w:val="7"/>
            <w:vAlign w:val="center"/>
          </w:tcPr>
          <w:p w14:paraId="67B2215C" w14:textId="77777777" w:rsidR="00036FF6" w:rsidRDefault="00036FF6" w:rsidP="003C2B38">
            <w:pPr>
              <w:spacing w:line="320" w:lineRule="exact"/>
              <w:rPr>
                <w:rFonts w:ascii="仿宋_GB2312" w:eastAsia="仿宋_GB2312" w:hAnsi="宋体" w:cs="仿宋_GB2312"/>
                <w:sz w:val="24"/>
              </w:rPr>
            </w:pPr>
            <w:r>
              <w:rPr>
                <w:rFonts w:ascii="仿宋_GB2312" w:eastAsia="仿宋_GB2312" w:hAnsi="宋体" w:cs="仿宋_GB2312"/>
                <w:b/>
                <w:kern w:val="0"/>
                <w:sz w:val="24"/>
                <w:lang w:bidi="ar"/>
              </w:rPr>
              <w:t>专项指标</w:t>
            </w:r>
          </w:p>
        </w:tc>
      </w:tr>
      <w:tr w:rsidR="00036FF6" w14:paraId="166FDCCE" w14:textId="77777777" w:rsidTr="009C6D18">
        <w:trPr>
          <w:trHeight w:val="475"/>
          <w:jc w:val="center"/>
        </w:trPr>
        <w:tc>
          <w:tcPr>
            <w:tcW w:w="1607" w:type="dxa"/>
            <w:vAlign w:val="center"/>
          </w:tcPr>
          <w:p w14:paraId="786AAB41" w14:textId="77777777" w:rsidR="00036FF6" w:rsidRDefault="00036FF6" w:rsidP="003C2B38">
            <w:pPr>
              <w:widowControl/>
              <w:jc w:val="center"/>
              <w:textAlignment w:val="top"/>
              <w:rPr>
                <w:rFonts w:ascii="仿宋_GB2312" w:eastAsia="仿宋_GB2312" w:hAnsi="宋体" w:cs="仿宋_GB2312"/>
                <w:sz w:val="24"/>
              </w:rPr>
            </w:pPr>
            <w:r>
              <w:rPr>
                <w:rFonts w:ascii="仿宋_GB2312" w:eastAsia="仿宋_GB2312" w:hAnsi="宋体" w:cs="仿宋_GB2312"/>
                <w:kern w:val="0"/>
                <w:sz w:val="24"/>
                <w:lang w:bidi="ar"/>
              </w:rPr>
              <w:t>1</w:t>
            </w:r>
          </w:p>
        </w:tc>
        <w:tc>
          <w:tcPr>
            <w:tcW w:w="2335" w:type="dxa"/>
            <w:vAlign w:val="center"/>
          </w:tcPr>
          <w:p w14:paraId="2F38C943" w14:textId="77777777" w:rsidR="00036FF6" w:rsidRDefault="00036FF6" w:rsidP="003C2B38">
            <w:pPr>
              <w:widowControl/>
              <w:spacing w:line="320" w:lineRule="exact"/>
              <w:textAlignment w:val="top"/>
              <w:rPr>
                <w:rFonts w:ascii="仿宋_GB2312" w:eastAsia="仿宋_GB2312" w:hAnsi="宋体" w:cs="仿宋_GB2312"/>
                <w:sz w:val="24"/>
              </w:rPr>
            </w:pPr>
            <w:r>
              <w:rPr>
                <w:rFonts w:ascii="仿宋_GB2312" w:eastAsia="仿宋_GB2312" w:hAnsi="宋体" w:cs="仿宋_GB2312"/>
                <w:kern w:val="0"/>
                <w:sz w:val="24"/>
                <w:lang w:bidi="ar"/>
              </w:rPr>
              <w:t>农</w:t>
            </w:r>
            <w:r>
              <w:rPr>
                <w:rFonts w:ascii="仿宋_GB2312" w:eastAsia="仿宋_GB2312" w:hAnsi="宋体" w:cs="仿宋_GB2312" w:hint="eastAsia"/>
                <w:kern w:val="0"/>
                <w:sz w:val="24"/>
                <w:lang w:bidi="ar"/>
              </w:rPr>
              <w:t>村居民可支配</w:t>
            </w:r>
            <w:r>
              <w:rPr>
                <w:rFonts w:ascii="仿宋_GB2312" w:eastAsia="仿宋_GB2312" w:hAnsi="宋体" w:cs="仿宋_GB2312"/>
                <w:kern w:val="0"/>
                <w:sz w:val="24"/>
                <w:lang w:bidi="ar"/>
              </w:rPr>
              <w:t>收入</w:t>
            </w:r>
          </w:p>
        </w:tc>
        <w:tc>
          <w:tcPr>
            <w:tcW w:w="1384" w:type="dxa"/>
            <w:vAlign w:val="center"/>
          </w:tcPr>
          <w:p w14:paraId="308DD181" w14:textId="77777777" w:rsidR="00036FF6" w:rsidRDefault="00036FF6" w:rsidP="003C2B38">
            <w:pPr>
              <w:widowControl/>
              <w:spacing w:line="320" w:lineRule="exact"/>
              <w:jc w:val="center"/>
              <w:textAlignment w:val="top"/>
              <w:rPr>
                <w:rFonts w:ascii="仿宋_GB2312" w:eastAsia="仿宋_GB2312" w:hAnsi="宋体" w:cs="仿宋_GB2312"/>
                <w:sz w:val="24"/>
              </w:rPr>
            </w:pPr>
            <w:r>
              <w:rPr>
                <w:rFonts w:ascii="仿宋_GB2312" w:eastAsia="仿宋_GB2312" w:hAnsi="宋体" w:cs="仿宋_GB2312"/>
                <w:kern w:val="0"/>
                <w:sz w:val="24"/>
                <w:lang w:bidi="ar"/>
              </w:rPr>
              <w:t>预期</w:t>
            </w:r>
          </w:p>
        </w:tc>
        <w:tc>
          <w:tcPr>
            <w:tcW w:w="1426" w:type="dxa"/>
            <w:vAlign w:val="center"/>
          </w:tcPr>
          <w:p w14:paraId="4BAB0440" w14:textId="77777777" w:rsidR="00036FF6" w:rsidRDefault="00036FF6" w:rsidP="003C2B38">
            <w:pPr>
              <w:widowControl/>
              <w:spacing w:line="320" w:lineRule="exact"/>
              <w:jc w:val="center"/>
              <w:textAlignment w:val="top"/>
              <w:rPr>
                <w:rFonts w:ascii="仿宋_GB2312" w:eastAsia="仿宋_GB2312" w:hAnsi="宋体" w:cs="仿宋_GB2312"/>
                <w:sz w:val="24"/>
              </w:rPr>
            </w:pPr>
            <w:r>
              <w:rPr>
                <w:rFonts w:ascii="仿宋_GB2312" w:eastAsia="仿宋_GB2312" w:hAnsi="宋体" w:cs="仿宋_GB2312"/>
                <w:kern w:val="0"/>
                <w:sz w:val="24"/>
                <w:lang w:bidi="ar"/>
              </w:rPr>
              <w:t>元</w:t>
            </w:r>
          </w:p>
        </w:tc>
        <w:tc>
          <w:tcPr>
            <w:tcW w:w="1478" w:type="dxa"/>
            <w:vAlign w:val="center"/>
          </w:tcPr>
          <w:p w14:paraId="7ACEE28A" w14:textId="77777777" w:rsidR="00036FF6" w:rsidRDefault="00036FF6" w:rsidP="003C2B38">
            <w:pPr>
              <w:widowControl/>
              <w:spacing w:line="320" w:lineRule="exact"/>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10365</w:t>
            </w:r>
          </w:p>
        </w:tc>
        <w:tc>
          <w:tcPr>
            <w:tcW w:w="1563" w:type="dxa"/>
            <w:vAlign w:val="center"/>
          </w:tcPr>
          <w:p w14:paraId="6DD5B96C" w14:textId="77777777" w:rsidR="00036FF6" w:rsidRDefault="00036FF6" w:rsidP="003C2B38">
            <w:pPr>
              <w:widowControl/>
              <w:spacing w:line="320" w:lineRule="exact"/>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13.6</w:t>
            </w:r>
          </w:p>
        </w:tc>
        <w:tc>
          <w:tcPr>
            <w:tcW w:w="1635" w:type="dxa"/>
            <w:vAlign w:val="center"/>
          </w:tcPr>
          <w:p w14:paraId="3B3756A7" w14:textId="77777777" w:rsidR="00036FF6" w:rsidRDefault="00036FF6" w:rsidP="003C2B38">
            <w:pPr>
              <w:widowControl/>
              <w:spacing w:line="320" w:lineRule="exact"/>
              <w:jc w:val="center"/>
              <w:textAlignment w:val="center"/>
              <w:rPr>
                <w:rFonts w:ascii="仿宋_GB2312" w:eastAsia="仿宋_GB2312" w:hAnsi="宋体" w:cs="仿宋_GB2312"/>
                <w:sz w:val="24"/>
              </w:rPr>
            </w:pPr>
            <w:r>
              <w:rPr>
                <w:rFonts w:ascii="仿宋_GB2312" w:eastAsia="仿宋_GB2312" w:hAnsi="宋体" w:cs="仿宋_GB2312"/>
                <w:kern w:val="0"/>
                <w:sz w:val="24"/>
                <w:lang w:bidi="ar"/>
              </w:rPr>
              <w:t>16</w:t>
            </w:r>
            <w:r>
              <w:rPr>
                <w:rFonts w:ascii="仿宋_GB2312" w:eastAsia="仿宋_GB2312" w:hAnsi="宋体" w:cs="仿宋_GB2312" w:hint="eastAsia"/>
                <w:kern w:val="0"/>
                <w:sz w:val="24"/>
                <w:lang w:bidi="ar"/>
              </w:rPr>
              <w:t>694</w:t>
            </w:r>
          </w:p>
        </w:tc>
        <w:tc>
          <w:tcPr>
            <w:tcW w:w="2343" w:type="dxa"/>
            <w:vAlign w:val="center"/>
          </w:tcPr>
          <w:p w14:paraId="5504063B" w14:textId="77777777" w:rsidR="00036FF6" w:rsidRDefault="00036FF6" w:rsidP="003C2B38">
            <w:pPr>
              <w:widowControl/>
              <w:spacing w:line="320" w:lineRule="exact"/>
              <w:jc w:val="center"/>
              <w:textAlignment w:val="center"/>
              <w:rPr>
                <w:rFonts w:ascii="仿宋_GB2312" w:eastAsia="仿宋_GB2312" w:hAnsi="宋体" w:cs="仿宋_GB2312"/>
                <w:sz w:val="24"/>
              </w:rPr>
            </w:pPr>
            <w:r>
              <w:rPr>
                <w:rFonts w:ascii="仿宋_GB2312" w:eastAsia="仿宋_GB2312" w:hAnsi="宋体" w:cs="仿宋_GB2312" w:hint="eastAsia"/>
                <w:kern w:val="0"/>
                <w:sz w:val="24"/>
                <w:lang w:bidi="ar"/>
              </w:rPr>
              <w:t>10</w:t>
            </w:r>
          </w:p>
        </w:tc>
      </w:tr>
    </w:tbl>
    <w:p w14:paraId="5C76765E" w14:textId="77777777" w:rsidR="00036FF6" w:rsidRDefault="00036FF6">
      <w:pPr>
        <w:rPr>
          <w:rFonts w:hint="eastAsia"/>
        </w:rPr>
      </w:pPr>
    </w:p>
    <w:p w14:paraId="47A7E271" w14:textId="6FD0B26F" w:rsidR="00511291" w:rsidRPr="00511291" w:rsidRDefault="008E2919" w:rsidP="00511291">
      <w:pPr>
        <w:rPr>
          <w:rFonts w:hint="eastAsia"/>
        </w:rPr>
        <w:sectPr w:rsidR="00511291" w:rsidRPr="00511291">
          <w:pgSz w:w="16838" w:h="11906" w:orient="landscape"/>
          <w:pgMar w:top="1803" w:right="1440" w:bottom="1803" w:left="1440" w:header="851" w:footer="992" w:gutter="0"/>
          <w:cols w:space="720"/>
          <w:docGrid w:type="lines" w:linePitch="319"/>
        </w:sectPr>
      </w:pPr>
      <w:r>
        <w:rPr>
          <w:rFonts w:ascii="仿宋_GB2312" w:eastAsia="仿宋_GB2312" w:hAnsi="宋体" w:cs="仿宋_GB2312"/>
          <w:noProof/>
          <w:kern w:val="0"/>
          <w:sz w:val="24"/>
        </w:rPr>
        <w:lastRenderedPageBreak/>
        <mc:AlternateContent>
          <mc:Choice Requires="wps">
            <w:drawing>
              <wp:anchor distT="0" distB="0" distL="114300" distR="114300" simplePos="0" relativeHeight="251659264" behindDoc="0" locked="0" layoutInCell="1" allowOverlap="1" wp14:anchorId="46510CAF" wp14:editId="04EC143A">
                <wp:simplePos x="0" y="0"/>
                <wp:positionH relativeFrom="column">
                  <wp:posOffset>4229100</wp:posOffset>
                </wp:positionH>
                <wp:positionV relativeFrom="paragraph">
                  <wp:posOffset>363855</wp:posOffset>
                </wp:positionV>
                <wp:extent cx="372745" cy="445770"/>
                <wp:effectExtent l="0" t="3810" r="0" b="0"/>
                <wp:wrapNone/>
                <wp:docPr id="2062374828"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745" cy="4457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610322" w14:textId="77777777" w:rsidR="00036FF6" w:rsidRPr="00036FF6" w:rsidRDefault="00036FF6" w:rsidP="00036FF6"/>
                        </w:txbxContent>
                      </wps:txbx>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510CAF" id="Text Box 20" o:spid="_x0000_s1029" type="#_x0000_t202" style="position:absolute;left:0;text-align:left;margin-left:333pt;margin-top:28.65pt;width:29.35pt;height:35.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" stroked="f">
                <v:textbox style="layout-flow:vertical-ideographic">
                  <w:txbxContent>
                    <w:p w14:paraId="17610322" w14:textId="77777777" w:rsidR="00036FF6" w:rsidRPr="00036FF6" w:rsidRDefault="00036FF6" w:rsidP="00036FF6"/>
                  </w:txbxContent>
                </v:textbox>
              </v:shape>
            </w:pict>
          </mc:Fallback>
        </mc:AlternateContent>
      </w:r>
    </w:p>
    <w:p w14:paraId="0EA6F148" w14:textId="77777777" w:rsidR="006F200B" w:rsidRDefault="006F200B">
      <w:pPr>
        <w:pStyle w:val="2"/>
        <w:keepNext w:val="0"/>
        <w:keepLines w:val="0"/>
        <w:spacing w:beforeLines="100" w:before="319" w:afterLines="100" w:after="319" w:line="600" w:lineRule="exact"/>
        <w:jc w:val="center"/>
        <w:rPr>
          <w:rFonts w:ascii="仿宋" w:eastAsia="仿宋" w:hAnsi="仿宋" w:cs="仿宋" w:hint="eastAsia"/>
          <w:kern w:val="0"/>
        </w:rPr>
      </w:pPr>
      <w:bookmarkStart w:id="140" w:name="_Toc3073"/>
      <w:r>
        <w:rPr>
          <w:rFonts w:ascii="仿宋" w:eastAsia="仿宋" w:hAnsi="仿宋" w:cs="仿宋" w:hint="eastAsia"/>
          <w:kern w:val="0"/>
        </w:rPr>
        <w:lastRenderedPageBreak/>
        <w:t>第四节  发展任务</w:t>
      </w:r>
      <w:bookmarkEnd w:id="140"/>
    </w:p>
    <w:p w14:paraId="3582FDAC"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十三五”时期，我市农业农村经济发展要切实转变增长方式，进一步拓展农业功能，提升农业综合生产能力，大力发展特色效益农业、现代设施农业、生态循环农业、休闲观光农业、农产品加工流通业，建立健全农业社会化服务体系，促进农业经济持续、稳定、健康发展。</w:t>
      </w:r>
    </w:p>
    <w:p w14:paraId="7D4A70E5" w14:textId="77777777" w:rsidR="006F200B" w:rsidRDefault="006F200B">
      <w:pPr>
        <w:spacing w:line="600" w:lineRule="exact"/>
        <w:ind w:firstLineChars="196" w:firstLine="630"/>
        <w:jc w:val="left"/>
        <w:rPr>
          <w:rFonts w:ascii="仿宋" w:eastAsia="仿宋" w:hAnsi="仿宋" w:cs="仿宋" w:hint="eastAsia"/>
          <w:b/>
          <w:bCs/>
          <w:sz w:val="32"/>
          <w:szCs w:val="32"/>
        </w:rPr>
      </w:pPr>
      <w:r>
        <w:rPr>
          <w:rFonts w:ascii="仿宋" w:eastAsia="仿宋" w:hAnsi="仿宋" w:cs="仿宋" w:hint="eastAsia"/>
          <w:b/>
          <w:bCs/>
          <w:sz w:val="32"/>
          <w:szCs w:val="32"/>
        </w:rPr>
        <w:t>一、大力发展特色效益农业</w:t>
      </w:r>
    </w:p>
    <w:p w14:paraId="2BD9F0FC"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以创建国家农业可持续发展试验示范区和现代特色农业、林业、养殖业示范区为引领，充分发挥区域农业的先发优势，继续深化区域结构、品种结构调整，推进优势和特色农产品进一步向优势区域集中，形成特色鲜明、布局合理、结构优化、质量较高、效益较好的农业经济新格局。加快发展优质粮食，优势水果（柑桔、葡萄、柿子），优质蔬菜，罗汉果，食用菌，生猪、家禽、草食动物、特色养殖、中药材、速丰经济林、花卉等特色产业，辐射带动全市农业农村经济快速发展。</w:t>
      </w:r>
    </w:p>
    <w:p w14:paraId="62FECDAF" w14:textId="77777777" w:rsidR="006F200B" w:rsidRDefault="006F200B">
      <w:pPr>
        <w:spacing w:line="600" w:lineRule="exact"/>
        <w:ind w:firstLineChars="196" w:firstLine="630"/>
        <w:jc w:val="left"/>
        <w:rPr>
          <w:rFonts w:ascii="仿宋" w:eastAsia="仿宋" w:hAnsi="仿宋" w:cs="仿宋" w:hint="eastAsia"/>
          <w:b/>
          <w:bCs/>
          <w:sz w:val="32"/>
          <w:szCs w:val="32"/>
        </w:rPr>
      </w:pPr>
      <w:r>
        <w:rPr>
          <w:rFonts w:ascii="仿宋" w:eastAsia="仿宋" w:hAnsi="仿宋" w:cs="仿宋" w:hint="eastAsia"/>
          <w:b/>
          <w:bCs/>
          <w:sz w:val="32"/>
          <w:szCs w:val="32"/>
        </w:rPr>
        <w:t>二、加快发展现代设施农业</w:t>
      </w:r>
    </w:p>
    <w:p w14:paraId="6425A01E"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牢固树立全面、协调、可持续的科学发展观，用工业的理念谋划农业、用市场的理念经营农业，用现代工程手段装备农业，拓展资金密集、技术密集、知识密集相结合的集约化经营模式，大力发展现代农业产业园，加快蔬菜、水果、花卉“三避”、大棚、喷滴灌等设施栽培，种子种苗设施繁育和农作物水肥一体化基地，以及规模养殖场、养殖小区创</w:t>
      </w:r>
      <w:r>
        <w:rPr>
          <w:rFonts w:ascii="仿宋" w:eastAsia="仿宋" w:hAnsi="仿宋" w:cs="仿宋" w:hint="eastAsia"/>
          <w:sz w:val="32"/>
          <w:szCs w:val="32"/>
        </w:rPr>
        <w:lastRenderedPageBreak/>
        <w:t>建，进一步夯实现代农业发展基础，提升设施农业发展规模和水平。</w:t>
      </w:r>
    </w:p>
    <w:p w14:paraId="127C8E2C" w14:textId="77777777" w:rsidR="006F200B" w:rsidRDefault="006F200B">
      <w:pPr>
        <w:spacing w:line="600" w:lineRule="exact"/>
        <w:ind w:firstLineChars="196" w:firstLine="630"/>
        <w:jc w:val="left"/>
        <w:rPr>
          <w:rFonts w:ascii="仿宋" w:eastAsia="仿宋" w:hAnsi="仿宋" w:cs="仿宋" w:hint="eastAsia"/>
          <w:b/>
          <w:bCs/>
          <w:sz w:val="32"/>
          <w:szCs w:val="32"/>
        </w:rPr>
      </w:pPr>
      <w:r>
        <w:rPr>
          <w:rFonts w:ascii="仿宋" w:eastAsia="仿宋" w:hAnsi="仿宋" w:cs="仿宋" w:hint="eastAsia"/>
          <w:b/>
          <w:bCs/>
          <w:sz w:val="32"/>
          <w:szCs w:val="32"/>
        </w:rPr>
        <w:t>三、强力推进生态循环农业</w:t>
      </w:r>
    </w:p>
    <w:p w14:paraId="4F66D758"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围绕农业增长方式转变，以市委、市政府实施“生态立市、产业强市”为契机，以资源高效循环利用为核心，以“减量化、再利用、资源化”为原则，以“低消耗、低排放、高效率”为目标，以技术、制度创新为手段，集成、组装、推广一批先进实用的生态（循环）农业发展模式，严格控制农业面源污染，实现资源利用高效化、无害化、农村生态环境清洁化，促进农业和农村经济又好又快发展。</w:t>
      </w:r>
    </w:p>
    <w:p w14:paraId="37602F00" w14:textId="77777777" w:rsidR="006F200B" w:rsidRDefault="006F200B">
      <w:pPr>
        <w:spacing w:line="600" w:lineRule="exact"/>
        <w:ind w:firstLineChars="196" w:firstLine="630"/>
        <w:jc w:val="left"/>
        <w:rPr>
          <w:rFonts w:ascii="仿宋" w:eastAsia="仿宋" w:hAnsi="仿宋" w:cs="仿宋" w:hint="eastAsia"/>
          <w:b/>
          <w:bCs/>
          <w:sz w:val="32"/>
          <w:szCs w:val="32"/>
        </w:rPr>
      </w:pPr>
      <w:r>
        <w:rPr>
          <w:rFonts w:ascii="仿宋" w:eastAsia="仿宋" w:hAnsi="仿宋" w:cs="仿宋" w:hint="eastAsia"/>
          <w:b/>
          <w:bCs/>
          <w:sz w:val="32"/>
          <w:szCs w:val="32"/>
        </w:rPr>
        <w:t>四、积极拓展休闲观光农业</w:t>
      </w:r>
    </w:p>
    <w:p w14:paraId="7FF7D947"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结合桂林国际旅游胜地建设，以农业主导产业为基础，以丰富的自然景观和优良的生态条件为依托，发展观光采摘、休闲垂钓、农业科普、农耕和节庆文化、森林养生等农业休闲旅游，着力打造一批休闲观光农业品牌，提升休闲农业发展水平，加快农业与旅游融合发展。到2020年，建成自治区级以上农业休闲观光示范点70个，三星级以上“全国休闲农业与乡村旅游星级园区”20个，实现休闲农业总收入35亿元。</w:t>
      </w:r>
    </w:p>
    <w:p w14:paraId="62578788" w14:textId="77777777" w:rsidR="006F200B" w:rsidRDefault="006F200B">
      <w:pPr>
        <w:spacing w:line="600" w:lineRule="exact"/>
        <w:ind w:firstLineChars="196" w:firstLine="630"/>
        <w:jc w:val="left"/>
        <w:rPr>
          <w:rFonts w:ascii="仿宋" w:eastAsia="仿宋" w:hAnsi="仿宋" w:cs="仿宋" w:hint="eastAsia"/>
          <w:b/>
          <w:bCs/>
          <w:sz w:val="32"/>
          <w:szCs w:val="32"/>
        </w:rPr>
      </w:pPr>
      <w:r>
        <w:rPr>
          <w:rFonts w:ascii="仿宋" w:eastAsia="仿宋" w:hAnsi="仿宋" w:cs="仿宋" w:hint="eastAsia"/>
          <w:b/>
          <w:bCs/>
          <w:sz w:val="32"/>
          <w:szCs w:val="32"/>
        </w:rPr>
        <w:t>五、完善农产品加工与流通</w:t>
      </w:r>
    </w:p>
    <w:p w14:paraId="52F7474B"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围绕粮油、果蔬、食用菌、畜禽、水产品、中药材、竹木等优势产业，加大农业招商，引进和培育一批产业关联度大、市场竞争力强、辐射带动面广的加工型、外销型农产品龙头企业和企业集群；大力发展农产品加工、储藏、保鲜、</w:t>
      </w:r>
      <w:r>
        <w:rPr>
          <w:rFonts w:ascii="仿宋" w:eastAsia="仿宋" w:hAnsi="仿宋" w:cs="仿宋" w:hint="eastAsia"/>
          <w:sz w:val="32"/>
          <w:szCs w:val="32"/>
        </w:rPr>
        <w:lastRenderedPageBreak/>
        <w:t>冷链物流基地，培育电商企业和“互联网+农业”，延长农产品加工增值链，实现农产品加工、流通业的快速发展。到2020年，涉农电商企业达到300家，通过“互联网+农业”在线销售的农产品占比达到30%以上。</w:t>
      </w:r>
    </w:p>
    <w:p w14:paraId="7376EEBF" w14:textId="77777777" w:rsidR="006F200B" w:rsidRDefault="006F200B">
      <w:pPr>
        <w:spacing w:line="600" w:lineRule="exact"/>
        <w:ind w:firstLineChars="196" w:firstLine="630"/>
        <w:jc w:val="left"/>
        <w:rPr>
          <w:rFonts w:ascii="仿宋" w:eastAsia="仿宋" w:hAnsi="仿宋" w:cs="仿宋" w:hint="eastAsia"/>
          <w:b/>
          <w:bCs/>
          <w:sz w:val="32"/>
          <w:szCs w:val="32"/>
        </w:rPr>
      </w:pPr>
      <w:r>
        <w:rPr>
          <w:rFonts w:ascii="仿宋" w:eastAsia="仿宋" w:hAnsi="仿宋" w:cs="仿宋" w:hint="eastAsia"/>
          <w:b/>
          <w:bCs/>
          <w:sz w:val="32"/>
          <w:szCs w:val="32"/>
        </w:rPr>
        <w:t>六、健全农村社会化服务体系</w:t>
      </w:r>
    </w:p>
    <w:p w14:paraId="34B201CF"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加强现代科技创新推广体系、动植物防疫保护体系、农产品质量安全检验检测体系、农机服务体系、农村水利社会化服务体系、农业市场信息服务体系、农业气象服务体系等农业综合服务体系和农业公共设施建设，提高服务水平，为农业可持续发展提供基础保障。</w:t>
      </w:r>
    </w:p>
    <w:p w14:paraId="2BFC35BF" w14:textId="77777777" w:rsidR="006F200B" w:rsidRDefault="006F200B">
      <w:pPr>
        <w:pStyle w:val="1"/>
        <w:spacing w:beforeLines="200" w:before="638" w:afterLines="100" w:after="319" w:line="360" w:lineRule="auto"/>
        <w:ind w:firstLineChars="200" w:firstLine="723"/>
        <w:jc w:val="center"/>
        <w:rPr>
          <w:rFonts w:ascii="黑体" w:eastAsia="黑体" w:hAnsi="仿宋" w:cs="仿宋" w:hint="eastAsia"/>
          <w:sz w:val="36"/>
          <w:szCs w:val="36"/>
        </w:rPr>
      </w:pPr>
      <w:bookmarkStart w:id="141" w:name="_Toc4198"/>
      <w:r>
        <w:rPr>
          <w:rFonts w:ascii="黑体" w:eastAsia="黑体" w:hAnsi="仿宋" w:cs="仿宋" w:hint="eastAsia"/>
          <w:sz w:val="36"/>
          <w:szCs w:val="36"/>
        </w:rPr>
        <w:t>第三章  区域划分与产业布局</w:t>
      </w:r>
      <w:bookmarkEnd w:id="141"/>
    </w:p>
    <w:p w14:paraId="05A6A82C"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贯彻实施国家和自治区主体功能区规划，突出农业产业功能，提升生态功能，构建经济和资源环境相协调的现代农业发展格局。</w:t>
      </w:r>
    </w:p>
    <w:p w14:paraId="658E53E8" w14:textId="77777777" w:rsidR="006F200B" w:rsidRDefault="006F200B">
      <w:pPr>
        <w:pStyle w:val="2"/>
        <w:keepNext w:val="0"/>
        <w:keepLines w:val="0"/>
        <w:spacing w:beforeLines="100" w:before="319" w:afterLines="100" w:after="319" w:line="600" w:lineRule="exact"/>
        <w:jc w:val="center"/>
        <w:rPr>
          <w:rFonts w:ascii="仿宋" w:eastAsia="仿宋" w:hAnsi="仿宋" w:cs="仿宋" w:hint="eastAsia"/>
          <w:kern w:val="0"/>
        </w:rPr>
      </w:pPr>
      <w:bookmarkStart w:id="142" w:name="_Toc1994"/>
      <w:r>
        <w:rPr>
          <w:rFonts w:ascii="仿宋" w:eastAsia="仿宋" w:hAnsi="仿宋" w:cs="仿宋" w:hint="eastAsia"/>
          <w:kern w:val="0"/>
        </w:rPr>
        <w:t>第一节  区域划分</w:t>
      </w:r>
      <w:bookmarkEnd w:id="142"/>
    </w:p>
    <w:p w14:paraId="2035E6C4" w14:textId="77777777" w:rsidR="006F200B" w:rsidRDefault="006F200B">
      <w:pPr>
        <w:spacing w:line="560" w:lineRule="exact"/>
        <w:ind w:firstLineChars="200" w:firstLine="640"/>
        <w:rPr>
          <w:rFonts w:ascii="仿宋" w:eastAsia="仿宋" w:hAnsi="仿宋" w:cs="仿宋" w:hint="eastAsia"/>
          <w:sz w:val="32"/>
          <w:szCs w:val="32"/>
        </w:rPr>
      </w:pPr>
      <w:bookmarkStart w:id="143" w:name="_Toc24912"/>
      <w:r>
        <w:rPr>
          <w:rFonts w:ascii="仿宋" w:eastAsia="仿宋" w:hAnsi="仿宋" w:cs="仿宋" w:hint="eastAsia"/>
          <w:sz w:val="32"/>
          <w:szCs w:val="32"/>
        </w:rPr>
        <w:t>综合考虑县区农业资源禀赋，现有产业基础、群众基础和市场发展前景等因素，遵循耕地和水资源合理配置、种养业匹配、生产与加工协调、行政区划相对完整等原则，在保持“十二五”农业产业布局延续性的前提下，把全市划分为5大农业发展区域（见附图），即：</w:t>
      </w:r>
    </w:p>
    <w:p w14:paraId="4EE2ADDE"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——“桂林中部(城郊)农业发展区”。范围包括七星、</w:t>
      </w:r>
      <w:r>
        <w:rPr>
          <w:rFonts w:ascii="仿宋" w:eastAsia="仿宋" w:hAnsi="仿宋" w:cs="仿宋" w:hint="eastAsia"/>
          <w:sz w:val="32"/>
          <w:szCs w:val="32"/>
        </w:rPr>
        <w:lastRenderedPageBreak/>
        <w:t>叠彩、象山、秀峰、雁山、临桂6城区和灵川县共30个乡（镇）。耕地面积127.46万亩，占全市耕地面积的25.76%。总人口166.59万人，占全市总人口的31.49%。其中乡村人口82.45万人，占全市乡村总人口22.43%。</w:t>
      </w:r>
    </w:p>
    <w:p w14:paraId="6934EE1F"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——“桂林北部农业发展区”。范围包括兴安、全州2县全境28个乡（镇）。耕地面积146.34万亩，占全市耕地面积的29.58%。总人口122.12万人，占全市总人口的23.12%。其中乡村人口102.56万人，占全市乡村总人口27.90%。</w:t>
      </w:r>
    </w:p>
    <w:p w14:paraId="2E9FF840"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桂林南部农业发展区”。范围包括阳朔、荔浦、平乐3县全境32个乡（镇）。耕地面积90.57万亩，占全市耕地面积的18.31%。总人口116.77万人，占全市总人口的22.07%。其中乡村人口87.03万人，占全市乡村总人口23.67%。</w:t>
      </w:r>
    </w:p>
    <w:p w14:paraId="4A0372AF"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——“桂林东部农业发展区”。范围包括灌阳、恭城2县全境18个乡（镇）。耕地面积38.39万亩，占全市耕地面积的7.76%。总人口59.68万人，占全市总人口的11.28 %。其中乡村人口44.87万人，占全市乡村总人口12.43%。</w:t>
      </w:r>
    </w:p>
    <w:p w14:paraId="01538FB3"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桂林西部农业发展区”。范围包括永福、龙胜、资源3县全境26个乡（镇）。耕地面积91.97万亩，占全市耕地面积的18.59%。总人口63.63万人，占全市总人口的12.03 %。其中乡村人口50.7万人，占全市乡村总人口13.79%。</w:t>
      </w:r>
    </w:p>
    <w:p w14:paraId="7DBC7D9F" w14:textId="77777777" w:rsidR="006F200B" w:rsidRDefault="006F200B">
      <w:pPr>
        <w:snapToGrid w:val="0"/>
        <w:spacing w:line="360" w:lineRule="auto"/>
        <w:rPr>
          <w:sz w:val="24"/>
        </w:rPr>
      </w:pPr>
    </w:p>
    <w:p w14:paraId="432C346C" w14:textId="77777777" w:rsidR="006F200B" w:rsidRDefault="006F200B">
      <w:pPr>
        <w:snapToGrid w:val="0"/>
        <w:rPr>
          <w:sz w:val="24"/>
        </w:rPr>
      </w:pPr>
    </w:p>
    <w:p w14:paraId="11E3FBC3" w14:textId="77777777" w:rsidR="006F200B" w:rsidRDefault="006F200B">
      <w:pPr>
        <w:pStyle w:val="2"/>
        <w:keepNext w:val="0"/>
        <w:keepLines w:val="0"/>
        <w:spacing w:beforeLines="100" w:before="319" w:afterLines="100" w:after="319" w:line="600" w:lineRule="exact"/>
        <w:jc w:val="center"/>
        <w:rPr>
          <w:rFonts w:ascii="仿宋" w:eastAsia="仿宋" w:hAnsi="仿宋" w:cs="仿宋" w:hint="eastAsia"/>
          <w:kern w:val="0"/>
        </w:rPr>
      </w:pPr>
      <w:r>
        <w:rPr>
          <w:rFonts w:ascii="仿宋" w:eastAsia="仿宋" w:hAnsi="仿宋" w:cs="仿宋" w:hint="eastAsia"/>
          <w:kern w:val="0"/>
        </w:rPr>
        <w:lastRenderedPageBreak/>
        <w:t>第二节  区域功能定位和产业布局</w:t>
      </w:r>
      <w:bookmarkEnd w:id="143"/>
    </w:p>
    <w:p w14:paraId="723E2A39" w14:textId="77777777" w:rsidR="006F200B" w:rsidRDefault="006F200B">
      <w:pPr>
        <w:spacing w:line="600" w:lineRule="exact"/>
        <w:ind w:firstLineChars="196" w:firstLine="630"/>
        <w:jc w:val="left"/>
        <w:rPr>
          <w:rFonts w:ascii="仿宋" w:eastAsia="仿宋" w:hAnsi="仿宋" w:cs="仿宋" w:hint="eastAsia"/>
          <w:b/>
          <w:bCs/>
          <w:sz w:val="32"/>
          <w:szCs w:val="32"/>
        </w:rPr>
      </w:pPr>
      <w:r>
        <w:rPr>
          <w:rFonts w:ascii="仿宋" w:eastAsia="仿宋" w:hAnsi="仿宋" w:cs="仿宋" w:hint="eastAsia"/>
          <w:b/>
          <w:bCs/>
          <w:sz w:val="32"/>
          <w:szCs w:val="32"/>
        </w:rPr>
        <w:t>一、桂林中部（城郊）农业发展区</w:t>
      </w:r>
    </w:p>
    <w:p w14:paraId="55E6CA5C"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功能定位：区域地处城市周边和漓江沿线，生态功能十分重要。要充分发挥区位优势、自然资源优势、特色农产品优势、人文优势和经济先发优势，功能定位为外向型农业、观光农业、设施农业、加工农业、生态农业全面综合发展的城郊生态农业发展区。</w:t>
      </w:r>
    </w:p>
    <w:p w14:paraId="11EE1CCB"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产业布局：一是以葡萄、柑桔、桃子、草莓等为主的水果；二是设施蔬菜、四时蔬菜、精细蔬菜、西香瓜等高效经济作物；三是生猪、家禽设施化、工厂化生态养殖，水产品养殖，特色养殖；四是毛竹、花卉苗木；五是休闲观光农业。</w:t>
      </w:r>
    </w:p>
    <w:p w14:paraId="76D34466"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主攻方向：大力推广以畜禽产品加工和粪便无害化、资源化处理为重点的循环农业园区经济链。重点建设3个农业种养产业示范带：象山区二塘乡至雁山镇桂阳公路沿线示范带，雁山区至临桂六塘镇、会仙镇、四塘乡示范带，七星区至灵川大圩镇、潮田乡示范带。提升5个休闲农业观光示范区（带）：万福路农业休闲度假区，雁山区休闲农业旅游观光区，叠彩区江东生态农业旅游休闲区，秀峰区桃花江农业旅游休闲区，桂林漓东百里生态示范带。</w:t>
      </w:r>
    </w:p>
    <w:p w14:paraId="21F40726" w14:textId="77777777" w:rsidR="006F200B" w:rsidRDefault="006F200B">
      <w:pPr>
        <w:spacing w:line="600" w:lineRule="exact"/>
        <w:ind w:firstLineChars="196" w:firstLine="630"/>
        <w:jc w:val="left"/>
        <w:rPr>
          <w:rFonts w:ascii="仿宋" w:eastAsia="仿宋" w:hAnsi="仿宋" w:cs="仿宋" w:hint="eastAsia"/>
          <w:b/>
          <w:bCs/>
          <w:sz w:val="32"/>
          <w:szCs w:val="32"/>
        </w:rPr>
      </w:pPr>
      <w:r>
        <w:rPr>
          <w:rFonts w:ascii="仿宋" w:eastAsia="仿宋" w:hAnsi="仿宋" w:cs="仿宋" w:hint="eastAsia"/>
          <w:b/>
          <w:bCs/>
          <w:sz w:val="32"/>
          <w:szCs w:val="32"/>
        </w:rPr>
        <w:t>二、桂林北部农业发展区</w:t>
      </w:r>
    </w:p>
    <w:p w14:paraId="29C30DA7"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功能定位：区域地处“湘桂走廊”中北部，是广西北上的主要陆路通道。区域内虽山地丘陵多、平原少，但农耕历史悠久，是桂林粮食主产区、柑桔生产基地、银杏产地和生猪、禾花鱼、杉木、松木、毛竹集中产区。要按照“科学化、</w:t>
      </w:r>
      <w:r>
        <w:rPr>
          <w:rFonts w:ascii="仿宋" w:eastAsia="仿宋" w:hAnsi="仿宋" w:cs="仿宋" w:hint="eastAsia"/>
          <w:sz w:val="32"/>
          <w:szCs w:val="32"/>
        </w:rPr>
        <w:lastRenderedPageBreak/>
        <w:t>商品化、集约化、产业化”的要求，突出区域特色，整合资源优势，功能定位为逐步建立以循环农业为龙头，优质稻、水果、蔬菜、食用菌、畜禽鱼、中药材、商品林、农副产品加工为主导产业的桂北特色现代循环农业发展区。</w:t>
      </w:r>
    </w:p>
    <w:p w14:paraId="3AEF9922" w14:textId="77777777" w:rsidR="006F200B" w:rsidRDefault="006F200B">
      <w:pPr>
        <w:ind w:firstLineChars="225" w:firstLine="720"/>
        <w:rPr>
          <w:rFonts w:ascii="宋体" w:hAnsi="宋体" w:cs="仿宋" w:hint="eastAsia"/>
          <w:sz w:val="32"/>
          <w:szCs w:val="32"/>
        </w:rPr>
      </w:pPr>
      <w:r>
        <w:rPr>
          <w:rFonts w:ascii="仿宋" w:eastAsia="仿宋" w:hAnsi="仿宋" w:cs="仿宋" w:hint="eastAsia"/>
          <w:sz w:val="32"/>
          <w:szCs w:val="32"/>
        </w:rPr>
        <w:t>产业布局：水稻、玉米、红薯等优质粮食；柑桔、葡萄、梨子、黑李等优势水果；“三辣”蔬菜、食用菌、西香瓜、槟榔芋等高效经济作物；“生猪、家禽、草食动物，禾花鲤、冷水鱼”；金槐、三木药材；松杉、毛竹、珍稀用材林等农业产业及休闲观光农业、农产品加工与流通业。</w:t>
      </w:r>
    </w:p>
    <w:p w14:paraId="14D2828C"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主攻方向：大力发展“稻—灯—鱼—菇”高效循环农业。加强示范基地建设，集成现代农业新技术、新品种，以示范基地为依托带动面上发展。</w:t>
      </w:r>
    </w:p>
    <w:p w14:paraId="6AE6FC7D"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调整优化水果品种结构，加强对低产果园的更新改造，抓好以柑桔为主的优势水果标准化生产，发展高档优质梨、布朗李（黑李）、柑桔等，提高果品质量、档次和产后处理水平。</w:t>
      </w:r>
    </w:p>
    <w:p w14:paraId="3A713A20"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发展以“三辣”为主的特色蔬菜生产。推广名特优品种，实行适度规模经营，建设标准化商品蔬菜生产基地，开辟绿色食品和反季节蔬菜市场，加速蔬菜产业化，逐步形成集约化程度高、技术先进、布局合理，可持续发展的蔬菜产业。</w:t>
      </w:r>
    </w:p>
    <w:p w14:paraId="24CFBB10"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加快发展畜牧业。巩固和稳定生猪产业，大力发展草食动物饲养，积极发展家禽养殖，逐步实现生产集约化，饲养无公害标准化、防疫程序化、管理现代化。</w:t>
      </w:r>
    </w:p>
    <w:p w14:paraId="50481BB2"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不断改善农业生态环境。以营林为基础，加强速生丰产</w:t>
      </w:r>
      <w:r>
        <w:rPr>
          <w:rFonts w:ascii="仿宋" w:eastAsia="仿宋" w:hAnsi="仿宋" w:cs="仿宋" w:hint="eastAsia"/>
          <w:sz w:val="32"/>
          <w:szCs w:val="32"/>
        </w:rPr>
        <w:lastRenderedPageBreak/>
        <w:t>用材林和工业原料林基地建设，植树造林，封山育林，改燃节能，发展沼气，优化环境质量，确保国土生态安全，促进可持续发展。</w:t>
      </w:r>
    </w:p>
    <w:p w14:paraId="795B4F0E" w14:textId="77777777" w:rsidR="006F200B" w:rsidRDefault="006F200B">
      <w:pPr>
        <w:spacing w:line="600" w:lineRule="exact"/>
        <w:ind w:firstLineChars="196" w:firstLine="630"/>
        <w:jc w:val="left"/>
        <w:rPr>
          <w:rFonts w:ascii="仿宋" w:eastAsia="仿宋" w:hAnsi="仿宋" w:cs="仿宋" w:hint="eastAsia"/>
          <w:b/>
          <w:bCs/>
          <w:sz w:val="32"/>
          <w:szCs w:val="32"/>
        </w:rPr>
      </w:pPr>
      <w:r>
        <w:rPr>
          <w:rFonts w:ascii="仿宋" w:eastAsia="仿宋" w:hAnsi="仿宋" w:cs="仿宋" w:hint="eastAsia"/>
          <w:b/>
          <w:bCs/>
          <w:sz w:val="32"/>
          <w:szCs w:val="32"/>
        </w:rPr>
        <w:t>三、桂林南部农业发展区</w:t>
      </w:r>
    </w:p>
    <w:p w14:paraId="3EF4D2A8"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功能定位：区域是我市优势特色水果、蔬菜和生猪、家禽的传统产区，也是我市农业基础比较牢固、农村经济相对发达地区。要突出区域特色，优化产业结构和布局，强化科技支撑，发挥品牌效应，功能定位为水果、蔬菜、养殖、花卉、农产品加工、乡村旅游6大产业优先发展区。</w:t>
      </w:r>
    </w:p>
    <w:p w14:paraId="51425990"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产业布局：月柿、砂糖桔、金桔、柚子等优势特色水果，马蹄、莲藕、茨菇、茭白等水生蔬菜，荔浦芋、淮山、食用菌等高效经济作物；生猪、家禽设施化、工厂化生态养殖，特色养殖、水产养殖等；花卉苗木，中药材等；休闲观光农业；农产品加工与流通业。</w:t>
      </w:r>
    </w:p>
    <w:p w14:paraId="7972BDAE"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主攻方向：加强柑桔黄龙病防控，推广水果高效低耗栽培、无公害（绿色）栽培、“三避”、病虫害综合防治等先进实用技术。</w:t>
      </w:r>
    </w:p>
    <w:p w14:paraId="41E3AA48"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加强“菜篮子”基地基础设施和保护地设施建设，推广防虫网、频振式杀虫灯、黄(蓝)色诱虫板等技术装备，提高质量安全保障能力。</w:t>
      </w:r>
    </w:p>
    <w:p w14:paraId="56085F8D"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以项目为载体，大力推广畜禽鱼标准化养殖，牛羊品改和圈养技术、秸秆综合利用技术、网箱养殖技术以及生态循环养殖技术等，提高养殖效益。</w:t>
      </w:r>
    </w:p>
    <w:p w14:paraId="1A46846F"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加快花卉苗木交易市场的建设，建立完善市场流通服务</w:t>
      </w:r>
      <w:r>
        <w:rPr>
          <w:rFonts w:ascii="仿宋" w:eastAsia="仿宋" w:hAnsi="仿宋" w:cs="仿宋" w:hint="eastAsia"/>
          <w:sz w:val="32"/>
          <w:szCs w:val="32"/>
        </w:rPr>
        <w:lastRenderedPageBreak/>
        <w:t>体系。</w:t>
      </w:r>
    </w:p>
    <w:p w14:paraId="1E53527E"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大力开发应用果蔬采后处理、保鲜、储运和精深加工技术，抓好月柿、金桔等大宗农产品深加工。</w:t>
      </w:r>
    </w:p>
    <w:p w14:paraId="7D908024"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改造和提升现有农业示范园、示范区，创建一批国家级和自治区级的农业旅游示范点，策划和培育一批乡村民俗游精品线路。</w:t>
      </w:r>
    </w:p>
    <w:p w14:paraId="2B90D326" w14:textId="77777777" w:rsidR="006F200B" w:rsidRDefault="006F200B">
      <w:pPr>
        <w:spacing w:line="600" w:lineRule="exact"/>
        <w:ind w:firstLineChars="196" w:firstLine="630"/>
        <w:jc w:val="left"/>
        <w:rPr>
          <w:rFonts w:ascii="仿宋" w:eastAsia="仿宋" w:hAnsi="仿宋" w:cs="仿宋" w:hint="eastAsia"/>
          <w:b/>
          <w:bCs/>
          <w:sz w:val="32"/>
          <w:szCs w:val="32"/>
        </w:rPr>
      </w:pPr>
      <w:r>
        <w:rPr>
          <w:rFonts w:ascii="仿宋" w:eastAsia="仿宋" w:hAnsi="仿宋" w:cs="仿宋" w:hint="eastAsia"/>
          <w:b/>
          <w:bCs/>
          <w:sz w:val="32"/>
          <w:szCs w:val="32"/>
        </w:rPr>
        <w:t>四、桂林东部农业发展区</w:t>
      </w:r>
    </w:p>
    <w:p w14:paraId="6E012C33"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功能定位：区域山多地少，是桂林市桃李梨、月柿、柑桔等特色水果及油茶、粮食传统产区。要逐步建立以循环农业为龙头，强化科技支撑和生态效应，功能定位为特色水果、油茶、优质粮食、休闲农业等产业为主的生态农业发展区。</w:t>
      </w:r>
    </w:p>
    <w:p w14:paraId="3E0980BC" w14:textId="77777777" w:rsidR="006F200B" w:rsidRDefault="006F200B">
      <w:pPr>
        <w:ind w:firstLineChars="200" w:firstLine="640"/>
        <w:rPr>
          <w:rFonts w:ascii="宋体" w:hAnsi="宋体" w:cs="仿宋" w:hint="eastAsia"/>
          <w:sz w:val="32"/>
          <w:szCs w:val="32"/>
        </w:rPr>
      </w:pPr>
      <w:r>
        <w:rPr>
          <w:rFonts w:ascii="仿宋" w:eastAsia="仿宋" w:hAnsi="仿宋" w:cs="仿宋" w:hint="eastAsia"/>
          <w:sz w:val="32"/>
          <w:szCs w:val="32"/>
        </w:rPr>
        <w:t>产业布局：梨子、黑李、柑桔、月柿等优势水果，水稻、玉米、红薯等优质粮食，特色养殖，油茶，生态休闲农业。</w:t>
      </w:r>
    </w:p>
    <w:p w14:paraId="0D9C8ED5"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主攻方向：加强农业废弃物的资源化利用，推广普及“养殖—沼气—种植”三位一体的恭城生态循环农业模式。</w:t>
      </w:r>
    </w:p>
    <w:p w14:paraId="4A202F62"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加强对低产果园的更新改造，抓好标准化生产，提高优质梨、布朗李（黑李）、月柿、柑桔等果品质量、档次和产后处理水平。</w:t>
      </w:r>
    </w:p>
    <w:p w14:paraId="4FC6B0AC" w14:textId="77777777" w:rsidR="006F200B" w:rsidRDefault="006F200B">
      <w:pPr>
        <w:ind w:firstLineChars="200" w:firstLine="640"/>
        <w:rPr>
          <w:rFonts w:ascii="仿宋" w:eastAsia="仿宋" w:hAnsi="仿宋" w:cs="仿宋" w:hint="eastAsia"/>
          <w:sz w:val="32"/>
          <w:szCs w:val="32"/>
        </w:rPr>
      </w:pPr>
      <w:r>
        <w:rPr>
          <w:rFonts w:ascii="仿宋" w:eastAsia="仿宋" w:hAnsi="仿宋" w:cs="仿宋" w:hint="eastAsia"/>
          <w:sz w:val="32"/>
          <w:szCs w:val="32"/>
        </w:rPr>
        <w:t>集成现代农业新技术、新品种，推广“超级稻+再生稻+玉米”、“红薯+玉米”等粮食间套种模式，继续开展粮食高产示范创建。</w:t>
      </w:r>
    </w:p>
    <w:p w14:paraId="147489CF"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结合现代特色农业示范区建设、乡土文化传承和古村落保护，创建一批具有瑶族文化特色的休闲农业示范点。</w:t>
      </w:r>
    </w:p>
    <w:p w14:paraId="55D77D13" w14:textId="77777777" w:rsidR="006F200B" w:rsidRDefault="006F200B">
      <w:pPr>
        <w:spacing w:line="600" w:lineRule="exact"/>
        <w:ind w:firstLineChars="196" w:firstLine="630"/>
        <w:jc w:val="left"/>
        <w:rPr>
          <w:rFonts w:ascii="仿宋" w:eastAsia="仿宋" w:hAnsi="仿宋" w:cs="仿宋" w:hint="eastAsia"/>
          <w:b/>
          <w:bCs/>
          <w:sz w:val="32"/>
          <w:szCs w:val="32"/>
        </w:rPr>
      </w:pPr>
      <w:r>
        <w:rPr>
          <w:rFonts w:ascii="仿宋" w:eastAsia="仿宋" w:hAnsi="仿宋" w:cs="仿宋" w:hint="eastAsia"/>
          <w:b/>
          <w:bCs/>
          <w:sz w:val="32"/>
          <w:szCs w:val="32"/>
        </w:rPr>
        <w:t>五、桂林西部（山区）农业发展区</w:t>
      </w:r>
    </w:p>
    <w:p w14:paraId="46E6288E"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lastRenderedPageBreak/>
        <w:t>功能定位：综合考虑区域自然状况、社会经济发展条件、农业区域特点等因素，根据自然、经济、技术条件和生产特征的相似性，农业发展方向途径和措施的类似性，农业资源开发潜力和建设目标的类同性，区域功能定位为：无公害农产品、绿色食品和有机食品基地，特色农业、生态农业、养生农业、休闲观光农业、设施农业全面综合发展的特色效益（养生）农业发展区。</w:t>
      </w:r>
    </w:p>
    <w:p w14:paraId="06AEA396"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产业布局：优质稻；柑桔、猕猴桃、春夏熟水果；反季节蔬菜、食用菌；设施化、工厂化畜禽养殖、特色养殖、草食动物养殖，冷水鱼养殖；罗汉果、三木药材、油茶，茶叶等农业产业及休闲观光农业、农产品加工与流通业。</w:t>
      </w:r>
    </w:p>
    <w:p w14:paraId="74C6565B"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主攻方向：优化资源配置和调整农业产业结构；加强农业生态环境保护，大力发展高效生态循环农业、山区特色效益农业、休闲观光农业、福寿养生产业和现代设施农业。重点建设8个特色效益农业发展区，即永福县南部乡镇优质高效养生农业发展区、北部乡镇特色效益养生农业发展区，龙胜沿河台地特色农业开发区、半高山高效农业开发区、高山草场综合开发区、龙脊农耕文化旅游区，资源资江沿岸葡萄产业发展区、五排河反季节蔬菜发展区，全面提高农业资源开发利用水平和生态环境保护能力。</w:t>
      </w:r>
    </w:p>
    <w:p w14:paraId="77EBC8FB" w14:textId="77777777" w:rsidR="006F200B" w:rsidRDefault="006F200B">
      <w:pPr>
        <w:pStyle w:val="1"/>
        <w:spacing w:beforeLines="200" w:before="638" w:afterLines="100" w:after="319" w:line="360" w:lineRule="auto"/>
        <w:ind w:firstLineChars="200" w:firstLine="723"/>
        <w:jc w:val="center"/>
        <w:rPr>
          <w:rFonts w:ascii="黑体" w:eastAsia="黑体" w:hAnsi="仿宋" w:cs="仿宋" w:hint="eastAsia"/>
          <w:sz w:val="36"/>
          <w:szCs w:val="36"/>
        </w:rPr>
      </w:pPr>
      <w:bookmarkStart w:id="144" w:name="_Toc27992"/>
      <w:r>
        <w:rPr>
          <w:rFonts w:ascii="黑体" w:eastAsia="黑体" w:hAnsi="仿宋" w:cs="仿宋" w:hint="eastAsia"/>
          <w:sz w:val="36"/>
          <w:szCs w:val="36"/>
        </w:rPr>
        <w:t>第四章  重点工程项目</w:t>
      </w:r>
      <w:bookmarkEnd w:id="144"/>
    </w:p>
    <w:p w14:paraId="2B8A42FD"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实现桂林市农业农村经济发展“十三五”规划目标，关键要改善农业基础设施和农机装备条件，增强农业科技创新</w:t>
      </w:r>
      <w:r>
        <w:rPr>
          <w:rFonts w:ascii="仿宋" w:eastAsia="仿宋" w:hAnsi="仿宋" w:cs="仿宋" w:hint="eastAsia"/>
          <w:sz w:val="32"/>
          <w:szCs w:val="32"/>
        </w:rPr>
        <w:lastRenderedPageBreak/>
        <w:t>能力，转变农业发展方式，创新农业经营体制机制，建立健全新型农业社会化服务体系，保护农业资源和生态环境，提高农业综合生产能力、质量水平和整体效益。“十三五”时期，要重点推进农业产业发展工程、科技创新工程、支撑服务工程、功能拓展工程、可持续发展工程“五大工程”项目建设。</w:t>
      </w:r>
    </w:p>
    <w:p w14:paraId="7238BCD9"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项目总数206项，总投资162.7亿元。其中种植业项目140项，投资72.8亿元；林业项目34项，投资31.9亿元；养殖业项目20项，投资40.8亿元；水利项目12项，投资17.19亿元。“十三五”重点工程项目详见附表。</w:t>
      </w:r>
    </w:p>
    <w:p w14:paraId="05B1C1FA" w14:textId="77777777" w:rsidR="006F200B" w:rsidRDefault="006F200B">
      <w:pPr>
        <w:pStyle w:val="2"/>
        <w:keepNext w:val="0"/>
        <w:keepLines w:val="0"/>
        <w:spacing w:beforeLines="100" w:before="319" w:afterLines="100" w:after="319" w:line="600" w:lineRule="exact"/>
        <w:jc w:val="center"/>
        <w:rPr>
          <w:rFonts w:ascii="仿宋" w:eastAsia="仿宋" w:hAnsi="仿宋" w:cs="仿宋" w:hint="eastAsia"/>
          <w:kern w:val="0"/>
        </w:rPr>
      </w:pPr>
      <w:bookmarkStart w:id="145" w:name="_Toc14437"/>
      <w:r>
        <w:rPr>
          <w:rFonts w:ascii="仿宋" w:eastAsia="仿宋" w:hAnsi="仿宋" w:cs="仿宋" w:hint="eastAsia"/>
          <w:kern w:val="0"/>
        </w:rPr>
        <w:t>第一节  农业产业发展工程</w:t>
      </w:r>
      <w:bookmarkEnd w:id="145"/>
    </w:p>
    <w:p w14:paraId="0F6B5217"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创建一批特色农业强县、强镇和示范村。新建和提升一批粮食、水果、蔬菜、油料、畜禽良种和花卉苗木繁育项目；</w:t>
      </w:r>
    </w:p>
    <w:p w14:paraId="2338EDA9"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建成一批现代特色农业（核心）示范区，鼓励实行四级联创，实现每个县区至少成功创建1个自治区级（核心）示范区、1个市级示范区、2个自治区县级示范区，每个乡镇1个自治区乡（镇）级示范区；</w:t>
      </w:r>
    </w:p>
    <w:p w14:paraId="5A0233CD"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实施一批标准园艺园、标准化养殖小区、水产健康养殖项目；</w:t>
      </w:r>
    </w:p>
    <w:p w14:paraId="218A1D49"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实施粮食、水果、蔬菜、畜禽超100亿元强优农业产业项目和“万元增收”示范带项目，实施多元化的林下经济项目；</w:t>
      </w:r>
    </w:p>
    <w:p w14:paraId="4A923CE1"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建设富硒农产品产业基地和</w:t>
      </w:r>
      <w:r>
        <w:rPr>
          <w:rFonts w:ascii="仿宋" w:eastAsia="仿宋" w:hAnsi="仿宋" w:cs="仿宋"/>
          <w:sz w:val="32"/>
          <w:szCs w:val="32"/>
        </w:rPr>
        <w:t>“</w:t>
      </w:r>
      <w:r>
        <w:rPr>
          <w:rFonts w:ascii="仿宋" w:eastAsia="仿宋" w:hAnsi="仿宋" w:cs="仿宋" w:hint="eastAsia"/>
          <w:sz w:val="32"/>
          <w:szCs w:val="32"/>
        </w:rPr>
        <w:t>中国富硒农业之都</w:t>
      </w:r>
      <w:r>
        <w:rPr>
          <w:rFonts w:ascii="仿宋" w:eastAsia="仿宋" w:hAnsi="仿宋" w:cs="仿宋"/>
          <w:sz w:val="32"/>
          <w:szCs w:val="32"/>
        </w:rPr>
        <w:t>”</w:t>
      </w:r>
      <w:r>
        <w:rPr>
          <w:rFonts w:ascii="仿宋" w:eastAsia="仿宋" w:hAnsi="仿宋" w:cs="仿宋" w:hint="eastAsia"/>
          <w:sz w:val="32"/>
          <w:szCs w:val="32"/>
        </w:rPr>
        <w:t>。</w:t>
      </w:r>
    </w:p>
    <w:p w14:paraId="673668E4" w14:textId="77777777" w:rsidR="006F200B" w:rsidRDefault="006F200B">
      <w:pPr>
        <w:pStyle w:val="2"/>
        <w:keepNext w:val="0"/>
        <w:keepLines w:val="0"/>
        <w:spacing w:beforeLines="100" w:before="319" w:afterLines="100" w:after="319" w:line="600" w:lineRule="exact"/>
        <w:jc w:val="center"/>
        <w:rPr>
          <w:rFonts w:ascii="仿宋" w:eastAsia="仿宋" w:hAnsi="仿宋" w:cs="仿宋" w:hint="eastAsia"/>
          <w:kern w:val="0"/>
        </w:rPr>
      </w:pPr>
      <w:bookmarkStart w:id="146" w:name="_Toc7939"/>
      <w:r>
        <w:rPr>
          <w:rFonts w:ascii="仿宋" w:eastAsia="仿宋" w:hAnsi="仿宋" w:cs="仿宋" w:hint="eastAsia"/>
          <w:kern w:val="0"/>
        </w:rPr>
        <w:lastRenderedPageBreak/>
        <w:t>第二节  农业科技创新工程</w:t>
      </w:r>
      <w:bookmarkEnd w:id="146"/>
    </w:p>
    <w:p w14:paraId="2D62D4E9"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 xml:space="preserve">实施“桂林国家农业科技园区”项目；现代种植业、养殖业示范基地项目； </w:t>
      </w:r>
    </w:p>
    <w:p w14:paraId="438EBF91"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继续实施农作物高产创建项目；</w:t>
      </w:r>
    </w:p>
    <w:p w14:paraId="5657FE1C"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实施农作物病虫害、动物疫病防控科技攻关项目，农业科技成果转化项目，农产品精深加工项目，职业农民科技培训项目；</w:t>
      </w:r>
    </w:p>
    <w:p w14:paraId="08BC493F"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实施保护种源工程，实施“气候智能型农业”工程。</w:t>
      </w:r>
    </w:p>
    <w:p w14:paraId="3A52BDE5" w14:textId="77777777" w:rsidR="006F200B" w:rsidRDefault="006F200B">
      <w:pPr>
        <w:pStyle w:val="2"/>
        <w:keepNext w:val="0"/>
        <w:keepLines w:val="0"/>
        <w:spacing w:beforeLines="100" w:before="319" w:afterLines="100" w:after="319" w:line="600" w:lineRule="exact"/>
        <w:jc w:val="center"/>
        <w:rPr>
          <w:rFonts w:ascii="仿宋" w:eastAsia="仿宋" w:hAnsi="仿宋" w:cs="仿宋" w:hint="eastAsia"/>
          <w:kern w:val="0"/>
        </w:rPr>
      </w:pPr>
      <w:bookmarkStart w:id="147" w:name="_Toc5193"/>
      <w:r>
        <w:rPr>
          <w:rFonts w:ascii="仿宋" w:eastAsia="仿宋" w:hAnsi="仿宋" w:cs="仿宋" w:hint="eastAsia"/>
          <w:kern w:val="0"/>
        </w:rPr>
        <w:t>第三节  农业支撑服务工程</w:t>
      </w:r>
      <w:bookmarkEnd w:id="147"/>
    </w:p>
    <w:p w14:paraId="134BC306"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实施基层新型农技推广服务项目，信息农业、智慧农业项目，实施农业互联网工程，组建农业互联网公司，开展农业互联网应用培训；</w:t>
      </w:r>
    </w:p>
    <w:p w14:paraId="5C8585EF"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实施农产品加工与冷链物流项目，农产品质量安全追溯项目；</w:t>
      </w:r>
    </w:p>
    <w:p w14:paraId="097009FA"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实施农村土地承包经营权、林权流转服务项目；</w:t>
      </w:r>
    </w:p>
    <w:p w14:paraId="2A3B81BB"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实施农业金融及其保险创新工程。</w:t>
      </w:r>
    </w:p>
    <w:p w14:paraId="47ECA878" w14:textId="77777777" w:rsidR="006F200B" w:rsidRDefault="006F200B">
      <w:pPr>
        <w:pStyle w:val="2"/>
        <w:keepNext w:val="0"/>
        <w:keepLines w:val="0"/>
        <w:spacing w:beforeLines="100" w:before="319" w:afterLines="100" w:after="319" w:line="600" w:lineRule="exact"/>
        <w:jc w:val="center"/>
        <w:rPr>
          <w:rFonts w:ascii="仿宋" w:eastAsia="仿宋" w:hAnsi="仿宋" w:cs="仿宋" w:hint="eastAsia"/>
          <w:kern w:val="0"/>
        </w:rPr>
      </w:pPr>
      <w:bookmarkStart w:id="148" w:name="_Toc30664"/>
      <w:r>
        <w:rPr>
          <w:rFonts w:ascii="仿宋" w:eastAsia="仿宋" w:hAnsi="仿宋" w:cs="仿宋" w:hint="eastAsia"/>
          <w:kern w:val="0"/>
        </w:rPr>
        <w:t>第四节  农业功能拓展工程</w:t>
      </w:r>
      <w:bookmarkEnd w:id="148"/>
    </w:p>
    <w:p w14:paraId="5D07CCA6"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实施休闲农业示范县、示范点创建与精品线路提升项目；</w:t>
      </w:r>
    </w:p>
    <w:p w14:paraId="0F42D9F8"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实施休闲农业知名品牌培育项目；</w:t>
      </w:r>
    </w:p>
    <w:p w14:paraId="12B0B485"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实施乡土文化与民俗文化挖掘与提升项目。</w:t>
      </w:r>
    </w:p>
    <w:p w14:paraId="200A195A" w14:textId="77777777" w:rsidR="006F200B" w:rsidRDefault="006F200B">
      <w:pPr>
        <w:pStyle w:val="2"/>
        <w:keepNext w:val="0"/>
        <w:keepLines w:val="0"/>
        <w:spacing w:beforeLines="100" w:before="319" w:afterLines="100" w:after="319" w:line="600" w:lineRule="exact"/>
        <w:jc w:val="center"/>
        <w:rPr>
          <w:rFonts w:ascii="仿宋" w:eastAsia="仿宋" w:hAnsi="仿宋" w:cs="仿宋" w:hint="eastAsia"/>
          <w:kern w:val="0"/>
        </w:rPr>
      </w:pPr>
      <w:bookmarkStart w:id="149" w:name="_Toc1866"/>
      <w:r>
        <w:rPr>
          <w:rFonts w:ascii="仿宋" w:eastAsia="仿宋" w:hAnsi="仿宋" w:cs="仿宋" w:hint="eastAsia"/>
          <w:kern w:val="0"/>
        </w:rPr>
        <w:lastRenderedPageBreak/>
        <w:t>第五节  农业可持续发展工程</w:t>
      </w:r>
      <w:bookmarkEnd w:id="149"/>
    </w:p>
    <w:p w14:paraId="3E7B4CAA"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继续实施高标准农田建设项目，农业农村水利基础设施、农村道路建设项目，农业防灾减灾项目、农业机械化项目等；</w:t>
      </w:r>
    </w:p>
    <w:p w14:paraId="1B38EDBA"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实施农村污水和垃圾处理工程，实施农业资源循环利用、农村废弃物资源利用项目，农业生态保护和合理开发利用项目；</w:t>
      </w:r>
    </w:p>
    <w:p w14:paraId="7204B57C"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实施土地的轮耕、休耕涵养工程；</w:t>
      </w:r>
    </w:p>
    <w:p w14:paraId="39B349BD"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持续推进清洁乡村—生态乡村—宜居乡村—幸福乡村4个阶段的“美丽桂林”工程。</w:t>
      </w:r>
    </w:p>
    <w:p w14:paraId="2E209C85" w14:textId="77777777" w:rsidR="006F200B" w:rsidRDefault="006F200B">
      <w:pPr>
        <w:pStyle w:val="1"/>
        <w:spacing w:beforeLines="200" w:before="638" w:afterLines="100" w:after="319" w:line="360" w:lineRule="auto"/>
        <w:ind w:firstLineChars="200" w:firstLine="723"/>
        <w:jc w:val="center"/>
        <w:rPr>
          <w:rFonts w:ascii="黑体" w:eastAsia="黑体" w:hAnsi="仿宋" w:cs="仿宋" w:hint="eastAsia"/>
          <w:sz w:val="36"/>
          <w:szCs w:val="36"/>
        </w:rPr>
      </w:pPr>
      <w:bookmarkStart w:id="150" w:name="_Toc24309"/>
      <w:r>
        <w:rPr>
          <w:rFonts w:ascii="黑体" w:eastAsia="黑体" w:hAnsi="仿宋" w:cs="仿宋" w:hint="eastAsia"/>
          <w:sz w:val="36"/>
          <w:szCs w:val="36"/>
        </w:rPr>
        <w:t>第五章  对策与措施</w:t>
      </w:r>
      <w:bookmarkEnd w:id="150"/>
    </w:p>
    <w:p w14:paraId="34217162"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十三五”，随着我国经济社会发展进入新的常态，农业农村经济发展面临严峻的挑战。综合现阶段我市农业农村经济发展的基础、条件及制约因素，要全面完成十三五规划确定的目标和任务，必须综合施策，采取有力的应对措施，着力提升“三大能力”、推进“四大创新”、完善“七大体系”。</w:t>
      </w:r>
    </w:p>
    <w:p w14:paraId="020798FE" w14:textId="77777777" w:rsidR="006F200B" w:rsidRDefault="006F200B">
      <w:pPr>
        <w:pStyle w:val="2"/>
        <w:keepNext w:val="0"/>
        <w:keepLines w:val="0"/>
        <w:spacing w:beforeLines="100" w:before="319" w:afterLines="100" w:after="319" w:line="600" w:lineRule="exact"/>
        <w:jc w:val="center"/>
        <w:rPr>
          <w:rFonts w:ascii="仿宋" w:eastAsia="仿宋" w:hAnsi="仿宋" w:cs="仿宋" w:hint="eastAsia"/>
          <w:kern w:val="0"/>
        </w:rPr>
      </w:pPr>
      <w:bookmarkStart w:id="151" w:name="_Toc26829"/>
      <w:r>
        <w:rPr>
          <w:rFonts w:ascii="仿宋" w:eastAsia="仿宋" w:hAnsi="仿宋" w:cs="仿宋" w:hint="eastAsia"/>
          <w:kern w:val="0"/>
        </w:rPr>
        <w:t>第一节  提升“三大能力”</w:t>
      </w:r>
      <w:bookmarkEnd w:id="151"/>
    </w:p>
    <w:p w14:paraId="7884FA53"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一、提升农业综合生产能力。整合千亿斤粮食产能、高产示范创建、石漠化治理、土地整治、农业综合开发高标准农田建设、小型农田水利工程等项目，突出抓好农业基础设</w:t>
      </w:r>
      <w:r>
        <w:rPr>
          <w:rFonts w:ascii="仿宋" w:eastAsia="仿宋" w:hAnsi="仿宋" w:cs="仿宋" w:hint="eastAsia"/>
          <w:sz w:val="32"/>
          <w:szCs w:val="32"/>
        </w:rPr>
        <w:lastRenderedPageBreak/>
        <w:t>施建设，依靠科技，鼓励和支持优势产区集中发展大宗农产品、特色农产品，推进优势产品向优势区域集中，努力把粮食、水果、蔬菜、畜禽培育成为超百亿元强优农业产业。</w:t>
      </w:r>
    </w:p>
    <w:p w14:paraId="208428E2"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大力发展农田水利设施和节水灌溉，加强大中型灌区续建配套与节水改造，加快实施沃土工程、旱作节水农业示范工程，改善耕地质量，防止水土流失，全面提升农业综合生产能力。</w:t>
      </w:r>
    </w:p>
    <w:p w14:paraId="092131B5"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高起点规划、高标准建设、高水平管理，建设一批要素集中、产业集聚、技术集成、经营集约的现代特色农业（核心）示范区，发挥示范辐射效应，加速形成特色鲜明、布局合理、结构优化、稳产高产的农业产业发展新格局。</w:t>
      </w:r>
    </w:p>
    <w:p w14:paraId="597CAACB"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二、提升农业可持续发展能力。开展农产品产地环境质量监测、安全状况普查和土壤重金属污染防治。</w:t>
      </w:r>
    </w:p>
    <w:p w14:paraId="1EB116DF"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大力发展节约型农业、生态循环农业，推进农业废弃物能源化、资源化利用；加强农业面源污染监测和治理，组织实施化肥、农药减施替代工程，推广精准化施肥、施药等环境友好型农业生产技术。</w:t>
      </w:r>
    </w:p>
    <w:p w14:paraId="0AC73CC9"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示范推广“猪-沼-果（菜）”、“稻-灯-鱼-菇”等生态循环农业模式，推广“减量化、再利用、再循环”高效生态循环农业技术，发展循环农业经济。</w:t>
      </w:r>
    </w:p>
    <w:p w14:paraId="1873A158"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加强草山草坡的保护和开发，实施草场植被恢复工程，开展林下规模畜禽养殖示范，促进草山草坡生态的修复和保护。</w:t>
      </w:r>
    </w:p>
    <w:p w14:paraId="27017AE5"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三、提升农业功能拓展能力。创新休闲农业发展机制，</w:t>
      </w:r>
      <w:r>
        <w:rPr>
          <w:rFonts w:ascii="仿宋" w:eastAsia="仿宋" w:hAnsi="仿宋" w:cs="仿宋" w:hint="eastAsia"/>
          <w:sz w:val="32"/>
          <w:szCs w:val="32"/>
        </w:rPr>
        <w:lastRenderedPageBreak/>
        <w:t>完善标准、优化环境、规范引导，逐步使休闲农业由单一休闲服务向农业生产、农产品加工、现代服务业一体化延伸。</w:t>
      </w:r>
    </w:p>
    <w:p w14:paraId="7ED4796E"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加大乡土民俗文化收集、整理、挖掘和传承力度，按照传承与创新相结合的理念，就地取材挖掘田园文化，寻幽探微发扬山水文化，追根溯源传承建筑文化，去伪存真浓缩民俗文化，促进乡土文化创意产业发展。</w:t>
      </w:r>
    </w:p>
    <w:p w14:paraId="384373C9"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加快建设休闲农业公共服务平台，形成集信息服务、管理咨询、营销推介、虚拟展示为一体的现代信息支撑体系，为休闲农业发展营造良好氛围。</w:t>
      </w:r>
    </w:p>
    <w:p w14:paraId="0EBDC58E"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积极开展以休闲农业与乡村旅游示范县（示范点）创建、最有魅力的休闲乡村推介、休闲农业星级评定，打造一批有影响的休闲农业知名品牌，引领休闲消费热点的形成，提高休闲农业发展水平。</w:t>
      </w:r>
    </w:p>
    <w:p w14:paraId="2150A2C4" w14:textId="77777777" w:rsidR="006F200B" w:rsidRDefault="006F200B">
      <w:pPr>
        <w:pStyle w:val="2"/>
        <w:keepNext w:val="0"/>
        <w:keepLines w:val="0"/>
        <w:spacing w:beforeLines="100" w:before="319" w:afterLines="100" w:after="319" w:line="600" w:lineRule="exact"/>
        <w:jc w:val="center"/>
        <w:rPr>
          <w:rFonts w:ascii="仿宋" w:eastAsia="仿宋" w:hAnsi="仿宋" w:cs="仿宋" w:hint="eastAsia"/>
          <w:kern w:val="0"/>
        </w:rPr>
      </w:pPr>
      <w:bookmarkStart w:id="152" w:name="_Toc28264"/>
      <w:r>
        <w:rPr>
          <w:rFonts w:ascii="仿宋" w:eastAsia="仿宋" w:hAnsi="仿宋" w:cs="仿宋" w:hint="eastAsia"/>
          <w:kern w:val="0"/>
        </w:rPr>
        <w:t>第二节  推进“四大创新”</w:t>
      </w:r>
      <w:bookmarkEnd w:id="152"/>
    </w:p>
    <w:p w14:paraId="2D810C4D"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一、推进体制机制创新。全面深化农村改革，稳步推进农村基本经营制度改革。完善农村土地承包政策，稳妥推进农村土地承包经营权确权登记颁证工作，赋予农民对承包地占有、使用、收益、流转及承包经营权抵押、担保权能，允许以承包经营权入股参与农业开发。</w:t>
      </w:r>
    </w:p>
    <w:p w14:paraId="4AC1AA4F"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坚持“依法、自愿、有偿”的原则，引导农村土地承包经营权有序流转。建立县级土地流转服务市场和乡镇土地流转服务中心，通过完善服务中心信息发布、流转管理、合同鉴证等服务功能，推行代耕代种、转包、入股等土地流转模</w:t>
      </w:r>
      <w:r>
        <w:rPr>
          <w:rFonts w:ascii="仿宋" w:eastAsia="仿宋" w:hAnsi="仿宋" w:cs="仿宋" w:hint="eastAsia"/>
          <w:sz w:val="32"/>
          <w:szCs w:val="32"/>
        </w:rPr>
        <w:lastRenderedPageBreak/>
        <w:t>式，引导农户承包土地向龙头企业、专业大户、家庭农场、农业合作社流转，实施农产品规模化、集约化、专业化、标准化生产。</w:t>
      </w:r>
    </w:p>
    <w:p w14:paraId="02AF655B"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创新家庭经营、集体经营、合作经营、企业经营等农业经营方式。鼓励和引导各类组织、企业和个人组建农业社会化专业服务公司，鼓励发展农资连锁、种苗供应、农机作业、病虫害统防统治、集中育秧等经营性服务。</w:t>
      </w:r>
    </w:p>
    <w:p w14:paraId="1DD00092"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大力发展壮大龙头企业，鼓励和引导农业龙头企业与农民合作社、农户形成产权联合、产销合作等紧密型利益联结机制。支持龙头企业整合资源，通过兼并、重组、收购、控股等方式，打造一批年产值超10亿元、50亿元的行业领军企业。</w:t>
      </w:r>
    </w:p>
    <w:p w14:paraId="4FB29078"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积极培育农村集体经营主体。鼓励有一定经营性资产的村集体开展农村集体产权制度改革试点，将各类经营性和资源性资产折股量化到村集体组织成员。鼓励采用入股方式，参股农民合作社或建立农村社区股份经济合作社，实现农村集体资产保值增值，增加农民财产性收入。</w:t>
      </w:r>
    </w:p>
    <w:p w14:paraId="105D3B9D"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健全城乡发展一体化体制机制，推进城乡基本公共服务均等化，加快编制村庄规划，改善村庄人居环境。制定传统村落保护发展规划，抓紧把有历史文化等价值的传统村落和民居列入保护名录，切实加大投入和保护力度。完善乡村生态、交通、信息、教育、卫生、养老等城乡一体化的改革，扩大小城镇对农村基本公共服务供给的有效覆盖，统筹推进农村基层公共服务资源有效整合和设施共建共享。探索不同</w:t>
      </w:r>
      <w:r>
        <w:rPr>
          <w:rFonts w:ascii="仿宋" w:eastAsia="仿宋" w:hAnsi="仿宋" w:cs="仿宋" w:hint="eastAsia"/>
          <w:sz w:val="32"/>
          <w:szCs w:val="32"/>
        </w:rPr>
        <w:lastRenderedPageBreak/>
        <w:t>情况下村民自治的有效实现形式，有条件的地方稳步推进农村社区化管理服务，逐步消除二元社会结构。加强农村基层党的建设，健全基层民主制度，创新基层管理服务，推进城乡统筹健康发展。</w:t>
      </w:r>
    </w:p>
    <w:p w14:paraId="63C4BEB7"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二、推进农业科技创新。建立健全政府引导、市场导向、研发应用、产权保护相结合的农业科技创新发展体系，引导金融信贷、风险投资等进入农业科技创新领域，全面提高科技贡献率。</w:t>
      </w:r>
    </w:p>
    <w:p w14:paraId="0DD553AA"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加快桂林国家现代农业科技示范园建设，支持现代农业产业技术体系和现代农业产业科技示范县建设。</w:t>
      </w:r>
    </w:p>
    <w:p w14:paraId="4BF76AC9"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充分利用桂林众多科研院所、高校的科研优势，加强院所、院校在动植物育种、疫病防控、农业机械化、农田节水、科学施肥、质量安全、农产品加工储藏等重点领域、关键技术开展联合攻关，推进农业产业提质升级。</w:t>
      </w:r>
    </w:p>
    <w:p w14:paraId="6DC88C8A"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加大农业科技创新平台建设，采取技术入股、交流培训、共建实验室等机制和形式，支持科研机构与企业联合研发。广泛开展农业科普活动，创新科普形式，提高科普实效。</w:t>
      </w:r>
    </w:p>
    <w:p w14:paraId="41C47D13"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创新农业科技转化机制，引导产学研合作，加大种子工程、畜禽水产良种工程、科技入户工程、测土配方施肥、保护性耕作等重大工程项目试验示范和推广。加快培育扶持育繁推一体化企业发展。</w:t>
      </w:r>
    </w:p>
    <w:p w14:paraId="29FF0DF5"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积极培育智慧农业，利用移动互联网快速发展的契机，大力推进互联网+农业的建设进程，建立新型农业商业模式，培育新的农业增长点。</w:t>
      </w:r>
    </w:p>
    <w:p w14:paraId="38C7317E"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lastRenderedPageBreak/>
        <w:t>大力引进现代农业技术和现代农业装备，建立互赢合作机制，促进现代农业技术和现代农业装备落户桂林，把生物技术、遥感技术、气象技术等运用于农业。</w:t>
      </w:r>
    </w:p>
    <w:p w14:paraId="4CC27F2C"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引进文化创意人才和技术，建设创意农业产业示范基地，大力发展创意农业。</w:t>
      </w:r>
    </w:p>
    <w:p w14:paraId="5C959100"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三、推进金融服务创新。推进农村金融改革。鼓励和支持各类金融组织在农村设立分支机构和服务网点，加大对农业农村经济发展的信贷支持。</w:t>
      </w:r>
    </w:p>
    <w:p w14:paraId="70E89AEB"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支持农业发展银行开展农业开发和农村基础设施建设中长期贷款业务。支持农村信用社实施分类改革后保持支农主力地位不变。加大金融尤其是政策性金融优先支持适度规模经营，优先支持粮食生产，优先支持农产品精深加工。</w:t>
      </w:r>
    </w:p>
    <w:p w14:paraId="268C151F"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发展村镇银行等农村新型金融机构，倾斜支持种养大户、家庭农场、农民专业合作社、农业企业等新型农业经营主体。支持由社会资本发起设立服务“三农”的县域中小型银行和金融租赁公司。支持具备条件的小额贷款公司改制为村镇银行。</w:t>
      </w:r>
    </w:p>
    <w:p w14:paraId="67130187"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培育发展农村合作金融组织。坚持社员制、封闭性原则，在不对外吸储放贷、不支付固定回报的前提下，推动社区性农村资金互助组织发展。</w:t>
      </w:r>
    </w:p>
    <w:p w14:paraId="5F2E8BE1"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完善农业保险保障机制。充分发挥市场和政府两个作用，完善农业保险制度框架，健全农业保险基层服务体系，推进产品创新，鼓励发展多元化农业保障机构。</w:t>
      </w:r>
    </w:p>
    <w:p w14:paraId="17B92FE6"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四、推进财政支农创新。建立健全“三农”投入稳定增</w:t>
      </w:r>
      <w:r>
        <w:rPr>
          <w:rFonts w:ascii="仿宋" w:eastAsia="仿宋" w:hAnsi="仿宋" w:cs="仿宋" w:hint="eastAsia"/>
          <w:sz w:val="32"/>
          <w:szCs w:val="32"/>
        </w:rPr>
        <w:lastRenderedPageBreak/>
        <w:t>长的长效机制，加大涉农资金的整合力度，发挥财政投入对结构性改革的引导作用，撬动更多社会资金投入农业农村。</w:t>
      </w:r>
    </w:p>
    <w:p w14:paraId="366F5961"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按照稳定存量、增加总量、完善方法、逐步调整的要求，积极开展改进农业补贴办法的试点试验。</w:t>
      </w:r>
    </w:p>
    <w:p w14:paraId="68C4BB5F"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按照总量依法增加、比例稳步提高的要求，从预算编制环节入手，加大财政支农资金投入强度；以重点产业、重点区域、重大项目为平台，对涉农资金进行归并整合，确保用于农业农村的总量、增量均有提高。</w:t>
      </w:r>
    </w:p>
    <w:p w14:paraId="5E55233F"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拓宽“三农”投入渠道，通过贴息、奖励、风险补偿、税费减免等措施，带动金融和社会资金更多投向农业和农村。</w:t>
      </w:r>
    </w:p>
    <w:p w14:paraId="03360BC5" w14:textId="77777777" w:rsidR="006F200B" w:rsidRDefault="006F200B">
      <w:pPr>
        <w:pStyle w:val="2"/>
        <w:keepNext w:val="0"/>
        <w:keepLines w:val="0"/>
        <w:spacing w:beforeLines="100" w:before="319" w:afterLines="100" w:after="319" w:line="600" w:lineRule="exact"/>
        <w:jc w:val="center"/>
        <w:rPr>
          <w:rFonts w:ascii="仿宋" w:eastAsia="仿宋" w:hAnsi="仿宋" w:cs="仿宋" w:hint="eastAsia"/>
          <w:kern w:val="0"/>
        </w:rPr>
      </w:pPr>
      <w:bookmarkStart w:id="153" w:name="_Toc13087"/>
      <w:r>
        <w:rPr>
          <w:rFonts w:ascii="仿宋" w:eastAsia="仿宋" w:hAnsi="仿宋" w:cs="仿宋" w:hint="eastAsia"/>
          <w:kern w:val="0"/>
        </w:rPr>
        <w:t>第三节  完善“七大体系”</w:t>
      </w:r>
      <w:bookmarkEnd w:id="153"/>
    </w:p>
    <w:p w14:paraId="4B6E3CEA"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一、完善农技推广和农民培训体系。稳定农业公共服务机构，健全经费保障、绩效考核激励机制，继续推进落实“县乡共管、以县为主”政策，完善提升基层农技推广条件能力建设。</w:t>
      </w:r>
    </w:p>
    <w:p w14:paraId="5F23A743"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加强农技推广队伍建设，解决目前普遍存在的农技人员编制少、年龄老化等问题，保障农技推广干部队伍的人员数量和质量。</w:t>
      </w:r>
    </w:p>
    <w:p w14:paraId="75D4A667"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以提高科技素质、职业技能、经营能力为核心，深入开展新型职业农民培育工程，培养认定一批职业农民，造就一批种养能手、农业机械能手和科技带头人，不断提高农民科技水平。</w:t>
      </w:r>
    </w:p>
    <w:p w14:paraId="7A00C14A"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lastRenderedPageBreak/>
        <w:t>二、完善农产品流通体系。支持优势区域实施农产品批发市场升级改造工程，提升市场产品集散能力。加快完善与主要农产品生产规模相适应的产地检测、产地处理、冷链物流、批发市场等流通设施。</w:t>
      </w:r>
    </w:p>
    <w:p w14:paraId="0A04281A"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大力培育农产品市场经营主体，扶持壮大各类农产品营销龙头企业；鼓励农民创办运销组织，进一步壮大农产品经纪人队伍。</w:t>
      </w:r>
    </w:p>
    <w:p w14:paraId="5C83166E"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抓住桂林进入高铁时代的机遇，大力发展订单农业、网上销售、直销配送等新型营销模式，完善和落实好鲜活农产品运输绿色通道有关政策。</w:t>
      </w:r>
    </w:p>
    <w:p w14:paraId="2C006183"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加快实施农业走出去战略，合理利用国际国内两个市场，培育具有市场竞争力的农业贸易大型企业。支持到境外特别是与周边国家和地区开展互利共赢的农业生产和进出口合作，建立稳定可靠的贸易关系。</w:t>
      </w:r>
    </w:p>
    <w:p w14:paraId="25A9B97B"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三、完善农业信息服务体系。建立农作物地籍信息管理系统。创建基于云计算技术，集遥感信息、物联网信息、农田土地信息、地籍信息、气象监测、气象服务以及农作物种植情况的综合管理系统。</w:t>
      </w:r>
    </w:p>
    <w:p w14:paraId="7B3D63D2"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建立农产品产销价格监控预警系统。建立农产品产销价格监测点，对大宗鲜活农产品生产、收购价格、流向等信息进行收集、监测及深度对比分析，及时预判、把握大宗鲜活农产品产销形势，及时预警农产品市场异动，实现农产品信息与全国大市场的有效对接。</w:t>
      </w:r>
    </w:p>
    <w:p w14:paraId="7D2B5BB5"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四、完善农产品质量安全体系。建立健全各级农产品质</w:t>
      </w:r>
      <w:r>
        <w:rPr>
          <w:rFonts w:ascii="仿宋" w:eastAsia="仿宋" w:hAnsi="仿宋" w:cs="仿宋" w:hint="eastAsia"/>
          <w:sz w:val="32"/>
          <w:szCs w:val="32"/>
        </w:rPr>
        <w:lastRenderedPageBreak/>
        <w:t>量安全监管、检测和执法机构，加强机构条件建设，抓好农产品质量安全监管综合执法。</w:t>
      </w:r>
    </w:p>
    <w:p w14:paraId="036A28AB"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落实农产品质量安全生产责任、监管责任主体，大力开展农产品质量安全监管示范创建活动。严格农业投入品监管，逐步建立和完善统一回收处理农膜及农药、化肥等废弃包装物制度。</w:t>
      </w:r>
    </w:p>
    <w:p w14:paraId="1AA6C99E"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落实属地管理政策，重点把好农产品和食品质量安全基础关、源头关、监管关，推行农产品产地准出、市场准入、质量追溯、召回退出等监管制度。</w:t>
      </w:r>
    </w:p>
    <w:p w14:paraId="0B916D4C"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建立农产品质量安全监管系统。采用二维码技术对农产品的生产、加工、运输、包装及销售等信息进行编码及管理，实现农产品的电子档案管理，对农产品质量安全进行跟踪和追溯，动态掌握农产品质量信息。</w:t>
      </w:r>
    </w:p>
    <w:p w14:paraId="651AA73E"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五、完善新型农业经营体系。扶持发展新型农业经营主体，在建设用地指标中单列一定比例专门用于新型农业经营主体建设配套辅助设施。</w:t>
      </w:r>
    </w:p>
    <w:p w14:paraId="4A8EDCED"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鼓励发展专业合作、股份合作等多种形式的农民合作社。加大合作社示范创建力度，引导发展农民专业合作社联合社。加大财政和贷款贴息扶持力度，允许财政项目资金直接投向符合条件的合作社，允许财政补贴形成的资产转交合作社持有和管护。</w:t>
      </w:r>
    </w:p>
    <w:p w14:paraId="65BE3D0C"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加大扶持农业龙头企业，鼓励发展混合所有制农业产业化龙头企业，加大支持“公司+合作社+基地”产业化经营，大力培育一批亿元、10亿元、50亿元、100亿元农业大型企</w:t>
      </w:r>
      <w:r>
        <w:rPr>
          <w:rFonts w:ascii="仿宋" w:eastAsia="仿宋" w:hAnsi="仿宋" w:cs="仿宋" w:hint="eastAsia"/>
          <w:sz w:val="32"/>
          <w:szCs w:val="32"/>
        </w:rPr>
        <w:lastRenderedPageBreak/>
        <w:t>业。</w:t>
      </w:r>
    </w:p>
    <w:p w14:paraId="4E38E41A"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制定家庭农场认定标准，开展家庭农场登记，支持引导农户联合成立合作农场。</w:t>
      </w:r>
    </w:p>
    <w:p w14:paraId="7793A51D"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六、完善动植物病虫害防控体系。强化农业公共植保职能，完善市级监控中心，县、乡监测站（点）。推进重大植物病虫害统防统治，组建一批县、乡植保防治机防队，提高对森林病虫害、农作物病虫害专业化统防统治能力。</w:t>
      </w:r>
    </w:p>
    <w:p w14:paraId="76324A69"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加强重大动物疫病防控体系建设，建立健全重大动物疫病防控长效机制。建设市级动物疫病预防控制中心、动物产品质量安全监督检测中心、病害畜禽处置化制场，为防控动物疫病提供技术和物质支持。</w:t>
      </w:r>
    </w:p>
    <w:p w14:paraId="025D882C"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七、完善农机服务体系。加大先进适用农机化技术和机具的开发应用，优化装备结构，加快推进粮食作物生产全程机械化，稳步发展经济作物和养殖业机械化。</w:t>
      </w:r>
    </w:p>
    <w:p w14:paraId="593DB45C"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加快制定适合我市地形特征的农机农艺相结合的生产技术标准，实现作物品种、栽培技术和机械装备的集成配套。</w:t>
      </w:r>
    </w:p>
    <w:p w14:paraId="2F3D05FE"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积极发展农机作业、维修、租赁等社会化服务，支持发展农机合作社等服务组织。</w:t>
      </w:r>
    </w:p>
    <w:p w14:paraId="531BA036" w14:textId="77777777" w:rsidR="006F200B" w:rsidRDefault="006F200B">
      <w:pPr>
        <w:pStyle w:val="1"/>
        <w:spacing w:beforeLines="200" w:before="638" w:afterLines="100" w:after="319" w:line="360" w:lineRule="auto"/>
        <w:ind w:firstLineChars="200" w:firstLine="723"/>
        <w:jc w:val="center"/>
        <w:rPr>
          <w:rFonts w:ascii="黑体" w:eastAsia="黑体" w:hAnsi="仿宋" w:cs="仿宋" w:hint="eastAsia"/>
          <w:sz w:val="36"/>
          <w:szCs w:val="36"/>
        </w:rPr>
      </w:pPr>
      <w:bookmarkStart w:id="154" w:name="_Toc26517"/>
      <w:r>
        <w:rPr>
          <w:rFonts w:ascii="黑体" w:eastAsia="黑体" w:hAnsi="仿宋" w:cs="仿宋" w:hint="eastAsia"/>
          <w:sz w:val="36"/>
          <w:szCs w:val="36"/>
        </w:rPr>
        <w:t>第六章  环境保护</w:t>
      </w:r>
      <w:bookmarkEnd w:id="154"/>
    </w:p>
    <w:p w14:paraId="65DE27A2"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实现农业农村经济持续、健康发展，必须严格落实</w:t>
      </w:r>
      <w:r>
        <w:rPr>
          <w:rFonts w:ascii="仿宋" w:eastAsia="仿宋" w:hAnsi="仿宋" w:hint="eastAsia"/>
          <w:sz w:val="32"/>
          <w:szCs w:val="32"/>
        </w:rPr>
        <w:t>土壤污染防治行动计划、“</w:t>
      </w:r>
      <w:r>
        <w:rPr>
          <w:rFonts w:ascii="仿宋" w:eastAsia="仿宋" w:hAnsi="仿宋" w:cs="仿宋" w:hint="eastAsia"/>
          <w:sz w:val="32"/>
          <w:szCs w:val="32"/>
        </w:rPr>
        <w:t>生态立市”发展战略和环境保护目标责任制，加强农业生态建设和环境保护，采取切实有效的工程措施、技术措施、法律措施，全面提高农业资源开发利用</w:t>
      </w:r>
      <w:r>
        <w:rPr>
          <w:rFonts w:ascii="仿宋" w:eastAsia="仿宋" w:hAnsi="仿宋" w:cs="仿宋" w:hint="eastAsia"/>
          <w:sz w:val="32"/>
          <w:szCs w:val="32"/>
        </w:rPr>
        <w:lastRenderedPageBreak/>
        <w:t>水平和生态环境保护能力，实现经济效益、社会效益、生态效益的有机统一。</w:t>
      </w:r>
    </w:p>
    <w:p w14:paraId="16A360E6" w14:textId="77777777" w:rsidR="006F200B" w:rsidRDefault="006F200B">
      <w:pPr>
        <w:pStyle w:val="2"/>
        <w:keepNext w:val="0"/>
        <w:keepLines w:val="0"/>
        <w:spacing w:beforeLines="100" w:before="319" w:afterLines="100" w:after="319" w:line="600" w:lineRule="exact"/>
        <w:jc w:val="center"/>
        <w:rPr>
          <w:rFonts w:ascii="仿宋" w:eastAsia="仿宋" w:hAnsi="仿宋" w:cs="仿宋" w:hint="eastAsia"/>
          <w:kern w:val="0"/>
        </w:rPr>
      </w:pPr>
      <w:bookmarkStart w:id="155" w:name="_Toc30929"/>
      <w:r>
        <w:rPr>
          <w:rFonts w:ascii="仿宋" w:eastAsia="仿宋" w:hAnsi="仿宋" w:cs="仿宋" w:hint="eastAsia"/>
          <w:kern w:val="0"/>
        </w:rPr>
        <w:t>第一节  工程措施</w:t>
      </w:r>
      <w:bookmarkEnd w:id="155"/>
    </w:p>
    <w:p w14:paraId="14C91260"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科学配置水土流失防治措施，实行工程措施、植物措施与封禁治理措施相结合</w:t>
      </w:r>
      <w:r>
        <w:rPr>
          <w:rFonts w:ascii="仿宋" w:eastAsia="仿宋" w:hAnsi="仿宋" w:cs="仿宋"/>
          <w:sz w:val="32"/>
          <w:szCs w:val="32"/>
        </w:rPr>
        <w:t xml:space="preserve">, </w:t>
      </w:r>
      <w:r>
        <w:rPr>
          <w:rFonts w:ascii="仿宋" w:eastAsia="仿宋" w:hAnsi="仿宋" w:cs="仿宋" w:hint="eastAsia"/>
          <w:sz w:val="32"/>
          <w:szCs w:val="32"/>
        </w:rPr>
        <w:t>以县为建设实施单位</w:t>
      </w:r>
      <w:r>
        <w:rPr>
          <w:rFonts w:ascii="仿宋" w:eastAsia="仿宋" w:hAnsi="仿宋" w:cs="仿宋"/>
          <w:sz w:val="32"/>
          <w:szCs w:val="32"/>
        </w:rPr>
        <w:t xml:space="preserve">, </w:t>
      </w:r>
      <w:r>
        <w:rPr>
          <w:rFonts w:ascii="仿宋" w:eastAsia="仿宋" w:hAnsi="仿宋" w:cs="仿宋" w:hint="eastAsia"/>
          <w:sz w:val="32"/>
          <w:szCs w:val="32"/>
        </w:rPr>
        <w:t>以小流域为单元，山、水、田、林、路统一规划</w:t>
      </w:r>
      <w:r>
        <w:rPr>
          <w:rFonts w:ascii="仿宋" w:eastAsia="仿宋" w:hAnsi="仿宋" w:cs="仿宋"/>
          <w:sz w:val="32"/>
          <w:szCs w:val="32"/>
        </w:rPr>
        <w:t xml:space="preserve">, </w:t>
      </w:r>
      <w:r>
        <w:rPr>
          <w:rFonts w:ascii="仿宋" w:eastAsia="仿宋" w:hAnsi="仿宋" w:cs="仿宋" w:hint="eastAsia"/>
          <w:sz w:val="32"/>
          <w:szCs w:val="32"/>
        </w:rPr>
        <w:t>综合治理。</w:t>
      </w:r>
    </w:p>
    <w:p w14:paraId="00D2B6E9" w14:textId="77777777" w:rsidR="006F200B" w:rsidRDefault="006F200B">
      <w:pPr>
        <w:spacing w:line="560" w:lineRule="exact"/>
        <w:ind w:firstLine="640"/>
        <w:rPr>
          <w:rFonts w:ascii="仿宋" w:eastAsia="仿宋" w:hAnsi="仿宋" w:cs="Arial"/>
          <w:sz w:val="32"/>
          <w:szCs w:val="32"/>
        </w:rPr>
      </w:pPr>
      <w:r>
        <w:rPr>
          <w:rFonts w:ascii="仿宋" w:eastAsia="仿宋" w:hAnsi="仿宋" w:cs="Arial"/>
          <w:sz w:val="32"/>
          <w:szCs w:val="32"/>
        </w:rPr>
        <w:t>加强对严格管控类耕地的用途管理，依法划定特定农产品禁止生产区域，严禁种植食用农产品；对威胁地下水、饮用水水源安全的，有关县（区）要制定环境风险管控方案，并落实有关措施。研究将严格管控类耕地纳入国家新一轮退耕还林还草实施范围，制定实施重度污染耕地种植结构调整或退耕还林还草计划。实行耕地轮作休耕制度试点。</w:t>
      </w:r>
    </w:p>
    <w:p w14:paraId="2EBFA771"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加强污染农田修复与安全利用。严格控制和消除污染源，增施有机肥，添加土壤结构改良剂，提高土壤净化能力。通过控制土壤氧化还原状态，减轻重金属的危害，采用生物改良修复等方法，防治耕地重金属污染。</w:t>
      </w:r>
      <w:r>
        <w:rPr>
          <w:rFonts w:ascii="仿宋" w:eastAsia="仿宋" w:hAnsi="仿宋" w:cs="Arial"/>
          <w:sz w:val="32"/>
          <w:szCs w:val="32"/>
        </w:rPr>
        <w:t>根据土壤污染状况和农产品</w:t>
      </w:r>
      <w:r>
        <w:rPr>
          <w:rFonts w:ascii="仿宋" w:eastAsia="仿宋" w:hAnsi="仿宋" w:cs="Arial" w:hint="eastAsia"/>
          <w:sz w:val="32"/>
          <w:szCs w:val="32"/>
        </w:rPr>
        <w:t>质量安全</w:t>
      </w:r>
      <w:r>
        <w:rPr>
          <w:rFonts w:ascii="仿宋" w:eastAsia="仿宋" w:hAnsi="仿宋" w:cs="Arial"/>
          <w:sz w:val="32"/>
          <w:szCs w:val="32"/>
        </w:rPr>
        <w:t>情况，制定实施受污染耕地安全利用方案</w:t>
      </w:r>
      <w:r>
        <w:rPr>
          <w:rFonts w:ascii="仿宋" w:eastAsia="仿宋" w:hAnsi="仿宋" w:cs="Arial" w:hint="eastAsia"/>
          <w:sz w:val="32"/>
          <w:szCs w:val="32"/>
        </w:rPr>
        <w:t>。</w:t>
      </w:r>
      <w:r>
        <w:rPr>
          <w:rFonts w:ascii="仿宋" w:eastAsia="仿宋" w:hAnsi="仿宋" w:cs="Arial"/>
          <w:sz w:val="32"/>
          <w:szCs w:val="32"/>
        </w:rPr>
        <w:t>耕地集中的</w:t>
      </w:r>
      <w:r>
        <w:rPr>
          <w:rFonts w:ascii="仿宋" w:eastAsia="仿宋" w:hAnsi="仿宋" w:cs="Arial" w:hint="eastAsia"/>
          <w:sz w:val="32"/>
          <w:szCs w:val="32"/>
        </w:rPr>
        <w:t>地区</w:t>
      </w:r>
      <w:r>
        <w:rPr>
          <w:rFonts w:ascii="仿宋" w:eastAsia="仿宋" w:hAnsi="仿宋" w:cs="Arial"/>
          <w:sz w:val="32"/>
          <w:szCs w:val="32"/>
        </w:rPr>
        <w:t>要结合</w:t>
      </w:r>
      <w:r>
        <w:rPr>
          <w:rFonts w:ascii="仿宋" w:eastAsia="仿宋" w:hAnsi="仿宋" w:cs="Arial" w:hint="eastAsia"/>
          <w:sz w:val="32"/>
          <w:szCs w:val="32"/>
        </w:rPr>
        <w:t>本</w:t>
      </w:r>
      <w:r>
        <w:rPr>
          <w:rFonts w:ascii="仿宋" w:eastAsia="仿宋" w:hAnsi="仿宋" w:cs="Arial"/>
          <w:sz w:val="32"/>
          <w:szCs w:val="32"/>
        </w:rPr>
        <w:t>地主要作物品种和种植习惯，采取农艺调控、替代种植等措施，加强对农民、农民合作社的技术指导和培训</w:t>
      </w:r>
      <w:r>
        <w:rPr>
          <w:rFonts w:ascii="仿宋" w:eastAsia="仿宋" w:hAnsi="仿宋" w:cs="Arial" w:hint="eastAsia"/>
          <w:sz w:val="32"/>
          <w:szCs w:val="32"/>
        </w:rPr>
        <w:t>，</w:t>
      </w:r>
      <w:r>
        <w:rPr>
          <w:rFonts w:ascii="仿宋" w:eastAsia="仿宋" w:hAnsi="仿宋" w:cs="Arial"/>
          <w:sz w:val="32"/>
          <w:szCs w:val="32"/>
        </w:rPr>
        <w:t>强化农产品质量检测</w:t>
      </w:r>
      <w:r>
        <w:rPr>
          <w:rFonts w:ascii="仿宋" w:eastAsia="仿宋" w:hAnsi="仿宋" w:cs="Arial" w:hint="eastAsia"/>
          <w:sz w:val="32"/>
          <w:szCs w:val="32"/>
        </w:rPr>
        <w:t>，确保农产品质量安全</w:t>
      </w:r>
      <w:r>
        <w:rPr>
          <w:rFonts w:ascii="仿宋" w:eastAsia="仿宋" w:hAnsi="仿宋" w:cs="Arial"/>
          <w:sz w:val="32"/>
          <w:szCs w:val="32"/>
        </w:rPr>
        <w:t>。</w:t>
      </w:r>
    </w:p>
    <w:p w14:paraId="098766A2" w14:textId="77777777" w:rsidR="006F200B" w:rsidRDefault="006F200B">
      <w:pPr>
        <w:spacing w:line="560" w:lineRule="exact"/>
        <w:rPr>
          <w:rFonts w:ascii="仿宋" w:eastAsia="仿宋" w:hAnsi="仿宋" w:cs="仿宋" w:hint="eastAsia"/>
          <w:sz w:val="32"/>
          <w:szCs w:val="32"/>
        </w:rPr>
      </w:pPr>
      <w:r>
        <w:rPr>
          <w:rFonts w:ascii="仿宋" w:eastAsia="仿宋" w:hAnsi="仿宋" w:cs="仿宋" w:hint="eastAsia"/>
          <w:sz w:val="32"/>
          <w:szCs w:val="32"/>
        </w:rPr>
        <w:t xml:space="preserve">    大力发展农田水利设施和节水灌溉，加强大中型灌区续建配套与节水改造，加快实施沃土工程、旱作节水农业示范</w:t>
      </w:r>
      <w:r>
        <w:rPr>
          <w:rFonts w:ascii="仿宋" w:eastAsia="仿宋" w:hAnsi="仿宋" w:cs="仿宋" w:hint="eastAsia"/>
          <w:sz w:val="32"/>
          <w:szCs w:val="32"/>
        </w:rPr>
        <w:lastRenderedPageBreak/>
        <w:t>工程，改善耕地质量，防止水土流失。</w:t>
      </w:r>
      <w:r>
        <w:rPr>
          <w:rFonts w:ascii="仿宋" w:eastAsia="仿宋" w:hAnsi="仿宋" w:cs="Arial"/>
          <w:sz w:val="32"/>
          <w:szCs w:val="32"/>
        </w:rPr>
        <w:t>加强灌溉水水质管理</w:t>
      </w:r>
      <w:r>
        <w:rPr>
          <w:rFonts w:ascii="仿宋" w:eastAsia="仿宋" w:hAnsi="仿宋" w:cs="Arial" w:hint="eastAsia"/>
          <w:sz w:val="32"/>
          <w:szCs w:val="32"/>
        </w:rPr>
        <w:t>，</w:t>
      </w:r>
      <w:r>
        <w:rPr>
          <w:rFonts w:ascii="仿宋" w:eastAsia="仿宋" w:hAnsi="仿宋" w:cs="Arial"/>
          <w:sz w:val="32"/>
          <w:szCs w:val="32"/>
        </w:rPr>
        <w:t>开展灌溉水水质监测</w:t>
      </w:r>
      <w:r>
        <w:rPr>
          <w:rFonts w:ascii="仿宋" w:eastAsia="仿宋" w:hAnsi="仿宋" w:cs="Arial" w:hint="eastAsia"/>
          <w:sz w:val="32"/>
          <w:szCs w:val="32"/>
        </w:rPr>
        <w:t>，确保</w:t>
      </w:r>
      <w:r>
        <w:rPr>
          <w:rFonts w:ascii="仿宋" w:eastAsia="仿宋" w:hAnsi="仿宋" w:cs="Arial"/>
          <w:sz w:val="32"/>
          <w:szCs w:val="32"/>
        </w:rPr>
        <w:t>灌溉用水符合农田灌溉水水质标准。对因长期使用污水灌溉导致土壤污染严重、威胁农产品质量安全的，</w:t>
      </w:r>
      <w:r>
        <w:rPr>
          <w:rFonts w:ascii="仿宋" w:eastAsia="仿宋" w:hAnsi="仿宋" w:cs="Arial" w:hint="eastAsia"/>
          <w:sz w:val="32"/>
          <w:szCs w:val="32"/>
        </w:rPr>
        <w:t>及时</w:t>
      </w:r>
      <w:r>
        <w:rPr>
          <w:rFonts w:ascii="仿宋" w:eastAsia="仿宋" w:hAnsi="仿宋" w:cs="Arial"/>
          <w:sz w:val="32"/>
          <w:szCs w:val="32"/>
        </w:rPr>
        <w:t>调整种植结构。</w:t>
      </w:r>
    </w:p>
    <w:p w14:paraId="2A7905E5"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sz w:val="32"/>
          <w:szCs w:val="32"/>
        </w:rPr>
        <w:t>实施农村清洁工程，加强环境友好型农业生产技术的推广，</w:t>
      </w:r>
      <w:r>
        <w:rPr>
          <w:rFonts w:ascii="仿宋" w:eastAsia="仿宋" w:hAnsi="仿宋" w:cs="仿宋" w:hint="eastAsia"/>
          <w:sz w:val="32"/>
          <w:szCs w:val="32"/>
        </w:rPr>
        <w:t>推进畜禽养殖规范化标准化和草食动物舍饲圈养，改进农村中露天积制厩肥的方法，减少随雨水流失和污染，</w:t>
      </w:r>
      <w:r>
        <w:rPr>
          <w:rFonts w:ascii="仿宋" w:eastAsia="仿宋" w:hAnsi="仿宋" w:cs="仿宋"/>
          <w:sz w:val="32"/>
          <w:szCs w:val="32"/>
        </w:rPr>
        <w:t>改善农业和农村生态环境。</w:t>
      </w:r>
    </w:p>
    <w:p w14:paraId="7FE3E463" w14:textId="77777777" w:rsidR="006F200B" w:rsidRDefault="006F200B">
      <w:pPr>
        <w:spacing w:line="560" w:lineRule="exact"/>
        <w:ind w:firstLineChars="200" w:firstLine="640"/>
        <w:rPr>
          <w:rFonts w:ascii="仿宋" w:eastAsia="仿宋" w:hAnsi="仿宋" w:cs="Arial"/>
          <w:sz w:val="32"/>
          <w:szCs w:val="32"/>
        </w:rPr>
      </w:pPr>
      <w:r>
        <w:rPr>
          <w:rFonts w:ascii="仿宋" w:eastAsia="仿宋" w:hAnsi="仿宋" w:cs="Arial"/>
          <w:sz w:val="32"/>
          <w:szCs w:val="32"/>
        </w:rPr>
        <w:t>加强林地草地园地土壤环境管理。严格控制林地、草地、园地的农药使用量，禁止使用高毒、高残留农药。完善生物农药、引诱剂管理制度，加大使用推广力度。优先将重度污染的牧草地集中区域纳入禁牧休牧实施范围。加强对重度污染林地、园地产出食用农（林）产品质量检测，发现超标的，要采取种植结构调整等措施。</w:t>
      </w:r>
    </w:p>
    <w:p w14:paraId="64BDA961" w14:textId="77777777" w:rsidR="006F200B" w:rsidRDefault="006F200B">
      <w:pPr>
        <w:spacing w:line="560" w:lineRule="exact"/>
        <w:ind w:firstLineChars="200" w:firstLine="640"/>
        <w:rPr>
          <w:rFonts w:ascii="仿宋" w:eastAsia="仿宋" w:hAnsi="仿宋" w:cs="Arial"/>
          <w:sz w:val="32"/>
          <w:szCs w:val="32"/>
        </w:rPr>
      </w:pPr>
      <w:r>
        <w:rPr>
          <w:rFonts w:ascii="仿宋" w:eastAsia="仿宋" w:hAnsi="仿宋" w:cs="仿宋" w:hint="eastAsia"/>
          <w:sz w:val="32"/>
          <w:szCs w:val="32"/>
        </w:rPr>
        <w:t>完善森林保护管理体系，重点完善生态补偿机制，加强生态公益林保护，大力发展适宜的乡土珍贵树种，努力提高森林生态质量。</w:t>
      </w:r>
    </w:p>
    <w:p w14:paraId="5B17D6C3" w14:textId="77777777" w:rsidR="006F200B" w:rsidRDefault="006F200B">
      <w:pPr>
        <w:pStyle w:val="2"/>
        <w:keepNext w:val="0"/>
        <w:keepLines w:val="0"/>
        <w:spacing w:beforeLines="100" w:before="319" w:afterLines="100" w:after="319" w:line="600" w:lineRule="exact"/>
        <w:jc w:val="center"/>
        <w:rPr>
          <w:rFonts w:ascii="仿宋" w:eastAsia="仿宋" w:hAnsi="仿宋" w:cs="仿宋" w:hint="eastAsia"/>
          <w:kern w:val="0"/>
        </w:rPr>
      </w:pPr>
      <w:bookmarkStart w:id="156" w:name="_Toc21999"/>
      <w:r>
        <w:rPr>
          <w:rFonts w:ascii="仿宋" w:eastAsia="仿宋" w:hAnsi="仿宋" w:cs="仿宋" w:hint="eastAsia"/>
          <w:kern w:val="0"/>
        </w:rPr>
        <w:t>第二节  技术措施</w:t>
      </w:r>
      <w:bookmarkEnd w:id="156"/>
    </w:p>
    <w:p w14:paraId="3C96DF97"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大力推广“三避”技术、水肥一体化技术、集雨补灌技术、深翻深松、聚土垄作、营造植物篱、水稻湿润灌溉技术和推广抗旱保水剂，集成组装配套技术，开展节水技术示范推广。</w:t>
      </w:r>
    </w:p>
    <w:p w14:paraId="030C7B27"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组织实施化肥、农药减施替代工程，引导农民改变传统</w:t>
      </w:r>
      <w:r>
        <w:rPr>
          <w:rFonts w:ascii="仿宋" w:eastAsia="仿宋" w:hAnsi="仿宋" w:cs="仿宋" w:hint="eastAsia"/>
          <w:sz w:val="32"/>
          <w:szCs w:val="32"/>
        </w:rPr>
        <w:lastRenderedPageBreak/>
        <w:t>生产模式，倡导和推行农业清洁生产、农业废弃物（秸秆）综合利用等实用技术推广，指导农民科学合理使用农药、化肥、农膜，改善耕地性能，提高可持续生产能力。</w:t>
      </w:r>
    </w:p>
    <w:p w14:paraId="10DD2BBC"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实行“测、配、产、供、施”一体化，推进化肥使用向复合化、专用化、多元化方向发展。推广氮、磷、钾三要素的合理配方和中微量元素的合理配方，大幅度提高化肥利用率。</w:t>
      </w:r>
    </w:p>
    <w:p w14:paraId="0FE3975B"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在土地整治、农业综合开发、高标准农田建设中，加大有机肥使用、调节土壤的酸碱度、客土改良、控制酸性肥料的使用、深翻改土加厚耕作层、平整土地、垄作深耕、种植绿肥、秸秆菌渣还田等技术，培肥地力和改良土壤。</w:t>
      </w:r>
    </w:p>
    <w:p w14:paraId="29323030"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全面推广“猪-沼-果（菜）”、“稻-灯-鱼-菇”等生态循环农业模式和“减量化、再利用、再循环”高效生态循环农业技术。</w:t>
      </w:r>
    </w:p>
    <w:p w14:paraId="056F68C6" w14:textId="77777777" w:rsidR="006F200B" w:rsidRDefault="006F200B">
      <w:pPr>
        <w:spacing w:line="560" w:lineRule="exact"/>
        <w:rPr>
          <w:rFonts w:ascii="仿宋" w:eastAsia="仿宋" w:hAnsi="仿宋"/>
          <w:sz w:val="32"/>
          <w:szCs w:val="32"/>
        </w:rPr>
      </w:pPr>
      <w:r>
        <w:rPr>
          <w:rFonts w:ascii="仿宋" w:eastAsia="仿宋" w:hAnsi="仿宋" w:cs="仿宋" w:hint="eastAsia"/>
          <w:sz w:val="32"/>
          <w:szCs w:val="32"/>
        </w:rPr>
        <w:t xml:space="preserve">    对</w:t>
      </w:r>
      <w:r>
        <w:rPr>
          <w:rFonts w:ascii="仿宋" w:eastAsia="仿宋" w:hAnsi="仿宋" w:cs="仿宋"/>
          <w:sz w:val="32"/>
          <w:szCs w:val="32"/>
        </w:rPr>
        <w:t>规模养殖场</w:t>
      </w:r>
      <w:r>
        <w:rPr>
          <w:rFonts w:ascii="仿宋" w:eastAsia="仿宋" w:hAnsi="仿宋" w:cs="仿宋" w:hint="eastAsia"/>
          <w:sz w:val="32"/>
          <w:szCs w:val="32"/>
        </w:rPr>
        <w:t>强力推广粪污干湿分离、固液分离技术</w:t>
      </w:r>
      <w:r>
        <w:rPr>
          <w:rFonts w:ascii="仿宋" w:eastAsia="仿宋" w:hAnsi="仿宋" w:cs="仿宋"/>
          <w:sz w:val="32"/>
          <w:szCs w:val="32"/>
        </w:rPr>
        <w:t>，普及沼气</w:t>
      </w:r>
      <w:r>
        <w:rPr>
          <w:rFonts w:ascii="仿宋" w:eastAsia="仿宋" w:hAnsi="仿宋" w:cs="仿宋" w:hint="eastAsia"/>
          <w:sz w:val="32"/>
          <w:szCs w:val="32"/>
        </w:rPr>
        <w:t>建设，规范</w:t>
      </w:r>
      <w:r>
        <w:rPr>
          <w:rFonts w:ascii="仿宋" w:eastAsia="仿宋" w:hAnsi="仿宋" w:cs="仿宋"/>
          <w:sz w:val="32"/>
          <w:szCs w:val="32"/>
        </w:rPr>
        <w:t>建设农田废弃物堆沤池、生态拦截沟、生活污水处理系统等清洁生产生活设施</w:t>
      </w:r>
      <w:r>
        <w:rPr>
          <w:rFonts w:ascii="仿宋" w:eastAsia="仿宋" w:hAnsi="仿宋" w:cs="仿宋" w:hint="eastAsia"/>
          <w:sz w:val="32"/>
          <w:szCs w:val="32"/>
        </w:rPr>
        <w:t>，从</w:t>
      </w:r>
      <w:r>
        <w:rPr>
          <w:rFonts w:ascii="仿宋" w:eastAsia="仿宋" w:hAnsi="仿宋" w:cs="仿宋"/>
          <w:sz w:val="32"/>
          <w:szCs w:val="32"/>
        </w:rPr>
        <w:t>源头防</w:t>
      </w:r>
      <w:r>
        <w:rPr>
          <w:rFonts w:ascii="仿宋" w:eastAsia="仿宋" w:hAnsi="仿宋" w:cs="仿宋" w:hint="eastAsia"/>
          <w:sz w:val="32"/>
          <w:szCs w:val="32"/>
        </w:rPr>
        <w:t>控农业面源</w:t>
      </w:r>
      <w:r>
        <w:rPr>
          <w:rFonts w:ascii="仿宋" w:eastAsia="仿宋" w:hAnsi="仿宋" w:cs="仿宋"/>
          <w:sz w:val="32"/>
          <w:szCs w:val="32"/>
        </w:rPr>
        <w:t>污染。</w:t>
      </w:r>
      <w:r>
        <w:rPr>
          <w:rFonts w:ascii="仿宋" w:eastAsia="仿宋" w:hAnsi="仿宋" w:cs="Arial"/>
          <w:sz w:val="32"/>
          <w:szCs w:val="32"/>
        </w:rPr>
        <w:t>严格规范兽药、饲料添加剂的生产和使用，防止过量使用，促进源头减量。加强畜禽粪便综合利用，</w:t>
      </w:r>
      <w:r>
        <w:rPr>
          <w:rFonts w:ascii="仿宋" w:eastAsia="仿宋" w:hAnsi="仿宋" w:cs="Arial" w:hint="eastAsia"/>
          <w:sz w:val="32"/>
          <w:szCs w:val="32"/>
        </w:rPr>
        <w:t>鼓励</w:t>
      </w:r>
      <w:r>
        <w:rPr>
          <w:rFonts w:ascii="仿宋" w:eastAsia="仿宋" w:hAnsi="仿宋" w:cs="Arial"/>
          <w:sz w:val="32"/>
          <w:szCs w:val="32"/>
        </w:rPr>
        <w:t>开展种养业有机结合、循环发展。鼓励支持畜禽粪便处理利用设施建设</w:t>
      </w:r>
      <w:r>
        <w:rPr>
          <w:rFonts w:ascii="仿宋" w:eastAsia="仿宋" w:hAnsi="仿宋" w:cs="Arial" w:hint="eastAsia"/>
          <w:sz w:val="32"/>
          <w:szCs w:val="32"/>
        </w:rPr>
        <w:t>。</w:t>
      </w:r>
    </w:p>
    <w:p w14:paraId="1E132469"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加大农药减量技术示范和推广，探索机械除草和动物除草替代农药，捕食害虫或寄生生物代替杀虫剂，防虫网、诱虫灯防治病虫害方法，研究解决除草剂、杀虫剂等农药残留</w:t>
      </w:r>
      <w:r>
        <w:rPr>
          <w:rFonts w:ascii="仿宋" w:eastAsia="仿宋" w:hAnsi="仿宋" w:cs="仿宋" w:hint="eastAsia"/>
          <w:sz w:val="32"/>
          <w:szCs w:val="32"/>
        </w:rPr>
        <w:lastRenderedPageBreak/>
        <w:t>技术。</w:t>
      </w:r>
    </w:p>
    <w:p w14:paraId="5F6897A0"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加强对辖区内所有小（2）型及以上水库水体监督管理，对在水库管理和保护范围内新建、扩建和改建的各类建设、生产项目，要严格履行有关审批、审核手续。</w:t>
      </w:r>
    </w:p>
    <w:p w14:paraId="4A8DB9E7" w14:textId="77777777" w:rsidR="006F200B" w:rsidRDefault="006F200B">
      <w:pPr>
        <w:pStyle w:val="2"/>
        <w:keepNext w:val="0"/>
        <w:keepLines w:val="0"/>
        <w:spacing w:beforeLines="100" w:before="319" w:afterLines="100" w:after="319" w:line="600" w:lineRule="exact"/>
        <w:jc w:val="center"/>
        <w:rPr>
          <w:rFonts w:ascii="仿宋" w:eastAsia="仿宋" w:hAnsi="仿宋" w:cs="仿宋" w:hint="eastAsia"/>
          <w:kern w:val="0"/>
        </w:rPr>
      </w:pPr>
      <w:bookmarkStart w:id="157" w:name="_Toc30226"/>
      <w:r>
        <w:rPr>
          <w:rFonts w:ascii="仿宋" w:eastAsia="仿宋" w:hAnsi="仿宋" w:cs="仿宋" w:hint="eastAsia"/>
          <w:kern w:val="0"/>
        </w:rPr>
        <w:t>第三节  法律措施</w:t>
      </w:r>
      <w:bookmarkEnd w:id="157"/>
    </w:p>
    <w:p w14:paraId="3A21B885"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利用我市获得地方立法授权的机遇，抓紧研究制定有关土壤污染防治、农业面源污染防治、外来入侵有害生物防控等方面的地方性法规，运用法治思维和法治方式推进农业可持续发展。</w:t>
      </w:r>
    </w:p>
    <w:p w14:paraId="3AB0ABD8"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结合推进“</w:t>
      </w:r>
      <w:r>
        <w:rPr>
          <w:rFonts w:ascii="仿宋" w:eastAsia="仿宋" w:hAnsi="仿宋" w:cs="仿宋"/>
          <w:sz w:val="32"/>
          <w:szCs w:val="32"/>
        </w:rPr>
        <w:t>生态文明</w:t>
      </w:r>
      <w:r>
        <w:rPr>
          <w:rFonts w:ascii="仿宋" w:eastAsia="仿宋" w:hAnsi="仿宋" w:cs="仿宋" w:hint="eastAsia"/>
          <w:sz w:val="32"/>
          <w:szCs w:val="32"/>
        </w:rPr>
        <w:t>”建设</w:t>
      </w:r>
      <w:r>
        <w:rPr>
          <w:rFonts w:ascii="仿宋" w:eastAsia="仿宋" w:hAnsi="仿宋" w:hint="eastAsia"/>
          <w:sz w:val="32"/>
          <w:szCs w:val="32"/>
        </w:rPr>
        <w:t>和《土壤污染防治行动计划》实施，</w:t>
      </w:r>
      <w:r>
        <w:rPr>
          <w:rFonts w:ascii="仿宋" w:eastAsia="仿宋" w:hAnsi="仿宋" w:cs="仿宋" w:hint="eastAsia"/>
          <w:sz w:val="32"/>
          <w:szCs w:val="32"/>
        </w:rPr>
        <w:t>提升农业资源环境承载能力要求，划定耕地、水资源、生态环境等农业基础性资源的利用警戒线。实行最严厉的耕地保护制度。</w:t>
      </w:r>
    </w:p>
    <w:p w14:paraId="26BD5C08"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提升农田水域污染、水土保持、水源林保护等综合执法能力，强化农业综合执法，整顿规范农业投入品市场，严格规范可能影响农产品质量安全的高毒高残留农药、兽药、饲料和饲料添加剂、兽医器械的使用。</w:t>
      </w:r>
    </w:p>
    <w:p w14:paraId="49805B39" w14:textId="77777777" w:rsidR="006F200B" w:rsidRDefault="006F200B">
      <w:pPr>
        <w:pStyle w:val="1"/>
        <w:spacing w:beforeLines="200" w:before="638" w:afterLines="100" w:after="319" w:line="360" w:lineRule="auto"/>
        <w:ind w:firstLineChars="200" w:firstLine="723"/>
        <w:jc w:val="center"/>
        <w:rPr>
          <w:rFonts w:ascii="黑体" w:eastAsia="黑体" w:hAnsi="仿宋" w:cs="仿宋" w:hint="eastAsia"/>
          <w:sz w:val="36"/>
          <w:szCs w:val="36"/>
        </w:rPr>
      </w:pPr>
      <w:bookmarkStart w:id="158" w:name="_Toc29032"/>
      <w:r>
        <w:rPr>
          <w:rFonts w:ascii="黑体" w:eastAsia="黑体" w:hAnsi="仿宋" w:cs="仿宋" w:hint="eastAsia"/>
          <w:sz w:val="36"/>
          <w:szCs w:val="36"/>
        </w:rPr>
        <w:t>第七章  组织实施</w:t>
      </w:r>
      <w:bookmarkEnd w:id="158"/>
    </w:p>
    <w:p w14:paraId="5C387C03"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本规划是指导我市“十三五”农业和农村经济发展的纲领性文件。科学实施好这一规划，有利于我市适应经济发展新常态，抢抓发展机遇，落实科学发展观，实现农业农村经</w:t>
      </w:r>
      <w:r>
        <w:rPr>
          <w:rFonts w:ascii="仿宋" w:eastAsia="仿宋" w:hAnsi="仿宋" w:cs="仿宋" w:hint="eastAsia"/>
          <w:sz w:val="32"/>
          <w:szCs w:val="32"/>
        </w:rPr>
        <w:lastRenderedPageBreak/>
        <w:t>济的科学发展、和谐发展、跨越发展；有利于优化农业区域布局，转变农业发展方式，促进农业农村经济又好又快发展，加速农业强市的建设步伐。</w:t>
      </w:r>
    </w:p>
    <w:p w14:paraId="7DFA64EA" w14:textId="77777777" w:rsidR="006F200B" w:rsidRDefault="006F200B">
      <w:pPr>
        <w:pStyle w:val="2"/>
        <w:keepNext w:val="0"/>
        <w:keepLines w:val="0"/>
        <w:spacing w:beforeLines="100" w:before="319" w:afterLines="100" w:after="319" w:line="600" w:lineRule="exact"/>
        <w:jc w:val="center"/>
        <w:rPr>
          <w:rFonts w:ascii="仿宋" w:eastAsia="仿宋" w:hAnsi="仿宋" w:cs="仿宋" w:hint="eastAsia"/>
          <w:kern w:val="0"/>
        </w:rPr>
      </w:pPr>
      <w:bookmarkStart w:id="159" w:name="_Toc9624"/>
      <w:r>
        <w:rPr>
          <w:rFonts w:ascii="仿宋" w:eastAsia="仿宋" w:hAnsi="仿宋" w:cs="仿宋" w:hint="eastAsia"/>
          <w:kern w:val="0"/>
        </w:rPr>
        <w:t>第一节  规划任务分解和考核</w:t>
      </w:r>
      <w:bookmarkEnd w:id="159"/>
    </w:p>
    <w:p w14:paraId="09FE5F72"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各涉农部门和单位要高度重视规划衔接与实施工作。要结合本行业职责将本规划所确定的指标、目标、任务、重大项目，分解下达到各县（区）；要加强年度计划执行情况的运行分析和预测；要完善绩效评价考核体系，强化考核。</w:t>
      </w:r>
    </w:p>
    <w:p w14:paraId="7EA04465" w14:textId="77777777" w:rsidR="006F200B" w:rsidRDefault="006F200B">
      <w:pPr>
        <w:pStyle w:val="2"/>
        <w:keepNext w:val="0"/>
        <w:keepLines w:val="0"/>
        <w:spacing w:beforeLines="100" w:before="319" w:afterLines="100" w:after="319" w:line="600" w:lineRule="exact"/>
        <w:jc w:val="center"/>
        <w:rPr>
          <w:rFonts w:ascii="仿宋" w:eastAsia="仿宋" w:hAnsi="仿宋" w:cs="仿宋" w:hint="eastAsia"/>
          <w:kern w:val="0"/>
        </w:rPr>
      </w:pPr>
      <w:bookmarkStart w:id="160" w:name="_Toc10788"/>
      <w:r>
        <w:rPr>
          <w:rFonts w:ascii="仿宋" w:eastAsia="仿宋" w:hAnsi="仿宋" w:cs="仿宋" w:hint="eastAsia"/>
          <w:kern w:val="0"/>
        </w:rPr>
        <w:t>第二节  推进重大项目实施</w:t>
      </w:r>
      <w:bookmarkEnd w:id="160"/>
    </w:p>
    <w:p w14:paraId="656CC86E"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把重大项目建设作为实施规划的重要抓手。要认真研究国家、自治区出台的各项支农惠农富农政策，多渠道争取上级项目资金支持；要加强项目前期工作，加大招商引资力度；要完善项目推进机制，强化全程跟踪协调服务，加快项目开竣工，为规划目标任务的完成提供项目支撑。</w:t>
      </w:r>
    </w:p>
    <w:p w14:paraId="195219FA" w14:textId="77777777" w:rsidR="006F200B" w:rsidRDefault="006F200B">
      <w:pPr>
        <w:pStyle w:val="2"/>
        <w:keepNext w:val="0"/>
        <w:keepLines w:val="0"/>
        <w:spacing w:beforeLines="100" w:before="319" w:afterLines="100" w:after="319" w:line="600" w:lineRule="exact"/>
        <w:jc w:val="center"/>
        <w:rPr>
          <w:rFonts w:ascii="仿宋" w:eastAsia="仿宋" w:hAnsi="仿宋" w:cs="仿宋" w:hint="eastAsia"/>
          <w:kern w:val="0"/>
        </w:rPr>
      </w:pPr>
      <w:bookmarkStart w:id="161" w:name="_Toc15899"/>
      <w:r>
        <w:rPr>
          <w:rFonts w:ascii="仿宋" w:eastAsia="仿宋" w:hAnsi="仿宋" w:cs="仿宋" w:hint="eastAsia"/>
          <w:kern w:val="0"/>
        </w:rPr>
        <w:t>第三节  规划评估和调整</w:t>
      </w:r>
      <w:bookmarkEnd w:id="161"/>
    </w:p>
    <w:p w14:paraId="7DBB4284" w14:textId="77777777" w:rsidR="006F200B" w:rsidRDefault="006F200B">
      <w:pPr>
        <w:spacing w:line="560" w:lineRule="exact"/>
        <w:ind w:firstLineChars="200" w:firstLine="640"/>
        <w:rPr>
          <w:rFonts w:ascii="仿宋" w:eastAsia="仿宋" w:hAnsi="仿宋" w:cs="仿宋" w:hint="eastAsia"/>
          <w:sz w:val="32"/>
          <w:szCs w:val="32"/>
        </w:rPr>
      </w:pPr>
      <w:r>
        <w:rPr>
          <w:rFonts w:ascii="仿宋" w:eastAsia="仿宋" w:hAnsi="仿宋" w:cs="仿宋" w:hint="eastAsia"/>
          <w:sz w:val="32"/>
          <w:szCs w:val="32"/>
        </w:rPr>
        <w:t>要强化规划意识，牢固树立规划的权威性和严肃性，以规划指导各项工作，保持规划的系统性和连续性。要加大规划的宣传力度，使规划成为部门、行业乃至全市上下的共同行动；要加强对规划实施情况监测和评估，按时向市政府和规划主管部门提交年度实施情况和中期评估报告。需对本规划修订时，要报市政府和规划主管部门批准。</w:t>
      </w:r>
    </w:p>
    <w:p w14:paraId="13F3B2B9" w14:textId="77777777" w:rsidR="006F200B" w:rsidRDefault="006F200B">
      <w:pPr>
        <w:numPr>
          <w:ins w:id="162" w:author="user" w:date="2016-06-28T11:37:00Z"/>
        </w:numPr>
        <w:spacing w:line="560" w:lineRule="exact"/>
        <w:rPr>
          <w:rFonts w:ascii="仿宋" w:eastAsia="仿宋" w:hAnsi="仿宋" w:cs="仿宋" w:hint="eastAsia"/>
          <w:sz w:val="32"/>
          <w:szCs w:val="32"/>
        </w:rPr>
        <w:sectPr w:rsidR="006F200B">
          <w:pgSz w:w="11906" w:h="16838"/>
          <w:pgMar w:top="1440" w:right="1803" w:bottom="1440" w:left="1803" w:header="851" w:footer="992" w:gutter="0"/>
          <w:cols w:space="720"/>
          <w:docGrid w:type="lines" w:linePitch="319"/>
        </w:sectPr>
      </w:pPr>
    </w:p>
    <w:p w14:paraId="071C24EC" w14:textId="1F3DBF1A" w:rsidR="006F200B" w:rsidRDefault="008E2919">
      <w:pPr>
        <w:numPr>
          <w:ins w:id="163" w:author="user" w:date="2016-06-28T11:37:00Z"/>
        </w:numPr>
        <w:spacing w:line="520" w:lineRule="exact"/>
        <w:jc w:val="center"/>
        <w:rPr>
          <w:rFonts w:ascii="黑体" w:eastAsia="黑体" w:hAnsi="华文楷体" w:hint="eastAsia"/>
          <w:b/>
          <w:sz w:val="32"/>
          <w:szCs w:val="32"/>
        </w:rPr>
      </w:pPr>
      <w:r>
        <w:rPr>
          <w:noProof/>
          <w:sz w:val="32"/>
        </w:rPr>
        <w:lastRenderedPageBreak/>
        <mc:AlternateContent>
          <mc:Choice Requires="wps">
            <w:drawing>
              <wp:anchor distT="0" distB="0" distL="114300" distR="114300" simplePos="0" relativeHeight="251658240" behindDoc="0" locked="0" layoutInCell="1" allowOverlap="1" wp14:anchorId="2E606227" wp14:editId="71C7F638">
                <wp:simplePos x="0" y="0"/>
                <wp:positionH relativeFrom="column">
                  <wp:posOffset>-361315</wp:posOffset>
                </wp:positionH>
                <wp:positionV relativeFrom="paragraph">
                  <wp:posOffset>-360045</wp:posOffset>
                </wp:positionV>
                <wp:extent cx="878840" cy="395605"/>
                <wp:effectExtent l="2540" t="1905" r="4445" b="2540"/>
                <wp:wrapNone/>
                <wp:docPr id="1030540145" name="文本框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8840" cy="395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348C2370" w14:textId="77777777" w:rsidR="006F200B" w:rsidRDefault="00746165">
                            <w:pPr>
                              <w:rPr>
                                <w:rFonts w:ascii="仿宋" w:eastAsia="仿宋" w:hAnsi="仿宋" w:cs="仿宋" w:hint="eastAsia"/>
                                <w:sz w:val="32"/>
                                <w:szCs w:val="32"/>
                              </w:rPr>
                            </w:pPr>
                            <w:r>
                              <w:rPr>
                                <w:rFonts w:ascii="仿宋" w:eastAsia="仿宋" w:hAnsi="仿宋" w:cs="仿宋" w:hint="eastAsia"/>
                                <w:sz w:val="32"/>
                                <w:szCs w:val="32"/>
                              </w:rPr>
                              <w:t>附件1：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606227" id="文本框 18" o:spid="_x0000_s1030" type="#_x0000_t202" style="position:absolute;left:0;text-align:left;margin-left:-28.45pt;margin-top:-28.35pt;width:69.2pt;height:31.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" filled="f" stroked="f" strokeweight="2pt">
                <v:textbox>
                  <w:txbxContent>
                    <w:p w14:paraId="348C2370" w14:textId="77777777" w:rsidR="006F200B" w:rsidRDefault="00746165">
                      <w:pPr>
                        <w:rPr>
                          <w:rFonts w:ascii="仿宋" w:eastAsia="仿宋" w:hAnsi="仿宋" w:cs="仿宋" w:hint="eastAsia"/>
                          <w:sz w:val="32"/>
                          <w:szCs w:val="32"/>
                        </w:rPr>
                      </w:pPr>
                      <w:r>
                        <w:rPr>
                          <w:rFonts w:ascii="仿宋" w:eastAsia="仿宋" w:hAnsi="仿宋" w:cs="仿宋" w:hint="eastAsia"/>
                          <w:sz w:val="32"/>
                          <w:szCs w:val="32"/>
                        </w:rPr>
                        <w:t>附件1：</w:t>
                      </w:r>
                    </w:p>
                  </w:txbxContent>
                </v:textbox>
              </v:shape>
            </w:pict>
          </mc:Fallback>
        </mc:AlternateContent>
      </w:r>
      <w:r w:rsidR="006F200B">
        <w:rPr>
          <w:rFonts w:ascii="黑体" w:eastAsia="黑体" w:hAnsi="华文楷体" w:hint="eastAsia"/>
          <w:b/>
          <w:sz w:val="32"/>
          <w:szCs w:val="32"/>
        </w:rPr>
        <w:t>桂林市农业发展空间布局图</w:t>
      </w:r>
    </w:p>
    <w:p w14:paraId="5DC130AC" w14:textId="77777777" w:rsidR="00746165" w:rsidRDefault="00746165" w:rsidP="00746165">
      <w:pPr>
        <w:ind w:firstLineChars="200" w:firstLine="420"/>
        <w:rPr>
          <w:rFonts w:hint="eastAsia"/>
        </w:rPr>
      </w:pPr>
    </w:p>
    <w:p w14:paraId="57752680" w14:textId="157CDD31" w:rsidR="006F200B" w:rsidRDefault="008E2919" w:rsidP="00746165">
      <w:pPr>
        <w:numPr>
          <w:ins w:id="164" w:author="Unknown" w:date="1900-01-00T00:00:00Z"/>
        </w:numPr>
        <w:ind w:firstLineChars="200" w:firstLine="420"/>
        <w:rPr>
          <w:rFonts w:hint="eastAsia"/>
        </w:rPr>
      </w:pPr>
      <w:r>
        <w:rPr>
          <w:noProof/>
        </w:rPr>
        <w:drawing>
          <wp:inline distT="0" distB="0" distL="0" distR="0" wp14:anchorId="141F5D99" wp14:editId="4C9431C4">
            <wp:extent cx="4958080" cy="7025005"/>
            <wp:effectExtent l="0" t="0" r="0" b="0"/>
            <wp:docPr id="1" name="图片 2" descr="桂林农业产业布局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桂林农业产业布局图"/>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58080" cy="7025005"/>
                    </a:xfrm>
                    <a:prstGeom prst="rect">
                      <a:avLst/>
                    </a:prstGeom>
                    <a:noFill/>
                    <a:ln>
                      <a:noFill/>
                    </a:ln>
                  </pic:spPr>
                </pic:pic>
              </a:graphicData>
            </a:graphic>
          </wp:inline>
        </w:drawing>
      </w:r>
      <w:r>
        <w:rPr>
          <w:rFonts w:ascii="宋体" w:hAnsi="宋体" w:cs="宋体"/>
          <w:noProof/>
          <w:kern w:val="0"/>
          <w:sz w:val="24"/>
        </w:rPr>
        <mc:AlternateContent>
          <mc:Choice Requires="wps">
            <w:drawing>
              <wp:anchor distT="0" distB="0" distL="114300" distR="114300" simplePos="0" relativeHeight="251657216" behindDoc="0" locked="0" layoutInCell="1" allowOverlap="1" wp14:anchorId="42A23E12" wp14:editId="20A5D8DA">
                <wp:simplePos x="0" y="0"/>
                <wp:positionH relativeFrom="column">
                  <wp:posOffset>4163695</wp:posOffset>
                </wp:positionH>
                <wp:positionV relativeFrom="paragraph">
                  <wp:posOffset>5833745</wp:posOffset>
                </wp:positionV>
                <wp:extent cx="1028700" cy="496570"/>
                <wp:effectExtent l="1527175" t="756285" r="6350" b="13970"/>
                <wp:wrapNone/>
                <wp:docPr id="2127050750" name="自选图形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496570"/>
                        </a:xfrm>
                        <a:prstGeom prst="wedgeRectCallout">
                          <a:avLst>
                            <a:gd name="adj1" fmla="val -197162"/>
                            <a:gd name="adj2" fmla="val -185296"/>
                          </a:avLst>
                        </a:prstGeom>
                        <a:solidFill>
                          <a:srgbClr val="FFFFFF"/>
                        </a:solidFill>
                        <a:ln w="9525">
                          <a:solidFill>
                            <a:srgbClr val="000000"/>
                          </a:solidFill>
                          <a:miter lim="800000"/>
                          <a:headEnd/>
                          <a:tailEnd/>
                        </a:ln>
                      </wps:spPr>
                      <wps:txbx>
                        <w:txbxContent>
                          <w:p w14:paraId="301FDE18" w14:textId="77777777" w:rsidR="006F200B" w:rsidRDefault="006F200B">
                            <w:pPr>
                              <w:spacing w:line="320" w:lineRule="exact"/>
                            </w:pPr>
                            <w:r>
                              <w:rPr>
                                <w:rFonts w:ascii="宋体-方正超大字符集" w:eastAsia="宋体-方正超大字符集" w:hAnsi="宋体" w:hint="eastAsia"/>
                                <w:b/>
                                <w:w w:val="90"/>
                                <w:szCs w:val="21"/>
                              </w:rPr>
                              <w:t>桂林南部高效农业发展</w:t>
                            </w:r>
                            <w:r>
                              <w:rPr>
                                <w:rFonts w:ascii="宋体-方正超大字符集" w:eastAsia="宋体-方正超大字符集" w:hAnsi="宋体" w:hint="eastAsia"/>
                                <w:b/>
                                <w:szCs w:val="21"/>
                              </w:rPr>
                              <w:t>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A23E12"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自选图形 17" o:spid="_x0000_s1031" type="#_x0000_t61" style="position:absolute;left:0;text-align:left;margin-left:327.85pt;margin-top:459.35pt;width:81pt;height:39.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" adj="-31787,-29224">
                <v:textbox>
                  <w:txbxContent>
                    <w:p w14:paraId="301FDE18" w14:textId="77777777" w:rsidR="006F200B" w:rsidRDefault="006F200B">
                      <w:pPr>
                        <w:spacing w:line="320" w:lineRule="exact"/>
                      </w:pPr>
                      <w:r>
                        <w:rPr>
                          <w:rFonts w:ascii="宋体-方正超大字符集" w:eastAsia="宋体-方正超大字符集" w:hAnsi="宋体" w:hint="eastAsia"/>
                          <w:b/>
                          <w:w w:val="90"/>
                          <w:szCs w:val="21"/>
                        </w:rPr>
                        <w:t>桂林南部高效农业发展</w:t>
                      </w:r>
                      <w:r>
                        <w:rPr>
                          <w:rFonts w:ascii="宋体-方正超大字符集" w:eastAsia="宋体-方正超大字符集" w:hAnsi="宋体" w:hint="eastAsia"/>
                          <w:b/>
                          <w:szCs w:val="21"/>
                        </w:rPr>
                        <w:t>区</w:t>
                      </w:r>
                    </w:p>
                  </w:txbxContent>
                </v:textbox>
              </v:shape>
            </w:pict>
          </mc:Fallback>
        </mc:AlternateContent>
      </w:r>
      <w:r>
        <w:rPr>
          <w:rFonts w:ascii="宋体" w:hAnsi="宋体" w:cs="宋体"/>
          <w:noProof/>
          <w:kern w:val="0"/>
          <w:sz w:val="24"/>
        </w:rPr>
        <mc:AlternateContent>
          <mc:Choice Requires="wps">
            <w:drawing>
              <wp:anchor distT="0" distB="0" distL="114300" distR="114300" simplePos="0" relativeHeight="251655168" behindDoc="0" locked="0" layoutInCell="1" allowOverlap="1" wp14:anchorId="65341273" wp14:editId="0C09A6B6">
                <wp:simplePos x="0" y="0"/>
                <wp:positionH relativeFrom="column">
                  <wp:posOffset>4149725</wp:posOffset>
                </wp:positionH>
                <wp:positionV relativeFrom="paragraph">
                  <wp:posOffset>3650615</wp:posOffset>
                </wp:positionV>
                <wp:extent cx="1028700" cy="496570"/>
                <wp:effectExtent l="503555" t="497205" r="10795" b="6350"/>
                <wp:wrapNone/>
                <wp:docPr id="994289835" name="自选图形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496570"/>
                        </a:xfrm>
                        <a:prstGeom prst="wedgeRectCallout">
                          <a:avLst>
                            <a:gd name="adj1" fmla="val -92838"/>
                            <a:gd name="adj2" fmla="val -142069"/>
                          </a:avLst>
                        </a:prstGeom>
                        <a:solidFill>
                          <a:srgbClr val="FFFFFF"/>
                        </a:solidFill>
                        <a:ln w="9525">
                          <a:solidFill>
                            <a:srgbClr val="000000"/>
                          </a:solidFill>
                          <a:miter lim="800000"/>
                          <a:headEnd/>
                          <a:tailEnd/>
                        </a:ln>
                      </wps:spPr>
                      <wps:txbx>
                        <w:txbxContent>
                          <w:p w14:paraId="52DBF8A8" w14:textId="77777777" w:rsidR="006F200B" w:rsidRDefault="006F200B">
                            <w:pPr>
                              <w:spacing w:line="320" w:lineRule="exact"/>
                            </w:pPr>
                            <w:r>
                              <w:rPr>
                                <w:rFonts w:ascii="宋体-方正超大字符集" w:eastAsia="宋体-方正超大字符集" w:hAnsi="宋体" w:hint="eastAsia"/>
                                <w:b/>
                                <w:w w:val="90"/>
                                <w:szCs w:val="21"/>
                              </w:rPr>
                              <w:t>桂林东部农业发展</w:t>
                            </w:r>
                            <w:r>
                              <w:rPr>
                                <w:rFonts w:ascii="宋体-方正超大字符集" w:eastAsia="宋体-方正超大字符集" w:hAnsi="宋体" w:hint="eastAsia"/>
                                <w:b/>
                                <w:szCs w:val="21"/>
                              </w:rPr>
                              <w:t>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341273" id="自选图形 15" o:spid="_x0000_s1032" type="#_x0000_t61" style="position:absolute;left:0;text-align:left;margin-left:326.75pt;margin-top:287.45pt;width:81pt;height:39.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" adj="-9253,-19887">
                <v:textbox>
                  <w:txbxContent>
                    <w:p w14:paraId="52DBF8A8" w14:textId="77777777" w:rsidR="006F200B" w:rsidRDefault="006F200B">
                      <w:pPr>
                        <w:spacing w:line="320" w:lineRule="exact"/>
                      </w:pPr>
                      <w:r>
                        <w:rPr>
                          <w:rFonts w:ascii="宋体-方正超大字符集" w:eastAsia="宋体-方正超大字符集" w:hAnsi="宋体" w:hint="eastAsia"/>
                          <w:b/>
                          <w:w w:val="90"/>
                          <w:szCs w:val="21"/>
                        </w:rPr>
                        <w:t>桂林东部农业发展</w:t>
                      </w:r>
                      <w:r>
                        <w:rPr>
                          <w:rFonts w:ascii="宋体-方正超大字符集" w:eastAsia="宋体-方正超大字符集" w:hAnsi="宋体" w:hint="eastAsia"/>
                          <w:b/>
                          <w:szCs w:val="21"/>
                        </w:rPr>
                        <w:t>区</w:t>
                      </w:r>
                    </w:p>
                  </w:txbxContent>
                </v:textbox>
              </v:shape>
            </w:pict>
          </mc:Fallback>
        </mc:AlternateContent>
      </w:r>
      <w:r>
        <w:rPr>
          <w:rFonts w:ascii="宋体" w:hAnsi="宋体" w:cs="宋体"/>
          <w:noProof/>
          <w:kern w:val="0"/>
          <w:sz w:val="24"/>
        </w:rPr>
        <mc:AlternateContent>
          <mc:Choice Requires="wps">
            <w:drawing>
              <wp:anchor distT="0" distB="0" distL="114300" distR="114300" simplePos="0" relativeHeight="251654144" behindDoc="0" locked="0" layoutInCell="1" allowOverlap="1" wp14:anchorId="19B4C4C9" wp14:editId="706B228A">
                <wp:simplePos x="0" y="0"/>
                <wp:positionH relativeFrom="column">
                  <wp:posOffset>104775</wp:posOffset>
                </wp:positionH>
                <wp:positionV relativeFrom="paragraph">
                  <wp:posOffset>117475</wp:posOffset>
                </wp:positionV>
                <wp:extent cx="1028700" cy="496570"/>
                <wp:effectExtent l="11430" t="12065" r="169545" b="1053465"/>
                <wp:wrapNone/>
                <wp:docPr id="1438864938" name="自选图形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496570"/>
                        </a:xfrm>
                        <a:prstGeom prst="wedgeRectCallout">
                          <a:avLst>
                            <a:gd name="adj1" fmla="val 63644"/>
                            <a:gd name="adj2" fmla="val 251153"/>
                          </a:avLst>
                        </a:prstGeom>
                        <a:solidFill>
                          <a:srgbClr val="FFFFFF"/>
                        </a:solidFill>
                        <a:ln w="9525">
                          <a:solidFill>
                            <a:srgbClr val="000000"/>
                          </a:solidFill>
                          <a:miter lim="800000"/>
                          <a:headEnd/>
                          <a:tailEnd/>
                        </a:ln>
                      </wps:spPr>
                      <wps:txbx>
                        <w:txbxContent>
                          <w:p w14:paraId="18CFECC6" w14:textId="77777777" w:rsidR="006F200B" w:rsidRDefault="006F200B">
                            <w:pPr>
                              <w:spacing w:line="320" w:lineRule="exact"/>
                            </w:pPr>
                            <w:r>
                              <w:rPr>
                                <w:rFonts w:ascii="宋体-方正超大字符集" w:eastAsia="宋体-方正超大字符集" w:hAnsi="宋体" w:hint="eastAsia"/>
                                <w:b/>
                                <w:w w:val="90"/>
                                <w:szCs w:val="21"/>
                              </w:rPr>
                              <w:t>桂林西部山区农业发展</w:t>
                            </w:r>
                            <w:r>
                              <w:rPr>
                                <w:rFonts w:ascii="宋体-方正超大字符集" w:eastAsia="宋体-方正超大字符集" w:hAnsi="宋体" w:hint="eastAsia"/>
                                <w:b/>
                                <w:szCs w:val="21"/>
                              </w:rPr>
                              <w:t>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B4C4C9" id="自选图形 14" o:spid="_x0000_s1033" type="#_x0000_t61" style="position:absolute;left:0;text-align:left;margin-left:8.25pt;margin-top:9.25pt;width:81pt;height:39.1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" adj="24547,65049">
                <v:textbox>
                  <w:txbxContent>
                    <w:p w14:paraId="18CFECC6" w14:textId="77777777" w:rsidR="006F200B" w:rsidRDefault="006F200B">
                      <w:pPr>
                        <w:spacing w:line="320" w:lineRule="exact"/>
                      </w:pPr>
                      <w:r>
                        <w:rPr>
                          <w:rFonts w:ascii="宋体-方正超大字符集" w:eastAsia="宋体-方正超大字符集" w:hAnsi="宋体" w:hint="eastAsia"/>
                          <w:b/>
                          <w:w w:val="90"/>
                          <w:szCs w:val="21"/>
                        </w:rPr>
                        <w:t>桂林西部山区农业发展</w:t>
                      </w:r>
                      <w:r>
                        <w:rPr>
                          <w:rFonts w:ascii="宋体-方正超大字符集" w:eastAsia="宋体-方正超大字符集" w:hAnsi="宋体" w:hint="eastAsia"/>
                          <w:b/>
                          <w:szCs w:val="21"/>
                        </w:rPr>
                        <w:t>区</w:t>
                      </w:r>
                    </w:p>
                  </w:txbxContent>
                </v:textbox>
              </v:shape>
            </w:pict>
          </mc:Fallback>
        </mc:AlternateContent>
      </w:r>
      <w:r>
        <w:rPr>
          <w:rFonts w:ascii="宋体" w:hAnsi="宋体" w:cs="宋体"/>
          <w:noProof/>
          <w:kern w:val="0"/>
          <w:sz w:val="24"/>
        </w:rPr>
        <mc:AlternateContent>
          <mc:Choice Requires="wps">
            <w:drawing>
              <wp:anchor distT="0" distB="0" distL="114300" distR="114300" simplePos="0" relativeHeight="251653120" behindDoc="0" locked="0" layoutInCell="1" allowOverlap="1" wp14:anchorId="46EE01ED" wp14:editId="2FAE49CE">
                <wp:simplePos x="0" y="0"/>
                <wp:positionH relativeFrom="column">
                  <wp:posOffset>4146550</wp:posOffset>
                </wp:positionH>
                <wp:positionV relativeFrom="paragraph">
                  <wp:posOffset>99060</wp:posOffset>
                </wp:positionV>
                <wp:extent cx="1028700" cy="561340"/>
                <wp:effectExtent l="700405" t="12700" r="13970" b="1226185"/>
                <wp:wrapNone/>
                <wp:docPr id="1456040083" name="自选图形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561340"/>
                        </a:xfrm>
                        <a:prstGeom prst="wedgeRectCallout">
                          <a:avLst>
                            <a:gd name="adj1" fmla="val -113208"/>
                            <a:gd name="adj2" fmla="val 257468"/>
                          </a:avLst>
                        </a:prstGeom>
                        <a:solidFill>
                          <a:srgbClr val="FFFFFF"/>
                        </a:solidFill>
                        <a:ln w="9525">
                          <a:solidFill>
                            <a:srgbClr val="000000"/>
                          </a:solidFill>
                          <a:miter lim="800000"/>
                          <a:headEnd/>
                          <a:tailEnd/>
                        </a:ln>
                      </wps:spPr>
                      <wps:txbx>
                        <w:txbxContent>
                          <w:p w14:paraId="56339E24" w14:textId="77777777" w:rsidR="006F200B" w:rsidRDefault="006F200B">
                            <w:pPr>
                              <w:spacing w:line="320" w:lineRule="exact"/>
                            </w:pPr>
                            <w:r>
                              <w:rPr>
                                <w:rFonts w:ascii="宋体-方正超大字符集" w:eastAsia="宋体-方正超大字符集" w:hAnsi="宋体" w:hint="eastAsia"/>
                                <w:b/>
                                <w:w w:val="90"/>
                                <w:szCs w:val="21"/>
                              </w:rPr>
                              <w:t>桂林北部循环农业发展</w:t>
                            </w:r>
                            <w:r>
                              <w:rPr>
                                <w:rFonts w:ascii="宋体-方正超大字符集" w:eastAsia="宋体-方正超大字符集" w:hAnsi="宋体" w:hint="eastAsia"/>
                                <w:b/>
                                <w:szCs w:val="21"/>
                              </w:rPr>
                              <w:t>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EE01ED" id="自选图形 13" o:spid="_x0000_s1034" type="#_x0000_t61" style="position:absolute;left:0;text-align:left;margin-left:326.5pt;margin-top:7.8pt;width:81pt;height:44.2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" adj="-13653,66413">
                <v:textbox>
                  <w:txbxContent>
                    <w:p w14:paraId="56339E24" w14:textId="77777777" w:rsidR="006F200B" w:rsidRDefault="006F200B">
                      <w:pPr>
                        <w:spacing w:line="320" w:lineRule="exact"/>
                      </w:pPr>
                      <w:r>
                        <w:rPr>
                          <w:rFonts w:ascii="宋体-方正超大字符集" w:eastAsia="宋体-方正超大字符集" w:hAnsi="宋体" w:hint="eastAsia"/>
                          <w:b/>
                          <w:w w:val="90"/>
                          <w:szCs w:val="21"/>
                        </w:rPr>
                        <w:t>桂林北部循环农业发展</w:t>
                      </w:r>
                      <w:r>
                        <w:rPr>
                          <w:rFonts w:ascii="宋体-方正超大字符集" w:eastAsia="宋体-方正超大字符集" w:hAnsi="宋体" w:hint="eastAsia"/>
                          <w:b/>
                          <w:szCs w:val="21"/>
                        </w:rPr>
                        <w:t>区</w:t>
                      </w:r>
                    </w:p>
                  </w:txbxContent>
                </v:textbox>
              </v:shape>
            </w:pict>
          </mc:Fallback>
        </mc:AlternateContent>
      </w:r>
      <w:r>
        <w:rPr>
          <w:rFonts w:ascii="宋体" w:hAnsi="宋体" w:cs="宋体"/>
          <w:noProof/>
          <w:kern w:val="0"/>
          <w:sz w:val="24"/>
        </w:rPr>
        <mc:AlternateContent>
          <mc:Choice Requires="wps">
            <w:drawing>
              <wp:anchor distT="0" distB="0" distL="114300" distR="114300" simplePos="0" relativeHeight="251656192" behindDoc="0" locked="0" layoutInCell="1" allowOverlap="1" wp14:anchorId="33CCAFB3" wp14:editId="251399F0">
                <wp:simplePos x="0" y="0"/>
                <wp:positionH relativeFrom="column">
                  <wp:posOffset>112395</wp:posOffset>
                </wp:positionH>
                <wp:positionV relativeFrom="paragraph">
                  <wp:posOffset>5059680</wp:posOffset>
                </wp:positionV>
                <wp:extent cx="1028700" cy="538480"/>
                <wp:effectExtent l="9525" t="2039620" r="885825" b="12700"/>
                <wp:wrapNone/>
                <wp:docPr id="1139509920" name="自选图形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538480"/>
                        </a:xfrm>
                        <a:prstGeom prst="wedgeRectCallout">
                          <a:avLst>
                            <a:gd name="adj1" fmla="val 130616"/>
                            <a:gd name="adj2" fmla="val -427005"/>
                          </a:avLst>
                        </a:prstGeom>
                        <a:solidFill>
                          <a:srgbClr val="FFFFFF"/>
                        </a:solidFill>
                        <a:ln w="9525">
                          <a:solidFill>
                            <a:srgbClr val="000000"/>
                          </a:solidFill>
                          <a:miter lim="800000"/>
                          <a:headEnd/>
                          <a:tailEnd/>
                        </a:ln>
                      </wps:spPr>
                      <wps:txbx>
                        <w:txbxContent>
                          <w:p w14:paraId="5106AA7E" w14:textId="77777777" w:rsidR="006F200B" w:rsidRDefault="006F200B">
                            <w:pPr>
                              <w:spacing w:line="320" w:lineRule="exact"/>
                              <w:rPr>
                                <w:rFonts w:ascii="宋体-方正超大字符集" w:eastAsia="宋体-方正超大字符集" w:hAnsi="宋体"/>
                                <w:b/>
                                <w:w w:val="90"/>
                                <w:szCs w:val="21"/>
                              </w:rPr>
                            </w:pPr>
                            <w:r>
                              <w:rPr>
                                <w:rFonts w:ascii="宋体-方正超大字符集" w:eastAsia="宋体-方正超大字符集" w:hAnsi="宋体" w:hint="eastAsia"/>
                                <w:b/>
                                <w:w w:val="90"/>
                                <w:szCs w:val="21"/>
                              </w:rPr>
                              <w:t>桂林城郊生态</w:t>
                            </w:r>
                          </w:p>
                          <w:p w14:paraId="07C783C3" w14:textId="77777777" w:rsidR="006F200B" w:rsidRDefault="006F200B">
                            <w:pPr>
                              <w:spacing w:line="320" w:lineRule="exact"/>
                              <w:rPr>
                                <w:rFonts w:ascii="宋体-方正超大字符集" w:eastAsia="宋体-方正超大字符集" w:hAnsi="宋体" w:hint="eastAsia"/>
                                <w:b/>
                                <w:w w:val="90"/>
                                <w:szCs w:val="21"/>
                              </w:rPr>
                            </w:pPr>
                            <w:r>
                              <w:rPr>
                                <w:rFonts w:ascii="宋体-方正超大字符集" w:eastAsia="宋体-方正超大字符集" w:hAnsi="宋体" w:hint="eastAsia"/>
                                <w:b/>
                                <w:w w:val="90"/>
                                <w:szCs w:val="21"/>
                              </w:rPr>
                              <w:t>农业发展区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CCAFB3" id="自选图形 16" o:spid="_x0000_s1035" type="#_x0000_t61" style="position:absolute;left:0;text-align:left;margin-left:8.85pt;margin-top:398.4pt;width:81pt;height:42.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" adj="39013,-81433">
                <v:textbox>
                  <w:txbxContent>
                    <w:p w14:paraId="5106AA7E" w14:textId="77777777" w:rsidR="006F200B" w:rsidRDefault="006F200B">
                      <w:pPr>
                        <w:spacing w:line="320" w:lineRule="exact"/>
                        <w:rPr>
                          <w:rFonts w:ascii="宋体-方正超大字符集" w:eastAsia="宋体-方正超大字符集" w:hAnsi="宋体"/>
                          <w:b/>
                          <w:w w:val="90"/>
                          <w:szCs w:val="21"/>
                        </w:rPr>
                      </w:pPr>
                      <w:r>
                        <w:rPr>
                          <w:rFonts w:ascii="宋体-方正超大字符集" w:eastAsia="宋体-方正超大字符集" w:hAnsi="宋体" w:hint="eastAsia"/>
                          <w:b/>
                          <w:w w:val="90"/>
                          <w:szCs w:val="21"/>
                        </w:rPr>
                        <w:t>桂林城郊生态</w:t>
                      </w:r>
                    </w:p>
                    <w:p w14:paraId="07C783C3" w14:textId="77777777" w:rsidR="006F200B" w:rsidRDefault="006F200B">
                      <w:pPr>
                        <w:spacing w:line="320" w:lineRule="exact"/>
                        <w:rPr>
                          <w:rFonts w:ascii="宋体-方正超大字符集" w:eastAsia="宋体-方正超大字符集" w:hAnsi="宋体" w:hint="eastAsia"/>
                          <w:b/>
                          <w:w w:val="90"/>
                          <w:szCs w:val="21"/>
                        </w:rPr>
                      </w:pPr>
                      <w:r>
                        <w:rPr>
                          <w:rFonts w:ascii="宋体-方正超大字符集" w:eastAsia="宋体-方正超大字符集" w:hAnsi="宋体" w:hint="eastAsia"/>
                          <w:b/>
                          <w:w w:val="90"/>
                          <w:szCs w:val="21"/>
                        </w:rPr>
                        <w:t>农业发展区</w:t>
                      </w:r>
                    </w:p>
                  </w:txbxContent>
                </v:textbox>
              </v:shape>
            </w:pict>
          </mc:Fallback>
        </mc:AlternateContent>
      </w:r>
    </w:p>
    <w:sectPr w:rsidR="006F200B">
      <w:footerReference w:type="default" r:id="rId14"/>
      <w:pgSz w:w="11906" w:h="16838"/>
      <w:pgMar w:top="1440" w:right="1803" w:bottom="1440" w:left="1803" w:header="851" w:footer="992" w:gutter="0"/>
      <w:cols w:space="720"/>
      <w:docGrid w:type="lines" w:linePitch="31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763C47" w14:textId="77777777" w:rsidR="009C28C5" w:rsidRDefault="009C28C5">
      <w:r>
        <w:separator/>
      </w:r>
    </w:p>
  </w:endnote>
  <w:endnote w:type="continuationSeparator" w:id="0">
    <w:p w14:paraId="3C2C16BE" w14:textId="77777777" w:rsidR="009C28C5" w:rsidRDefault="009C28C5">
      <w:r>
        <w:continuationSeparator/>
      </w:r>
    </w:p>
  </w:endnote>
  <w:endnote w:id="1">
    <w:p w14:paraId="2D16CA42" w14:textId="77777777" w:rsidR="006F200B" w:rsidRDefault="006F200B">
      <w:pPr>
        <w:pStyle w:val="ac"/>
        <w:rPr>
          <w:rFonts w:hint="eastAsia"/>
        </w:rPr>
      </w:pPr>
      <w:r>
        <w:rPr>
          <w:rStyle w:val="a5"/>
        </w:rPr>
        <w:endnoteRef/>
      </w:r>
      <w:r>
        <w:rPr>
          <w:rFonts w:hint="eastAsia"/>
        </w:rPr>
        <w:t xml:space="preserve"> </w:t>
      </w:r>
      <w:r>
        <w:rPr>
          <w:rFonts w:hint="eastAsia"/>
        </w:rPr>
        <w:t>目标数据由农业局根据总体目标测算提出。</w:t>
      </w:r>
    </w:p>
  </w:endnote>
  <w:endnote w:id="2">
    <w:p w14:paraId="5E5A17F2" w14:textId="77777777" w:rsidR="006F200B" w:rsidRDefault="006F200B">
      <w:pPr>
        <w:pStyle w:val="ac"/>
        <w:rPr>
          <w:rFonts w:hint="eastAsia"/>
        </w:rPr>
      </w:pPr>
      <w:r>
        <w:rPr>
          <w:rStyle w:val="a5"/>
        </w:rPr>
        <w:endnoteRef/>
      </w:r>
      <w:r>
        <w:t xml:space="preserve"> </w:t>
      </w:r>
      <w:r>
        <w:rPr>
          <w:rFonts w:hint="eastAsia"/>
        </w:rPr>
        <w:t>目标数据由林业局根据总体目标测算提出。</w:t>
      </w:r>
    </w:p>
  </w:endnote>
  <w:endnote w:id="3">
    <w:p w14:paraId="4155942D" w14:textId="77777777" w:rsidR="006F200B" w:rsidRDefault="006F200B">
      <w:pPr>
        <w:pStyle w:val="ac"/>
        <w:rPr>
          <w:rFonts w:hint="eastAsia"/>
        </w:rPr>
      </w:pPr>
      <w:r>
        <w:rPr>
          <w:rStyle w:val="a5"/>
        </w:rPr>
        <w:endnoteRef/>
      </w:r>
      <w:r>
        <w:t xml:space="preserve"> </w:t>
      </w:r>
      <w:r>
        <w:rPr>
          <w:rFonts w:hint="eastAsia"/>
        </w:rPr>
        <w:t>目标数据由水产畜牧局根据总体目标测算提出。</w:t>
      </w:r>
    </w:p>
  </w:endnote>
  <w:endnote w:id="4">
    <w:p w14:paraId="0B226675" w14:textId="77777777" w:rsidR="006F200B" w:rsidRDefault="006F200B">
      <w:pPr>
        <w:pStyle w:val="ac"/>
        <w:rPr>
          <w:rFonts w:hint="eastAsia"/>
        </w:rPr>
      </w:pPr>
      <w:r>
        <w:rPr>
          <w:rStyle w:val="a5"/>
        </w:rPr>
        <w:endnoteRef/>
      </w:r>
      <w:r>
        <w:t xml:space="preserve"> </w:t>
      </w:r>
      <w:r>
        <w:rPr>
          <w:rFonts w:hint="eastAsia"/>
        </w:rPr>
        <w:t>目标数据由水利局根据总体目标测算提出。</w:t>
      </w:r>
    </w:p>
  </w:endnote>
  <w:endnote w:id="5">
    <w:p w14:paraId="41C13D64" w14:textId="77777777" w:rsidR="006F200B" w:rsidRDefault="006F200B">
      <w:pPr>
        <w:pStyle w:val="ac"/>
        <w:rPr>
          <w:rFonts w:hint="eastAsia"/>
        </w:rPr>
      </w:pPr>
      <w:r>
        <w:rPr>
          <w:rStyle w:val="a5"/>
        </w:rPr>
        <w:endnoteRef/>
      </w:r>
      <w:r>
        <w:t xml:space="preserve"> </w:t>
      </w:r>
      <w:r>
        <w:rPr>
          <w:rFonts w:hint="eastAsia"/>
        </w:rPr>
        <w:t>目标数据由农机局根据总体目标测算提出。</w:t>
      </w:r>
    </w:p>
  </w:endnote>
  <w:endnote w:id="6">
    <w:p w14:paraId="2D5D0995" w14:textId="77777777" w:rsidR="006F200B" w:rsidRDefault="006F200B">
      <w:pPr>
        <w:pStyle w:val="ac"/>
        <w:rPr>
          <w:rFonts w:hint="eastAsia"/>
        </w:rPr>
      </w:pPr>
      <w:r>
        <w:rPr>
          <w:rStyle w:val="a5"/>
        </w:rPr>
        <w:endnoteRef/>
      </w:r>
      <w:r>
        <w:t xml:space="preserve"> </w:t>
      </w:r>
      <w:r>
        <w:rPr>
          <w:rFonts w:hint="eastAsia"/>
        </w:rPr>
        <w:t>目标数据由新农办根据总体目标测算提出。</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仿宋">
    <w:panose1 w:val="02010609060101010101"/>
    <w:charset w:val="86"/>
    <w:family w:val="modern"/>
    <w:pitch w:val="fixed"/>
    <w:sig w:usb0="800002BF" w:usb1="38CF7CFA" w:usb2="00000016" w:usb3="00000000" w:csb0="00040001" w:csb1="00000000"/>
  </w:font>
  <w:font w:name="宋体-方正超大字符集">
    <w:altName w:val="宋体"/>
    <w:charset w:val="86"/>
    <w:family w:val="script"/>
    <w:pitch w:val="default"/>
    <w:sig w:usb0="00000001" w:usb1="080E0000" w:usb2="00000010" w:usb3="00000000" w:csb0="00040000" w:csb1="00000000"/>
  </w:font>
  <w:font w:name="仿宋_GB2312">
    <w:altName w:val="微软雅黑"/>
    <w:charset w:val="86"/>
    <w:family w:val="modern"/>
    <w:pitch w:val="fixed"/>
    <w:sig w:usb0="00000001"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E880E" w14:textId="77777777" w:rsidR="003C2B38" w:rsidRDefault="003C2B38">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AF737" w14:textId="55C658E9" w:rsidR="006F200B" w:rsidRDefault="008E2919">
    <w:pPr>
      <w:pStyle w:val="aa"/>
      <w:ind w:right="360"/>
      <w:jc w:val="center"/>
    </w:pPr>
    <w:r>
      <w:rPr>
        <w:noProof/>
      </w:rPr>
      <mc:AlternateContent>
        <mc:Choice Requires="wps">
          <w:drawing>
            <wp:anchor distT="0" distB="0" distL="114300" distR="114300" simplePos="0" relativeHeight="251657728" behindDoc="0" locked="0" layoutInCell="1" allowOverlap="1" wp14:anchorId="214EB94C" wp14:editId="400332F3">
              <wp:simplePos x="0" y="0"/>
              <wp:positionH relativeFrom="margin">
                <wp:align>center</wp:align>
              </wp:positionH>
              <wp:positionV relativeFrom="paragraph">
                <wp:posOffset>0</wp:posOffset>
              </wp:positionV>
              <wp:extent cx="114935" cy="284480"/>
              <wp:effectExtent l="0" t="0" r="635" b="0"/>
              <wp:wrapNone/>
              <wp:docPr id="765984778"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 cy="284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3DEA7D40" w14:textId="77777777" w:rsidR="006F200B" w:rsidRDefault="006F200B">
                          <w:pPr>
                            <w:pStyle w:val="aa"/>
                            <w:rPr>
                              <w:rStyle w:val="a4"/>
                            </w:rPr>
                          </w:pPr>
                          <w:r>
                            <w:fldChar w:fldCharType="begin"/>
                          </w:r>
                          <w:r>
                            <w:rPr>
                              <w:rStyle w:val="a4"/>
                            </w:rPr>
                            <w:instrText xml:space="preserve">PAGE  </w:instrText>
                          </w:r>
                          <w:r>
                            <w:fldChar w:fldCharType="separate"/>
                          </w:r>
                          <w:r w:rsidR="006D4DF3">
                            <w:rPr>
                              <w:rStyle w:val="a4"/>
                              <w:noProof/>
                            </w:rPr>
                            <w:t>50</w:t>
                          </w:r>
                          <w:r>
                            <w:fldChar w:fldCharType="end"/>
                          </w:r>
                        </w:p>
                        <w:p w14:paraId="67D3D43E" w14:textId="77777777" w:rsidR="006F200B" w:rsidRDefault="006F200B"/>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14EB94C" id="_x0000_t202" coordsize="21600,21600" o:spt="202" path="m,l,21600r21600,l21600,xe">
              <v:stroke joinstyle="miter"/>
              <v:path gradientshapeok="t" o:connecttype="rect"/>
            </v:shapetype>
            <v:shape id="文本框 3" o:spid="_x0000_s1036" type="#_x0000_t202" style="position:absolute;left:0;text-align:left;margin-left:0;margin-top:0;width:9.05pt;height:22.4pt;z-index:25165772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" filled="f" stroked="f" strokeweight="2pt">
              <v:textbox style="mso-fit-shape-to-text:t" inset="0,0,0,0">
                <w:txbxContent>
                  <w:p w14:paraId="3DEA7D40" w14:textId="77777777" w:rsidR="006F200B" w:rsidRDefault="006F200B">
                    <w:pPr>
                      <w:pStyle w:val="aa"/>
                      <w:rPr>
                        <w:rStyle w:val="a4"/>
                      </w:rPr>
                    </w:pPr>
                    <w:r>
                      <w:fldChar w:fldCharType="begin"/>
                    </w:r>
                    <w:r>
                      <w:rPr>
                        <w:rStyle w:val="a4"/>
                      </w:rPr>
                      <w:instrText xml:space="preserve">PAGE  </w:instrText>
                    </w:r>
                    <w:r>
                      <w:fldChar w:fldCharType="separate"/>
                    </w:r>
                    <w:r w:rsidR="006D4DF3">
                      <w:rPr>
                        <w:rStyle w:val="a4"/>
                        <w:noProof/>
                      </w:rPr>
                      <w:t>50</w:t>
                    </w:r>
                    <w:r>
                      <w:fldChar w:fldCharType="end"/>
                    </w:r>
                  </w:p>
                  <w:p w14:paraId="67D3D43E" w14:textId="77777777" w:rsidR="006F200B" w:rsidRDefault="006F200B"/>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F442D9" w14:textId="77777777" w:rsidR="003C2B38" w:rsidRDefault="003C2B38">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7C1D1" w14:textId="77777777" w:rsidR="006F200B" w:rsidRDefault="006F200B">
    <w:pPr>
      <w:pStyle w:val="aa"/>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613CBE" w14:textId="77777777" w:rsidR="009C28C5" w:rsidRDefault="009C28C5">
      <w:r>
        <w:separator/>
      </w:r>
    </w:p>
  </w:footnote>
  <w:footnote w:type="continuationSeparator" w:id="0">
    <w:p w14:paraId="6A06C135" w14:textId="77777777" w:rsidR="009C28C5" w:rsidRDefault="009C28C5">
      <w:r>
        <w:continuationSeparator/>
      </w:r>
    </w:p>
  </w:footnote>
  <w:footnote w:id="1">
    <w:p w14:paraId="64276A0E" w14:textId="77777777" w:rsidR="006F200B" w:rsidRDefault="006F200B">
      <w:pPr>
        <w:pStyle w:val="ad"/>
        <w:rPr>
          <w:rFonts w:hint="eastAsia"/>
        </w:rPr>
      </w:pPr>
      <w:r>
        <w:rPr>
          <w:rStyle w:val="a6"/>
        </w:rPr>
        <w:footnoteRef/>
      </w:r>
      <w:r>
        <w:rPr>
          <w:rFonts w:ascii="仿宋" w:eastAsia="仿宋" w:hAnsi="仿宋" w:cs="仿宋" w:hint="eastAsia"/>
        </w:rPr>
        <w:t>《广西农业和农村经济发展“十三五”规划》提出全区农林牧渔业增加值年均增幅2.6%，《桂林市国民经济和社会发展“十三五”规划纲要》提出全市农林牧渔业增加值到2020年突破413亿，测算设定“十三五”农林牧渔业增加值年均增幅4%。</w:t>
      </w:r>
    </w:p>
  </w:footnote>
  <w:footnote w:id="2">
    <w:p w14:paraId="571C85EF" w14:textId="77777777" w:rsidR="006F200B" w:rsidRDefault="006F200B">
      <w:pPr>
        <w:pStyle w:val="ad"/>
        <w:rPr>
          <w:rFonts w:ascii="仿宋" w:eastAsia="仿宋" w:hAnsi="仿宋" w:cs="仿宋" w:hint="eastAsia"/>
        </w:rPr>
      </w:pPr>
      <w:r>
        <w:rPr>
          <w:rStyle w:val="a6"/>
        </w:rPr>
        <w:footnoteRef/>
      </w:r>
      <w:r>
        <w:t xml:space="preserve"> </w:t>
      </w:r>
      <w:r>
        <w:rPr>
          <w:rFonts w:ascii="仿宋" w:eastAsia="仿宋" w:hAnsi="仿宋" w:cs="仿宋" w:hint="eastAsia"/>
        </w:rPr>
        <w:t>《桂林市国民经济和社会发展“十三五”规划纲要》提出 “十三五”农村居民可支配收入增幅10%。</w:t>
      </w:r>
    </w:p>
  </w:footnote>
  <w:footnote w:id="3">
    <w:p w14:paraId="7C4AFC69" w14:textId="77777777" w:rsidR="006F200B" w:rsidRDefault="006F200B">
      <w:pPr>
        <w:pStyle w:val="ad"/>
        <w:rPr>
          <w:rFonts w:hint="eastAsia"/>
        </w:rPr>
      </w:pPr>
      <w:r>
        <w:rPr>
          <w:rStyle w:val="a6"/>
        </w:rPr>
        <w:footnoteRef/>
      </w:r>
      <w:r>
        <w:t xml:space="preserve"> </w:t>
      </w:r>
      <w:r>
        <w:rPr>
          <w:rFonts w:ascii="仿宋_GB2312" w:eastAsia="仿宋_GB2312" w:hint="eastAsia"/>
        </w:rPr>
        <w:t>2015年市级以上龙头企业179家，农业专业合作组织达到3089个以上，结合《桂林市人民政府关于印发大力培育新型农业经营主体和服务主体的实施意见》（市政[2016]13号），</w:t>
      </w:r>
      <w:r>
        <w:rPr>
          <w:rFonts w:ascii="仿宋_GB2312" w:eastAsia="仿宋_GB2312" w:hAnsi="仿宋" w:cs="仿宋" w:hint="eastAsia"/>
        </w:rPr>
        <w:t>设定市级以上龙头企业达到230家，农业专业合作组织达到3500个以上。</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A4C8E" w14:textId="77777777" w:rsidR="003C2B38" w:rsidRDefault="003C2B38">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F8273" w14:textId="77777777" w:rsidR="003C2B38" w:rsidRDefault="003C2B38" w:rsidP="006D4DF3">
    <w:pPr>
      <w:pStyle w:val="af"/>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B03EC" w14:textId="77777777" w:rsidR="003C2B38" w:rsidRDefault="003C2B38">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C84044"/>
    <w:multiLevelType w:val="singleLevel"/>
    <w:tmpl w:val="57C84044"/>
    <w:lvl w:ilvl="0">
      <w:start w:val="6"/>
      <w:numFmt w:val="chineseCounting"/>
      <w:suff w:val="nothing"/>
      <w:lvlText w:val="（%1）"/>
      <w:lvlJc w:val="left"/>
    </w:lvl>
  </w:abstractNum>
  <w:num w:numId="1" w16cid:durableId="1642690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9"/>
  <w:noPunctuationKerning/>
  <w:characterSpacingControl w:val="compressPunctuation"/>
  <w:doNotValidateAgainstSchema/>
  <w:doNotDemarcateInvalidXml/>
  <w:hdrShapeDefaults>
    <o:shapedefaults v:ext="edit" spidmax="2050" strokecolor="#446188">
      <v:fill angle="90" type="gradient">
        <o:fill v:ext="view" type="gradientUnscaled"/>
      </v:fill>
      <v:stroke color="#446188" weight="2pt"/>
    </o:shapedefaults>
  </w:hdrShapeDefaults>
  <w:footnotePr>
    <w:numFmt w:val="decimalEnclosedCircleChinese"/>
    <w:footnote w:id="-1"/>
    <w:footnote w:id="0"/>
  </w:footnotePr>
  <w:endnotePr>
    <w:numFmt w:val="decimalEnclosedCircleChinese"/>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222AE"/>
    <w:rsid w:val="00036FF6"/>
    <w:rsid w:val="00092B51"/>
    <w:rsid w:val="000A6F62"/>
    <w:rsid w:val="00121EE8"/>
    <w:rsid w:val="00145E54"/>
    <w:rsid w:val="001511D8"/>
    <w:rsid w:val="001900DD"/>
    <w:rsid w:val="001F6BC0"/>
    <w:rsid w:val="00207ADB"/>
    <w:rsid w:val="00211F6B"/>
    <w:rsid w:val="003B7393"/>
    <w:rsid w:val="003C14F0"/>
    <w:rsid w:val="003C2B38"/>
    <w:rsid w:val="0042482A"/>
    <w:rsid w:val="00463E95"/>
    <w:rsid w:val="00493E84"/>
    <w:rsid w:val="004E4111"/>
    <w:rsid w:val="00511291"/>
    <w:rsid w:val="0058071F"/>
    <w:rsid w:val="00596F27"/>
    <w:rsid w:val="005D4780"/>
    <w:rsid w:val="005D60F5"/>
    <w:rsid w:val="006151A6"/>
    <w:rsid w:val="00645CAB"/>
    <w:rsid w:val="006616AD"/>
    <w:rsid w:val="006D2A63"/>
    <w:rsid w:val="006D4DF3"/>
    <w:rsid w:val="006F200B"/>
    <w:rsid w:val="00743959"/>
    <w:rsid w:val="00746165"/>
    <w:rsid w:val="007917B4"/>
    <w:rsid w:val="007A7250"/>
    <w:rsid w:val="007D7ECD"/>
    <w:rsid w:val="008E2919"/>
    <w:rsid w:val="009026E2"/>
    <w:rsid w:val="00914ED9"/>
    <w:rsid w:val="00943210"/>
    <w:rsid w:val="00943E64"/>
    <w:rsid w:val="009442D5"/>
    <w:rsid w:val="00986CA2"/>
    <w:rsid w:val="009C28C5"/>
    <w:rsid w:val="009C6D18"/>
    <w:rsid w:val="00A859DC"/>
    <w:rsid w:val="00B14876"/>
    <w:rsid w:val="00B35495"/>
    <w:rsid w:val="00B6126F"/>
    <w:rsid w:val="00BA3F5C"/>
    <w:rsid w:val="00BB3369"/>
    <w:rsid w:val="00BE0C67"/>
    <w:rsid w:val="00BE547B"/>
    <w:rsid w:val="00C258EA"/>
    <w:rsid w:val="00C6248A"/>
    <w:rsid w:val="00C672E5"/>
    <w:rsid w:val="00C702E7"/>
    <w:rsid w:val="00C86EFB"/>
    <w:rsid w:val="00CA51A0"/>
    <w:rsid w:val="00D52834"/>
    <w:rsid w:val="00D57608"/>
    <w:rsid w:val="00D65E73"/>
    <w:rsid w:val="00D6657D"/>
    <w:rsid w:val="00D86116"/>
    <w:rsid w:val="00DB1E79"/>
    <w:rsid w:val="00E10F5F"/>
    <w:rsid w:val="00E70CEF"/>
    <w:rsid w:val="00E95666"/>
    <w:rsid w:val="00EA04EE"/>
    <w:rsid w:val="00EE0832"/>
    <w:rsid w:val="00F35C1A"/>
    <w:rsid w:val="00F65C37"/>
    <w:rsid w:val="00F9403D"/>
    <w:rsid w:val="00FA5806"/>
    <w:rsid w:val="0198747C"/>
    <w:rsid w:val="03895151"/>
    <w:rsid w:val="07B7003A"/>
    <w:rsid w:val="0C0C0275"/>
    <w:rsid w:val="165306DD"/>
    <w:rsid w:val="16CF553B"/>
    <w:rsid w:val="174D3D5B"/>
    <w:rsid w:val="30991E2C"/>
    <w:rsid w:val="34B23695"/>
    <w:rsid w:val="34B64CD9"/>
    <w:rsid w:val="354B5DDC"/>
    <w:rsid w:val="3D362786"/>
    <w:rsid w:val="4A356C4A"/>
    <w:rsid w:val="4B381254"/>
    <w:rsid w:val="4EA707C3"/>
    <w:rsid w:val="4FEE3392"/>
    <w:rsid w:val="54371264"/>
    <w:rsid w:val="57020574"/>
    <w:rsid w:val="661C173E"/>
    <w:rsid w:val="694C093C"/>
    <w:rsid w:val="6C803732"/>
    <w:rsid w:val="6E36636D"/>
    <w:rsid w:val="73180850"/>
    <w:rsid w:val="7C0973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446188">
      <v:fill angle="90" type="gradient">
        <o:fill v:ext="view" type="gradientUnscaled"/>
      </v:fill>
      <v:stroke color="#446188" weight="2pt"/>
    </o:shapedefaults>
    <o:shapelayout v:ext="edit">
      <o:idmap v:ext="edit" data="2"/>
    </o:shapelayout>
  </w:shapeDefaults>
  <w:decimalSymbol w:val="."/>
  <w:listSeparator w:val=","/>
  <w14:docId w14:val="1266FDB2"/>
  <w15:chartTrackingRefBased/>
  <w15:docId w15:val="{B3CE6205-532D-416D-8C3C-EA301D9B2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lsdException w:name="caption" w:semiHidden="1" w:unhideWhenUsed="1" w:qFormat="1"/>
    <w:lsdException w:name="footnote reference" w:semiHidden="1"/>
    <w:lsdException w:name="endnote reference" w:semiHidden="1"/>
    <w:lsdException w:name="endnote text" w:semiHidden="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style>
  <w:style w:type="table" w:default="1" w:styleId="a1">
    <w:name w:val="Normal Table"/>
    <w:semiHidden/>
    <w:tblPr>
      <w:tblCellMar>
        <w:top w:w="0" w:type="dxa"/>
        <w:left w:w="108" w:type="dxa"/>
        <w:bottom w:w="0" w:type="dxa"/>
        <w:right w:w="108" w:type="dxa"/>
      </w:tblCellMar>
    </w:tblPr>
  </w:style>
  <w:style w:type="numbering" w:default="1" w:styleId="a2">
    <w:name w:val="No List"/>
    <w:semiHidden/>
  </w:style>
  <w:style w:type="character" w:styleId="a3">
    <w:name w:val="Hyperlink"/>
    <w:basedOn w:val="a0"/>
    <w:rPr>
      <w:color w:val="0000FF"/>
      <w:u w:val="single"/>
    </w:rPr>
  </w:style>
  <w:style w:type="character" w:styleId="a4">
    <w:name w:val="page number"/>
    <w:basedOn w:val="a0"/>
  </w:style>
  <w:style w:type="character" w:customStyle="1" w:styleId="20">
    <w:name w:val="标题 2 字符"/>
    <w:basedOn w:val="a0"/>
    <w:link w:val="2"/>
    <w:rPr>
      <w:rFonts w:ascii="Arial" w:eastAsia="黑体" w:hAnsi="Arial"/>
      <w:b/>
      <w:bCs/>
      <w:kern w:val="2"/>
      <w:sz w:val="32"/>
      <w:szCs w:val="32"/>
      <w:lang w:val="en-US" w:eastAsia="zh-CN" w:bidi="ar-SA"/>
    </w:rPr>
  </w:style>
  <w:style w:type="character" w:styleId="a5">
    <w:name w:val="endnote reference"/>
    <w:basedOn w:val="a0"/>
    <w:semiHidden/>
    <w:rPr>
      <w:vertAlign w:val="superscript"/>
    </w:rPr>
  </w:style>
  <w:style w:type="character" w:styleId="a6">
    <w:name w:val="footnote reference"/>
    <w:basedOn w:val="a0"/>
    <w:semiHidden/>
    <w:rPr>
      <w:vertAlign w:val="superscript"/>
    </w:rPr>
  </w:style>
  <w:style w:type="character" w:customStyle="1" w:styleId="a7">
    <w:name w:val="正文文本 字符"/>
    <w:basedOn w:val="a0"/>
    <w:link w:val="a8"/>
    <w:rPr>
      <w:rFonts w:eastAsia="宋体"/>
      <w:kern w:val="2"/>
      <w:sz w:val="21"/>
      <w:szCs w:val="24"/>
      <w:lang w:val="en-US" w:eastAsia="zh-CN" w:bidi="ar-SA"/>
    </w:rPr>
  </w:style>
  <w:style w:type="character" w:customStyle="1" w:styleId="10">
    <w:name w:val="标题 1 字符"/>
    <w:basedOn w:val="a0"/>
    <w:link w:val="1"/>
    <w:rPr>
      <w:rFonts w:eastAsia="宋体"/>
      <w:b/>
      <w:bCs/>
      <w:kern w:val="44"/>
      <w:sz w:val="44"/>
      <w:szCs w:val="44"/>
      <w:lang w:val="en-US" w:eastAsia="zh-CN" w:bidi="ar-SA"/>
    </w:rPr>
  </w:style>
  <w:style w:type="paragraph" w:customStyle="1" w:styleId="CharCharChar">
    <w:name w:val=" Char Char Char"/>
    <w:basedOn w:val="a"/>
    <w:pPr>
      <w:widowControl/>
      <w:spacing w:after="160" w:line="240" w:lineRule="exact"/>
      <w:jc w:val="left"/>
    </w:pPr>
  </w:style>
  <w:style w:type="paragraph" w:styleId="a9">
    <w:name w:val="Normal (Web)"/>
    <w:basedOn w:val="a"/>
    <w:pPr>
      <w:widowControl/>
      <w:spacing w:before="100" w:beforeAutospacing="1" w:after="100" w:afterAutospacing="1"/>
      <w:jc w:val="left"/>
    </w:pPr>
    <w:rPr>
      <w:rFonts w:ascii="宋体" w:hAnsi="宋体"/>
      <w:kern w:val="0"/>
      <w:sz w:val="24"/>
    </w:rPr>
  </w:style>
  <w:style w:type="paragraph" w:styleId="aa">
    <w:name w:val="footer"/>
    <w:basedOn w:val="a"/>
    <w:pPr>
      <w:tabs>
        <w:tab w:val="center" w:pos="4153"/>
        <w:tab w:val="right" w:pos="8306"/>
      </w:tabs>
      <w:snapToGrid w:val="0"/>
      <w:jc w:val="left"/>
    </w:pPr>
    <w:rPr>
      <w:sz w:val="18"/>
      <w:szCs w:val="18"/>
    </w:rPr>
  </w:style>
  <w:style w:type="paragraph" w:styleId="ab">
    <w:name w:val="Balloon Text"/>
    <w:basedOn w:val="a"/>
    <w:semiHidden/>
    <w:rPr>
      <w:sz w:val="18"/>
      <w:szCs w:val="18"/>
    </w:rPr>
  </w:style>
  <w:style w:type="paragraph" w:styleId="TOC1">
    <w:name w:val="toc 1"/>
    <w:basedOn w:val="a"/>
    <w:next w:val="a"/>
  </w:style>
  <w:style w:type="paragraph" w:styleId="ac">
    <w:name w:val="endnote text"/>
    <w:basedOn w:val="a"/>
    <w:semiHidden/>
    <w:pPr>
      <w:snapToGrid w:val="0"/>
      <w:jc w:val="left"/>
    </w:pPr>
  </w:style>
  <w:style w:type="paragraph" w:styleId="ad">
    <w:name w:val="footnote text"/>
    <w:basedOn w:val="a"/>
    <w:semiHidden/>
    <w:pPr>
      <w:snapToGrid w:val="0"/>
      <w:jc w:val="left"/>
    </w:pPr>
    <w:rPr>
      <w:sz w:val="18"/>
      <w:szCs w:val="18"/>
    </w:rPr>
  </w:style>
  <w:style w:type="paragraph" w:styleId="ae">
    <w:name w:val="Date"/>
    <w:basedOn w:val="a"/>
    <w:next w:val="a"/>
    <w:pPr>
      <w:ind w:leftChars="2500" w:left="100"/>
    </w:pPr>
  </w:style>
  <w:style w:type="paragraph" w:styleId="a8">
    <w:name w:val="Body Text"/>
    <w:basedOn w:val="a"/>
    <w:link w:val="a7"/>
    <w:pPr>
      <w:spacing w:after="120"/>
    </w:pPr>
  </w:style>
  <w:style w:type="paragraph" w:styleId="TOC2">
    <w:name w:val="toc 2"/>
    <w:basedOn w:val="a"/>
    <w:next w:val="a"/>
    <w:pPr>
      <w:ind w:leftChars="200" w:left="420"/>
    </w:pPr>
  </w:style>
  <w:style w:type="paragraph" w:styleId="af">
    <w:name w:val="header"/>
    <w:basedOn w:val="a"/>
    <w:pPr>
      <w:pBdr>
        <w:bottom w:val="single" w:sz="6" w:space="1" w:color="auto"/>
      </w:pBdr>
      <w:tabs>
        <w:tab w:val="center" w:pos="4153"/>
        <w:tab w:val="right" w:pos="8306"/>
      </w:tabs>
      <w:snapToGrid w:val="0"/>
      <w:jc w:val="center"/>
    </w:pPr>
    <w:rPr>
      <w:sz w:val="18"/>
      <w:szCs w:val="18"/>
    </w:rPr>
  </w:style>
  <w:style w:type="paragraph" w:styleId="af0">
    <w:name w:val="Document Map"/>
    <w:basedOn w:val="a"/>
    <w:pPr>
      <w:shd w:val="clear" w:color="auto" w:fill="000080"/>
    </w:pPr>
  </w:style>
  <w:style w:type="paragraph" w:customStyle="1" w:styleId="CharCharCharChar">
    <w:name w:val="Char Char Char Char"/>
    <w:basedOn w:val="a"/>
    <w:rPr>
      <w:rFonts w:ascii="Tahoma" w:hAnsi="Tahoma"/>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doNotRelyOnCSS/>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53</Pages>
  <Words>3871</Words>
  <Characters>22065</Characters>
  <Application>Microsoft Office Word</Application>
  <DocSecurity>0</DocSecurity>
  <PresentationFormat/>
  <Lines>183</Lines>
  <Paragraphs>51</Paragraphs>
  <Slides>0</Slides>
  <Notes>0</Notes>
  <HiddenSlides>0</HiddenSlides>
  <MMClips>0</MMClips>
  <ScaleCrop>false</ScaleCrop>
  <Manager/>
  <Company>glnyj</Company>
  <LinksUpToDate>false</LinksUpToDate>
  <CharactersWithSpaces>25885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桂林市农业农村经济发展“十三五”规划</dc:title>
  <dc:subject/>
  <dc:creator>lgy</dc:creator>
  <cp:keywords/>
  <dc:description/>
  <cp:lastModifiedBy>邹 紫娇</cp:lastModifiedBy>
  <cp:revision>2</cp:revision>
  <cp:lastPrinted>2017-09-18T08:14:00Z</cp:lastPrinted>
  <dcterms:created xsi:type="dcterms:W3CDTF">2023-07-23T04:52:00Z</dcterms:created>
  <dcterms:modified xsi:type="dcterms:W3CDTF">2023-07-23T04:52:00Z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2052-10.8.0.6108</vt:lpwstr>
  </property>
</Properties>
</file>