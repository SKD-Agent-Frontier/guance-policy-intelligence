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rPr>
          <w:rFonts w:hint="eastAsia"/>
        </w:rPr>
      </w:pPr>
      <w:bookmarkStart w:id="123" w:name="_GoBack"/>
      <w:bookmarkEnd w:id="123"/>
      <w:r>
        <w:rPr>
          <w:rFonts w:hint="eastAsia"/>
        </w:rPr>
        <w:t>淮安市“十三五”邮政业发展规划</w:t>
      </w:r>
    </w:p>
    <w:p>
      <w:pPr>
        <w:spacing w:line="560" w:lineRule="exact"/>
        <w:rPr>
          <w:rFonts w:hint="eastAsia" w:ascii="楷体_GB2312" w:hAnsi="黑体" w:eastAsia="楷体_GB2312"/>
          <w:b/>
          <w:sz w:val="30"/>
          <w:szCs w:val="30"/>
        </w:rPr>
      </w:pPr>
    </w:p>
    <w:p>
      <w:pPr>
        <w:spacing w:line="567" w:lineRule="exact"/>
        <w:ind w:firstLineChars="198"/>
        <w:rPr>
          <w:rFonts w:hint="eastAsia" w:ascii="方正黑体_GBK" w:eastAsia="方正黑体_GBK"/>
        </w:rPr>
      </w:pPr>
      <w:bookmarkStart w:id="0" w:name="_Toc452055983"/>
      <w:bookmarkStart w:id="1" w:name="_Toc452056347"/>
      <w:r>
        <w:rPr>
          <w:rFonts w:hint="eastAsia" w:ascii="方正黑体_GBK" w:eastAsia="方正黑体_GBK"/>
        </w:rPr>
        <w:t>1 绪论</w:t>
      </w:r>
      <w:bookmarkEnd w:id="0"/>
      <w:bookmarkEnd w:id="1"/>
    </w:p>
    <w:p>
      <w:pPr>
        <w:spacing w:line="567" w:lineRule="exact"/>
        <w:ind w:firstLine="632" w:firstLineChars="200"/>
        <w:rPr>
          <w:rFonts w:hint="eastAsia"/>
        </w:rPr>
      </w:pPr>
      <w:r>
        <w:rPr>
          <w:rFonts w:hint="eastAsia"/>
        </w:rPr>
        <w:t>邮政业包括普遍服务、快递服务和邮政监管，是国家重要的社会公用事业，为经济社会提供邮递（寄递）服务，既包括满足社会普遍需求的寄递（邮递）服务，也包括多层次、多样化的快递等竞争性服务。随着市场经济的发展和世界经济一体化进程的加快，我国邮政业面临着前所未有的发展机遇，也面临着更加严峻的挑战。为率先构建起先进完备的邮政普遍服务体系、快递服务体系和现代邮政监管体系，推动强业惠民走在前列，特制定本规划。</w:t>
      </w:r>
    </w:p>
    <w:p>
      <w:pPr>
        <w:spacing w:line="567" w:lineRule="exact"/>
        <w:ind w:firstLine="632" w:firstLineChars="200"/>
        <w:rPr>
          <w:rFonts w:hint="eastAsia" w:ascii="方正楷体_GBK" w:eastAsia="方正楷体_GBK"/>
        </w:rPr>
      </w:pPr>
      <w:bookmarkStart w:id="2" w:name="_Toc452055984"/>
      <w:bookmarkStart w:id="3" w:name="_Toc428089463"/>
      <w:bookmarkStart w:id="4" w:name="_Toc452056348"/>
      <w:r>
        <w:rPr>
          <w:rFonts w:hint="eastAsia" w:ascii="方正楷体_GBK" w:eastAsia="方正楷体_GBK"/>
        </w:rPr>
        <w:t>1.1 规划背景</w:t>
      </w:r>
      <w:bookmarkEnd w:id="2"/>
      <w:bookmarkEnd w:id="3"/>
      <w:bookmarkEnd w:id="4"/>
    </w:p>
    <w:p>
      <w:pPr>
        <w:spacing w:line="567" w:lineRule="exact"/>
        <w:ind w:firstLine="632" w:firstLineChars="200"/>
        <w:rPr>
          <w:rFonts w:hint="eastAsia"/>
        </w:rPr>
      </w:pPr>
      <w:r>
        <w:rPr>
          <w:rFonts w:hint="eastAsia"/>
        </w:rPr>
        <w:t>邮政业是现代服务业的重要组成部分，邮政网络是国家重要的通信基础设施，邮政业承担着通政、通民、通商的重要职能，“十三五”时期，邮政业进入转变发展方式、建设现代邮政业的关键时期，为率先构建起先进完备的邮政普遍服务体系、快递服务体系和现代邮政监管体系，依据《中华人民共和国邮政法》、《江苏省十三五邮政业发展规划》，按照《淮安市国民经济和社会发展第十三个五年总体规划纲要》和淮安市其他相关“十三五”发展规划的总体安排，结合我市邮政业改革和发展实际，特制定本规划。本规划是指导“十三五”时期淮安市邮政业科学发展的纲领性文件。</w:t>
      </w:r>
    </w:p>
    <w:p>
      <w:pPr>
        <w:spacing w:line="567" w:lineRule="exact"/>
        <w:ind w:firstLine="632" w:firstLineChars="200"/>
        <w:rPr>
          <w:rFonts w:hint="eastAsia" w:ascii="方正楷体_GBK" w:eastAsia="方正楷体_GBK"/>
        </w:rPr>
      </w:pPr>
      <w:bookmarkStart w:id="5" w:name="_Toc452055985"/>
      <w:bookmarkStart w:id="6" w:name="_Toc428089464"/>
      <w:bookmarkStart w:id="7" w:name="_Toc452056349"/>
      <w:r>
        <w:rPr>
          <w:rFonts w:hint="eastAsia" w:ascii="方正楷体_GBK" w:eastAsia="方正楷体_GBK"/>
        </w:rPr>
        <w:t>1.2 规划范围</w:t>
      </w:r>
      <w:bookmarkEnd w:id="5"/>
      <w:bookmarkEnd w:id="6"/>
      <w:bookmarkEnd w:id="7"/>
    </w:p>
    <w:p>
      <w:pPr>
        <w:spacing w:line="567" w:lineRule="exact"/>
        <w:ind w:firstLine="632" w:firstLineChars="200"/>
        <w:rPr>
          <w:rFonts w:hint="eastAsia"/>
        </w:rPr>
      </w:pPr>
      <w:r>
        <w:rPr>
          <w:rFonts w:hint="eastAsia"/>
        </w:rPr>
        <w:t>本次规划编制范围为淮安市全市范围，以淮安市的清江浦区、淮阴、淮安3区的城区部分为主，涉及三县及洪泽、淮阴、淮安3区的农村部分。</w:t>
      </w:r>
    </w:p>
    <w:p>
      <w:pPr>
        <w:spacing w:line="567" w:lineRule="exact"/>
        <w:ind w:firstLine="632" w:firstLineChars="200"/>
        <w:rPr>
          <w:rFonts w:hint="eastAsia" w:ascii="方正楷体_GBK" w:eastAsia="方正楷体_GBK"/>
        </w:rPr>
      </w:pPr>
      <w:bookmarkStart w:id="8" w:name="_Toc452055986"/>
      <w:bookmarkStart w:id="9" w:name="_Toc452056350"/>
      <w:bookmarkStart w:id="10" w:name="_Toc428089465"/>
      <w:r>
        <w:rPr>
          <w:rFonts w:hint="eastAsia" w:ascii="方正楷体_GBK" w:eastAsia="方正楷体_GBK"/>
        </w:rPr>
        <w:t>1.3 规划期限</w:t>
      </w:r>
      <w:bookmarkEnd w:id="8"/>
      <w:bookmarkEnd w:id="9"/>
      <w:bookmarkEnd w:id="10"/>
    </w:p>
    <w:p>
      <w:pPr>
        <w:spacing w:line="567" w:lineRule="exact"/>
        <w:ind w:firstLine="632" w:firstLineChars="200"/>
        <w:rPr>
          <w:rFonts w:hint="eastAsia"/>
        </w:rPr>
      </w:pPr>
      <w:r>
        <w:rPr>
          <w:rFonts w:hint="eastAsia"/>
        </w:rPr>
        <w:t>本次规划年限为 2016年—2020年。</w:t>
      </w:r>
    </w:p>
    <w:p>
      <w:pPr>
        <w:spacing w:line="567" w:lineRule="exact"/>
        <w:ind w:firstLine="632" w:firstLineChars="200"/>
        <w:rPr>
          <w:rFonts w:hint="eastAsia" w:ascii="方正楷体_GBK" w:eastAsia="方正楷体_GBK"/>
        </w:rPr>
      </w:pPr>
      <w:bookmarkStart w:id="11" w:name="_Toc452056351"/>
      <w:bookmarkStart w:id="12" w:name="_Toc428089466"/>
      <w:bookmarkStart w:id="13" w:name="_Toc452055987"/>
      <w:r>
        <w:rPr>
          <w:rFonts w:hint="eastAsia" w:ascii="方正楷体_GBK" w:eastAsia="方正楷体_GBK"/>
        </w:rPr>
        <w:t>1.4 规划依据</w:t>
      </w:r>
      <w:bookmarkEnd w:id="11"/>
      <w:bookmarkEnd w:id="12"/>
      <w:bookmarkEnd w:id="13"/>
    </w:p>
    <w:p>
      <w:pPr>
        <w:spacing w:line="567" w:lineRule="exact"/>
        <w:ind w:firstLine="632" w:firstLineChars="200"/>
        <w:rPr>
          <w:rFonts w:hint="eastAsia"/>
        </w:rPr>
      </w:pPr>
      <w:r>
        <w:rPr>
          <w:rFonts w:hint="eastAsia"/>
        </w:rPr>
        <w:t>本次规划的依据包括：</w:t>
      </w:r>
    </w:p>
    <w:p>
      <w:pPr>
        <w:spacing w:line="567" w:lineRule="exact"/>
        <w:ind w:firstLine="632" w:firstLineChars="200"/>
        <w:rPr>
          <w:rFonts w:hint="eastAsia"/>
        </w:rPr>
      </w:pPr>
      <w:r>
        <w:rPr>
          <w:rFonts w:hint="eastAsia"/>
        </w:rPr>
        <w:t>——《中华人民共和国邮政法》（2015修正版）；</w:t>
      </w:r>
    </w:p>
    <w:p>
      <w:pPr>
        <w:spacing w:line="567" w:lineRule="exact"/>
        <w:ind w:firstLineChars="198"/>
        <w:rPr>
          <w:rFonts w:hint="eastAsia"/>
        </w:rPr>
      </w:pPr>
      <w:r>
        <w:rPr>
          <w:rFonts w:hint="eastAsia"/>
        </w:rPr>
        <w:t>——国务院《物流业调整和振兴规划》（国发〔2009〕8号）；</w:t>
      </w:r>
    </w:p>
    <w:p>
      <w:pPr>
        <w:spacing w:line="567" w:lineRule="exact"/>
        <w:ind w:firstLineChars="198"/>
        <w:rPr>
          <w:rFonts w:hint="eastAsia"/>
        </w:rPr>
      </w:pPr>
      <w:r>
        <w:rPr>
          <w:rFonts w:hint="eastAsia"/>
        </w:rPr>
        <w:t>———国务院《关于促进快递业发展的若干意见》（国发〔2015〕61号）；</w:t>
      </w:r>
    </w:p>
    <w:p>
      <w:pPr>
        <w:spacing w:line="567" w:lineRule="exact"/>
        <w:ind w:firstLine="632" w:firstLineChars="200"/>
        <w:rPr>
          <w:rFonts w:hint="eastAsia"/>
        </w:rPr>
      </w:pPr>
      <w:r>
        <w:rPr>
          <w:rFonts w:hint="eastAsia"/>
        </w:rPr>
        <w:t>——国务院《关于大力发展电子商务加快培育经济新动力的意见》（国发〔2015〕24号）；</w:t>
      </w:r>
    </w:p>
    <w:p>
      <w:pPr>
        <w:spacing w:line="567" w:lineRule="exact"/>
        <w:ind w:firstLine="632" w:firstLineChars="200"/>
        <w:rPr>
          <w:rFonts w:hint="eastAsia"/>
        </w:rPr>
      </w:pPr>
      <w:r>
        <w:rPr>
          <w:rFonts w:hint="eastAsia"/>
        </w:rPr>
        <w:t>——国务院《关于积极推进“互联网+”行动的指导意见》（国发〔2015〕40号）；</w:t>
      </w:r>
    </w:p>
    <w:p>
      <w:pPr>
        <w:spacing w:line="567" w:lineRule="exact"/>
        <w:ind w:firstLine="632" w:firstLineChars="200"/>
        <w:rPr>
          <w:rFonts w:hint="eastAsia"/>
        </w:rPr>
      </w:pPr>
      <w:r>
        <w:rPr>
          <w:rFonts w:hint="eastAsia"/>
        </w:rPr>
        <w:t>——国务院办公厅《关于促进跨境电子商务健康快速发展的指导意见》（国办发〔2015〕46号）；</w:t>
      </w:r>
    </w:p>
    <w:p>
      <w:pPr>
        <w:spacing w:line="567" w:lineRule="exact"/>
        <w:ind w:firstLine="632" w:firstLineChars="200"/>
        <w:rPr>
          <w:rFonts w:hint="eastAsia"/>
        </w:rPr>
      </w:pPr>
      <w:r>
        <w:rPr>
          <w:rFonts w:hint="eastAsia"/>
        </w:rPr>
        <w:t xml:space="preserve">——国家邮政局《快递服务“十二五”规划》； </w:t>
      </w:r>
    </w:p>
    <w:p>
      <w:pPr>
        <w:spacing w:line="567" w:lineRule="exact"/>
        <w:ind w:firstLine="632" w:firstLineChars="200"/>
        <w:rPr>
          <w:rFonts w:hint="eastAsia"/>
        </w:rPr>
      </w:pPr>
      <w:r>
        <w:rPr>
          <w:rFonts w:hint="eastAsia"/>
        </w:rPr>
        <w:t xml:space="preserve">——国家邮政局《 长江三角洲地区快递服务发展规划》； </w:t>
      </w:r>
    </w:p>
    <w:p>
      <w:pPr>
        <w:spacing w:line="567" w:lineRule="exact"/>
        <w:ind w:firstLine="632" w:firstLineChars="200"/>
        <w:rPr>
          <w:rFonts w:hint="eastAsia"/>
        </w:rPr>
      </w:pPr>
      <w:r>
        <w:rPr>
          <w:rFonts w:hint="eastAsia"/>
        </w:rPr>
        <w:t xml:space="preserve">——国家邮政局《关于促进邮政服务创新发展的若干意见》； </w:t>
      </w:r>
    </w:p>
    <w:p>
      <w:pPr>
        <w:spacing w:line="567" w:lineRule="exact"/>
        <w:ind w:firstLine="632" w:firstLineChars="200"/>
        <w:rPr>
          <w:rFonts w:hint="eastAsia"/>
        </w:rPr>
      </w:pPr>
      <w:r>
        <w:rPr>
          <w:rFonts w:hint="eastAsia"/>
        </w:rPr>
        <w:t xml:space="preserve">——国家邮政局《邮政普遍服务规划》； </w:t>
      </w:r>
    </w:p>
    <w:p>
      <w:pPr>
        <w:spacing w:line="567" w:lineRule="exact"/>
        <w:ind w:firstLine="632" w:firstLineChars="200"/>
        <w:rPr>
          <w:rFonts w:hint="eastAsia"/>
        </w:rPr>
      </w:pPr>
      <w:r>
        <w:rPr>
          <w:rFonts w:hint="eastAsia"/>
        </w:rPr>
        <w:t>——国家邮政局、商务部《关于推进“快递向西向下”服务拓展工程的指导意见》（国邮发〔2015〕107号）；</w:t>
      </w:r>
    </w:p>
    <w:p>
      <w:pPr>
        <w:spacing w:line="567" w:lineRule="exact"/>
        <w:ind w:firstLine="632" w:firstLineChars="200"/>
        <w:rPr>
          <w:rFonts w:hint="eastAsia"/>
        </w:rPr>
      </w:pPr>
      <w:r>
        <w:rPr>
          <w:rFonts w:hint="eastAsia"/>
        </w:rPr>
        <w:t xml:space="preserve">——国家邮政局《邮政行业“十三五”规划编制工作要求》，2015 年； </w:t>
      </w:r>
    </w:p>
    <w:p>
      <w:pPr>
        <w:spacing w:line="567" w:lineRule="exact"/>
        <w:ind w:firstLine="632" w:firstLineChars="200"/>
        <w:rPr>
          <w:rFonts w:hint="eastAsia"/>
        </w:rPr>
      </w:pPr>
      <w:r>
        <w:rPr>
          <w:rFonts w:hint="eastAsia"/>
        </w:rPr>
        <w:t>——江苏省政府《江苏省服务业提速计划》，2010年；</w:t>
      </w:r>
    </w:p>
    <w:p>
      <w:pPr>
        <w:spacing w:line="567" w:lineRule="exact"/>
        <w:ind w:firstLine="632" w:firstLineChars="200"/>
        <w:rPr>
          <w:rFonts w:hint="eastAsia"/>
        </w:rPr>
      </w:pPr>
      <w:r>
        <w:rPr>
          <w:rFonts w:hint="eastAsia"/>
        </w:rPr>
        <w:t>——《江苏省“十三五”现代服务业发展规划》；</w:t>
      </w:r>
    </w:p>
    <w:p>
      <w:pPr>
        <w:spacing w:line="567" w:lineRule="exact"/>
        <w:ind w:firstLine="632" w:firstLineChars="200"/>
        <w:rPr>
          <w:rFonts w:hint="eastAsia"/>
        </w:rPr>
      </w:pPr>
      <w:r>
        <w:rPr>
          <w:rFonts w:hint="eastAsia"/>
        </w:rPr>
        <w:t xml:space="preserve">——《江苏省“十三五”物流业发展规划》； </w:t>
      </w:r>
    </w:p>
    <w:p>
      <w:pPr>
        <w:spacing w:line="567" w:lineRule="exact"/>
        <w:ind w:firstLine="632" w:firstLineChars="200"/>
        <w:rPr>
          <w:rFonts w:hint="eastAsia"/>
        </w:rPr>
      </w:pPr>
      <w:r>
        <w:rPr>
          <w:rFonts w:hint="eastAsia"/>
        </w:rPr>
        <w:t>——《江苏省邮政条例》（2013年11月29日江苏省第十二届人民代表大会常务委员会第六次会议修订）；</w:t>
      </w:r>
    </w:p>
    <w:p>
      <w:pPr>
        <w:spacing w:line="567" w:lineRule="exact"/>
        <w:ind w:firstLine="632" w:firstLineChars="200"/>
        <w:rPr>
          <w:rFonts w:hint="eastAsia"/>
        </w:rPr>
      </w:pPr>
      <w:r>
        <w:rPr>
          <w:rFonts w:hint="eastAsia"/>
        </w:rPr>
        <w:t>——江苏省政府《关于促进快递服务业发展的若干意见》（苏政办发〔2014〕85号）；</w:t>
      </w:r>
    </w:p>
    <w:p>
      <w:pPr>
        <w:spacing w:line="567" w:lineRule="exact"/>
        <w:ind w:firstLine="632" w:firstLineChars="200"/>
        <w:rPr>
          <w:rFonts w:hint="eastAsia"/>
        </w:rPr>
      </w:pPr>
      <w:r>
        <w:rPr>
          <w:rFonts w:hint="eastAsia"/>
        </w:rPr>
        <w:t>——江苏省政府《关于加快淮安苏北重要中心城市建设的意见》（苏发〔2011〕23号）；</w:t>
      </w:r>
    </w:p>
    <w:p>
      <w:pPr>
        <w:spacing w:line="567" w:lineRule="exact"/>
        <w:ind w:firstLine="632" w:firstLineChars="200"/>
        <w:rPr>
          <w:rFonts w:hint="eastAsia"/>
        </w:rPr>
      </w:pPr>
      <w:r>
        <w:rPr>
          <w:rFonts w:hint="eastAsia"/>
        </w:rPr>
        <w:t>——《江苏省“十三五”邮政业发展规划》（2016年4月版）；</w:t>
      </w:r>
    </w:p>
    <w:p>
      <w:pPr>
        <w:spacing w:line="567" w:lineRule="exact"/>
        <w:ind w:firstLine="632" w:firstLineChars="200"/>
        <w:rPr>
          <w:rFonts w:hint="eastAsia"/>
        </w:rPr>
      </w:pPr>
      <w:r>
        <w:rPr>
          <w:rFonts w:hint="eastAsia"/>
        </w:rPr>
        <w:t xml:space="preserve">——淮安市政府《关于加快现代物流业发展的意见》（淮政发〔2015〕175号）； </w:t>
      </w:r>
    </w:p>
    <w:p>
      <w:pPr>
        <w:spacing w:line="567" w:lineRule="exact"/>
        <w:ind w:firstLine="632" w:firstLineChars="200"/>
        <w:rPr>
          <w:rFonts w:hint="eastAsia"/>
        </w:rPr>
      </w:pPr>
      <w:r>
        <w:rPr>
          <w:rFonts w:hint="eastAsia"/>
        </w:rPr>
        <w:t xml:space="preserve">——中共淮安市委、淮安市政府《关于加快发展“4+3”服务业特色产业的实施意见》（淮发〔2015〕12号）； </w:t>
      </w:r>
    </w:p>
    <w:p>
      <w:pPr>
        <w:spacing w:line="567" w:lineRule="exact"/>
        <w:ind w:firstLine="632" w:firstLineChars="200"/>
        <w:rPr>
          <w:rFonts w:hint="eastAsia"/>
        </w:rPr>
      </w:pPr>
      <w:r>
        <w:rPr>
          <w:rFonts w:hint="eastAsia"/>
        </w:rPr>
        <w:t xml:space="preserve">——淮安市政府《关于加快电子商务产业发展的若干意见》（淮政办发〔2015〕155号）； </w:t>
      </w:r>
    </w:p>
    <w:p>
      <w:pPr>
        <w:spacing w:line="567" w:lineRule="exact"/>
        <w:ind w:firstLine="632" w:firstLineChars="200"/>
        <w:rPr>
          <w:rFonts w:hint="eastAsia"/>
        </w:rPr>
      </w:pPr>
      <w:r>
        <w:rPr>
          <w:rFonts w:hint="eastAsia"/>
        </w:rPr>
        <w:t>——淮安市商务局《淮安市城市共同配送规划（第四稿）》，2014 年；</w:t>
      </w:r>
    </w:p>
    <w:p>
      <w:pPr>
        <w:spacing w:line="567" w:lineRule="exact"/>
        <w:ind w:firstLine="632" w:firstLineChars="200"/>
        <w:rPr>
          <w:rFonts w:hint="eastAsia"/>
        </w:rPr>
      </w:pPr>
      <w:r>
        <w:rPr>
          <w:rFonts w:hint="eastAsia"/>
        </w:rPr>
        <w:t xml:space="preserve">——淮安市规划局《淮安市城市总体规划（2009-2030）》； </w:t>
      </w:r>
    </w:p>
    <w:p>
      <w:pPr>
        <w:spacing w:line="567" w:lineRule="exact"/>
        <w:ind w:firstLine="632" w:firstLineChars="200"/>
        <w:rPr>
          <w:rFonts w:hint="eastAsia"/>
        </w:rPr>
      </w:pPr>
      <w:r>
        <w:rPr>
          <w:rFonts w:hint="eastAsia"/>
        </w:rPr>
        <w:t>——《淮安市“十三五”电子商务发展规划》；</w:t>
      </w:r>
    </w:p>
    <w:p>
      <w:pPr>
        <w:spacing w:line="567" w:lineRule="exact"/>
        <w:ind w:firstLine="632" w:firstLineChars="200"/>
        <w:rPr>
          <w:rFonts w:hint="eastAsia"/>
        </w:rPr>
      </w:pPr>
      <w:r>
        <w:rPr>
          <w:rFonts w:hint="eastAsia"/>
        </w:rPr>
        <w:t>——《淮安市“十三五”交通运输发展规划》；</w:t>
      </w:r>
    </w:p>
    <w:p>
      <w:pPr>
        <w:spacing w:line="567" w:lineRule="exact"/>
        <w:ind w:firstLine="632" w:firstLineChars="200"/>
        <w:rPr>
          <w:rFonts w:hint="eastAsia"/>
        </w:rPr>
      </w:pPr>
      <w:r>
        <w:rPr>
          <w:rFonts w:hint="eastAsia"/>
        </w:rPr>
        <w:t>——《淮安物流业及物流园区发展规划（2015-2025）》。</w:t>
      </w:r>
    </w:p>
    <w:p>
      <w:pPr>
        <w:spacing w:line="567" w:lineRule="exact"/>
        <w:ind w:firstLine="632" w:firstLineChars="200"/>
        <w:rPr>
          <w:rFonts w:hint="eastAsia" w:ascii="方正黑体_GBK" w:eastAsia="方正黑体_GBK"/>
        </w:rPr>
      </w:pPr>
      <w:bookmarkStart w:id="14" w:name="_Toc452056352"/>
      <w:bookmarkStart w:id="15" w:name="_Toc452055988"/>
      <w:r>
        <w:rPr>
          <w:rFonts w:hint="eastAsia" w:ascii="方正黑体_GBK" w:eastAsia="方正黑体_GBK"/>
        </w:rPr>
        <w:t>2 “十二五”期间邮政业发展现状</w:t>
      </w:r>
      <w:bookmarkEnd w:id="14"/>
      <w:bookmarkEnd w:id="15"/>
    </w:p>
    <w:p>
      <w:pPr>
        <w:spacing w:line="567" w:lineRule="exact"/>
        <w:ind w:firstLine="632" w:firstLineChars="200"/>
        <w:rPr>
          <w:rFonts w:hint="eastAsia" w:ascii="方正楷体_GBK" w:eastAsia="方正楷体_GBK"/>
        </w:rPr>
      </w:pPr>
      <w:bookmarkStart w:id="16" w:name="_Toc452055989"/>
      <w:bookmarkStart w:id="17" w:name="_Toc452056353"/>
      <w:r>
        <w:rPr>
          <w:rFonts w:hint="eastAsia" w:ascii="方正楷体_GBK" w:eastAsia="方正楷体_GBK"/>
        </w:rPr>
        <w:t>2.1 我国、我省邮政服务业发展现状</w:t>
      </w:r>
      <w:bookmarkEnd w:id="16"/>
      <w:bookmarkEnd w:id="17"/>
    </w:p>
    <w:p>
      <w:pPr>
        <w:spacing w:line="567" w:lineRule="exact"/>
        <w:ind w:firstLine="632" w:firstLineChars="200"/>
        <w:rPr>
          <w:rFonts w:hint="eastAsia"/>
          <w:b/>
        </w:rPr>
      </w:pPr>
      <w:bookmarkStart w:id="18" w:name="_Toc452055990"/>
      <w:bookmarkStart w:id="19" w:name="_Toc452056354"/>
      <w:r>
        <w:rPr>
          <w:rFonts w:hint="eastAsia"/>
          <w:b/>
        </w:rPr>
        <w:t>2.1.1 我国邮政业发展现状</w:t>
      </w:r>
      <w:bookmarkEnd w:id="18"/>
      <w:bookmarkEnd w:id="19"/>
    </w:p>
    <w:p>
      <w:pPr>
        <w:spacing w:line="567" w:lineRule="exact"/>
        <w:ind w:firstLine="632" w:firstLineChars="200"/>
        <w:rPr>
          <w:rFonts w:hint="eastAsia"/>
        </w:rPr>
      </w:pPr>
      <w:r>
        <w:rPr>
          <w:rFonts w:hint="eastAsia"/>
        </w:rPr>
        <w:t>“十二五”以来，我国邮政业规模持续扩大，但是邮政普遍服务业务持续下滑，快递业务快速增长，快递业务收入在行业中占比继续提升（详见表2-1）。“十二五”末快递业务收入占行业总收入的比重为68.8％。</w:t>
      </w:r>
    </w:p>
    <w:p>
      <w:pPr>
        <w:ind w:firstLine="0"/>
        <w:jc w:val="center"/>
        <w:rPr>
          <w:rFonts w:hint="eastAsia" w:ascii="方正楷体_GBK" w:eastAsia="方正楷体_GBK"/>
          <w:sz w:val="30"/>
          <w:szCs w:val="30"/>
        </w:rPr>
      </w:pPr>
      <w:r>
        <w:rPr>
          <w:rFonts w:hint="eastAsia" w:ascii="方正楷体_GBK" w:hAnsi="宋体" w:eastAsia="方正楷体_GBK" w:cs="宋体"/>
          <w:bCs/>
          <w:color w:val="333333"/>
          <w:sz w:val="30"/>
          <w:szCs w:val="30"/>
        </w:rPr>
        <w:t>表2-1：“十二五”期间全国邮政业发展情况表</w:t>
      </w:r>
    </w:p>
    <w:tbl>
      <w:tblPr>
        <w:tblStyle w:val="9"/>
        <w:tblW w:w="0" w:type="auto"/>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0"/>
        <w:gridCol w:w="798"/>
        <w:gridCol w:w="980"/>
        <w:gridCol w:w="952"/>
        <w:gridCol w:w="951"/>
        <w:gridCol w:w="952"/>
        <w:gridCol w:w="1050"/>
        <w:gridCol w:w="11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45" w:hRule="atLeast"/>
        </w:trPr>
        <w:tc>
          <w:tcPr>
            <w:tcW w:w="2250" w:type="dxa"/>
            <w:noWrap w:val="0"/>
            <w:vAlign w:val="center"/>
          </w:tcPr>
          <w:p>
            <w:pPr>
              <w:spacing w:line="44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指标名称</w:t>
            </w:r>
          </w:p>
        </w:tc>
        <w:tc>
          <w:tcPr>
            <w:tcW w:w="798" w:type="dxa"/>
            <w:noWrap w:val="0"/>
            <w:vAlign w:val="center"/>
          </w:tcPr>
          <w:p>
            <w:pPr>
              <w:spacing w:line="44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单位</w:t>
            </w:r>
          </w:p>
        </w:tc>
        <w:tc>
          <w:tcPr>
            <w:tcW w:w="980" w:type="dxa"/>
            <w:noWrap w:val="0"/>
            <w:vAlign w:val="center"/>
          </w:tcPr>
          <w:p>
            <w:pPr>
              <w:spacing w:line="44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2011年</w:t>
            </w:r>
          </w:p>
        </w:tc>
        <w:tc>
          <w:tcPr>
            <w:tcW w:w="952" w:type="dxa"/>
            <w:noWrap w:val="0"/>
            <w:vAlign w:val="center"/>
          </w:tcPr>
          <w:p>
            <w:pPr>
              <w:spacing w:line="44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2012年</w:t>
            </w:r>
          </w:p>
        </w:tc>
        <w:tc>
          <w:tcPr>
            <w:tcW w:w="951" w:type="dxa"/>
            <w:noWrap w:val="0"/>
            <w:vAlign w:val="center"/>
          </w:tcPr>
          <w:p>
            <w:pPr>
              <w:spacing w:line="44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2013年</w:t>
            </w:r>
          </w:p>
        </w:tc>
        <w:tc>
          <w:tcPr>
            <w:tcW w:w="952" w:type="dxa"/>
            <w:noWrap w:val="0"/>
            <w:vAlign w:val="center"/>
          </w:tcPr>
          <w:p>
            <w:pPr>
              <w:spacing w:line="44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2014年</w:t>
            </w:r>
          </w:p>
        </w:tc>
        <w:tc>
          <w:tcPr>
            <w:tcW w:w="1050" w:type="dxa"/>
            <w:noWrap w:val="0"/>
            <w:vAlign w:val="center"/>
          </w:tcPr>
          <w:p>
            <w:pPr>
              <w:spacing w:line="44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2015年</w:t>
            </w:r>
          </w:p>
        </w:tc>
        <w:tc>
          <w:tcPr>
            <w:tcW w:w="1127" w:type="dxa"/>
            <w:noWrap w:val="0"/>
            <w:vAlign w:val="center"/>
          </w:tcPr>
          <w:p>
            <w:pPr>
              <w:spacing w:line="44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年均增长（%）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45" w:hRule="atLeast"/>
        </w:trPr>
        <w:tc>
          <w:tcPr>
            <w:tcW w:w="2250" w:type="dxa"/>
            <w:noWrap w:val="0"/>
            <w:vAlign w:val="center"/>
          </w:tcPr>
          <w:p>
            <w:pPr>
              <w:spacing w:line="480" w:lineRule="exact"/>
              <w:ind w:firstLine="0"/>
              <w:rPr>
                <w:rFonts w:hint="eastAsia" w:ascii="宋体" w:hAnsi="宋体" w:eastAsia="宋体"/>
                <w:sz w:val="21"/>
                <w:szCs w:val="21"/>
              </w:rPr>
            </w:pPr>
            <w:r>
              <w:rPr>
                <w:rFonts w:hint="eastAsia" w:ascii="宋体" w:hAnsi="宋体" w:eastAsia="宋体" w:cs="宋体"/>
                <w:sz w:val="21"/>
                <w:szCs w:val="21"/>
              </w:rPr>
              <w:t>一、邮政行业业务收入</w:t>
            </w:r>
          </w:p>
        </w:tc>
        <w:tc>
          <w:tcPr>
            <w:tcW w:w="798" w:type="dxa"/>
            <w:noWrap w:val="0"/>
            <w:vAlign w:val="center"/>
          </w:tcPr>
          <w:p>
            <w:pPr>
              <w:spacing w:line="480" w:lineRule="exact"/>
              <w:ind w:firstLine="0"/>
              <w:jc w:val="center"/>
              <w:rPr>
                <w:rFonts w:hint="eastAsia" w:ascii="宋体" w:hAnsi="宋体" w:eastAsia="宋体"/>
                <w:sz w:val="21"/>
                <w:szCs w:val="21"/>
              </w:rPr>
            </w:pPr>
            <w:r>
              <w:rPr>
                <w:rFonts w:hint="eastAsia" w:ascii="宋体" w:hAnsi="宋体" w:eastAsia="宋体" w:cs="宋体"/>
                <w:sz w:val="21"/>
                <w:szCs w:val="21"/>
              </w:rPr>
              <w:t>亿元</w:t>
            </w:r>
          </w:p>
        </w:tc>
        <w:tc>
          <w:tcPr>
            <w:tcW w:w="980" w:type="dxa"/>
            <w:noWrap w:val="0"/>
            <w:vAlign w:val="center"/>
          </w:tcPr>
          <w:p>
            <w:pPr>
              <w:spacing w:line="480" w:lineRule="exact"/>
              <w:ind w:firstLine="0"/>
              <w:jc w:val="center"/>
              <w:rPr>
                <w:rFonts w:hint="eastAsia" w:ascii="宋体" w:hAnsi="宋体" w:eastAsia="宋体"/>
                <w:sz w:val="21"/>
                <w:szCs w:val="21"/>
              </w:rPr>
            </w:pPr>
            <w:r>
              <w:rPr>
                <w:rFonts w:hint="eastAsia" w:ascii="宋体" w:hAnsi="宋体" w:eastAsia="宋体" w:cs="宋体"/>
                <w:color w:val="000000"/>
                <w:sz w:val="21"/>
                <w:szCs w:val="21"/>
              </w:rPr>
              <w:t>1561.5</w:t>
            </w:r>
          </w:p>
        </w:tc>
        <w:tc>
          <w:tcPr>
            <w:tcW w:w="952" w:type="dxa"/>
            <w:noWrap w:val="0"/>
            <w:vAlign w:val="center"/>
          </w:tcPr>
          <w:p>
            <w:pPr>
              <w:spacing w:line="480" w:lineRule="exact"/>
              <w:ind w:firstLine="0"/>
              <w:jc w:val="center"/>
              <w:rPr>
                <w:rFonts w:hint="eastAsia" w:ascii="宋体" w:hAnsi="宋体" w:eastAsia="宋体"/>
                <w:sz w:val="21"/>
                <w:szCs w:val="21"/>
              </w:rPr>
            </w:pPr>
            <w:r>
              <w:rPr>
                <w:rFonts w:hint="eastAsia" w:ascii="宋体" w:hAnsi="宋体" w:eastAsia="宋体" w:cs="宋体"/>
                <w:color w:val="000000"/>
                <w:sz w:val="21"/>
                <w:szCs w:val="21"/>
              </w:rPr>
              <w:t>1980.9</w:t>
            </w:r>
          </w:p>
        </w:tc>
        <w:tc>
          <w:tcPr>
            <w:tcW w:w="951" w:type="dxa"/>
            <w:noWrap w:val="0"/>
            <w:vAlign w:val="center"/>
          </w:tcPr>
          <w:p>
            <w:pPr>
              <w:spacing w:line="480" w:lineRule="exact"/>
              <w:ind w:firstLine="0"/>
              <w:jc w:val="center"/>
              <w:rPr>
                <w:rFonts w:hint="eastAsia" w:ascii="宋体" w:hAnsi="宋体" w:eastAsia="宋体"/>
                <w:sz w:val="21"/>
                <w:szCs w:val="21"/>
              </w:rPr>
            </w:pPr>
            <w:r>
              <w:rPr>
                <w:rFonts w:hint="eastAsia" w:ascii="宋体" w:hAnsi="宋体" w:eastAsia="宋体" w:cs="Arial"/>
                <w:color w:val="000000"/>
                <w:sz w:val="21"/>
                <w:szCs w:val="21"/>
              </w:rPr>
              <w:t>2547.8</w:t>
            </w:r>
          </w:p>
        </w:tc>
        <w:tc>
          <w:tcPr>
            <w:tcW w:w="952" w:type="dxa"/>
            <w:noWrap w:val="0"/>
            <w:vAlign w:val="center"/>
          </w:tcPr>
          <w:p>
            <w:pPr>
              <w:spacing w:line="480" w:lineRule="exact"/>
              <w:ind w:firstLine="0"/>
              <w:jc w:val="center"/>
              <w:rPr>
                <w:rFonts w:hint="eastAsia" w:ascii="宋体" w:hAnsi="宋体" w:eastAsia="宋体"/>
                <w:sz w:val="21"/>
                <w:szCs w:val="21"/>
              </w:rPr>
            </w:pPr>
            <w:r>
              <w:rPr>
                <w:rFonts w:hint="eastAsia" w:ascii="宋体" w:hAnsi="宋体" w:eastAsia="宋体" w:cs="宋体"/>
                <w:sz w:val="21"/>
                <w:szCs w:val="21"/>
              </w:rPr>
              <w:t>3203.3</w:t>
            </w:r>
          </w:p>
        </w:tc>
        <w:tc>
          <w:tcPr>
            <w:tcW w:w="1050" w:type="dxa"/>
            <w:noWrap w:val="0"/>
            <w:vAlign w:val="center"/>
          </w:tcPr>
          <w:p>
            <w:pPr>
              <w:spacing w:line="480" w:lineRule="exact"/>
              <w:ind w:firstLine="0"/>
              <w:jc w:val="center"/>
              <w:rPr>
                <w:rFonts w:hint="eastAsia" w:ascii="宋体" w:hAnsi="宋体" w:eastAsia="宋体"/>
                <w:sz w:val="21"/>
                <w:szCs w:val="21"/>
              </w:rPr>
            </w:pPr>
            <w:r>
              <w:rPr>
                <w:rFonts w:hint="eastAsia" w:ascii="宋体" w:hAnsi="宋体" w:eastAsia="宋体" w:cs="宋体"/>
                <w:sz w:val="21"/>
                <w:szCs w:val="21"/>
              </w:rPr>
              <w:t>4039.3</w:t>
            </w:r>
          </w:p>
        </w:tc>
        <w:tc>
          <w:tcPr>
            <w:tcW w:w="1127" w:type="dxa"/>
            <w:noWrap w:val="0"/>
            <w:vAlign w:val="center"/>
          </w:tcPr>
          <w:p>
            <w:pPr>
              <w:spacing w:line="480" w:lineRule="exact"/>
              <w:ind w:firstLine="0"/>
              <w:jc w:val="center"/>
              <w:rPr>
                <w:rFonts w:hint="eastAsia" w:ascii="宋体" w:hAnsi="宋体" w:eastAsia="宋体"/>
                <w:sz w:val="21"/>
                <w:szCs w:val="21"/>
              </w:rPr>
            </w:pPr>
            <w:r>
              <w:rPr>
                <w:rFonts w:hint="eastAsia" w:ascii="宋体" w:hAnsi="宋体" w:eastAsia="宋体" w:cs="宋体"/>
                <w:sz w:val="21"/>
                <w:szCs w:val="21"/>
              </w:rPr>
              <w:t>20.9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blCellSpacing w:w="0" w:type="dxa"/>
        </w:trPr>
        <w:tc>
          <w:tcPr>
            <w:tcW w:w="2250" w:type="dxa"/>
            <w:noWrap w:val="0"/>
            <w:vAlign w:val="center"/>
          </w:tcPr>
          <w:p>
            <w:pPr>
              <w:widowControl/>
              <w:spacing w:line="480" w:lineRule="exact"/>
              <w:ind w:firstLine="0"/>
              <w:rPr>
                <w:rFonts w:hint="eastAsia" w:ascii="宋体" w:hAnsi="宋体" w:eastAsia="宋体" w:cs="宋体"/>
                <w:sz w:val="21"/>
                <w:szCs w:val="21"/>
              </w:rPr>
            </w:pPr>
            <w:r>
              <w:rPr>
                <w:rFonts w:hint="eastAsia" w:ascii="宋体" w:hAnsi="宋体" w:eastAsia="宋体" w:cs="宋体"/>
                <w:sz w:val="21"/>
                <w:szCs w:val="21"/>
              </w:rPr>
              <w:t>其中:快递业务收入</w:t>
            </w:r>
          </w:p>
        </w:tc>
        <w:tc>
          <w:tcPr>
            <w:tcW w:w="798"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亿元</w:t>
            </w:r>
          </w:p>
        </w:tc>
        <w:tc>
          <w:tcPr>
            <w:tcW w:w="980" w:type="dxa"/>
            <w:noWrap w:val="0"/>
            <w:vAlign w:val="center"/>
          </w:tcPr>
          <w:p>
            <w:pPr>
              <w:widowControl/>
              <w:spacing w:line="48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758</w:t>
            </w:r>
          </w:p>
        </w:tc>
        <w:tc>
          <w:tcPr>
            <w:tcW w:w="952" w:type="dxa"/>
            <w:noWrap w:val="0"/>
            <w:vAlign w:val="center"/>
          </w:tcPr>
          <w:p>
            <w:pPr>
              <w:widowControl/>
              <w:spacing w:line="48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1055.3</w:t>
            </w:r>
          </w:p>
        </w:tc>
        <w:tc>
          <w:tcPr>
            <w:tcW w:w="951" w:type="dxa"/>
            <w:noWrap w:val="0"/>
            <w:vAlign w:val="center"/>
          </w:tcPr>
          <w:p>
            <w:pPr>
              <w:widowControl/>
              <w:spacing w:line="480" w:lineRule="exact"/>
              <w:ind w:firstLine="0"/>
              <w:jc w:val="center"/>
              <w:rPr>
                <w:rFonts w:hint="eastAsia" w:ascii="宋体" w:hAnsi="宋体" w:eastAsia="宋体" w:cs="Arial"/>
                <w:color w:val="000000"/>
                <w:sz w:val="21"/>
                <w:szCs w:val="21"/>
              </w:rPr>
            </w:pPr>
            <w:r>
              <w:rPr>
                <w:rFonts w:hint="eastAsia" w:ascii="宋体" w:hAnsi="宋体" w:eastAsia="宋体" w:cs="Arial"/>
                <w:color w:val="000000"/>
                <w:sz w:val="21"/>
                <w:szCs w:val="21"/>
              </w:rPr>
              <w:t>1441.7</w:t>
            </w:r>
          </w:p>
        </w:tc>
        <w:tc>
          <w:tcPr>
            <w:tcW w:w="952"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2045.4</w:t>
            </w:r>
          </w:p>
        </w:tc>
        <w:tc>
          <w:tcPr>
            <w:tcW w:w="1050"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2769.6</w:t>
            </w:r>
          </w:p>
        </w:tc>
        <w:tc>
          <w:tcPr>
            <w:tcW w:w="1127"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29.5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blCellSpacing w:w="0" w:type="dxa"/>
        </w:trPr>
        <w:tc>
          <w:tcPr>
            <w:tcW w:w="2250" w:type="dxa"/>
            <w:noWrap w:val="0"/>
            <w:vAlign w:val="center"/>
          </w:tcPr>
          <w:p>
            <w:pPr>
              <w:widowControl/>
              <w:spacing w:line="480" w:lineRule="exact"/>
              <w:ind w:firstLine="0"/>
              <w:rPr>
                <w:rFonts w:hint="eastAsia" w:ascii="宋体" w:hAnsi="宋体" w:eastAsia="宋体" w:cs="宋体"/>
                <w:sz w:val="21"/>
                <w:szCs w:val="21"/>
              </w:rPr>
            </w:pPr>
            <w:r>
              <w:rPr>
                <w:rFonts w:hint="eastAsia" w:ascii="宋体" w:hAnsi="宋体" w:eastAsia="宋体" w:cs="宋体"/>
                <w:sz w:val="21"/>
                <w:szCs w:val="21"/>
              </w:rPr>
              <w:t>二、邮政行业业务总量</w:t>
            </w:r>
          </w:p>
        </w:tc>
        <w:tc>
          <w:tcPr>
            <w:tcW w:w="798"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亿元</w:t>
            </w:r>
          </w:p>
        </w:tc>
        <w:tc>
          <w:tcPr>
            <w:tcW w:w="980" w:type="dxa"/>
            <w:noWrap w:val="0"/>
            <w:vAlign w:val="center"/>
          </w:tcPr>
          <w:p>
            <w:pPr>
              <w:widowControl/>
              <w:spacing w:line="48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1607.7</w:t>
            </w:r>
          </w:p>
        </w:tc>
        <w:tc>
          <w:tcPr>
            <w:tcW w:w="952" w:type="dxa"/>
            <w:noWrap w:val="0"/>
            <w:vAlign w:val="center"/>
          </w:tcPr>
          <w:p>
            <w:pPr>
              <w:widowControl/>
              <w:spacing w:line="48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2036.8</w:t>
            </w:r>
          </w:p>
        </w:tc>
        <w:tc>
          <w:tcPr>
            <w:tcW w:w="951" w:type="dxa"/>
            <w:noWrap w:val="0"/>
            <w:vAlign w:val="center"/>
          </w:tcPr>
          <w:p>
            <w:pPr>
              <w:widowControl/>
              <w:spacing w:line="480" w:lineRule="exact"/>
              <w:ind w:firstLine="0"/>
              <w:jc w:val="center"/>
              <w:rPr>
                <w:rFonts w:hint="eastAsia" w:ascii="宋体" w:hAnsi="宋体" w:eastAsia="宋体" w:cs="Arial"/>
                <w:color w:val="000000"/>
                <w:sz w:val="21"/>
                <w:szCs w:val="21"/>
              </w:rPr>
            </w:pPr>
            <w:r>
              <w:rPr>
                <w:rFonts w:hint="eastAsia" w:ascii="宋体" w:hAnsi="宋体" w:eastAsia="宋体" w:cs="Arial"/>
                <w:color w:val="000000"/>
                <w:sz w:val="21"/>
                <w:szCs w:val="21"/>
              </w:rPr>
              <w:t>2725.1</w:t>
            </w:r>
          </w:p>
        </w:tc>
        <w:tc>
          <w:tcPr>
            <w:tcW w:w="952"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3696.1</w:t>
            </w:r>
          </w:p>
        </w:tc>
        <w:tc>
          <w:tcPr>
            <w:tcW w:w="1050"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5078.7</w:t>
            </w:r>
          </w:p>
        </w:tc>
        <w:tc>
          <w:tcPr>
            <w:tcW w:w="1127"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25.9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blCellSpacing w:w="0" w:type="dxa"/>
        </w:trPr>
        <w:tc>
          <w:tcPr>
            <w:tcW w:w="2250" w:type="dxa"/>
            <w:noWrap w:val="0"/>
            <w:vAlign w:val="center"/>
          </w:tcPr>
          <w:p>
            <w:pPr>
              <w:widowControl/>
              <w:spacing w:line="480" w:lineRule="exact"/>
              <w:ind w:firstLine="0"/>
              <w:rPr>
                <w:rFonts w:hint="eastAsia" w:ascii="宋体" w:hAnsi="宋体" w:eastAsia="宋体" w:cs="宋体"/>
                <w:sz w:val="21"/>
                <w:szCs w:val="21"/>
              </w:rPr>
            </w:pPr>
            <w:r>
              <w:rPr>
                <w:rFonts w:hint="eastAsia" w:ascii="宋体" w:hAnsi="宋体" w:eastAsia="宋体" w:cs="宋体"/>
                <w:sz w:val="21"/>
                <w:szCs w:val="21"/>
              </w:rPr>
              <w:t>其中:函件</w:t>
            </w:r>
          </w:p>
        </w:tc>
        <w:tc>
          <w:tcPr>
            <w:tcW w:w="798"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万件</w:t>
            </w:r>
          </w:p>
        </w:tc>
        <w:tc>
          <w:tcPr>
            <w:tcW w:w="980" w:type="dxa"/>
            <w:noWrap w:val="0"/>
            <w:vAlign w:val="center"/>
          </w:tcPr>
          <w:p>
            <w:pPr>
              <w:widowControl/>
              <w:spacing w:line="48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738000</w:t>
            </w:r>
          </w:p>
        </w:tc>
        <w:tc>
          <w:tcPr>
            <w:tcW w:w="952" w:type="dxa"/>
            <w:noWrap w:val="0"/>
            <w:vAlign w:val="center"/>
          </w:tcPr>
          <w:p>
            <w:pPr>
              <w:widowControl/>
              <w:spacing w:line="48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707000</w:t>
            </w:r>
          </w:p>
        </w:tc>
        <w:tc>
          <w:tcPr>
            <w:tcW w:w="951" w:type="dxa"/>
            <w:noWrap w:val="0"/>
            <w:vAlign w:val="center"/>
          </w:tcPr>
          <w:p>
            <w:pPr>
              <w:widowControl/>
              <w:spacing w:line="480" w:lineRule="exact"/>
              <w:ind w:firstLine="0"/>
              <w:jc w:val="center"/>
              <w:rPr>
                <w:rFonts w:hint="eastAsia" w:ascii="宋体" w:hAnsi="宋体" w:eastAsia="宋体" w:cs="Arial"/>
                <w:color w:val="000000"/>
                <w:sz w:val="21"/>
                <w:szCs w:val="21"/>
              </w:rPr>
            </w:pPr>
            <w:r>
              <w:rPr>
                <w:rFonts w:hint="eastAsia" w:ascii="宋体" w:hAnsi="宋体" w:eastAsia="宋体" w:cs="Arial"/>
                <w:color w:val="000000"/>
                <w:sz w:val="21"/>
                <w:szCs w:val="21"/>
              </w:rPr>
              <w:t>634000</w:t>
            </w:r>
          </w:p>
        </w:tc>
        <w:tc>
          <w:tcPr>
            <w:tcW w:w="952"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561000</w:t>
            </w:r>
          </w:p>
        </w:tc>
        <w:tc>
          <w:tcPr>
            <w:tcW w:w="1050"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458141.1</w:t>
            </w:r>
          </w:p>
        </w:tc>
        <w:tc>
          <w:tcPr>
            <w:tcW w:w="1127"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blCellSpacing w:w="0" w:type="dxa"/>
        </w:trPr>
        <w:tc>
          <w:tcPr>
            <w:tcW w:w="2250" w:type="dxa"/>
            <w:noWrap w:val="0"/>
            <w:vAlign w:val="center"/>
          </w:tcPr>
          <w:p>
            <w:pPr>
              <w:widowControl/>
              <w:spacing w:line="480" w:lineRule="exact"/>
              <w:ind w:firstLine="0"/>
              <w:rPr>
                <w:rFonts w:hint="eastAsia" w:ascii="宋体" w:hAnsi="宋体" w:eastAsia="宋体" w:cs="宋体"/>
                <w:sz w:val="21"/>
                <w:szCs w:val="21"/>
              </w:rPr>
            </w:pPr>
            <w:r>
              <w:rPr>
                <w:rFonts w:hint="eastAsia" w:ascii="宋体" w:hAnsi="宋体" w:eastAsia="宋体" w:cs="宋体"/>
                <w:sz w:val="21"/>
                <w:szCs w:val="21"/>
              </w:rPr>
              <w:t>包裹</w:t>
            </w:r>
          </w:p>
        </w:tc>
        <w:tc>
          <w:tcPr>
            <w:tcW w:w="798"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万件</w:t>
            </w:r>
          </w:p>
        </w:tc>
        <w:tc>
          <w:tcPr>
            <w:tcW w:w="980" w:type="dxa"/>
            <w:noWrap w:val="0"/>
            <w:vAlign w:val="center"/>
          </w:tcPr>
          <w:p>
            <w:pPr>
              <w:widowControl/>
              <w:spacing w:line="48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6880.6</w:t>
            </w:r>
          </w:p>
        </w:tc>
        <w:tc>
          <w:tcPr>
            <w:tcW w:w="952" w:type="dxa"/>
            <w:noWrap w:val="0"/>
            <w:vAlign w:val="center"/>
          </w:tcPr>
          <w:p>
            <w:pPr>
              <w:widowControl/>
              <w:spacing w:line="48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6874</w:t>
            </w:r>
          </w:p>
        </w:tc>
        <w:tc>
          <w:tcPr>
            <w:tcW w:w="951" w:type="dxa"/>
            <w:noWrap w:val="0"/>
            <w:vAlign w:val="center"/>
          </w:tcPr>
          <w:p>
            <w:pPr>
              <w:widowControl/>
              <w:spacing w:line="480" w:lineRule="exact"/>
              <w:ind w:firstLine="0"/>
              <w:jc w:val="center"/>
              <w:rPr>
                <w:rFonts w:hint="eastAsia" w:ascii="宋体" w:hAnsi="宋体" w:eastAsia="宋体" w:cs="Arial"/>
                <w:color w:val="000000"/>
                <w:sz w:val="21"/>
                <w:szCs w:val="21"/>
              </w:rPr>
            </w:pPr>
            <w:r>
              <w:rPr>
                <w:rFonts w:hint="eastAsia" w:ascii="宋体" w:hAnsi="宋体" w:eastAsia="宋体" w:cs="Arial"/>
                <w:color w:val="000000"/>
                <w:sz w:val="21"/>
                <w:szCs w:val="21"/>
              </w:rPr>
              <w:t>6924.8</w:t>
            </w:r>
          </w:p>
        </w:tc>
        <w:tc>
          <w:tcPr>
            <w:tcW w:w="952"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6024.2</w:t>
            </w:r>
          </w:p>
        </w:tc>
        <w:tc>
          <w:tcPr>
            <w:tcW w:w="1050"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4243.4</w:t>
            </w:r>
          </w:p>
        </w:tc>
        <w:tc>
          <w:tcPr>
            <w:tcW w:w="1127"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blCellSpacing w:w="0" w:type="dxa"/>
        </w:trPr>
        <w:tc>
          <w:tcPr>
            <w:tcW w:w="2250" w:type="dxa"/>
            <w:noWrap w:val="0"/>
            <w:vAlign w:val="center"/>
          </w:tcPr>
          <w:p>
            <w:pPr>
              <w:widowControl/>
              <w:spacing w:line="480" w:lineRule="exact"/>
              <w:ind w:firstLine="0"/>
              <w:rPr>
                <w:rFonts w:hint="eastAsia" w:ascii="宋体" w:hAnsi="宋体" w:eastAsia="宋体" w:cs="宋体"/>
                <w:sz w:val="21"/>
                <w:szCs w:val="21"/>
              </w:rPr>
            </w:pPr>
            <w:r>
              <w:rPr>
                <w:rFonts w:hint="eastAsia" w:ascii="宋体" w:hAnsi="宋体" w:eastAsia="宋体" w:cs="宋体"/>
                <w:sz w:val="21"/>
                <w:szCs w:val="21"/>
              </w:rPr>
              <w:t>快递</w:t>
            </w:r>
          </w:p>
        </w:tc>
        <w:tc>
          <w:tcPr>
            <w:tcW w:w="798"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万件</w:t>
            </w:r>
          </w:p>
        </w:tc>
        <w:tc>
          <w:tcPr>
            <w:tcW w:w="980" w:type="dxa"/>
            <w:noWrap w:val="0"/>
            <w:vAlign w:val="center"/>
          </w:tcPr>
          <w:p>
            <w:pPr>
              <w:widowControl/>
              <w:spacing w:line="48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367000</w:t>
            </w:r>
          </w:p>
        </w:tc>
        <w:tc>
          <w:tcPr>
            <w:tcW w:w="952" w:type="dxa"/>
            <w:noWrap w:val="0"/>
            <w:vAlign w:val="center"/>
          </w:tcPr>
          <w:p>
            <w:pPr>
              <w:widowControl/>
              <w:spacing w:line="48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569000</w:t>
            </w:r>
          </w:p>
        </w:tc>
        <w:tc>
          <w:tcPr>
            <w:tcW w:w="951" w:type="dxa"/>
            <w:noWrap w:val="0"/>
            <w:vAlign w:val="center"/>
          </w:tcPr>
          <w:p>
            <w:pPr>
              <w:widowControl/>
              <w:spacing w:line="480" w:lineRule="exact"/>
              <w:ind w:firstLine="0"/>
              <w:jc w:val="center"/>
              <w:rPr>
                <w:rFonts w:hint="eastAsia" w:ascii="宋体" w:hAnsi="宋体" w:eastAsia="宋体" w:cs="Arial"/>
                <w:color w:val="000000"/>
                <w:sz w:val="21"/>
                <w:szCs w:val="21"/>
              </w:rPr>
            </w:pPr>
            <w:r>
              <w:rPr>
                <w:rFonts w:hint="eastAsia" w:ascii="宋体" w:hAnsi="宋体" w:eastAsia="宋体" w:cs="Arial"/>
                <w:color w:val="000000"/>
                <w:sz w:val="21"/>
                <w:szCs w:val="21"/>
              </w:rPr>
              <w:t>919000</w:t>
            </w:r>
          </w:p>
        </w:tc>
        <w:tc>
          <w:tcPr>
            <w:tcW w:w="952"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1396000</w:t>
            </w:r>
          </w:p>
        </w:tc>
        <w:tc>
          <w:tcPr>
            <w:tcW w:w="1050"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2066636.8</w:t>
            </w:r>
          </w:p>
        </w:tc>
        <w:tc>
          <w:tcPr>
            <w:tcW w:w="1127"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41.3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blCellSpacing w:w="0" w:type="dxa"/>
        </w:trPr>
        <w:tc>
          <w:tcPr>
            <w:tcW w:w="2250" w:type="dxa"/>
            <w:noWrap w:val="0"/>
            <w:vAlign w:val="center"/>
          </w:tcPr>
          <w:p>
            <w:pPr>
              <w:widowControl/>
              <w:spacing w:line="480" w:lineRule="exact"/>
              <w:ind w:firstLine="0"/>
              <w:rPr>
                <w:rFonts w:hint="eastAsia" w:ascii="宋体" w:hAnsi="宋体" w:eastAsia="宋体" w:cs="宋体"/>
                <w:sz w:val="21"/>
                <w:szCs w:val="21"/>
              </w:rPr>
            </w:pPr>
            <w:r>
              <w:rPr>
                <w:rFonts w:hint="eastAsia" w:ascii="宋体" w:hAnsi="宋体" w:eastAsia="宋体" w:cs="宋体"/>
                <w:sz w:val="21"/>
                <w:szCs w:val="21"/>
              </w:rPr>
              <w:t>订销报纸累计数</w:t>
            </w:r>
          </w:p>
        </w:tc>
        <w:tc>
          <w:tcPr>
            <w:tcW w:w="798"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万份</w:t>
            </w:r>
          </w:p>
        </w:tc>
        <w:tc>
          <w:tcPr>
            <w:tcW w:w="980" w:type="dxa"/>
            <w:noWrap w:val="0"/>
            <w:vAlign w:val="center"/>
          </w:tcPr>
          <w:p>
            <w:pPr>
              <w:widowControl/>
              <w:spacing w:line="48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1817000</w:t>
            </w:r>
          </w:p>
        </w:tc>
        <w:tc>
          <w:tcPr>
            <w:tcW w:w="952" w:type="dxa"/>
            <w:noWrap w:val="0"/>
            <w:vAlign w:val="center"/>
          </w:tcPr>
          <w:p>
            <w:pPr>
              <w:widowControl/>
              <w:spacing w:line="48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1902000</w:t>
            </w:r>
          </w:p>
        </w:tc>
        <w:tc>
          <w:tcPr>
            <w:tcW w:w="951" w:type="dxa"/>
            <w:noWrap w:val="0"/>
            <w:vAlign w:val="center"/>
          </w:tcPr>
          <w:p>
            <w:pPr>
              <w:widowControl/>
              <w:spacing w:line="480" w:lineRule="exact"/>
              <w:ind w:firstLine="0"/>
              <w:jc w:val="center"/>
              <w:rPr>
                <w:rFonts w:hint="eastAsia" w:ascii="宋体" w:hAnsi="宋体" w:eastAsia="宋体" w:cs="Arial"/>
                <w:color w:val="000000"/>
                <w:sz w:val="21"/>
                <w:szCs w:val="21"/>
              </w:rPr>
            </w:pPr>
            <w:r>
              <w:rPr>
                <w:rFonts w:hint="eastAsia" w:ascii="宋体" w:hAnsi="宋体" w:eastAsia="宋体" w:cs="Arial"/>
                <w:color w:val="000000"/>
                <w:sz w:val="21"/>
                <w:szCs w:val="21"/>
              </w:rPr>
              <w:t>1943000</w:t>
            </w:r>
          </w:p>
        </w:tc>
        <w:tc>
          <w:tcPr>
            <w:tcW w:w="952"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1911000</w:t>
            </w:r>
          </w:p>
        </w:tc>
        <w:tc>
          <w:tcPr>
            <w:tcW w:w="1050"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1880467.4</w:t>
            </w:r>
          </w:p>
        </w:tc>
        <w:tc>
          <w:tcPr>
            <w:tcW w:w="1127"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blCellSpacing w:w="0" w:type="dxa"/>
        </w:trPr>
        <w:tc>
          <w:tcPr>
            <w:tcW w:w="2250" w:type="dxa"/>
            <w:noWrap w:val="0"/>
            <w:vAlign w:val="center"/>
          </w:tcPr>
          <w:p>
            <w:pPr>
              <w:widowControl/>
              <w:spacing w:line="480" w:lineRule="exact"/>
              <w:ind w:firstLine="0"/>
              <w:rPr>
                <w:rFonts w:hint="eastAsia" w:ascii="宋体" w:hAnsi="宋体" w:eastAsia="宋体" w:cs="宋体"/>
                <w:sz w:val="21"/>
                <w:szCs w:val="21"/>
              </w:rPr>
            </w:pPr>
            <w:r>
              <w:rPr>
                <w:rFonts w:hint="eastAsia" w:ascii="宋体" w:hAnsi="宋体" w:eastAsia="宋体" w:cs="宋体"/>
                <w:sz w:val="21"/>
                <w:szCs w:val="21"/>
              </w:rPr>
              <w:t>订销杂志累计数</w:t>
            </w:r>
          </w:p>
        </w:tc>
        <w:tc>
          <w:tcPr>
            <w:tcW w:w="798"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万份</w:t>
            </w:r>
          </w:p>
        </w:tc>
        <w:tc>
          <w:tcPr>
            <w:tcW w:w="980" w:type="dxa"/>
            <w:noWrap w:val="0"/>
            <w:vAlign w:val="center"/>
          </w:tcPr>
          <w:p>
            <w:pPr>
              <w:widowControl/>
              <w:spacing w:line="48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108000</w:t>
            </w:r>
          </w:p>
        </w:tc>
        <w:tc>
          <w:tcPr>
            <w:tcW w:w="952" w:type="dxa"/>
            <w:noWrap w:val="0"/>
            <w:vAlign w:val="center"/>
          </w:tcPr>
          <w:p>
            <w:pPr>
              <w:widowControl/>
              <w:spacing w:line="48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113000</w:t>
            </w:r>
          </w:p>
        </w:tc>
        <w:tc>
          <w:tcPr>
            <w:tcW w:w="951" w:type="dxa"/>
            <w:noWrap w:val="0"/>
            <w:vAlign w:val="center"/>
          </w:tcPr>
          <w:p>
            <w:pPr>
              <w:widowControl/>
              <w:spacing w:line="480" w:lineRule="exact"/>
              <w:ind w:firstLine="0"/>
              <w:jc w:val="center"/>
              <w:rPr>
                <w:rFonts w:hint="eastAsia" w:ascii="宋体" w:hAnsi="宋体" w:eastAsia="宋体" w:cs="Arial"/>
                <w:color w:val="000000"/>
                <w:sz w:val="21"/>
                <w:szCs w:val="21"/>
              </w:rPr>
            </w:pPr>
            <w:r>
              <w:rPr>
                <w:rFonts w:hint="eastAsia" w:ascii="宋体" w:hAnsi="宋体" w:eastAsia="宋体" w:cs="Arial"/>
                <w:color w:val="000000"/>
                <w:sz w:val="21"/>
                <w:szCs w:val="21"/>
              </w:rPr>
              <w:t>114000</w:t>
            </w:r>
          </w:p>
        </w:tc>
        <w:tc>
          <w:tcPr>
            <w:tcW w:w="952"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108000</w:t>
            </w:r>
          </w:p>
        </w:tc>
        <w:tc>
          <w:tcPr>
            <w:tcW w:w="1050"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100093.7</w:t>
            </w:r>
          </w:p>
        </w:tc>
        <w:tc>
          <w:tcPr>
            <w:tcW w:w="1127"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blCellSpacing w:w="0" w:type="dxa"/>
        </w:trPr>
        <w:tc>
          <w:tcPr>
            <w:tcW w:w="2250" w:type="dxa"/>
            <w:noWrap w:val="0"/>
            <w:vAlign w:val="center"/>
          </w:tcPr>
          <w:p>
            <w:pPr>
              <w:widowControl/>
              <w:spacing w:line="480" w:lineRule="exact"/>
              <w:ind w:firstLine="0"/>
              <w:rPr>
                <w:rFonts w:hint="eastAsia" w:ascii="宋体" w:hAnsi="宋体" w:eastAsia="宋体" w:cs="宋体"/>
                <w:sz w:val="21"/>
                <w:szCs w:val="21"/>
              </w:rPr>
            </w:pPr>
            <w:r>
              <w:rPr>
                <w:rFonts w:hint="eastAsia" w:ascii="宋体" w:hAnsi="宋体" w:eastAsia="宋体" w:cs="宋体"/>
                <w:sz w:val="21"/>
                <w:szCs w:val="21"/>
              </w:rPr>
              <w:t>汇兑</w:t>
            </w:r>
          </w:p>
        </w:tc>
        <w:tc>
          <w:tcPr>
            <w:tcW w:w="798"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万笔</w:t>
            </w:r>
          </w:p>
        </w:tc>
        <w:tc>
          <w:tcPr>
            <w:tcW w:w="980" w:type="dxa"/>
            <w:noWrap w:val="0"/>
            <w:vAlign w:val="center"/>
          </w:tcPr>
          <w:p>
            <w:pPr>
              <w:widowControl/>
              <w:spacing w:line="48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26000</w:t>
            </w:r>
          </w:p>
        </w:tc>
        <w:tc>
          <w:tcPr>
            <w:tcW w:w="952" w:type="dxa"/>
            <w:noWrap w:val="0"/>
            <w:vAlign w:val="center"/>
          </w:tcPr>
          <w:p>
            <w:pPr>
              <w:widowControl/>
              <w:spacing w:line="48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23000</w:t>
            </w:r>
          </w:p>
        </w:tc>
        <w:tc>
          <w:tcPr>
            <w:tcW w:w="951" w:type="dxa"/>
            <w:noWrap w:val="0"/>
            <w:vAlign w:val="center"/>
          </w:tcPr>
          <w:p>
            <w:pPr>
              <w:widowControl/>
              <w:spacing w:line="480" w:lineRule="exact"/>
              <w:ind w:firstLine="0"/>
              <w:jc w:val="center"/>
              <w:rPr>
                <w:rFonts w:hint="eastAsia" w:ascii="宋体" w:hAnsi="宋体" w:eastAsia="宋体" w:cs="Arial"/>
                <w:color w:val="000000"/>
                <w:sz w:val="21"/>
                <w:szCs w:val="21"/>
              </w:rPr>
            </w:pPr>
            <w:r>
              <w:rPr>
                <w:rFonts w:hint="eastAsia" w:ascii="宋体" w:hAnsi="宋体" w:eastAsia="宋体" w:cs="Arial"/>
                <w:color w:val="000000"/>
                <w:sz w:val="21"/>
                <w:szCs w:val="21"/>
              </w:rPr>
              <w:t>19000</w:t>
            </w:r>
          </w:p>
        </w:tc>
        <w:tc>
          <w:tcPr>
            <w:tcW w:w="952"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13000</w:t>
            </w:r>
          </w:p>
        </w:tc>
        <w:tc>
          <w:tcPr>
            <w:tcW w:w="1050"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8271.2</w:t>
            </w:r>
          </w:p>
        </w:tc>
        <w:tc>
          <w:tcPr>
            <w:tcW w:w="1127" w:type="dxa"/>
            <w:noWrap w:val="0"/>
            <w:vAlign w:val="center"/>
          </w:tcPr>
          <w:p>
            <w:pPr>
              <w:widowControl/>
              <w:spacing w:line="480" w:lineRule="exact"/>
              <w:ind w:firstLine="0"/>
              <w:jc w:val="center"/>
              <w:rPr>
                <w:rFonts w:hint="eastAsia" w:ascii="宋体" w:hAnsi="宋体" w:eastAsia="宋体" w:cs="宋体"/>
                <w:sz w:val="21"/>
                <w:szCs w:val="21"/>
              </w:rPr>
            </w:pPr>
            <w:r>
              <w:rPr>
                <w:rFonts w:hint="eastAsia" w:ascii="宋体" w:hAnsi="宋体" w:eastAsia="宋体" w:cs="宋体"/>
                <w:sz w:val="21"/>
                <w:szCs w:val="21"/>
              </w:rPr>
              <w:t>-20.5</w:t>
            </w:r>
          </w:p>
        </w:tc>
      </w:tr>
    </w:tbl>
    <w:p>
      <w:pPr>
        <w:ind w:firstLine="620" w:firstLineChars="196"/>
        <w:rPr>
          <w:rFonts w:hint="eastAsia" w:ascii="方正仿宋_GBK"/>
          <w:b/>
        </w:rPr>
      </w:pPr>
      <w:bookmarkStart w:id="20" w:name="_Toc452056355"/>
      <w:bookmarkStart w:id="21" w:name="_Toc452055991"/>
      <w:r>
        <w:rPr>
          <w:rFonts w:hint="eastAsia" w:ascii="方正仿宋_GBK"/>
          <w:b/>
        </w:rPr>
        <w:t>2.1.2 “十二五”期间我省邮政服务业发展情况</w:t>
      </w:r>
      <w:bookmarkEnd w:id="20"/>
      <w:bookmarkEnd w:id="21"/>
    </w:p>
    <w:p>
      <w:pPr>
        <w:adjustRightInd w:val="0"/>
        <w:spacing w:line="560" w:lineRule="exact"/>
        <w:ind w:firstLine="0"/>
        <w:jc w:val="center"/>
        <w:rPr>
          <w:rFonts w:hint="eastAsia" w:ascii="方正楷体_GBK" w:hAnsi="仿宋" w:eastAsia="方正楷体_GBK" w:cs="宋体"/>
          <w:bCs/>
          <w:sz w:val="30"/>
          <w:szCs w:val="30"/>
        </w:rPr>
      </w:pPr>
      <w:r>
        <w:rPr>
          <w:rFonts w:hint="eastAsia" w:ascii="方正楷体_GBK" w:hAnsi="宋体" w:eastAsia="方正楷体_GBK" w:cs="宋体"/>
          <w:bCs/>
          <w:color w:val="333333"/>
          <w:sz w:val="30"/>
          <w:szCs w:val="30"/>
        </w:rPr>
        <w:t>表2-2“十二五”期间江苏省邮政业发展情况表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0"/>
        <w:gridCol w:w="673"/>
        <w:gridCol w:w="910"/>
        <w:gridCol w:w="8"/>
        <w:gridCol w:w="936"/>
        <w:gridCol w:w="38"/>
        <w:gridCol w:w="1028"/>
        <w:gridCol w:w="9"/>
        <w:gridCol w:w="959"/>
        <w:gridCol w:w="20"/>
        <w:gridCol w:w="959"/>
        <w:gridCol w:w="1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100" w:type="dxa"/>
            <w:noWrap w:val="0"/>
            <w:vAlign w:val="center"/>
          </w:tcPr>
          <w:p>
            <w:pPr>
              <w:spacing w:line="40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指标名称</w:t>
            </w:r>
          </w:p>
        </w:tc>
        <w:tc>
          <w:tcPr>
            <w:tcW w:w="673" w:type="dxa"/>
            <w:noWrap w:val="0"/>
            <w:vAlign w:val="center"/>
          </w:tcPr>
          <w:p>
            <w:pPr>
              <w:spacing w:line="40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单位</w:t>
            </w:r>
          </w:p>
        </w:tc>
        <w:tc>
          <w:tcPr>
            <w:tcW w:w="910" w:type="dxa"/>
            <w:noWrap w:val="0"/>
            <w:vAlign w:val="center"/>
          </w:tcPr>
          <w:p>
            <w:pPr>
              <w:spacing w:line="40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2011年</w:t>
            </w:r>
          </w:p>
        </w:tc>
        <w:tc>
          <w:tcPr>
            <w:tcW w:w="944" w:type="dxa"/>
            <w:gridSpan w:val="2"/>
            <w:noWrap w:val="0"/>
            <w:vAlign w:val="center"/>
          </w:tcPr>
          <w:p>
            <w:pPr>
              <w:spacing w:line="40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2012年</w:t>
            </w:r>
          </w:p>
        </w:tc>
        <w:tc>
          <w:tcPr>
            <w:tcW w:w="1066" w:type="dxa"/>
            <w:gridSpan w:val="2"/>
            <w:noWrap w:val="0"/>
            <w:vAlign w:val="center"/>
          </w:tcPr>
          <w:p>
            <w:pPr>
              <w:spacing w:line="40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2013年</w:t>
            </w:r>
          </w:p>
        </w:tc>
        <w:tc>
          <w:tcPr>
            <w:tcW w:w="988" w:type="dxa"/>
            <w:gridSpan w:val="3"/>
            <w:noWrap w:val="0"/>
            <w:vAlign w:val="center"/>
          </w:tcPr>
          <w:p>
            <w:pPr>
              <w:spacing w:line="40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2014年</w:t>
            </w:r>
          </w:p>
        </w:tc>
        <w:tc>
          <w:tcPr>
            <w:tcW w:w="959" w:type="dxa"/>
            <w:noWrap w:val="0"/>
            <w:vAlign w:val="center"/>
          </w:tcPr>
          <w:p>
            <w:pPr>
              <w:spacing w:line="40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2015年</w:t>
            </w:r>
          </w:p>
        </w:tc>
        <w:tc>
          <w:tcPr>
            <w:tcW w:w="1420" w:type="dxa"/>
            <w:noWrap w:val="0"/>
            <w:vAlign w:val="center"/>
          </w:tcPr>
          <w:p>
            <w:pPr>
              <w:spacing w:line="40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年均增长（%）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blCellSpacing w:w="0" w:type="dxa"/>
          <w:jc w:val="center"/>
        </w:trPr>
        <w:tc>
          <w:tcPr>
            <w:tcW w:w="2100" w:type="dxa"/>
            <w:noWrap w:val="0"/>
            <w:vAlign w:val="center"/>
          </w:tcPr>
          <w:p>
            <w:pPr>
              <w:widowControl/>
              <w:spacing w:line="400" w:lineRule="exact"/>
              <w:ind w:firstLine="0"/>
              <w:rPr>
                <w:rFonts w:hint="eastAsia" w:ascii="宋体" w:hAnsi="宋体" w:eastAsia="宋体" w:cs="宋体"/>
                <w:sz w:val="21"/>
                <w:szCs w:val="21"/>
              </w:rPr>
            </w:pPr>
            <w:r>
              <w:rPr>
                <w:rFonts w:hint="eastAsia" w:ascii="宋体" w:hAnsi="宋体" w:eastAsia="宋体" w:cs="宋体"/>
                <w:sz w:val="21"/>
                <w:szCs w:val="21"/>
              </w:rPr>
              <w:t>一、邮政行业业务收入</w:t>
            </w:r>
          </w:p>
        </w:tc>
        <w:tc>
          <w:tcPr>
            <w:tcW w:w="673" w:type="dxa"/>
            <w:noWrap w:val="0"/>
            <w:vAlign w:val="center"/>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亿元</w:t>
            </w:r>
          </w:p>
        </w:tc>
        <w:tc>
          <w:tcPr>
            <w:tcW w:w="918" w:type="dxa"/>
            <w:gridSpan w:val="2"/>
            <w:noWrap w:val="0"/>
            <w:vAlign w:val="center"/>
          </w:tcPr>
          <w:p>
            <w:pPr>
              <w:widowControl/>
              <w:spacing w:line="40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134.42</w:t>
            </w:r>
          </w:p>
        </w:tc>
        <w:tc>
          <w:tcPr>
            <w:tcW w:w="974" w:type="dxa"/>
            <w:gridSpan w:val="2"/>
            <w:noWrap w:val="0"/>
            <w:vAlign w:val="center"/>
          </w:tcPr>
          <w:p>
            <w:pPr>
              <w:widowControl/>
              <w:spacing w:line="40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178.75</w:t>
            </w:r>
          </w:p>
        </w:tc>
        <w:tc>
          <w:tcPr>
            <w:tcW w:w="1037" w:type="dxa"/>
            <w:gridSpan w:val="2"/>
            <w:noWrap w:val="0"/>
            <w:vAlign w:val="top"/>
          </w:tcPr>
          <w:p>
            <w:pPr>
              <w:widowControl/>
              <w:spacing w:line="400" w:lineRule="exact"/>
              <w:ind w:firstLine="0"/>
              <w:jc w:val="center"/>
              <w:rPr>
                <w:rFonts w:hint="eastAsia" w:ascii="宋体" w:hAnsi="宋体" w:eastAsia="宋体" w:cs="Arial"/>
                <w:color w:val="000000"/>
                <w:sz w:val="21"/>
                <w:szCs w:val="21"/>
              </w:rPr>
            </w:pPr>
            <w:r>
              <w:rPr>
                <w:rFonts w:hint="eastAsia" w:ascii="宋体" w:hAnsi="宋体" w:eastAsia="宋体" w:cs="Arial"/>
                <w:color w:val="000000"/>
                <w:sz w:val="21"/>
                <w:szCs w:val="21"/>
              </w:rPr>
              <w:t>233.1</w:t>
            </w:r>
          </w:p>
        </w:tc>
        <w:tc>
          <w:tcPr>
            <w:tcW w:w="959" w:type="dxa"/>
            <w:noWrap w:val="0"/>
            <w:vAlign w:val="top"/>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299.5</w:t>
            </w:r>
          </w:p>
        </w:tc>
        <w:tc>
          <w:tcPr>
            <w:tcW w:w="979" w:type="dxa"/>
            <w:gridSpan w:val="2"/>
            <w:noWrap w:val="0"/>
            <w:vAlign w:val="top"/>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407.2</w:t>
            </w:r>
          </w:p>
        </w:tc>
        <w:tc>
          <w:tcPr>
            <w:tcW w:w="1420" w:type="dxa"/>
            <w:noWrap w:val="0"/>
            <w:vAlign w:val="center"/>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24.8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blCellSpacing w:w="0" w:type="dxa"/>
          <w:jc w:val="center"/>
        </w:trPr>
        <w:tc>
          <w:tcPr>
            <w:tcW w:w="2100" w:type="dxa"/>
            <w:noWrap w:val="0"/>
            <w:vAlign w:val="center"/>
          </w:tcPr>
          <w:p>
            <w:pPr>
              <w:widowControl/>
              <w:spacing w:line="400" w:lineRule="exact"/>
              <w:ind w:firstLine="0"/>
              <w:rPr>
                <w:rFonts w:hint="eastAsia" w:ascii="宋体" w:hAnsi="宋体" w:eastAsia="宋体" w:cs="宋体"/>
                <w:sz w:val="21"/>
                <w:szCs w:val="21"/>
              </w:rPr>
            </w:pPr>
            <w:r>
              <w:rPr>
                <w:rFonts w:hint="eastAsia" w:ascii="宋体" w:hAnsi="宋体" w:eastAsia="宋体" w:cs="宋体"/>
                <w:sz w:val="21"/>
                <w:szCs w:val="21"/>
              </w:rPr>
              <w:t>其中:快递业务收入</w:t>
            </w:r>
          </w:p>
        </w:tc>
        <w:tc>
          <w:tcPr>
            <w:tcW w:w="673" w:type="dxa"/>
            <w:noWrap w:val="0"/>
            <w:vAlign w:val="center"/>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亿元</w:t>
            </w:r>
          </w:p>
        </w:tc>
        <w:tc>
          <w:tcPr>
            <w:tcW w:w="918" w:type="dxa"/>
            <w:gridSpan w:val="2"/>
            <w:noWrap w:val="0"/>
            <w:vAlign w:val="center"/>
          </w:tcPr>
          <w:p>
            <w:pPr>
              <w:widowControl/>
              <w:spacing w:line="40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70.87</w:t>
            </w:r>
          </w:p>
        </w:tc>
        <w:tc>
          <w:tcPr>
            <w:tcW w:w="974" w:type="dxa"/>
            <w:gridSpan w:val="2"/>
            <w:noWrap w:val="0"/>
            <w:vAlign w:val="center"/>
          </w:tcPr>
          <w:p>
            <w:pPr>
              <w:widowControl/>
              <w:spacing w:line="40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103.41</w:t>
            </w:r>
          </w:p>
        </w:tc>
        <w:tc>
          <w:tcPr>
            <w:tcW w:w="1037" w:type="dxa"/>
            <w:gridSpan w:val="2"/>
            <w:noWrap w:val="0"/>
            <w:vAlign w:val="top"/>
          </w:tcPr>
          <w:p>
            <w:pPr>
              <w:widowControl/>
              <w:spacing w:line="400" w:lineRule="exact"/>
              <w:ind w:firstLine="0"/>
              <w:jc w:val="center"/>
              <w:rPr>
                <w:rFonts w:hint="eastAsia" w:ascii="宋体" w:hAnsi="宋体" w:eastAsia="宋体" w:cs="Arial"/>
                <w:color w:val="000000"/>
                <w:sz w:val="21"/>
                <w:szCs w:val="21"/>
              </w:rPr>
            </w:pPr>
            <w:r>
              <w:rPr>
                <w:rFonts w:hint="eastAsia" w:ascii="宋体" w:hAnsi="宋体" w:eastAsia="宋体" w:cs="Arial"/>
                <w:color w:val="000000"/>
                <w:sz w:val="21"/>
                <w:szCs w:val="21"/>
              </w:rPr>
              <w:t>143.0</w:t>
            </w:r>
          </w:p>
        </w:tc>
        <w:tc>
          <w:tcPr>
            <w:tcW w:w="959" w:type="dxa"/>
            <w:noWrap w:val="0"/>
            <w:vAlign w:val="top"/>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201.1</w:t>
            </w:r>
          </w:p>
        </w:tc>
        <w:tc>
          <w:tcPr>
            <w:tcW w:w="979" w:type="dxa"/>
            <w:gridSpan w:val="2"/>
            <w:noWrap w:val="0"/>
            <w:vAlign w:val="top"/>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290.7</w:t>
            </w:r>
          </w:p>
        </w:tc>
        <w:tc>
          <w:tcPr>
            <w:tcW w:w="1420" w:type="dxa"/>
            <w:noWrap w:val="0"/>
            <w:vAlign w:val="center"/>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32.6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blCellSpacing w:w="0" w:type="dxa"/>
          <w:jc w:val="center"/>
        </w:trPr>
        <w:tc>
          <w:tcPr>
            <w:tcW w:w="2100" w:type="dxa"/>
            <w:noWrap w:val="0"/>
            <w:vAlign w:val="center"/>
          </w:tcPr>
          <w:p>
            <w:pPr>
              <w:widowControl/>
              <w:spacing w:line="400" w:lineRule="exact"/>
              <w:ind w:firstLine="0"/>
              <w:rPr>
                <w:rFonts w:hint="eastAsia" w:ascii="宋体" w:hAnsi="宋体" w:eastAsia="宋体" w:cs="宋体"/>
                <w:sz w:val="21"/>
                <w:szCs w:val="21"/>
              </w:rPr>
            </w:pPr>
            <w:r>
              <w:rPr>
                <w:rFonts w:hint="eastAsia" w:ascii="宋体" w:hAnsi="宋体" w:eastAsia="宋体" w:cs="宋体"/>
                <w:sz w:val="21"/>
                <w:szCs w:val="21"/>
              </w:rPr>
              <w:t>二、邮政行业业务总量</w:t>
            </w:r>
          </w:p>
        </w:tc>
        <w:tc>
          <w:tcPr>
            <w:tcW w:w="673" w:type="dxa"/>
            <w:noWrap w:val="0"/>
            <w:vAlign w:val="center"/>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亿元</w:t>
            </w:r>
          </w:p>
        </w:tc>
        <w:tc>
          <w:tcPr>
            <w:tcW w:w="918" w:type="dxa"/>
            <w:gridSpan w:val="2"/>
            <w:noWrap w:val="0"/>
            <w:vAlign w:val="center"/>
          </w:tcPr>
          <w:p>
            <w:pPr>
              <w:widowControl/>
              <w:spacing w:line="40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154.10</w:t>
            </w:r>
          </w:p>
        </w:tc>
        <w:tc>
          <w:tcPr>
            <w:tcW w:w="974" w:type="dxa"/>
            <w:gridSpan w:val="2"/>
            <w:noWrap w:val="0"/>
            <w:vAlign w:val="center"/>
          </w:tcPr>
          <w:p>
            <w:pPr>
              <w:widowControl/>
              <w:spacing w:line="40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205.74</w:t>
            </w:r>
          </w:p>
        </w:tc>
        <w:tc>
          <w:tcPr>
            <w:tcW w:w="1037" w:type="dxa"/>
            <w:gridSpan w:val="2"/>
            <w:noWrap w:val="0"/>
            <w:vAlign w:val="top"/>
          </w:tcPr>
          <w:p>
            <w:pPr>
              <w:widowControl/>
              <w:spacing w:line="400" w:lineRule="exact"/>
              <w:ind w:firstLine="0"/>
              <w:jc w:val="center"/>
              <w:rPr>
                <w:rFonts w:hint="eastAsia" w:ascii="宋体" w:hAnsi="宋体" w:eastAsia="宋体" w:cs="Arial"/>
                <w:color w:val="000000"/>
                <w:sz w:val="21"/>
                <w:szCs w:val="21"/>
              </w:rPr>
            </w:pPr>
            <w:r>
              <w:rPr>
                <w:rFonts w:hint="eastAsia" w:ascii="宋体" w:hAnsi="宋体" w:eastAsia="宋体" w:cs="Arial"/>
                <w:color w:val="000000"/>
                <w:sz w:val="21"/>
                <w:szCs w:val="21"/>
              </w:rPr>
              <w:t>269.6</w:t>
            </w:r>
          </w:p>
        </w:tc>
        <w:tc>
          <w:tcPr>
            <w:tcW w:w="959" w:type="dxa"/>
            <w:noWrap w:val="0"/>
            <w:vAlign w:val="top"/>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359.0</w:t>
            </w:r>
          </w:p>
        </w:tc>
        <w:tc>
          <w:tcPr>
            <w:tcW w:w="979" w:type="dxa"/>
            <w:gridSpan w:val="2"/>
            <w:noWrap w:val="0"/>
            <w:vAlign w:val="top"/>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516.0</w:t>
            </w:r>
          </w:p>
        </w:tc>
        <w:tc>
          <w:tcPr>
            <w:tcW w:w="1420" w:type="dxa"/>
            <w:noWrap w:val="0"/>
            <w:vAlign w:val="center"/>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27.34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blCellSpacing w:w="0" w:type="dxa"/>
          <w:jc w:val="center"/>
        </w:trPr>
        <w:tc>
          <w:tcPr>
            <w:tcW w:w="2100" w:type="dxa"/>
            <w:noWrap w:val="0"/>
            <w:vAlign w:val="center"/>
          </w:tcPr>
          <w:p>
            <w:pPr>
              <w:widowControl/>
              <w:spacing w:line="400" w:lineRule="exact"/>
              <w:ind w:firstLine="0"/>
              <w:rPr>
                <w:rFonts w:hint="eastAsia" w:ascii="宋体" w:hAnsi="宋体" w:eastAsia="宋体" w:cs="宋体"/>
                <w:sz w:val="21"/>
                <w:szCs w:val="21"/>
              </w:rPr>
            </w:pPr>
            <w:r>
              <w:rPr>
                <w:rFonts w:hint="eastAsia" w:ascii="宋体" w:hAnsi="宋体" w:eastAsia="宋体" w:cs="宋体"/>
                <w:sz w:val="21"/>
                <w:szCs w:val="21"/>
              </w:rPr>
              <w:t>其中:函件</w:t>
            </w:r>
          </w:p>
        </w:tc>
        <w:tc>
          <w:tcPr>
            <w:tcW w:w="673" w:type="dxa"/>
            <w:noWrap w:val="0"/>
            <w:vAlign w:val="center"/>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万件</w:t>
            </w:r>
          </w:p>
        </w:tc>
        <w:tc>
          <w:tcPr>
            <w:tcW w:w="918" w:type="dxa"/>
            <w:gridSpan w:val="2"/>
            <w:noWrap w:val="0"/>
            <w:vAlign w:val="center"/>
          </w:tcPr>
          <w:p>
            <w:pPr>
              <w:widowControl/>
              <w:spacing w:line="40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94526.12</w:t>
            </w:r>
          </w:p>
        </w:tc>
        <w:tc>
          <w:tcPr>
            <w:tcW w:w="974" w:type="dxa"/>
            <w:gridSpan w:val="2"/>
            <w:noWrap w:val="0"/>
            <w:vAlign w:val="center"/>
          </w:tcPr>
          <w:p>
            <w:pPr>
              <w:widowControl/>
              <w:spacing w:line="40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89465.01</w:t>
            </w:r>
          </w:p>
        </w:tc>
        <w:tc>
          <w:tcPr>
            <w:tcW w:w="1037" w:type="dxa"/>
            <w:gridSpan w:val="2"/>
            <w:noWrap w:val="0"/>
            <w:vAlign w:val="top"/>
          </w:tcPr>
          <w:p>
            <w:pPr>
              <w:widowControl/>
              <w:spacing w:line="400" w:lineRule="exact"/>
              <w:ind w:firstLine="0"/>
              <w:jc w:val="center"/>
              <w:rPr>
                <w:rFonts w:hint="eastAsia" w:ascii="宋体" w:hAnsi="宋体" w:eastAsia="宋体" w:cs="Arial"/>
                <w:color w:val="000000"/>
                <w:sz w:val="21"/>
                <w:szCs w:val="21"/>
              </w:rPr>
            </w:pPr>
            <w:r>
              <w:rPr>
                <w:rFonts w:hint="eastAsia" w:ascii="宋体" w:hAnsi="宋体" w:eastAsia="宋体" w:cs="Arial"/>
                <w:color w:val="000000"/>
                <w:sz w:val="21"/>
                <w:szCs w:val="21"/>
              </w:rPr>
              <w:t>76123.6</w:t>
            </w:r>
          </w:p>
        </w:tc>
        <w:tc>
          <w:tcPr>
            <w:tcW w:w="959" w:type="dxa"/>
            <w:noWrap w:val="0"/>
            <w:vAlign w:val="top"/>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62648.0</w:t>
            </w:r>
          </w:p>
        </w:tc>
        <w:tc>
          <w:tcPr>
            <w:tcW w:w="979" w:type="dxa"/>
            <w:gridSpan w:val="2"/>
            <w:noWrap w:val="0"/>
            <w:vAlign w:val="top"/>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48768.9</w:t>
            </w:r>
          </w:p>
        </w:tc>
        <w:tc>
          <w:tcPr>
            <w:tcW w:w="1420" w:type="dxa"/>
            <w:noWrap w:val="0"/>
            <w:vAlign w:val="center"/>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-12.4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blCellSpacing w:w="0" w:type="dxa"/>
          <w:jc w:val="center"/>
        </w:trPr>
        <w:tc>
          <w:tcPr>
            <w:tcW w:w="2100" w:type="dxa"/>
            <w:noWrap w:val="0"/>
            <w:vAlign w:val="center"/>
          </w:tcPr>
          <w:p>
            <w:pPr>
              <w:widowControl/>
              <w:spacing w:line="400" w:lineRule="exact"/>
              <w:ind w:firstLine="0"/>
              <w:rPr>
                <w:rFonts w:hint="eastAsia" w:ascii="宋体" w:hAnsi="宋体" w:eastAsia="宋体" w:cs="宋体"/>
                <w:sz w:val="21"/>
                <w:szCs w:val="21"/>
              </w:rPr>
            </w:pPr>
            <w:r>
              <w:rPr>
                <w:rFonts w:hint="eastAsia" w:ascii="宋体" w:hAnsi="宋体" w:eastAsia="宋体" w:cs="宋体"/>
                <w:sz w:val="21"/>
                <w:szCs w:val="21"/>
              </w:rPr>
              <w:t>包裹</w:t>
            </w:r>
          </w:p>
        </w:tc>
        <w:tc>
          <w:tcPr>
            <w:tcW w:w="673" w:type="dxa"/>
            <w:noWrap w:val="0"/>
            <w:vAlign w:val="center"/>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万件</w:t>
            </w:r>
          </w:p>
        </w:tc>
        <w:tc>
          <w:tcPr>
            <w:tcW w:w="918" w:type="dxa"/>
            <w:gridSpan w:val="2"/>
            <w:noWrap w:val="0"/>
            <w:vAlign w:val="center"/>
          </w:tcPr>
          <w:p>
            <w:pPr>
              <w:widowControl/>
              <w:spacing w:line="40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422.14</w:t>
            </w:r>
          </w:p>
        </w:tc>
        <w:tc>
          <w:tcPr>
            <w:tcW w:w="974" w:type="dxa"/>
            <w:gridSpan w:val="2"/>
            <w:noWrap w:val="0"/>
            <w:vAlign w:val="center"/>
          </w:tcPr>
          <w:p>
            <w:pPr>
              <w:widowControl/>
              <w:spacing w:line="40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415.58</w:t>
            </w:r>
          </w:p>
        </w:tc>
        <w:tc>
          <w:tcPr>
            <w:tcW w:w="1037" w:type="dxa"/>
            <w:gridSpan w:val="2"/>
            <w:noWrap w:val="0"/>
            <w:vAlign w:val="top"/>
          </w:tcPr>
          <w:p>
            <w:pPr>
              <w:widowControl/>
              <w:spacing w:line="400" w:lineRule="exact"/>
              <w:ind w:firstLine="0"/>
              <w:jc w:val="center"/>
              <w:rPr>
                <w:rFonts w:hint="eastAsia" w:ascii="宋体" w:hAnsi="宋体" w:eastAsia="宋体" w:cs="Arial"/>
                <w:color w:val="000000"/>
                <w:sz w:val="21"/>
                <w:szCs w:val="21"/>
              </w:rPr>
            </w:pPr>
            <w:r>
              <w:rPr>
                <w:rFonts w:hint="eastAsia" w:ascii="宋体" w:hAnsi="宋体" w:eastAsia="宋体" w:cs="Arial"/>
                <w:color w:val="000000"/>
                <w:sz w:val="21"/>
                <w:szCs w:val="21"/>
              </w:rPr>
              <w:t>407.19</w:t>
            </w:r>
          </w:p>
        </w:tc>
        <w:tc>
          <w:tcPr>
            <w:tcW w:w="959" w:type="dxa"/>
            <w:noWrap w:val="0"/>
            <w:vAlign w:val="top"/>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326.57</w:t>
            </w:r>
          </w:p>
        </w:tc>
        <w:tc>
          <w:tcPr>
            <w:tcW w:w="979" w:type="dxa"/>
            <w:gridSpan w:val="2"/>
            <w:noWrap w:val="0"/>
            <w:vAlign w:val="top"/>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153.03</w:t>
            </w:r>
          </w:p>
        </w:tc>
        <w:tc>
          <w:tcPr>
            <w:tcW w:w="1420" w:type="dxa"/>
            <w:noWrap w:val="0"/>
            <w:vAlign w:val="center"/>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-18.4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blCellSpacing w:w="0" w:type="dxa"/>
          <w:jc w:val="center"/>
        </w:trPr>
        <w:tc>
          <w:tcPr>
            <w:tcW w:w="2100" w:type="dxa"/>
            <w:noWrap w:val="0"/>
            <w:vAlign w:val="center"/>
          </w:tcPr>
          <w:p>
            <w:pPr>
              <w:widowControl/>
              <w:spacing w:line="400" w:lineRule="exact"/>
              <w:ind w:firstLine="0"/>
              <w:rPr>
                <w:rFonts w:hint="eastAsia" w:ascii="宋体" w:hAnsi="宋体" w:eastAsia="宋体" w:cs="宋体"/>
                <w:sz w:val="21"/>
                <w:szCs w:val="21"/>
              </w:rPr>
            </w:pPr>
            <w:r>
              <w:rPr>
                <w:rFonts w:hint="eastAsia" w:ascii="宋体" w:hAnsi="宋体" w:eastAsia="宋体" w:cs="宋体"/>
                <w:sz w:val="21"/>
                <w:szCs w:val="21"/>
              </w:rPr>
              <w:t>快递</w:t>
            </w:r>
          </w:p>
        </w:tc>
        <w:tc>
          <w:tcPr>
            <w:tcW w:w="673" w:type="dxa"/>
            <w:noWrap w:val="0"/>
            <w:vAlign w:val="center"/>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万件</w:t>
            </w:r>
          </w:p>
        </w:tc>
        <w:tc>
          <w:tcPr>
            <w:tcW w:w="918" w:type="dxa"/>
            <w:gridSpan w:val="2"/>
            <w:noWrap w:val="0"/>
            <w:vAlign w:val="center"/>
          </w:tcPr>
          <w:p>
            <w:pPr>
              <w:widowControl/>
              <w:spacing w:line="40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38508.96</w:t>
            </w:r>
          </w:p>
        </w:tc>
        <w:tc>
          <w:tcPr>
            <w:tcW w:w="974" w:type="dxa"/>
            <w:gridSpan w:val="2"/>
            <w:noWrap w:val="0"/>
            <w:vAlign w:val="center"/>
          </w:tcPr>
          <w:p>
            <w:pPr>
              <w:widowControl/>
              <w:spacing w:line="40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63870.50</w:t>
            </w:r>
          </w:p>
        </w:tc>
        <w:tc>
          <w:tcPr>
            <w:tcW w:w="1037" w:type="dxa"/>
            <w:gridSpan w:val="2"/>
            <w:noWrap w:val="0"/>
            <w:vAlign w:val="top"/>
          </w:tcPr>
          <w:p>
            <w:pPr>
              <w:widowControl/>
              <w:spacing w:line="400" w:lineRule="exact"/>
              <w:ind w:firstLine="0"/>
              <w:jc w:val="center"/>
              <w:rPr>
                <w:rFonts w:hint="eastAsia" w:ascii="宋体" w:hAnsi="宋体" w:eastAsia="宋体" w:cs="Arial"/>
                <w:color w:val="000000"/>
                <w:sz w:val="21"/>
                <w:szCs w:val="21"/>
              </w:rPr>
            </w:pPr>
            <w:r>
              <w:rPr>
                <w:rFonts w:hint="eastAsia" w:ascii="宋体" w:hAnsi="宋体" w:eastAsia="宋体" w:cs="Arial"/>
                <w:color w:val="000000"/>
                <w:sz w:val="21"/>
                <w:szCs w:val="21"/>
              </w:rPr>
              <w:t>98415.5</w:t>
            </w:r>
          </w:p>
        </w:tc>
        <w:tc>
          <w:tcPr>
            <w:tcW w:w="959" w:type="dxa"/>
            <w:noWrap w:val="0"/>
            <w:vAlign w:val="top"/>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148435.2</w:t>
            </w:r>
          </w:p>
        </w:tc>
        <w:tc>
          <w:tcPr>
            <w:tcW w:w="979" w:type="dxa"/>
            <w:gridSpan w:val="2"/>
            <w:noWrap w:val="0"/>
            <w:vAlign w:val="top"/>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229047.7</w:t>
            </w:r>
          </w:p>
        </w:tc>
        <w:tc>
          <w:tcPr>
            <w:tcW w:w="1420" w:type="dxa"/>
            <w:noWrap w:val="0"/>
            <w:vAlign w:val="center"/>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42.8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blCellSpacing w:w="0" w:type="dxa"/>
          <w:jc w:val="center"/>
        </w:trPr>
        <w:tc>
          <w:tcPr>
            <w:tcW w:w="2100" w:type="dxa"/>
            <w:noWrap w:val="0"/>
            <w:vAlign w:val="center"/>
          </w:tcPr>
          <w:p>
            <w:pPr>
              <w:widowControl/>
              <w:spacing w:line="400" w:lineRule="exact"/>
              <w:ind w:firstLine="0"/>
              <w:rPr>
                <w:rFonts w:hint="eastAsia" w:ascii="宋体" w:hAnsi="宋体" w:eastAsia="宋体" w:cs="宋体"/>
                <w:sz w:val="21"/>
                <w:szCs w:val="21"/>
              </w:rPr>
            </w:pPr>
            <w:r>
              <w:rPr>
                <w:rFonts w:hint="eastAsia" w:ascii="宋体" w:hAnsi="宋体" w:eastAsia="宋体" w:cs="宋体"/>
                <w:sz w:val="21"/>
                <w:szCs w:val="21"/>
              </w:rPr>
              <w:t>订销报纸累计数</w:t>
            </w:r>
          </w:p>
        </w:tc>
        <w:tc>
          <w:tcPr>
            <w:tcW w:w="673" w:type="dxa"/>
            <w:noWrap w:val="0"/>
            <w:vAlign w:val="center"/>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万份</w:t>
            </w:r>
          </w:p>
        </w:tc>
        <w:tc>
          <w:tcPr>
            <w:tcW w:w="918" w:type="dxa"/>
            <w:gridSpan w:val="2"/>
            <w:noWrap w:val="0"/>
            <w:vAlign w:val="center"/>
          </w:tcPr>
          <w:p>
            <w:pPr>
              <w:widowControl/>
              <w:spacing w:line="40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167189.7</w:t>
            </w:r>
          </w:p>
        </w:tc>
        <w:tc>
          <w:tcPr>
            <w:tcW w:w="974" w:type="dxa"/>
            <w:gridSpan w:val="2"/>
            <w:noWrap w:val="0"/>
            <w:vAlign w:val="center"/>
          </w:tcPr>
          <w:p>
            <w:pPr>
              <w:widowControl/>
              <w:spacing w:line="40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170928.06</w:t>
            </w:r>
          </w:p>
        </w:tc>
        <w:tc>
          <w:tcPr>
            <w:tcW w:w="1037" w:type="dxa"/>
            <w:gridSpan w:val="2"/>
            <w:noWrap w:val="0"/>
            <w:vAlign w:val="top"/>
          </w:tcPr>
          <w:p>
            <w:pPr>
              <w:widowControl/>
              <w:spacing w:line="400" w:lineRule="exact"/>
              <w:ind w:firstLine="0"/>
              <w:jc w:val="center"/>
              <w:rPr>
                <w:rFonts w:hint="eastAsia" w:ascii="宋体" w:hAnsi="宋体" w:eastAsia="宋体" w:cs="Arial"/>
                <w:color w:val="000000"/>
                <w:sz w:val="21"/>
                <w:szCs w:val="21"/>
              </w:rPr>
            </w:pPr>
            <w:r>
              <w:rPr>
                <w:rFonts w:hint="eastAsia" w:ascii="宋体" w:hAnsi="宋体" w:eastAsia="宋体" w:cs="Arial"/>
                <w:color w:val="000000"/>
                <w:sz w:val="21"/>
                <w:szCs w:val="21"/>
              </w:rPr>
              <w:t>171967.2</w:t>
            </w:r>
          </w:p>
        </w:tc>
        <w:tc>
          <w:tcPr>
            <w:tcW w:w="959" w:type="dxa"/>
            <w:noWrap w:val="0"/>
            <w:vAlign w:val="top"/>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166298.2</w:t>
            </w:r>
          </w:p>
        </w:tc>
        <w:tc>
          <w:tcPr>
            <w:tcW w:w="979" w:type="dxa"/>
            <w:gridSpan w:val="2"/>
            <w:noWrap w:val="0"/>
            <w:vAlign w:val="top"/>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155594.1</w:t>
            </w:r>
          </w:p>
        </w:tc>
        <w:tc>
          <w:tcPr>
            <w:tcW w:w="1420" w:type="dxa"/>
            <w:noWrap w:val="0"/>
            <w:vAlign w:val="center"/>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blCellSpacing w:w="0" w:type="dxa"/>
          <w:jc w:val="center"/>
        </w:trPr>
        <w:tc>
          <w:tcPr>
            <w:tcW w:w="2100" w:type="dxa"/>
            <w:noWrap w:val="0"/>
            <w:vAlign w:val="center"/>
          </w:tcPr>
          <w:p>
            <w:pPr>
              <w:widowControl/>
              <w:spacing w:line="400" w:lineRule="exact"/>
              <w:ind w:firstLine="0"/>
              <w:rPr>
                <w:rFonts w:hint="eastAsia" w:ascii="宋体" w:hAnsi="宋体" w:eastAsia="宋体" w:cs="宋体"/>
                <w:sz w:val="21"/>
                <w:szCs w:val="21"/>
              </w:rPr>
            </w:pPr>
            <w:r>
              <w:rPr>
                <w:rFonts w:hint="eastAsia" w:ascii="宋体" w:hAnsi="宋体" w:eastAsia="宋体" w:cs="宋体"/>
                <w:sz w:val="21"/>
                <w:szCs w:val="21"/>
              </w:rPr>
              <w:t>订销杂志累计数</w:t>
            </w:r>
          </w:p>
        </w:tc>
        <w:tc>
          <w:tcPr>
            <w:tcW w:w="673" w:type="dxa"/>
            <w:noWrap w:val="0"/>
            <w:vAlign w:val="center"/>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万份</w:t>
            </w:r>
          </w:p>
        </w:tc>
        <w:tc>
          <w:tcPr>
            <w:tcW w:w="918" w:type="dxa"/>
            <w:gridSpan w:val="2"/>
            <w:noWrap w:val="0"/>
            <w:vAlign w:val="center"/>
          </w:tcPr>
          <w:p>
            <w:pPr>
              <w:widowControl/>
              <w:spacing w:line="40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8225.59</w:t>
            </w:r>
          </w:p>
        </w:tc>
        <w:tc>
          <w:tcPr>
            <w:tcW w:w="974" w:type="dxa"/>
            <w:gridSpan w:val="2"/>
            <w:noWrap w:val="0"/>
            <w:vAlign w:val="center"/>
          </w:tcPr>
          <w:p>
            <w:pPr>
              <w:widowControl/>
              <w:spacing w:line="40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8244.22</w:t>
            </w:r>
          </w:p>
        </w:tc>
        <w:tc>
          <w:tcPr>
            <w:tcW w:w="1037" w:type="dxa"/>
            <w:gridSpan w:val="2"/>
            <w:noWrap w:val="0"/>
            <w:vAlign w:val="top"/>
          </w:tcPr>
          <w:p>
            <w:pPr>
              <w:widowControl/>
              <w:spacing w:line="400" w:lineRule="exact"/>
              <w:ind w:firstLine="0"/>
              <w:jc w:val="center"/>
              <w:rPr>
                <w:rFonts w:hint="eastAsia" w:ascii="宋体" w:hAnsi="宋体" w:eastAsia="宋体" w:cs="Arial"/>
                <w:color w:val="000000"/>
                <w:sz w:val="21"/>
                <w:szCs w:val="21"/>
              </w:rPr>
            </w:pPr>
            <w:r>
              <w:rPr>
                <w:rFonts w:hint="eastAsia" w:ascii="宋体" w:hAnsi="宋体" w:eastAsia="宋体" w:cs="Arial"/>
                <w:color w:val="000000"/>
                <w:sz w:val="21"/>
                <w:szCs w:val="21"/>
              </w:rPr>
              <w:t>7938.6</w:t>
            </w:r>
          </w:p>
        </w:tc>
        <w:tc>
          <w:tcPr>
            <w:tcW w:w="959" w:type="dxa"/>
            <w:noWrap w:val="0"/>
            <w:vAlign w:val="top"/>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7409.6</w:t>
            </w:r>
          </w:p>
        </w:tc>
        <w:tc>
          <w:tcPr>
            <w:tcW w:w="979" w:type="dxa"/>
            <w:gridSpan w:val="2"/>
            <w:noWrap w:val="0"/>
            <w:vAlign w:val="top"/>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7224.4</w:t>
            </w:r>
          </w:p>
        </w:tc>
        <w:tc>
          <w:tcPr>
            <w:tcW w:w="1420" w:type="dxa"/>
            <w:noWrap w:val="0"/>
            <w:vAlign w:val="center"/>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blCellSpacing w:w="0" w:type="dxa"/>
          <w:jc w:val="center"/>
        </w:trPr>
        <w:tc>
          <w:tcPr>
            <w:tcW w:w="2100" w:type="dxa"/>
            <w:noWrap w:val="0"/>
            <w:vAlign w:val="center"/>
          </w:tcPr>
          <w:p>
            <w:pPr>
              <w:widowControl/>
              <w:spacing w:line="400" w:lineRule="exact"/>
              <w:ind w:firstLine="0"/>
              <w:rPr>
                <w:rFonts w:hint="eastAsia" w:ascii="宋体" w:hAnsi="宋体" w:eastAsia="宋体" w:cs="宋体"/>
                <w:sz w:val="21"/>
                <w:szCs w:val="21"/>
              </w:rPr>
            </w:pPr>
            <w:r>
              <w:rPr>
                <w:rFonts w:hint="eastAsia" w:ascii="宋体" w:hAnsi="宋体" w:eastAsia="宋体" w:cs="宋体"/>
                <w:sz w:val="21"/>
                <w:szCs w:val="21"/>
              </w:rPr>
              <w:t>汇兑</w:t>
            </w:r>
          </w:p>
        </w:tc>
        <w:tc>
          <w:tcPr>
            <w:tcW w:w="673" w:type="dxa"/>
            <w:noWrap w:val="0"/>
            <w:vAlign w:val="center"/>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万笔</w:t>
            </w:r>
          </w:p>
        </w:tc>
        <w:tc>
          <w:tcPr>
            <w:tcW w:w="918" w:type="dxa"/>
            <w:gridSpan w:val="2"/>
            <w:noWrap w:val="0"/>
            <w:vAlign w:val="center"/>
          </w:tcPr>
          <w:p>
            <w:pPr>
              <w:widowControl/>
              <w:spacing w:line="40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1963.2</w:t>
            </w:r>
          </w:p>
        </w:tc>
        <w:tc>
          <w:tcPr>
            <w:tcW w:w="974" w:type="dxa"/>
            <w:gridSpan w:val="2"/>
            <w:noWrap w:val="0"/>
            <w:vAlign w:val="center"/>
          </w:tcPr>
          <w:p>
            <w:pPr>
              <w:widowControl/>
              <w:spacing w:line="400" w:lineRule="exact"/>
              <w:ind w:firstLine="0"/>
              <w:jc w:val="center"/>
              <w:rPr>
                <w:rFonts w:hint="eastAsia" w:ascii="宋体" w:hAnsi="宋体" w:eastAsia="宋体" w:cs="宋体"/>
                <w:color w:val="000000"/>
                <w:sz w:val="21"/>
                <w:szCs w:val="21"/>
              </w:rPr>
            </w:pPr>
            <w:r>
              <w:rPr>
                <w:rFonts w:hint="eastAsia" w:ascii="宋体" w:hAnsi="宋体" w:eastAsia="宋体" w:cs="宋体"/>
                <w:color w:val="000000"/>
                <w:sz w:val="21"/>
                <w:szCs w:val="21"/>
              </w:rPr>
              <w:t>1651.99</w:t>
            </w:r>
          </w:p>
        </w:tc>
        <w:tc>
          <w:tcPr>
            <w:tcW w:w="1037" w:type="dxa"/>
            <w:gridSpan w:val="2"/>
            <w:noWrap w:val="0"/>
            <w:vAlign w:val="top"/>
          </w:tcPr>
          <w:p>
            <w:pPr>
              <w:widowControl/>
              <w:spacing w:line="400" w:lineRule="exact"/>
              <w:ind w:firstLine="0"/>
              <w:jc w:val="center"/>
              <w:rPr>
                <w:rFonts w:hint="eastAsia" w:ascii="宋体" w:hAnsi="宋体" w:eastAsia="宋体" w:cs="Arial"/>
                <w:color w:val="000000"/>
                <w:sz w:val="21"/>
                <w:szCs w:val="21"/>
              </w:rPr>
            </w:pPr>
            <w:r>
              <w:rPr>
                <w:rFonts w:hint="eastAsia" w:ascii="宋体" w:hAnsi="宋体" w:eastAsia="宋体" w:cs="Arial"/>
                <w:color w:val="000000"/>
                <w:sz w:val="21"/>
                <w:szCs w:val="21"/>
              </w:rPr>
              <w:t>1251.6</w:t>
            </w:r>
          </w:p>
        </w:tc>
        <w:tc>
          <w:tcPr>
            <w:tcW w:w="959" w:type="dxa"/>
            <w:noWrap w:val="0"/>
            <w:vAlign w:val="top"/>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943.1</w:t>
            </w:r>
          </w:p>
        </w:tc>
        <w:tc>
          <w:tcPr>
            <w:tcW w:w="979" w:type="dxa"/>
            <w:gridSpan w:val="2"/>
            <w:noWrap w:val="0"/>
            <w:vAlign w:val="top"/>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664.6</w:t>
            </w:r>
          </w:p>
        </w:tc>
        <w:tc>
          <w:tcPr>
            <w:tcW w:w="1420" w:type="dxa"/>
            <w:noWrap w:val="0"/>
            <w:vAlign w:val="center"/>
          </w:tcPr>
          <w:p>
            <w:pPr>
              <w:widowControl/>
              <w:spacing w:line="400" w:lineRule="exact"/>
              <w:ind w:firstLine="0"/>
              <w:jc w:val="center"/>
              <w:rPr>
                <w:rFonts w:hint="eastAsia" w:ascii="宋体" w:hAnsi="宋体" w:eastAsia="宋体" w:cs="宋体"/>
                <w:sz w:val="21"/>
                <w:szCs w:val="21"/>
              </w:rPr>
            </w:pPr>
            <w:r>
              <w:rPr>
                <w:rFonts w:hint="eastAsia" w:ascii="宋体" w:hAnsi="宋体" w:eastAsia="宋体" w:cs="宋体"/>
                <w:sz w:val="21"/>
                <w:szCs w:val="21"/>
              </w:rPr>
              <w:t>-19.5</w:t>
            </w:r>
          </w:p>
        </w:tc>
      </w:tr>
    </w:tbl>
    <w:p>
      <w:pPr>
        <w:spacing w:line="567" w:lineRule="exact"/>
        <w:ind w:firstLine="620" w:firstLineChars="196"/>
        <w:rPr>
          <w:rFonts w:hint="eastAsia" w:ascii="方正楷体_GBK" w:eastAsia="方正楷体_GBK"/>
        </w:rPr>
      </w:pPr>
      <w:bookmarkStart w:id="22" w:name="_Toc452056356"/>
      <w:bookmarkStart w:id="23" w:name="_Toc452055992"/>
      <w:r>
        <w:rPr>
          <w:rFonts w:hint="eastAsia" w:ascii="方正楷体_GBK" w:eastAsia="方正楷体_GBK"/>
        </w:rPr>
        <w:t>2.2 “十二五”期间淮安市邮政业工作回顾</w:t>
      </w:r>
      <w:bookmarkEnd w:id="22"/>
      <w:bookmarkEnd w:id="23"/>
    </w:p>
    <w:p>
      <w:pPr>
        <w:spacing w:line="560" w:lineRule="exact"/>
        <w:ind w:firstLine="0"/>
        <w:jc w:val="center"/>
        <w:rPr>
          <w:rFonts w:hint="eastAsia" w:ascii="方正楷体_GBK" w:hAnsi="仿宋" w:eastAsia="方正楷体_GBK"/>
          <w:sz w:val="30"/>
          <w:szCs w:val="30"/>
        </w:rPr>
      </w:pPr>
      <w:r>
        <w:rPr>
          <w:rFonts w:hint="eastAsia" w:ascii="方正楷体_GBK" w:hAnsi="仿宋" w:eastAsia="方正楷体_GBK"/>
          <w:sz w:val="30"/>
          <w:szCs w:val="30"/>
        </w:rPr>
        <w:t>表2-3 淮安市“十二五”期间邮政业发展情况表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2"/>
        <w:gridCol w:w="720"/>
        <w:gridCol w:w="1056"/>
        <w:gridCol w:w="1120"/>
        <w:gridCol w:w="1056"/>
        <w:gridCol w:w="951"/>
        <w:gridCol w:w="987"/>
        <w:gridCol w:w="8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92" w:type="dxa"/>
            <w:shd w:val="clear" w:color="auto" w:fill="auto"/>
            <w:noWrap/>
            <w:vAlign w:val="center"/>
          </w:tcPr>
          <w:p>
            <w:pPr>
              <w:spacing w:line="32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指标名称</w:t>
            </w:r>
          </w:p>
        </w:tc>
        <w:tc>
          <w:tcPr>
            <w:tcW w:w="720" w:type="dxa"/>
            <w:shd w:val="clear" w:color="auto" w:fill="auto"/>
            <w:noWrap/>
            <w:vAlign w:val="center"/>
          </w:tcPr>
          <w:p>
            <w:pPr>
              <w:spacing w:line="32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单位</w:t>
            </w:r>
          </w:p>
        </w:tc>
        <w:tc>
          <w:tcPr>
            <w:tcW w:w="1056" w:type="dxa"/>
            <w:shd w:val="clear" w:color="auto" w:fill="auto"/>
            <w:noWrap/>
            <w:vAlign w:val="center"/>
          </w:tcPr>
          <w:p>
            <w:pPr>
              <w:spacing w:line="32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2011</w:t>
            </w:r>
          </w:p>
        </w:tc>
        <w:tc>
          <w:tcPr>
            <w:tcW w:w="1120" w:type="dxa"/>
            <w:shd w:val="clear" w:color="auto" w:fill="auto"/>
            <w:noWrap/>
            <w:vAlign w:val="center"/>
          </w:tcPr>
          <w:p>
            <w:pPr>
              <w:spacing w:line="32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2012</w:t>
            </w:r>
          </w:p>
        </w:tc>
        <w:tc>
          <w:tcPr>
            <w:tcW w:w="1056" w:type="dxa"/>
            <w:shd w:val="clear" w:color="auto" w:fill="auto"/>
            <w:noWrap/>
            <w:vAlign w:val="center"/>
          </w:tcPr>
          <w:p>
            <w:pPr>
              <w:spacing w:line="32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2013</w:t>
            </w:r>
          </w:p>
        </w:tc>
        <w:tc>
          <w:tcPr>
            <w:tcW w:w="951" w:type="dxa"/>
            <w:shd w:val="clear" w:color="auto" w:fill="auto"/>
            <w:noWrap/>
            <w:vAlign w:val="center"/>
          </w:tcPr>
          <w:p>
            <w:pPr>
              <w:spacing w:line="32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2014</w:t>
            </w:r>
          </w:p>
        </w:tc>
        <w:tc>
          <w:tcPr>
            <w:tcW w:w="987" w:type="dxa"/>
            <w:shd w:val="clear" w:color="auto" w:fill="auto"/>
            <w:noWrap/>
            <w:vAlign w:val="center"/>
          </w:tcPr>
          <w:p>
            <w:pPr>
              <w:spacing w:line="32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2015</w:t>
            </w:r>
          </w:p>
        </w:tc>
        <w:tc>
          <w:tcPr>
            <w:tcW w:w="878" w:type="dxa"/>
            <w:shd w:val="clear" w:color="auto" w:fill="auto"/>
            <w:noWrap w:val="0"/>
            <w:vAlign w:val="center"/>
          </w:tcPr>
          <w:p>
            <w:pPr>
              <w:spacing w:line="32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年均增长（%）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92" w:type="dxa"/>
            <w:shd w:val="clear" w:color="auto" w:fill="auto"/>
            <w:noWrap/>
            <w:vAlign w:val="center"/>
          </w:tcPr>
          <w:p>
            <w:pPr>
              <w:spacing w:line="320" w:lineRule="exact"/>
              <w:ind w:firstLine="0"/>
              <w:rPr>
                <w:rFonts w:hint="eastAsia" w:ascii="宋体" w:hAnsi="宋体" w:eastAsia="宋体"/>
                <w:sz w:val="21"/>
                <w:szCs w:val="21"/>
              </w:rPr>
            </w:pPr>
            <w:r>
              <w:rPr>
                <w:rFonts w:hint="eastAsia" w:ascii="宋体" w:hAnsi="宋体" w:eastAsia="宋体"/>
                <w:sz w:val="21"/>
                <w:szCs w:val="21"/>
              </w:rPr>
              <w:t>一、邮政行业业务收入</w:t>
            </w:r>
          </w:p>
        </w:tc>
        <w:tc>
          <w:tcPr>
            <w:tcW w:w="720" w:type="dxa"/>
            <w:shd w:val="clear" w:color="auto" w:fill="auto"/>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亿元</w:t>
            </w:r>
          </w:p>
        </w:tc>
        <w:tc>
          <w:tcPr>
            <w:tcW w:w="1056" w:type="dxa"/>
            <w:shd w:val="clear" w:color="auto" w:fill="auto"/>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3.43</w:t>
            </w:r>
          </w:p>
        </w:tc>
        <w:tc>
          <w:tcPr>
            <w:tcW w:w="1120" w:type="dxa"/>
            <w:shd w:val="clear" w:color="auto" w:fill="auto"/>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4.56</w:t>
            </w:r>
          </w:p>
        </w:tc>
        <w:tc>
          <w:tcPr>
            <w:tcW w:w="1056" w:type="dxa"/>
            <w:shd w:val="clear" w:color="auto" w:fill="auto"/>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5.94</w:t>
            </w:r>
          </w:p>
        </w:tc>
        <w:tc>
          <w:tcPr>
            <w:tcW w:w="951" w:type="dxa"/>
            <w:shd w:val="clear" w:color="auto" w:fill="auto"/>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7.80</w:t>
            </w:r>
          </w:p>
        </w:tc>
        <w:tc>
          <w:tcPr>
            <w:tcW w:w="987" w:type="dxa"/>
            <w:shd w:val="clear" w:color="auto" w:fill="auto"/>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10.39</w:t>
            </w:r>
          </w:p>
        </w:tc>
        <w:tc>
          <w:tcPr>
            <w:tcW w:w="878" w:type="dxa"/>
            <w:shd w:val="clear" w:color="auto" w:fill="auto"/>
            <w:noWrap w:val="0"/>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24.8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92" w:type="dxa"/>
            <w:shd w:val="clear" w:color="000000" w:fill="FFFFFF"/>
            <w:noWrap/>
            <w:vAlign w:val="center"/>
          </w:tcPr>
          <w:p>
            <w:pPr>
              <w:spacing w:line="320" w:lineRule="exact"/>
              <w:ind w:firstLine="0"/>
              <w:rPr>
                <w:rFonts w:hint="eastAsia" w:ascii="宋体" w:hAnsi="宋体" w:eastAsia="宋体"/>
                <w:sz w:val="21"/>
                <w:szCs w:val="21"/>
              </w:rPr>
            </w:pPr>
            <w:r>
              <w:rPr>
                <w:rFonts w:hint="eastAsia" w:ascii="宋体" w:hAnsi="宋体" w:eastAsia="宋体"/>
                <w:sz w:val="21"/>
                <w:szCs w:val="21"/>
              </w:rPr>
              <w:t>其中：快递业务收入</w:t>
            </w:r>
          </w:p>
        </w:tc>
        <w:tc>
          <w:tcPr>
            <w:tcW w:w="720"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亿元</w:t>
            </w:r>
          </w:p>
        </w:tc>
        <w:tc>
          <w:tcPr>
            <w:tcW w:w="1056"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1.03</w:t>
            </w:r>
          </w:p>
        </w:tc>
        <w:tc>
          <w:tcPr>
            <w:tcW w:w="1120"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1.50</w:t>
            </w:r>
          </w:p>
        </w:tc>
        <w:tc>
          <w:tcPr>
            <w:tcW w:w="1056"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2.07</w:t>
            </w:r>
          </w:p>
        </w:tc>
        <w:tc>
          <w:tcPr>
            <w:tcW w:w="951"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3.49</w:t>
            </w:r>
          </w:p>
        </w:tc>
        <w:tc>
          <w:tcPr>
            <w:tcW w:w="987"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5.59</w:t>
            </w:r>
          </w:p>
        </w:tc>
        <w:tc>
          <w:tcPr>
            <w:tcW w:w="878" w:type="dxa"/>
            <w:shd w:val="clear" w:color="000000" w:fill="FFFFFF"/>
            <w:noWrap w:val="0"/>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40.25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92" w:type="dxa"/>
            <w:shd w:val="clear" w:color="auto" w:fill="auto"/>
            <w:noWrap/>
            <w:vAlign w:val="center"/>
          </w:tcPr>
          <w:p>
            <w:pPr>
              <w:spacing w:line="320" w:lineRule="exact"/>
              <w:ind w:firstLine="0"/>
              <w:rPr>
                <w:rFonts w:hint="eastAsia" w:ascii="宋体" w:hAnsi="宋体" w:eastAsia="宋体"/>
                <w:sz w:val="21"/>
                <w:szCs w:val="21"/>
              </w:rPr>
            </w:pPr>
            <w:r>
              <w:rPr>
                <w:rFonts w:hint="eastAsia" w:ascii="宋体" w:hAnsi="宋体" w:eastAsia="宋体"/>
                <w:sz w:val="21"/>
                <w:szCs w:val="21"/>
              </w:rPr>
              <w:t>二、邮政行业业务总量</w:t>
            </w:r>
          </w:p>
        </w:tc>
        <w:tc>
          <w:tcPr>
            <w:tcW w:w="720" w:type="dxa"/>
            <w:shd w:val="clear" w:color="auto" w:fill="auto"/>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亿元</w:t>
            </w:r>
          </w:p>
        </w:tc>
        <w:tc>
          <w:tcPr>
            <w:tcW w:w="1056" w:type="dxa"/>
            <w:shd w:val="clear" w:color="auto" w:fill="auto"/>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3.16</w:t>
            </w:r>
          </w:p>
        </w:tc>
        <w:tc>
          <w:tcPr>
            <w:tcW w:w="1120" w:type="dxa"/>
            <w:shd w:val="clear" w:color="auto" w:fill="auto"/>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4.22</w:t>
            </w:r>
          </w:p>
        </w:tc>
        <w:tc>
          <w:tcPr>
            <w:tcW w:w="1056" w:type="dxa"/>
            <w:shd w:val="clear" w:color="auto" w:fill="auto"/>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5.53</w:t>
            </w:r>
          </w:p>
        </w:tc>
        <w:tc>
          <w:tcPr>
            <w:tcW w:w="951" w:type="dxa"/>
            <w:shd w:val="clear" w:color="auto" w:fill="auto"/>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9.38</w:t>
            </w:r>
          </w:p>
        </w:tc>
        <w:tc>
          <w:tcPr>
            <w:tcW w:w="987" w:type="dxa"/>
            <w:shd w:val="clear" w:color="auto" w:fill="auto"/>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14.21</w:t>
            </w:r>
          </w:p>
        </w:tc>
        <w:tc>
          <w:tcPr>
            <w:tcW w:w="878" w:type="dxa"/>
            <w:shd w:val="clear" w:color="auto" w:fill="auto"/>
            <w:noWrap w:val="0"/>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35.1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92" w:type="dxa"/>
            <w:shd w:val="clear" w:color="000000" w:fill="FFFFFF"/>
            <w:noWrap/>
            <w:vAlign w:val="center"/>
          </w:tcPr>
          <w:p>
            <w:pPr>
              <w:spacing w:line="320" w:lineRule="exact"/>
              <w:ind w:firstLine="0"/>
              <w:rPr>
                <w:rFonts w:hint="eastAsia" w:ascii="宋体" w:hAnsi="宋体" w:eastAsia="宋体"/>
                <w:sz w:val="21"/>
                <w:szCs w:val="21"/>
              </w:rPr>
            </w:pPr>
            <w:r>
              <w:rPr>
                <w:rFonts w:hint="eastAsia" w:ascii="宋体" w:hAnsi="宋体" w:eastAsia="宋体"/>
                <w:sz w:val="21"/>
                <w:szCs w:val="21"/>
              </w:rPr>
              <w:t>其中：函件</w:t>
            </w:r>
          </w:p>
        </w:tc>
        <w:tc>
          <w:tcPr>
            <w:tcW w:w="720"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万件</w:t>
            </w:r>
          </w:p>
        </w:tc>
        <w:tc>
          <w:tcPr>
            <w:tcW w:w="1056"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1267.98</w:t>
            </w:r>
          </w:p>
        </w:tc>
        <w:tc>
          <w:tcPr>
            <w:tcW w:w="1120"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1207.75</w:t>
            </w:r>
          </w:p>
        </w:tc>
        <w:tc>
          <w:tcPr>
            <w:tcW w:w="1056"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1027.80</w:t>
            </w:r>
          </w:p>
        </w:tc>
        <w:tc>
          <w:tcPr>
            <w:tcW w:w="951"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1055.24</w:t>
            </w:r>
          </w:p>
        </w:tc>
        <w:tc>
          <w:tcPr>
            <w:tcW w:w="987" w:type="dxa"/>
            <w:shd w:val="clear" w:color="auto" w:fill="auto"/>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906.24</w:t>
            </w:r>
          </w:p>
        </w:tc>
        <w:tc>
          <w:tcPr>
            <w:tcW w:w="878" w:type="dxa"/>
            <w:shd w:val="clear" w:color="auto" w:fill="auto"/>
            <w:noWrap w:val="0"/>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92" w:type="dxa"/>
            <w:shd w:val="clear" w:color="000000" w:fill="FFFFFF"/>
            <w:noWrap/>
            <w:vAlign w:val="center"/>
          </w:tcPr>
          <w:p>
            <w:pPr>
              <w:spacing w:line="320" w:lineRule="exact"/>
              <w:ind w:firstLine="0"/>
              <w:rPr>
                <w:rFonts w:hint="eastAsia" w:ascii="宋体" w:hAnsi="宋体" w:eastAsia="宋体"/>
                <w:sz w:val="21"/>
                <w:szCs w:val="21"/>
              </w:rPr>
            </w:pPr>
            <w:r>
              <w:rPr>
                <w:rFonts w:hint="eastAsia" w:ascii="宋体" w:hAnsi="宋体" w:eastAsia="宋体"/>
                <w:sz w:val="21"/>
                <w:szCs w:val="21"/>
              </w:rPr>
              <w:t>包裹</w:t>
            </w:r>
          </w:p>
        </w:tc>
        <w:tc>
          <w:tcPr>
            <w:tcW w:w="720"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万件</w:t>
            </w:r>
          </w:p>
        </w:tc>
        <w:tc>
          <w:tcPr>
            <w:tcW w:w="1056"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6.01</w:t>
            </w:r>
          </w:p>
        </w:tc>
        <w:tc>
          <w:tcPr>
            <w:tcW w:w="1120"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5.92</w:t>
            </w:r>
          </w:p>
        </w:tc>
        <w:tc>
          <w:tcPr>
            <w:tcW w:w="1056"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5.79</w:t>
            </w:r>
          </w:p>
        </w:tc>
        <w:tc>
          <w:tcPr>
            <w:tcW w:w="951"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5.78</w:t>
            </w:r>
          </w:p>
        </w:tc>
        <w:tc>
          <w:tcPr>
            <w:tcW w:w="987" w:type="dxa"/>
            <w:shd w:val="clear" w:color="auto" w:fill="auto"/>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3.12</w:t>
            </w:r>
          </w:p>
        </w:tc>
        <w:tc>
          <w:tcPr>
            <w:tcW w:w="878" w:type="dxa"/>
            <w:shd w:val="clear" w:color="auto" w:fill="auto"/>
            <w:noWrap w:val="0"/>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-12.7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92" w:type="dxa"/>
            <w:shd w:val="clear" w:color="000000" w:fill="FFFFFF"/>
            <w:noWrap/>
            <w:vAlign w:val="center"/>
          </w:tcPr>
          <w:p>
            <w:pPr>
              <w:spacing w:line="320" w:lineRule="exact"/>
              <w:ind w:firstLine="0"/>
              <w:rPr>
                <w:rFonts w:hint="eastAsia" w:ascii="宋体" w:hAnsi="宋体" w:eastAsia="宋体"/>
                <w:sz w:val="21"/>
                <w:szCs w:val="21"/>
              </w:rPr>
            </w:pPr>
            <w:r>
              <w:rPr>
                <w:rFonts w:hint="eastAsia" w:ascii="宋体" w:hAnsi="宋体" w:eastAsia="宋体"/>
                <w:sz w:val="21"/>
                <w:szCs w:val="21"/>
              </w:rPr>
              <w:t>快递</w:t>
            </w:r>
          </w:p>
        </w:tc>
        <w:tc>
          <w:tcPr>
            <w:tcW w:w="720"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万件</w:t>
            </w:r>
          </w:p>
        </w:tc>
        <w:tc>
          <w:tcPr>
            <w:tcW w:w="1056"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547.34</w:t>
            </w:r>
          </w:p>
        </w:tc>
        <w:tc>
          <w:tcPr>
            <w:tcW w:w="1120"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907.81</w:t>
            </w:r>
          </w:p>
        </w:tc>
        <w:tc>
          <w:tcPr>
            <w:tcW w:w="1056"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1398.94</w:t>
            </w:r>
          </w:p>
        </w:tc>
        <w:tc>
          <w:tcPr>
            <w:tcW w:w="951"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3291.71</w:t>
            </w:r>
          </w:p>
        </w:tc>
        <w:tc>
          <w:tcPr>
            <w:tcW w:w="987"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5851.05</w:t>
            </w:r>
          </w:p>
        </w:tc>
        <w:tc>
          <w:tcPr>
            <w:tcW w:w="878" w:type="dxa"/>
            <w:shd w:val="clear" w:color="000000" w:fill="FFFFFF"/>
            <w:noWrap w:val="0"/>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60.6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92" w:type="dxa"/>
            <w:shd w:val="clear" w:color="000000" w:fill="FFFFFF"/>
            <w:noWrap/>
            <w:vAlign w:val="center"/>
          </w:tcPr>
          <w:p>
            <w:pPr>
              <w:spacing w:line="320" w:lineRule="exact"/>
              <w:ind w:firstLine="0"/>
              <w:rPr>
                <w:rFonts w:hint="eastAsia" w:ascii="宋体" w:hAnsi="宋体" w:eastAsia="宋体"/>
                <w:sz w:val="21"/>
                <w:szCs w:val="21"/>
              </w:rPr>
            </w:pPr>
            <w:r>
              <w:rPr>
                <w:rFonts w:hint="eastAsia" w:ascii="宋体" w:hAnsi="宋体" w:eastAsia="宋体"/>
                <w:sz w:val="21"/>
                <w:szCs w:val="21"/>
              </w:rPr>
              <w:t>定销报纸累计数</w:t>
            </w:r>
          </w:p>
        </w:tc>
        <w:tc>
          <w:tcPr>
            <w:tcW w:w="720"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万份</w:t>
            </w:r>
          </w:p>
        </w:tc>
        <w:tc>
          <w:tcPr>
            <w:tcW w:w="1056"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10216.41</w:t>
            </w:r>
          </w:p>
        </w:tc>
        <w:tc>
          <w:tcPr>
            <w:tcW w:w="1120"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10445.26</w:t>
            </w:r>
          </w:p>
        </w:tc>
        <w:tc>
          <w:tcPr>
            <w:tcW w:w="1056"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10507.93</w:t>
            </w:r>
          </w:p>
        </w:tc>
        <w:tc>
          <w:tcPr>
            <w:tcW w:w="951"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9511.78</w:t>
            </w:r>
          </w:p>
        </w:tc>
        <w:tc>
          <w:tcPr>
            <w:tcW w:w="987" w:type="dxa"/>
            <w:shd w:val="clear" w:color="auto" w:fill="auto"/>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8859.29</w:t>
            </w:r>
          </w:p>
        </w:tc>
        <w:tc>
          <w:tcPr>
            <w:tcW w:w="878" w:type="dxa"/>
            <w:shd w:val="clear" w:color="auto" w:fill="auto"/>
            <w:noWrap w:val="0"/>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-2.82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92" w:type="dxa"/>
            <w:shd w:val="clear" w:color="000000" w:fill="FFFFFF"/>
            <w:noWrap/>
            <w:vAlign w:val="center"/>
          </w:tcPr>
          <w:p>
            <w:pPr>
              <w:spacing w:line="320" w:lineRule="exact"/>
              <w:ind w:firstLine="0"/>
              <w:rPr>
                <w:rFonts w:hint="eastAsia" w:ascii="宋体" w:hAnsi="宋体" w:eastAsia="宋体"/>
                <w:sz w:val="21"/>
                <w:szCs w:val="21"/>
              </w:rPr>
            </w:pPr>
            <w:r>
              <w:rPr>
                <w:rFonts w:hint="eastAsia" w:ascii="宋体" w:hAnsi="宋体" w:eastAsia="宋体"/>
                <w:sz w:val="21"/>
                <w:szCs w:val="21"/>
              </w:rPr>
              <w:t>定销杂志累计数</w:t>
            </w:r>
          </w:p>
        </w:tc>
        <w:tc>
          <w:tcPr>
            <w:tcW w:w="720"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万份</w:t>
            </w:r>
          </w:p>
        </w:tc>
        <w:tc>
          <w:tcPr>
            <w:tcW w:w="1056"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355.69</w:t>
            </w:r>
          </w:p>
        </w:tc>
        <w:tc>
          <w:tcPr>
            <w:tcW w:w="1120"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356.51</w:t>
            </w:r>
          </w:p>
        </w:tc>
        <w:tc>
          <w:tcPr>
            <w:tcW w:w="1056"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343.32</w:t>
            </w:r>
          </w:p>
        </w:tc>
        <w:tc>
          <w:tcPr>
            <w:tcW w:w="951"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290.38</w:t>
            </w:r>
          </w:p>
        </w:tc>
        <w:tc>
          <w:tcPr>
            <w:tcW w:w="987" w:type="dxa"/>
            <w:shd w:val="clear" w:color="auto" w:fill="auto"/>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272.44</w:t>
            </w:r>
          </w:p>
        </w:tc>
        <w:tc>
          <w:tcPr>
            <w:tcW w:w="878" w:type="dxa"/>
            <w:shd w:val="clear" w:color="auto" w:fill="auto"/>
            <w:noWrap w:val="0"/>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92" w:type="dxa"/>
            <w:shd w:val="clear" w:color="000000" w:fill="FFFFFF"/>
            <w:noWrap/>
            <w:vAlign w:val="center"/>
          </w:tcPr>
          <w:p>
            <w:pPr>
              <w:spacing w:line="320" w:lineRule="exact"/>
              <w:ind w:firstLine="0"/>
              <w:rPr>
                <w:rFonts w:hint="eastAsia" w:ascii="宋体" w:hAnsi="宋体" w:eastAsia="宋体"/>
                <w:sz w:val="21"/>
                <w:szCs w:val="21"/>
              </w:rPr>
            </w:pPr>
            <w:r>
              <w:rPr>
                <w:rFonts w:hint="eastAsia" w:ascii="宋体" w:hAnsi="宋体" w:eastAsia="宋体"/>
                <w:sz w:val="21"/>
                <w:szCs w:val="21"/>
              </w:rPr>
              <w:t>汇兑</w:t>
            </w:r>
          </w:p>
        </w:tc>
        <w:tc>
          <w:tcPr>
            <w:tcW w:w="720"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万笔</w:t>
            </w:r>
          </w:p>
        </w:tc>
        <w:tc>
          <w:tcPr>
            <w:tcW w:w="1056"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84.71</w:t>
            </w:r>
          </w:p>
        </w:tc>
        <w:tc>
          <w:tcPr>
            <w:tcW w:w="1120"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71.28</w:t>
            </w:r>
          </w:p>
        </w:tc>
        <w:tc>
          <w:tcPr>
            <w:tcW w:w="1056"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68.31</w:t>
            </w:r>
          </w:p>
        </w:tc>
        <w:tc>
          <w:tcPr>
            <w:tcW w:w="951" w:type="dxa"/>
            <w:shd w:val="clear" w:color="000000" w:fill="FFFFFF"/>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54.03</w:t>
            </w:r>
          </w:p>
        </w:tc>
        <w:tc>
          <w:tcPr>
            <w:tcW w:w="987" w:type="dxa"/>
            <w:shd w:val="clear" w:color="auto" w:fill="auto"/>
            <w:noWrap/>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41.93</w:t>
            </w:r>
          </w:p>
        </w:tc>
        <w:tc>
          <w:tcPr>
            <w:tcW w:w="878" w:type="dxa"/>
            <w:shd w:val="clear" w:color="auto" w:fill="auto"/>
            <w:noWrap w:val="0"/>
            <w:vAlign w:val="center"/>
          </w:tcPr>
          <w:p>
            <w:pPr>
              <w:spacing w:line="320" w:lineRule="exact"/>
              <w:ind w:firstLine="0"/>
              <w:jc w:val="center"/>
              <w:rPr>
                <w:rFonts w:hint="eastAsia" w:ascii="宋体" w:hAnsi="宋体" w:eastAsia="宋体"/>
                <w:sz w:val="21"/>
                <w:szCs w:val="21"/>
              </w:rPr>
            </w:pPr>
            <w:r>
              <w:rPr>
                <w:rFonts w:hint="eastAsia" w:ascii="宋体" w:hAnsi="宋体" w:eastAsia="宋体"/>
                <w:sz w:val="21"/>
                <w:szCs w:val="21"/>
              </w:rPr>
              <w:t>-13.2</w:t>
            </w:r>
          </w:p>
        </w:tc>
      </w:tr>
    </w:tbl>
    <w:p>
      <w:pPr>
        <w:spacing w:line="360" w:lineRule="exact"/>
        <w:ind w:firstLine="0"/>
        <w:rPr>
          <w:rFonts w:hint="eastAsia" w:ascii="方正仿宋_GBK" w:hAnsi="仿宋"/>
          <w:sz w:val="28"/>
          <w:szCs w:val="28"/>
        </w:rPr>
      </w:pPr>
      <w:r>
        <w:rPr>
          <w:rFonts w:hint="eastAsia" w:ascii="方正仿宋_GBK" w:hAnsi="仿宋"/>
          <w:sz w:val="28"/>
          <w:szCs w:val="28"/>
        </w:rPr>
        <w:t>注：1．数据来源：2011、2012年数据根据淮安市GDP占江苏省GDP比重</w:t>
      </w:r>
    </w:p>
    <w:p>
      <w:pPr>
        <w:spacing w:line="360" w:lineRule="exact"/>
        <w:ind w:firstLine="947" w:firstLineChars="343"/>
        <w:rPr>
          <w:rFonts w:hint="eastAsia" w:ascii="方正仿宋_GBK" w:hAnsi="仿宋"/>
          <w:sz w:val="28"/>
          <w:szCs w:val="28"/>
        </w:rPr>
      </w:pPr>
      <w:r>
        <w:rPr>
          <w:rFonts w:hint="eastAsia" w:ascii="方正仿宋_GBK" w:hAnsi="仿宋"/>
          <w:sz w:val="28"/>
          <w:szCs w:val="28"/>
        </w:rPr>
        <w:t>结合当年</w:t>
      </w:r>
      <w:r>
        <w:rPr>
          <w:rFonts w:hint="eastAsia" w:ascii="方正仿宋_GBK" w:hAnsi="仿宋"/>
          <w:sz w:val="28"/>
          <w:szCs w:val="28"/>
        </w:rPr>
        <w:fldChar w:fldCharType="begin"/>
      </w:r>
      <w:r>
        <w:rPr>
          <w:rFonts w:hint="eastAsia" w:ascii="方正仿宋_GBK" w:hAnsi="仿宋"/>
          <w:sz w:val="28"/>
          <w:szCs w:val="28"/>
        </w:rPr>
        <w:instrText xml:space="preserve"> HYPERLINK "http://js.spb.gov.cn/dtxx_13876/201306/t20130604_185891.html" \o "2013年4月江苏邮政业经济运行情况" \t "_blank" </w:instrText>
      </w:r>
      <w:r>
        <w:rPr>
          <w:rFonts w:hint="eastAsia" w:ascii="方正仿宋_GBK" w:hAnsi="仿宋"/>
          <w:sz w:val="28"/>
          <w:szCs w:val="28"/>
        </w:rPr>
        <w:fldChar w:fldCharType="separate"/>
      </w:r>
      <w:r>
        <w:rPr>
          <w:rFonts w:hint="eastAsia" w:ascii="方正仿宋_GBK" w:hAnsi="仿宋"/>
          <w:sz w:val="28"/>
          <w:szCs w:val="28"/>
        </w:rPr>
        <w:t>江苏邮政业经济运行数据计算得出；</w:t>
      </w:r>
      <w:r>
        <w:rPr>
          <w:rFonts w:hint="eastAsia" w:ascii="方正仿宋_GBK" w:hAnsi="仿宋"/>
          <w:sz w:val="28"/>
          <w:szCs w:val="28"/>
        </w:rPr>
        <w:fldChar w:fldCharType="end"/>
      </w:r>
      <w:r>
        <w:rPr>
          <w:rFonts w:hint="eastAsia" w:ascii="方正仿宋_GBK" w:hAnsi="仿宋"/>
          <w:sz w:val="28"/>
          <w:szCs w:val="28"/>
        </w:rPr>
        <w:t>2013、2014、2015</w:t>
      </w:r>
    </w:p>
    <w:p>
      <w:pPr>
        <w:spacing w:line="360" w:lineRule="exact"/>
        <w:ind w:firstLine="947" w:firstLineChars="343"/>
        <w:rPr>
          <w:rFonts w:hint="eastAsia" w:ascii="方正仿宋_GBK" w:hAnsi="仿宋"/>
          <w:sz w:val="28"/>
          <w:szCs w:val="28"/>
        </w:rPr>
      </w:pPr>
      <w:r>
        <w:rPr>
          <w:rFonts w:hint="eastAsia" w:ascii="方正仿宋_GBK" w:hAnsi="仿宋"/>
          <w:sz w:val="28"/>
          <w:szCs w:val="28"/>
        </w:rPr>
        <w:t>年数据来源于淮安市邮政管理局网站。</w:t>
      </w:r>
    </w:p>
    <w:p>
      <w:pPr>
        <w:spacing w:line="360" w:lineRule="exact"/>
        <w:ind w:firstLine="623" w:firstLineChars="226"/>
        <w:rPr>
          <w:rFonts w:hint="eastAsia" w:ascii="方正仿宋_GBK" w:hAnsi="仿宋"/>
          <w:sz w:val="28"/>
          <w:szCs w:val="28"/>
        </w:rPr>
      </w:pPr>
      <w:r>
        <w:rPr>
          <w:rFonts w:hint="eastAsia" w:ascii="方正仿宋_GBK" w:hAnsi="仿宋"/>
          <w:sz w:val="28"/>
          <w:szCs w:val="28"/>
        </w:rPr>
        <w:t>2．由于“十二五”快递统计口径及统计企业数等原因，快递业务收</w:t>
      </w:r>
    </w:p>
    <w:p>
      <w:pPr>
        <w:spacing w:line="360" w:lineRule="exact"/>
        <w:ind w:left="960" w:leftChars="304" w:firstLine="64" w:firstLineChars="23"/>
        <w:rPr>
          <w:rFonts w:hint="eastAsia" w:ascii="方正仿宋_GBK" w:hAnsi="仿宋"/>
          <w:sz w:val="28"/>
          <w:szCs w:val="28"/>
        </w:rPr>
      </w:pPr>
      <w:r>
        <w:rPr>
          <w:rFonts w:hint="eastAsia" w:ascii="方正仿宋_GBK" w:hAnsi="仿宋"/>
          <w:sz w:val="28"/>
          <w:szCs w:val="28"/>
        </w:rPr>
        <w:t>入及快递业务量指标“十二五”前期不完整，年均增长率不能反映真实情况。</w:t>
      </w:r>
    </w:p>
    <w:p>
      <w:pPr>
        <w:spacing w:line="560" w:lineRule="exact"/>
        <w:ind w:firstLine="414" w:firstLineChars="150"/>
        <w:rPr>
          <w:rFonts w:hint="eastAsia" w:ascii="方正楷体_GBK" w:hAnsi="仿宋" w:eastAsia="方正楷体_GBK"/>
          <w:sz w:val="28"/>
          <w:szCs w:val="28"/>
        </w:rPr>
      </w:pPr>
      <w:r>
        <w:rPr>
          <w:rFonts w:hint="eastAsia" w:ascii="方正楷体_GBK" w:hAnsi="仿宋" w:eastAsia="方正楷体_GBK"/>
          <w:sz w:val="28"/>
          <w:szCs w:val="28"/>
        </w:rPr>
        <w:t>表2-4 淮安市“十二五”期间邮政业发展在全省所占份额对比表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6"/>
        <w:gridCol w:w="690"/>
        <w:gridCol w:w="765"/>
        <w:gridCol w:w="709"/>
        <w:gridCol w:w="850"/>
        <w:gridCol w:w="851"/>
        <w:gridCol w:w="850"/>
        <w:gridCol w:w="18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26" w:type="dxa"/>
            <w:shd w:val="clear" w:color="auto" w:fill="auto"/>
            <w:noWrap/>
            <w:vAlign w:val="center"/>
          </w:tcPr>
          <w:p>
            <w:pPr>
              <w:spacing w:line="36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指标名称</w:t>
            </w:r>
          </w:p>
        </w:tc>
        <w:tc>
          <w:tcPr>
            <w:tcW w:w="690" w:type="dxa"/>
            <w:shd w:val="clear" w:color="auto" w:fill="auto"/>
            <w:noWrap/>
            <w:vAlign w:val="center"/>
          </w:tcPr>
          <w:p>
            <w:pPr>
              <w:spacing w:line="36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单位</w:t>
            </w:r>
          </w:p>
        </w:tc>
        <w:tc>
          <w:tcPr>
            <w:tcW w:w="765" w:type="dxa"/>
            <w:shd w:val="clear" w:color="auto" w:fill="auto"/>
            <w:noWrap/>
            <w:vAlign w:val="center"/>
          </w:tcPr>
          <w:p>
            <w:pPr>
              <w:spacing w:line="36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2011</w:t>
            </w:r>
          </w:p>
        </w:tc>
        <w:tc>
          <w:tcPr>
            <w:tcW w:w="709" w:type="dxa"/>
            <w:shd w:val="clear" w:color="auto" w:fill="auto"/>
            <w:noWrap/>
            <w:vAlign w:val="center"/>
          </w:tcPr>
          <w:p>
            <w:pPr>
              <w:spacing w:line="36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2012</w:t>
            </w:r>
          </w:p>
        </w:tc>
        <w:tc>
          <w:tcPr>
            <w:tcW w:w="850" w:type="dxa"/>
            <w:shd w:val="clear" w:color="auto" w:fill="auto"/>
            <w:noWrap/>
            <w:vAlign w:val="center"/>
          </w:tcPr>
          <w:p>
            <w:pPr>
              <w:spacing w:line="36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2013</w:t>
            </w:r>
          </w:p>
        </w:tc>
        <w:tc>
          <w:tcPr>
            <w:tcW w:w="851" w:type="dxa"/>
            <w:shd w:val="clear" w:color="auto" w:fill="auto"/>
            <w:noWrap/>
            <w:vAlign w:val="center"/>
          </w:tcPr>
          <w:p>
            <w:pPr>
              <w:spacing w:line="36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2014</w:t>
            </w:r>
          </w:p>
        </w:tc>
        <w:tc>
          <w:tcPr>
            <w:tcW w:w="850" w:type="dxa"/>
            <w:shd w:val="clear" w:color="auto" w:fill="auto"/>
            <w:noWrap/>
            <w:vAlign w:val="center"/>
          </w:tcPr>
          <w:p>
            <w:pPr>
              <w:spacing w:line="36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2015</w:t>
            </w:r>
          </w:p>
        </w:tc>
        <w:tc>
          <w:tcPr>
            <w:tcW w:w="1853" w:type="dxa"/>
            <w:shd w:val="clear" w:color="auto" w:fill="auto"/>
            <w:noWrap w:val="0"/>
            <w:vAlign w:val="center"/>
          </w:tcPr>
          <w:p>
            <w:pPr>
              <w:spacing w:line="360" w:lineRule="exact"/>
              <w:ind w:firstLine="0"/>
              <w:jc w:val="center"/>
              <w:rPr>
                <w:rFonts w:hint="eastAsia" w:ascii="方正黑体_GBK" w:hAnsi="宋体" w:eastAsia="方正黑体_GBK"/>
                <w:sz w:val="21"/>
                <w:szCs w:val="21"/>
              </w:rPr>
            </w:pPr>
            <w:r>
              <w:rPr>
                <w:rFonts w:hint="eastAsia" w:ascii="方正黑体_GBK" w:hAnsi="宋体" w:eastAsia="方正黑体_GBK"/>
                <w:sz w:val="21"/>
                <w:szCs w:val="21"/>
              </w:rPr>
              <w:t>年均增长率对比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26" w:type="dxa"/>
            <w:shd w:val="clear" w:color="auto" w:fill="auto"/>
            <w:noWrap/>
            <w:vAlign w:val="center"/>
          </w:tcPr>
          <w:p>
            <w:pPr>
              <w:spacing w:line="360" w:lineRule="exact"/>
              <w:ind w:firstLine="0"/>
              <w:rPr>
                <w:rFonts w:hint="eastAsia" w:ascii="宋体" w:hAnsi="宋体" w:eastAsia="宋体"/>
                <w:sz w:val="21"/>
                <w:szCs w:val="21"/>
              </w:rPr>
            </w:pPr>
            <w:r>
              <w:rPr>
                <w:rFonts w:hint="eastAsia" w:ascii="宋体" w:hAnsi="宋体" w:eastAsia="宋体"/>
                <w:sz w:val="21"/>
                <w:szCs w:val="21"/>
              </w:rPr>
              <w:t>一、邮政行业业务收入</w:t>
            </w:r>
          </w:p>
        </w:tc>
        <w:tc>
          <w:tcPr>
            <w:tcW w:w="690" w:type="dxa"/>
            <w:shd w:val="clear" w:color="auto" w:fill="auto"/>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w:t>
            </w:r>
          </w:p>
        </w:tc>
        <w:tc>
          <w:tcPr>
            <w:tcW w:w="765" w:type="dxa"/>
            <w:shd w:val="clear" w:color="auto" w:fill="auto"/>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2.55</w:t>
            </w:r>
          </w:p>
        </w:tc>
        <w:tc>
          <w:tcPr>
            <w:tcW w:w="709" w:type="dxa"/>
            <w:shd w:val="clear" w:color="auto" w:fill="auto"/>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2.55</w:t>
            </w:r>
          </w:p>
        </w:tc>
        <w:tc>
          <w:tcPr>
            <w:tcW w:w="850" w:type="dxa"/>
            <w:shd w:val="clear" w:color="auto" w:fill="auto"/>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2.55</w:t>
            </w:r>
          </w:p>
        </w:tc>
        <w:tc>
          <w:tcPr>
            <w:tcW w:w="851" w:type="dxa"/>
            <w:shd w:val="clear" w:color="auto" w:fill="auto"/>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2.6</w:t>
            </w:r>
          </w:p>
        </w:tc>
        <w:tc>
          <w:tcPr>
            <w:tcW w:w="850" w:type="dxa"/>
            <w:shd w:val="clear" w:color="auto" w:fill="auto"/>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2.55</w:t>
            </w:r>
          </w:p>
        </w:tc>
        <w:tc>
          <w:tcPr>
            <w:tcW w:w="1853" w:type="dxa"/>
            <w:shd w:val="clear" w:color="auto" w:fill="auto"/>
            <w:noWrap w:val="0"/>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26" w:type="dxa"/>
            <w:shd w:val="clear" w:color="000000" w:fill="FFFFFF"/>
            <w:noWrap/>
            <w:vAlign w:val="center"/>
          </w:tcPr>
          <w:p>
            <w:pPr>
              <w:spacing w:line="360" w:lineRule="exact"/>
              <w:ind w:firstLine="0"/>
              <w:rPr>
                <w:rFonts w:hint="eastAsia" w:ascii="宋体" w:hAnsi="宋体" w:eastAsia="宋体"/>
                <w:sz w:val="21"/>
                <w:szCs w:val="21"/>
              </w:rPr>
            </w:pPr>
            <w:r>
              <w:rPr>
                <w:rFonts w:hint="eastAsia" w:ascii="宋体" w:hAnsi="宋体" w:eastAsia="宋体"/>
                <w:sz w:val="21"/>
                <w:szCs w:val="21"/>
              </w:rPr>
              <w:t>其中：快递业务收入</w:t>
            </w:r>
          </w:p>
        </w:tc>
        <w:tc>
          <w:tcPr>
            <w:tcW w:w="690"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w:t>
            </w:r>
          </w:p>
        </w:tc>
        <w:tc>
          <w:tcPr>
            <w:tcW w:w="765"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1.45</w:t>
            </w:r>
          </w:p>
        </w:tc>
        <w:tc>
          <w:tcPr>
            <w:tcW w:w="709"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1.45</w:t>
            </w:r>
          </w:p>
        </w:tc>
        <w:tc>
          <w:tcPr>
            <w:tcW w:w="850"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1.45</w:t>
            </w:r>
          </w:p>
        </w:tc>
        <w:tc>
          <w:tcPr>
            <w:tcW w:w="851"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1.74</w:t>
            </w:r>
          </w:p>
        </w:tc>
        <w:tc>
          <w:tcPr>
            <w:tcW w:w="850"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1.92</w:t>
            </w:r>
          </w:p>
        </w:tc>
        <w:tc>
          <w:tcPr>
            <w:tcW w:w="1853" w:type="dxa"/>
            <w:shd w:val="clear" w:color="000000" w:fill="FFFFFF"/>
            <w:noWrap w:val="0"/>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+7.65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26" w:type="dxa"/>
            <w:shd w:val="clear" w:color="auto" w:fill="auto"/>
            <w:noWrap/>
            <w:vAlign w:val="center"/>
          </w:tcPr>
          <w:p>
            <w:pPr>
              <w:spacing w:line="360" w:lineRule="exact"/>
              <w:ind w:firstLine="0"/>
              <w:rPr>
                <w:rFonts w:hint="eastAsia" w:ascii="宋体" w:hAnsi="宋体" w:eastAsia="宋体"/>
                <w:sz w:val="21"/>
                <w:szCs w:val="21"/>
              </w:rPr>
            </w:pPr>
            <w:r>
              <w:rPr>
                <w:rFonts w:hint="eastAsia" w:ascii="宋体" w:hAnsi="宋体" w:eastAsia="宋体"/>
                <w:sz w:val="21"/>
                <w:szCs w:val="21"/>
              </w:rPr>
              <w:t>二、邮政行业业务总量</w:t>
            </w:r>
          </w:p>
        </w:tc>
        <w:tc>
          <w:tcPr>
            <w:tcW w:w="690" w:type="dxa"/>
            <w:shd w:val="clear" w:color="auto" w:fill="auto"/>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w:t>
            </w:r>
          </w:p>
        </w:tc>
        <w:tc>
          <w:tcPr>
            <w:tcW w:w="765" w:type="dxa"/>
            <w:shd w:val="clear" w:color="auto" w:fill="auto"/>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2.05</w:t>
            </w:r>
          </w:p>
        </w:tc>
        <w:tc>
          <w:tcPr>
            <w:tcW w:w="709" w:type="dxa"/>
            <w:shd w:val="clear" w:color="auto" w:fill="auto"/>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2.05</w:t>
            </w:r>
          </w:p>
        </w:tc>
        <w:tc>
          <w:tcPr>
            <w:tcW w:w="850" w:type="dxa"/>
            <w:shd w:val="clear" w:color="auto" w:fill="auto"/>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2.05</w:t>
            </w:r>
          </w:p>
        </w:tc>
        <w:tc>
          <w:tcPr>
            <w:tcW w:w="851" w:type="dxa"/>
            <w:shd w:val="clear" w:color="auto" w:fill="auto"/>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2.61</w:t>
            </w:r>
          </w:p>
        </w:tc>
        <w:tc>
          <w:tcPr>
            <w:tcW w:w="850" w:type="dxa"/>
            <w:shd w:val="clear" w:color="auto" w:fill="auto"/>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2.75</w:t>
            </w:r>
          </w:p>
        </w:tc>
        <w:tc>
          <w:tcPr>
            <w:tcW w:w="1853" w:type="dxa"/>
            <w:shd w:val="clear" w:color="auto" w:fill="auto"/>
            <w:noWrap w:val="0"/>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+7.76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26" w:type="dxa"/>
            <w:shd w:val="clear" w:color="000000" w:fill="FFFFFF"/>
            <w:noWrap/>
            <w:vAlign w:val="center"/>
          </w:tcPr>
          <w:p>
            <w:pPr>
              <w:spacing w:line="360" w:lineRule="exact"/>
              <w:ind w:firstLine="0"/>
              <w:rPr>
                <w:rFonts w:hint="eastAsia" w:ascii="宋体" w:hAnsi="宋体" w:eastAsia="宋体"/>
                <w:sz w:val="21"/>
                <w:szCs w:val="21"/>
              </w:rPr>
            </w:pPr>
            <w:r>
              <w:rPr>
                <w:rFonts w:hint="eastAsia" w:ascii="宋体" w:hAnsi="宋体" w:eastAsia="宋体"/>
                <w:sz w:val="21"/>
                <w:szCs w:val="21"/>
              </w:rPr>
              <w:t>其中：函件</w:t>
            </w:r>
          </w:p>
        </w:tc>
        <w:tc>
          <w:tcPr>
            <w:tcW w:w="690"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w:t>
            </w:r>
          </w:p>
        </w:tc>
        <w:tc>
          <w:tcPr>
            <w:tcW w:w="765"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1.35</w:t>
            </w:r>
          </w:p>
        </w:tc>
        <w:tc>
          <w:tcPr>
            <w:tcW w:w="709"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1.35</w:t>
            </w:r>
          </w:p>
        </w:tc>
        <w:tc>
          <w:tcPr>
            <w:tcW w:w="850"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1.35</w:t>
            </w:r>
          </w:p>
        </w:tc>
        <w:tc>
          <w:tcPr>
            <w:tcW w:w="851"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1.68</w:t>
            </w:r>
          </w:p>
        </w:tc>
        <w:tc>
          <w:tcPr>
            <w:tcW w:w="850" w:type="dxa"/>
            <w:shd w:val="clear" w:color="auto" w:fill="auto"/>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1.86</w:t>
            </w:r>
          </w:p>
        </w:tc>
        <w:tc>
          <w:tcPr>
            <w:tcW w:w="1853" w:type="dxa"/>
            <w:shd w:val="clear" w:color="auto" w:fill="auto"/>
            <w:noWrap w:val="0"/>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26" w:type="dxa"/>
            <w:shd w:val="clear" w:color="000000" w:fill="FFFFFF"/>
            <w:noWrap/>
            <w:vAlign w:val="center"/>
          </w:tcPr>
          <w:p>
            <w:pPr>
              <w:spacing w:line="360" w:lineRule="exact"/>
              <w:ind w:firstLine="0"/>
              <w:rPr>
                <w:rFonts w:hint="eastAsia" w:ascii="宋体" w:hAnsi="宋体" w:eastAsia="宋体"/>
                <w:sz w:val="21"/>
                <w:szCs w:val="21"/>
              </w:rPr>
            </w:pPr>
            <w:r>
              <w:rPr>
                <w:rFonts w:hint="eastAsia" w:ascii="宋体" w:hAnsi="宋体" w:eastAsia="宋体"/>
                <w:sz w:val="21"/>
                <w:szCs w:val="21"/>
              </w:rPr>
              <w:t>包裹</w:t>
            </w:r>
          </w:p>
        </w:tc>
        <w:tc>
          <w:tcPr>
            <w:tcW w:w="690"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w:t>
            </w:r>
          </w:p>
        </w:tc>
        <w:tc>
          <w:tcPr>
            <w:tcW w:w="765"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1.42</w:t>
            </w:r>
          </w:p>
        </w:tc>
        <w:tc>
          <w:tcPr>
            <w:tcW w:w="709"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1.42</w:t>
            </w:r>
          </w:p>
        </w:tc>
        <w:tc>
          <w:tcPr>
            <w:tcW w:w="850"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1.42</w:t>
            </w:r>
          </w:p>
        </w:tc>
        <w:tc>
          <w:tcPr>
            <w:tcW w:w="851"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1.77</w:t>
            </w:r>
          </w:p>
        </w:tc>
        <w:tc>
          <w:tcPr>
            <w:tcW w:w="850" w:type="dxa"/>
            <w:shd w:val="clear" w:color="auto" w:fill="auto"/>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1.42</w:t>
            </w:r>
          </w:p>
        </w:tc>
        <w:tc>
          <w:tcPr>
            <w:tcW w:w="1853" w:type="dxa"/>
            <w:shd w:val="clear" w:color="auto" w:fill="auto"/>
            <w:noWrap w:val="0"/>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26" w:type="dxa"/>
            <w:shd w:val="clear" w:color="000000" w:fill="FFFFFF"/>
            <w:noWrap/>
            <w:vAlign w:val="center"/>
          </w:tcPr>
          <w:p>
            <w:pPr>
              <w:spacing w:line="360" w:lineRule="exact"/>
              <w:ind w:firstLine="0"/>
              <w:rPr>
                <w:rFonts w:hint="eastAsia" w:ascii="宋体" w:hAnsi="宋体" w:eastAsia="宋体"/>
                <w:sz w:val="21"/>
                <w:szCs w:val="21"/>
              </w:rPr>
            </w:pPr>
            <w:r>
              <w:rPr>
                <w:rFonts w:hint="eastAsia" w:ascii="宋体" w:hAnsi="宋体" w:eastAsia="宋体"/>
                <w:sz w:val="21"/>
                <w:szCs w:val="21"/>
              </w:rPr>
              <w:t>快递</w:t>
            </w:r>
          </w:p>
        </w:tc>
        <w:tc>
          <w:tcPr>
            <w:tcW w:w="690"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w:t>
            </w:r>
          </w:p>
        </w:tc>
        <w:tc>
          <w:tcPr>
            <w:tcW w:w="765"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1.42</w:t>
            </w:r>
          </w:p>
        </w:tc>
        <w:tc>
          <w:tcPr>
            <w:tcW w:w="709"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1.42</w:t>
            </w:r>
          </w:p>
        </w:tc>
        <w:tc>
          <w:tcPr>
            <w:tcW w:w="850"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1.42</w:t>
            </w:r>
          </w:p>
        </w:tc>
        <w:tc>
          <w:tcPr>
            <w:tcW w:w="851"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2.22</w:t>
            </w:r>
          </w:p>
        </w:tc>
        <w:tc>
          <w:tcPr>
            <w:tcW w:w="850"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2.55</w:t>
            </w:r>
          </w:p>
        </w:tc>
        <w:tc>
          <w:tcPr>
            <w:tcW w:w="1853" w:type="dxa"/>
            <w:shd w:val="clear" w:color="000000" w:fill="FFFFFF"/>
            <w:noWrap w:val="0"/>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+17.8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26" w:type="dxa"/>
            <w:shd w:val="clear" w:color="000000" w:fill="FFFFFF"/>
            <w:noWrap/>
            <w:vAlign w:val="center"/>
          </w:tcPr>
          <w:p>
            <w:pPr>
              <w:spacing w:line="360" w:lineRule="exact"/>
              <w:ind w:firstLine="0"/>
              <w:rPr>
                <w:rFonts w:hint="eastAsia" w:ascii="宋体" w:hAnsi="宋体" w:eastAsia="宋体"/>
                <w:sz w:val="21"/>
                <w:szCs w:val="21"/>
              </w:rPr>
            </w:pPr>
            <w:r>
              <w:rPr>
                <w:rFonts w:hint="eastAsia" w:ascii="宋体" w:hAnsi="宋体" w:eastAsia="宋体"/>
                <w:sz w:val="21"/>
                <w:szCs w:val="21"/>
              </w:rPr>
              <w:t>定销报纸累计数</w:t>
            </w:r>
          </w:p>
        </w:tc>
        <w:tc>
          <w:tcPr>
            <w:tcW w:w="690"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w:t>
            </w:r>
          </w:p>
        </w:tc>
        <w:tc>
          <w:tcPr>
            <w:tcW w:w="765"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6.11</w:t>
            </w:r>
          </w:p>
        </w:tc>
        <w:tc>
          <w:tcPr>
            <w:tcW w:w="709"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6.11</w:t>
            </w:r>
          </w:p>
        </w:tc>
        <w:tc>
          <w:tcPr>
            <w:tcW w:w="850"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6.11</w:t>
            </w:r>
          </w:p>
        </w:tc>
        <w:tc>
          <w:tcPr>
            <w:tcW w:w="851"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5.72</w:t>
            </w:r>
          </w:p>
        </w:tc>
        <w:tc>
          <w:tcPr>
            <w:tcW w:w="850" w:type="dxa"/>
            <w:shd w:val="clear" w:color="auto" w:fill="auto"/>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5.69</w:t>
            </w:r>
          </w:p>
        </w:tc>
        <w:tc>
          <w:tcPr>
            <w:tcW w:w="1853" w:type="dxa"/>
            <w:shd w:val="clear" w:color="auto" w:fill="auto"/>
            <w:noWrap w:val="0"/>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26" w:type="dxa"/>
            <w:shd w:val="clear" w:color="000000" w:fill="FFFFFF"/>
            <w:noWrap/>
            <w:vAlign w:val="center"/>
          </w:tcPr>
          <w:p>
            <w:pPr>
              <w:spacing w:line="360" w:lineRule="exact"/>
              <w:ind w:firstLine="0"/>
              <w:rPr>
                <w:rFonts w:hint="eastAsia" w:ascii="宋体" w:hAnsi="宋体" w:eastAsia="宋体"/>
                <w:sz w:val="21"/>
                <w:szCs w:val="21"/>
              </w:rPr>
            </w:pPr>
            <w:r>
              <w:rPr>
                <w:rFonts w:hint="eastAsia" w:ascii="宋体" w:hAnsi="宋体" w:eastAsia="宋体"/>
                <w:sz w:val="21"/>
                <w:szCs w:val="21"/>
              </w:rPr>
              <w:t>定销杂志累计数</w:t>
            </w:r>
          </w:p>
        </w:tc>
        <w:tc>
          <w:tcPr>
            <w:tcW w:w="690"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w:t>
            </w:r>
          </w:p>
        </w:tc>
        <w:tc>
          <w:tcPr>
            <w:tcW w:w="765"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4.32</w:t>
            </w:r>
          </w:p>
        </w:tc>
        <w:tc>
          <w:tcPr>
            <w:tcW w:w="709"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4.32</w:t>
            </w:r>
          </w:p>
        </w:tc>
        <w:tc>
          <w:tcPr>
            <w:tcW w:w="850"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4.32</w:t>
            </w:r>
          </w:p>
        </w:tc>
        <w:tc>
          <w:tcPr>
            <w:tcW w:w="851"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3.92</w:t>
            </w:r>
          </w:p>
        </w:tc>
        <w:tc>
          <w:tcPr>
            <w:tcW w:w="850" w:type="dxa"/>
            <w:shd w:val="clear" w:color="auto" w:fill="auto"/>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3.77</w:t>
            </w:r>
          </w:p>
        </w:tc>
        <w:tc>
          <w:tcPr>
            <w:tcW w:w="1853" w:type="dxa"/>
            <w:shd w:val="clear" w:color="auto" w:fill="auto"/>
            <w:noWrap w:val="0"/>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26" w:type="dxa"/>
            <w:shd w:val="clear" w:color="000000" w:fill="FFFFFF"/>
            <w:noWrap/>
            <w:vAlign w:val="center"/>
          </w:tcPr>
          <w:p>
            <w:pPr>
              <w:spacing w:line="360" w:lineRule="exact"/>
              <w:ind w:firstLine="0"/>
              <w:rPr>
                <w:rFonts w:hint="eastAsia" w:ascii="宋体" w:hAnsi="宋体" w:eastAsia="宋体"/>
                <w:sz w:val="21"/>
                <w:szCs w:val="21"/>
              </w:rPr>
            </w:pPr>
            <w:r>
              <w:rPr>
                <w:rFonts w:hint="eastAsia" w:ascii="宋体" w:hAnsi="宋体" w:eastAsia="宋体"/>
                <w:sz w:val="21"/>
                <w:szCs w:val="21"/>
              </w:rPr>
              <w:t>汇兑</w:t>
            </w:r>
          </w:p>
        </w:tc>
        <w:tc>
          <w:tcPr>
            <w:tcW w:w="690"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w:t>
            </w:r>
          </w:p>
        </w:tc>
        <w:tc>
          <w:tcPr>
            <w:tcW w:w="765"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4.31</w:t>
            </w:r>
          </w:p>
        </w:tc>
        <w:tc>
          <w:tcPr>
            <w:tcW w:w="709"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4.31</w:t>
            </w:r>
          </w:p>
        </w:tc>
        <w:tc>
          <w:tcPr>
            <w:tcW w:w="850"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4.31</w:t>
            </w:r>
          </w:p>
        </w:tc>
        <w:tc>
          <w:tcPr>
            <w:tcW w:w="851" w:type="dxa"/>
            <w:shd w:val="clear" w:color="000000" w:fill="FFFFFF"/>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5.73</w:t>
            </w:r>
          </w:p>
        </w:tc>
        <w:tc>
          <w:tcPr>
            <w:tcW w:w="850" w:type="dxa"/>
            <w:shd w:val="clear" w:color="auto" w:fill="auto"/>
            <w:noWrap/>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6.3</w:t>
            </w:r>
          </w:p>
        </w:tc>
        <w:tc>
          <w:tcPr>
            <w:tcW w:w="1853" w:type="dxa"/>
            <w:shd w:val="clear" w:color="auto" w:fill="auto"/>
            <w:noWrap w:val="0"/>
            <w:vAlign w:val="center"/>
          </w:tcPr>
          <w:p>
            <w:pPr>
              <w:spacing w:line="360" w:lineRule="exact"/>
              <w:ind w:firstLine="0"/>
              <w:jc w:val="center"/>
              <w:rPr>
                <w:rFonts w:hint="eastAsia" w:ascii="宋体" w:hAnsi="宋体" w:eastAsia="宋体"/>
                <w:sz w:val="21"/>
                <w:szCs w:val="21"/>
              </w:rPr>
            </w:pPr>
            <w:r>
              <w:rPr>
                <w:rFonts w:hint="eastAsia" w:ascii="宋体" w:hAnsi="宋体" w:eastAsia="宋体"/>
                <w:sz w:val="21"/>
                <w:szCs w:val="21"/>
              </w:rPr>
              <w:t>+6.3</w:t>
            </w:r>
          </w:p>
        </w:tc>
      </w:tr>
    </w:tbl>
    <w:p>
      <w:pPr>
        <w:spacing w:line="560" w:lineRule="exact"/>
        <w:ind w:firstLine="632" w:firstLineChars="200"/>
        <w:rPr>
          <w:rFonts w:hint="eastAsia"/>
          <w:b/>
        </w:rPr>
      </w:pPr>
      <w:bookmarkStart w:id="24" w:name="_Toc452056357"/>
      <w:bookmarkStart w:id="25" w:name="_Toc452055993"/>
      <w:r>
        <w:rPr>
          <w:rFonts w:hint="eastAsia"/>
          <w:b/>
        </w:rPr>
        <w:t>2.2.1 邮政体制改革顺利实施</w:t>
      </w:r>
      <w:bookmarkEnd w:id="24"/>
      <w:bookmarkEnd w:id="25"/>
    </w:p>
    <w:p>
      <w:pPr>
        <w:numPr>
          <w:ins w:id="0" w:author="苏萍" w:date="2011-08-18T15:58:00Z"/>
        </w:numPr>
        <w:spacing w:line="560" w:lineRule="exact"/>
        <w:ind w:firstLine="632" w:firstLineChars="200"/>
        <w:rPr>
          <w:rFonts w:hint="eastAsia"/>
        </w:rPr>
      </w:pPr>
      <w:r>
        <w:rPr>
          <w:rFonts w:hint="eastAsia"/>
        </w:rPr>
        <w:t>根据国务院《邮政体制改革方案》，2012年末，省级以下邮政监管机构批准成立，淮安市邮政管理局正式挂牌，依法履行行业管理职能，在保障邮政普遍服务、规范邮政市场秩序、维护寄递安全方面发挥了重要作用。邮政企业正式更名为江苏省邮政公司淮安分公司（现已更名为中国邮政集团公司淮安市分公司），各县区邮政局更名为县区邮政分公司，加快了向现代企业转型的步伐，在机构、人事、财务、经营等方面实施了一系列改革。信息流、资金流和物流“三流合一”的现代邮政服务体系逐步建立，普遍服务和特殊服务由邮政企业一家承担，竞争性业务多家主体共同经营的行业格局已经形成。</w:t>
      </w:r>
    </w:p>
    <w:p>
      <w:pPr>
        <w:spacing w:line="560" w:lineRule="exact"/>
        <w:ind w:firstLine="632" w:firstLineChars="200"/>
        <w:rPr>
          <w:rFonts w:hint="eastAsia" w:ascii="方正仿宋_GBK"/>
          <w:b/>
        </w:rPr>
      </w:pPr>
      <w:bookmarkStart w:id="26" w:name="_Toc452055994"/>
      <w:bookmarkStart w:id="27" w:name="_Toc452056358"/>
      <w:r>
        <w:rPr>
          <w:rFonts w:hint="eastAsia" w:ascii="方正仿宋_GBK"/>
          <w:b/>
        </w:rPr>
        <w:t>2.2.2 行业发展环境显著改善</w:t>
      </w:r>
      <w:bookmarkEnd w:id="26"/>
      <w:bookmarkEnd w:id="27"/>
    </w:p>
    <w:p>
      <w:pPr>
        <w:numPr>
          <w:ins w:id="1" w:author="苏萍" w:date="2011-08-18T15:58:00Z"/>
        </w:numPr>
        <w:spacing w:line="560" w:lineRule="exact"/>
        <w:ind w:firstLine="632" w:firstLineChars="200"/>
        <w:rPr>
          <w:rFonts w:hint="eastAsia"/>
        </w:rPr>
      </w:pPr>
      <w:r>
        <w:rPr>
          <w:rFonts w:hint="eastAsia"/>
        </w:rPr>
        <w:t>“十二五”期间，修订后的《中华人民共和国邮政法》等一系列邮政法律法规和行业标准相继颁布实施。江苏省制定出台了《江苏省邮政条例》及《省政府办公厅关于促进快递服务业健康发展的实施意见》（苏政办发〔2014〕85号）。淮安市政府也相继出台了鼓励邮政快递业发展的政策和意见。淮安市邮政管理局以多种形式和方式开展送法进企业活动，向企业宣贯《邮政法》、《江苏省邮政条例》、《快递市场管理办法》等法律法规，全市邮政行业发展环境显著改善。</w:t>
      </w:r>
    </w:p>
    <w:p>
      <w:pPr>
        <w:spacing w:line="560" w:lineRule="exact"/>
        <w:ind w:firstLine="632" w:firstLineChars="200"/>
        <w:rPr>
          <w:rFonts w:hint="eastAsia"/>
          <w:b/>
        </w:rPr>
      </w:pPr>
      <w:bookmarkStart w:id="28" w:name="_Toc452055995"/>
      <w:bookmarkStart w:id="29" w:name="_Toc452056359"/>
      <w:r>
        <w:rPr>
          <w:rFonts w:hint="eastAsia"/>
          <w:b/>
        </w:rPr>
        <w:t>2.2.3 邮政普遍服务能力不断提高</w:t>
      </w:r>
      <w:bookmarkEnd w:id="28"/>
      <w:bookmarkEnd w:id="29"/>
    </w:p>
    <w:p>
      <w:pPr>
        <w:numPr>
          <w:ins w:id="2" w:author="苏萍" w:date="2011-08-18T15:58:00Z"/>
        </w:numPr>
        <w:spacing w:line="560" w:lineRule="exact"/>
        <w:ind w:firstLine="632" w:firstLineChars="200"/>
        <w:rPr>
          <w:rFonts w:hint="eastAsia"/>
        </w:rPr>
      </w:pPr>
      <w:r>
        <w:rPr>
          <w:rFonts w:hint="eastAsia"/>
        </w:rPr>
        <w:t>“十二五”期末，全市邮政普遍服务营业网点达到173个。与市民政局联合印发了《关于推进我市邮政便民服务进社区工作的意见》，邮政便民服务站（村邮站）达到1421个，已经实现全市村邮站全覆盖，超额完成建设计划，为邮政、快递企业延伸服务到社区、在社区打造邮政行业综合服务平台提供了政策依据，为实现邮政公共服务的均等化和解决快递服务末端投递问题创造了条件。机要通信连续多年实现零事故运营，党报党刊发行等特殊服务得到有效保证。</w:t>
      </w:r>
    </w:p>
    <w:p>
      <w:pPr>
        <w:spacing w:line="560" w:lineRule="exact"/>
        <w:ind w:firstLine="632" w:firstLineChars="200"/>
        <w:rPr>
          <w:rFonts w:hint="eastAsia" w:ascii="方正仿宋_GBK"/>
          <w:b/>
        </w:rPr>
      </w:pPr>
      <w:bookmarkStart w:id="30" w:name="_Toc452056360"/>
      <w:bookmarkStart w:id="31" w:name="_Toc452055996"/>
      <w:r>
        <w:rPr>
          <w:rFonts w:hint="eastAsia" w:ascii="方正仿宋_GBK"/>
          <w:b/>
        </w:rPr>
        <w:t>2.2.4 快递服务迅猛发展</w:t>
      </w:r>
      <w:bookmarkEnd w:id="30"/>
      <w:bookmarkEnd w:id="31"/>
    </w:p>
    <w:p>
      <w:pPr>
        <w:numPr>
          <w:ins w:id="3" w:author="苏萍" w:date="2011-08-18T15:58:00Z"/>
        </w:numPr>
        <w:spacing w:line="560" w:lineRule="exact"/>
        <w:ind w:firstLine="632" w:firstLineChars="200"/>
        <w:rPr>
          <w:rFonts w:hint="eastAsia"/>
        </w:rPr>
      </w:pPr>
      <w:r>
        <w:rPr>
          <w:rFonts w:hint="eastAsia"/>
        </w:rPr>
        <w:t>“十二五”期末，全市取得快递业务经营许可证的企业达到107家。快递服务网络覆盖面不断扩大，多家快递企业在淮安市建立了区域总部和快件集散（分拨）中心。推进淮安电子商务现代物流园转型升级，多家品牌转运中心入驻集聚，已形成一定规模，为建设苏北快递产业园区奠定了基础。邮政EMS通过公司化改革进一步增强竞争能力，民营快递企业保持了较高的增幅并形成一批具有一定规模的品牌企业。2013年，淮安市快递行业协会成立，在促进行业自律、服务企业发展方面发挥了积极作用。</w:t>
      </w:r>
    </w:p>
    <w:p>
      <w:pPr>
        <w:spacing w:line="560" w:lineRule="exact"/>
        <w:ind w:firstLine="632" w:firstLineChars="200"/>
        <w:rPr>
          <w:rFonts w:hint="eastAsia" w:ascii="方正仿宋_GBK"/>
          <w:b/>
        </w:rPr>
      </w:pPr>
      <w:bookmarkStart w:id="32" w:name="_Toc452055997"/>
      <w:bookmarkStart w:id="33" w:name="_Toc452056361"/>
      <w:r>
        <w:rPr>
          <w:rFonts w:hint="eastAsia" w:ascii="方正仿宋_GBK"/>
          <w:b/>
        </w:rPr>
        <w:t>2.2.5 科技化水平快速提升</w:t>
      </w:r>
      <w:bookmarkEnd w:id="32"/>
      <w:bookmarkEnd w:id="33"/>
      <w:r>
        <w:rPr>
          <w:rFonts w:hint="eastAsia" w:ascii="方正仿宋_GBK"/>
          <w:b/>
        </w:rPr>
        <w:t xml:space="preserve"> </w:t>
      </w:r>
    </w:p>
    <w:p>
      <w:pPr>
        <w:spacing w:line="560" w:lineRule="exact"/>
        <w:ind w:firstLine="632" w:firstLineChars="200"/>
        <w:rPr>
          <w:rFonts w:hint="eastAsia"/>
        </w:rPr>
      </w:pPr>
      <w:r>
        <w:rPr>
          <w:rFonts w:hint="eastAsia"/>
        </w:rPr>
        <w:t>“十二五”期间，全市邮政企业初步建成了集数据、语音、视频等多媒体通讯为一体的邮政综合网，邮政业务信息化覆盖率接近100%，涵盖了函件、包裹、集邮等传统邮务类业务。11185客户服务中心和183电子邮政服务平台相继投入使用。邮件处理机械化、自动化和信息标识条码化、封发容器化程度进一步提高。信息技术在快递服务中得到普遍应用，大部分快递企业实现了订单实时跟踪与查询。手持终端（PDA）、无线传输系统、车辆运</w:t>
      </w:r>
      <w:r>
        <w:rPr>
          <w:rFonts w:hint="eastAsia"/>
          <w:spacing w:val="-8"/>
        </w:rPr>
        <w:t>输定位系统、自动分拣系统等一系列技术手段逐步得到应用和推广。</w:t>
      </w:r>
      <w:bookmarkStart w:id="34" w:name="_Toc452056362"/>
      <w:bookmarkStart w:id="35" w:name="_Toc452055998"/>
    </w:p>
    <w:p>
      <w:pPr>
        <w:spacing w:line="560" w:lineRule="exact"/>
        <w:ind w:firstLine="632" w:firstLineChars="200"/>
        <w:rPr>
          <w:rFonts w:hint="eastAsia" w:ascii="方正仿宋_GBK"/>
          <w:b/>
        </w:rPr>
      </w:pPr>
      <w:r>
        <w:rPr>
          <w:rFonts w:hint="eastAsia" w:ascii="方正仿宋_GBK"/>
          <w:b/>
        </w:rPr>
        <w:t>2.2.6 行业加速融入地方</w:t>
      </w:r>
      <w:bookmarkEnd w:id="34"/>
      <w:bookmarkEnd w:id="35"/>
    </w:p>
    <w:p>
      <w:pPr>
        <w:spacing w:line="560" w:lineRule="exact"/>
        <w:ind w:firstLine="632" w:firstLineChars="200"/>
        <w:rPr>
          <w:rFonts w:hint="eastAsia"/>
        </w:rPr>
      </w:pPr>
      <w:r>
        <w:rPr>
          <w:rFonts w:hint="eastAsia"/>
        </w:rPr>
        <w:t>近年，行业加快了融入地方的步伐，取得了明显的成效。市分管领导分别就快递产业发展与末端运输投递、村邮站建设与运营情况进行了专题调研，实地考察圆通、中通等苏北区域分拨中心；破解快递服务“最后一公里”难题；主持召开村邮站建设专题座谈会，就村邮站发展提出要求。联合市公安局、国安局、文广新局、淮安海关强化寄递渠道安全保障工作。联合四部门成立了淮安市寄递渠道安全监管办公室，与相关部门形成联动机制。</w:t>
      </w:r>
      <w:bookmarkStart w:id="36" w:name="_Toc418368815"/>
    </w:p>
    <w:p>
      <w:pPr>
        <w:spacing w:line="560" w:lineRule="exact"/>
        <w:ind w:firstLine="632" w:firstLineChars="200"/>
        <w:rPr>
          <w:rFonts w:hint="eastAsia" w:ascii="方正仿宋_GBK"/>
          <w:b/>
        </w:rPr>
      </w:pPr>
      <w:bookmarkStart w:id="37" w:name="_Toc452055999"/>
      <w:bookmarkStart w:id="38" w:name="_Toc452056363"/>
      <w:r>
        <w:rPr>
          <w:rFonts w:hint="eastAsia" w:ascii="方正仿宋_GBK"/>
          <w:b/>
        </w:rPr>
        <w:t>2.2.7 行业监管力度进一步强化</w:t>
      </w:r>
      <w:bookmarkEnd w:id="36"/>
      <w:bookmarkEnd w:id="37"/>
      <w:bookmarkEnd w:id="38"/>
    </w:p>
    <w:p>
      <w:pPr>
        <w:spacing w:line="560" w:lineRule="exact"/>
        <w:ind w:firstLine="632" w:firstLineChars="200"/>
        <w:rPr>
          <w:rFonts w:hint="eastAsia"/>
        </w:rPr>
      </w:pPr>
      <w:r>
        <w:rPr>
          <w:rFonts w:hint="eastAsia"/>
        </w:rPr>
        <w:t>开展法定业务、机要通信服务、邮政业“扫黄打非”等专项整治活动；规范普遍服务相关行政处罚工作；完成全国、省内、本市邮件寄递时限监测工作；加强邮票发行监督管理工作。完成了全市快递企业普查，建立了快递企业基本数据库及网络拓扑图，形成了快递企业发展的“成长档案”，有力地夯实了行业监管基础。抓好行业安全监管，联合市公安等部门严厉打击寄递危险化学品的违法行为。</w:t>
      </w:r>
    </w:p>
    <w:p>
      <w:pPr>
        <w:spacing w:line="560" w:lineRule="exact"/>
        <w:ind w:firstLine="632" w:firstLineChars="200"/>
        <w:rPr>
          <w:rFonts w:hint="eastAsia"/>
        </w:rPr>
      </w:pPr>
      <w:r>
        <w:rPr>
          <w:rFonts w:hint="eastAsia"/>
        </w:rPr>
        <w:t>“十二五”时期，淮安市邮政业取得了显著成就，但与经济社会发展和人民群众快速增长的用邮需求相比，仍然存在一定差距，主要表现在：行业规模偏小，在全市国民经济中所占比重偏低；邮政基础设施仍然比较薄弱，邮政普遍服务长效补偿机制尚未建立；快递企业整体实力不强，快递服务水平有待提升；邮政监管体系有待完善，行业管理需要进一步加强。这些问题有待于在“十三五”期间着力加以解决。</w:t>
      </w:r>
    </w:p>
    <w:p>
      <w:pPr>
        <w:spacing w:line="560" w:lineRule="exact"/>
        <w:ind w:firstLine="632" w:firstLineChars="200"/>
        <w:rPr>
          <w:rFonts w:hint="eastAsia" w:ascii="方正楷体_GBK" w:eastAsia="方正楷体_GBK"/>
        </w:rPr>
      </w:pPr>
      <w:bookmarkStart w:id="39" w:name="_Toc452056000"/>
      <w:bookmarkStart w:id="40" w:name="_Toc452056364"/>
      <w:r>
        <w:rPr>
          <w:rFonts w:hint="eastAsia" w:ascii="方正楷体_GBK" w:eastAsia="方正楷体_GBK"/>
        </w:rPr>
        <w:t>2.3 “十三五”淮安市邮政业发展形势</w:t>
      </w:r>
      <w:bookmarkEnd w:id="39"/>
      <w:bookmarkEnd w:id="40"/>
    </w:p>
    <w:p>
      <w:pPr>
        <w:spacing w:line="560" w:lineRule="exact"/>
        <w:ind w:firstLine="632" w:firstLineChars="200"/>
        <w:rPr>
          <w:rFonts w:hint="eastAsia"/>
        </w:rPr>
      </w:pPr>
      <w:r>
        <w:rPr>
          <w:rFonts w:hint="eastAsia"/>
        </w:rPr>
        <w:t>“十三五”时期，我国经济发展将步入“新常态”，邮政业将进入历史上发展最快、变革最大、市场化程度最高的关键时期，也是邮政业面临深刻变革的重要时期。</w:t>
      </w:r>
      <w:bookmarkStart w:id="41" w:name="_Toc452056001"/>
      <w:bookmarkStart w:id="42" w:name="_Toc452056365"/>
    </w:p>
    <w:p>
      <w:pPr>
        <w:spacing w:line="560" w:lineRule="exact"/>
        <w:ind w:firstLine="632" w:firstLineChars="200"/>
        <w:rPr>
          <w:rFonts w:hint="eastAsia" w:ascii="方正仿宋_GBK"/>
          <w:b/>
        </w:rPr>
      </w:pPr>
      <w:r>
        <w:rPr>
          <w:rFonts w:hint="eastAsia" w:ascii="方正仿宋_GBK"/>
          <w:b/>
        </w:rPr>
        <w:t>2.3.1 快递行业发展前景广阔</w:t>
      </w:r>
      <w:bookmarkEnd w:id="41"/>
      <w:bookmarkEnd w:id="42"/>
    </w:p>
    <w:p>
      <w:pPr>
        <w:spacing w:line="560" w:lineRule="exact"/>
        <w:ind w:firstLine="632" w:firstLineChars="200"/>
        <w:rPr>
          <w:rFonts w:hint="eastAsia"/>
        </w:rPr>
      </w:pPr>
      <w:r>
        <w:rPr>
          <w:rFonts w:hint="eastAsia"/>
        </w:rPr>
        <w:t>近年来我国电子商务的飞跃发展，尤其以天猫、淘宝网等为代表的B2C飞速发展，为快递行业的高速发展奠定了坚实基础。淮安作为苏北重要中心城市，正在积极打造新型工业城市，如此广阔的市场前景为快递产业的进一步发展创造了良好的机遇。</w:t>
      </w:r>
    </w:p>
    <w:p>
      <w:pPr>
        <w:spacing w:line="560" w:lineRule="exact"/>
        <w:ind w:firstLine="632" w:firstLineChars="200"/>
        <w:rPr>
          <w:rFonts w:hint="eastAsia" w:ascii="方正仿宋_GBK"/>
          <w:b/>
        </w:rPr>
      </w:pPr>
      <w:bookmarkStart w:id="43" w:name="_Toc452056366"/>
      <w:bookmarkStart w:id="44" w:name="_Toc452056002"/>
      <w:r>
        <w:rPr>
          <w:rFonts w:hint="eastAsia" w:ascii="方正仿宋_GBK"/>
          <w:b/>
        </w:rPr>
        <w:t>2.3.2 国家相继出台利好政策</w:t>
      </w:r>
      <w:bookmarkEnd w:id="43"/>
      <w:bookmarkEnd w:id="44"/>
    </w:p>
    <w:p>
      <w:pPr>
        <w:spacing w:line="560" w:lineRule="exact"/>
        <w:ind w:firstLine="632" w:firstLineChars="200"/>
        <w:rPr>
          <w:rFonts w:hint="eastAsia"/>
        </w:rPr>
      </w:pPr>
      <w:r>
        <w:rPr>
          <w:rFonts w:hint="eastAsia"/>
        </w:rPr>
        <w:t>近年来国家出台了许多促进快递业发展的扶持政策，2015年10月，国务院印发《关于促进快递业发展的若干意见》，提出促进快递业健康发展，进一步搞活流通、拉动内需，服务大众创业、万众创新，培育现代服务业新增长点。</w:t>
      </w:r>
    </w:p>
    <w:p>
      <w:pPr>
        <w:spacing w:line="560" w:lineRule="exact"/>
        <w:ind w:firstLine="632" w:firstLineChars="200"/>
        <w:rPr>
          <w:rFonts w:hint="eastAsia" w:ascii="方正仿宋_GBK"/>
          <w:b/>
        </w:rPr>
      </w:pPr>
      <w:bookmarkStart w:id="45" w:name="_Toc452056367"/>
      <w:bookmarkStart w:id="46" w:name="_Toc452056003"/>
      <w:r>
        <w:rPr>
          <w:rFonts w:hint="eastAsia" w:ascii="方正仿宋_GBK"/>
          <w:b/>
        </w:rPr>
        <w:t>2.3.3 淮安得天独厚的区位优势</w:t>
      </w:r>
      <w:bookmarkEnd w:id="45"/>
      <w:bookmarkEnd w:id="46"/>
    </w:p>
    <w:p>
      <w:pPr>
        <w:spacing w:line="560" w:lineRule="exact"/>
        <w:ind w:firstLine="632" w:firstLineChars="200"/>
        <w:rPr>
          <w:rFonts w:hint="eastAsia"/>
        </w:rPr>
      </w:pPr>
      <w:r>
        <w:rPr>
          <w:rFonts w:hint="eastAsia"/>
        </w:rPr>
        <w:t>淮安市作为一个历史文化古城，地处苏北腹地，是区位优势明显的重要交通枢纽，凸现了淮安在江苏乃至全国的交通枢纽地位。苏北快递产业园于2015年8月获批，全国各大快递公司纷纷在淮安布点，建设区域中转中心，辐射苏北、鲁西南、豫东南地区，淮安的快递产业集聚效应初具规模。</w:t>
      </w:r>
    </w:p>
    <w:p>
      <w:pPr>
        <w:spacing w:line="560" w:lineRule="exact"/>
        <w:ind w:firstLine="632" w:firstLineChars="200"/>
        <w:rPr>
          <w:rFonts w:hint="eastAsia" w:ascii="方正仿宋_GBK"/>
          <w:b/>
        </w:rPr>
      </w:pPr>
      <w:bookmarkStart w:id="47" w:name="_Toc452056004"/>
      <w:bookmarkStart w:id="48" w:name="_Toc452056368"/>
      <w:r>
        <w:rPr>
          <w:rFonts w:hint="eastAsia" w:ascii="方正仿宋_GBK"/>
          <w:b/>
        </w:rPr>
        <w:t>2.3.4 淮安电子商务产业发展迅猛</w:t>
      </w:r>
      <w:bookmarkEnd w:id="47"/>
      <w:bookmarkEnd w:id="48"/>
    </w:p>
    <w:p>
      <w:pPr>
        <w:spacing w:line="560" w:lineRule="exact"/>
        <w:ind w:firstLine="632" w:firstLineChars="200"/>
        <w:rPr>
          <w:rFonts w:hint="eastAsia"/>
        </w:rPr>
      </w:pPr>
      <w:r>
        <w:rPr>
          <w:rFonts w:hint="eastAsia"/>
        </w:rPr>
        <w:t>近几年，淮安市电子商务产业飞速发展，交易规模逐步扩大。目前，淮安正在创建国家电子商务示范城市，着力打造区域性电子商务综合物流中心、电商专业服务中心、电商人才孵化中心，这对于本土的快递企业是一次难得的发展机遇。</w:t>
      </w:r>
    </w:p>
    <w:p>
      <w:pPr>
        <w:spacing w:line="560" w:lineRule="exact"/>
        <w:ind w:firstLine="632" w:firstLineChars="200"/>
        <w:rPr>
          <w:rFonts w:hint="eastAsia" w:ascii="方正仿宋_GBK"/>
          <w:b/>
        </w:rPr>
      </w:pPr>
      <w:bookmarkStart w:id="49" w:name="_Toc452056005"/>
      <w:bookmarkStart w:id="50" w:name="_Toc452056369"/>
      <w:r>
        <w:rPr>
          <w:rFonts w:hint="eastAsia" w:ascii="方正仿宋_GBK"/>
          <w:b/>
        </w:rPr>
        <w:t>2.3.5 民营企业自身的发展优势</w:t>
      </w:r>
      <w:bookmarkEnd w:id="49"/>
      <w:bookmarkEnd w:id="50"/>
    </w:p>
    <w:p>
      <w:pPr>
        <w:spacing w:line="560" w:lineRule="exact"/>
        <w:ind w:firstLine="632" w:firstLineChars="200"/>
        <w:rPr>
          <w:rFonts w:hint="eastAsia"/>
        </w:rPr>
      </w:pPr>
      <w:r>
        <w:rPr>
          <w:rFonts w:hint="eastAsia"/>
        </w:rPr>
        <w:t>与国有快递企业、外资快递企业相比，民营快递企业经营方式更加灵活，服务时间和方式较为机动。民营快递企业具有较强的本土化优势，当地的服务人员更了解顾客的价值观念和消费行为，更容易和消费者对接沟通。</w:t>
      </w:r>
    </w:p>
    <w:p>
      <w:pPr>
        <w:spacing w:line="560" w:lineRule="exact"/>
        <w:ind w:firstLine="632" w:firstLineChars="200"/>
        <w:rPr>
          <w:rFonts w:hint="eastAsia" w:ascii="方正仿宋_GBK"/>
          <w:b/>
        </w:rPr>
      </w:pPr>
      <w:bookmarkStart w:id="51" w:name="_Toc452056370"/>
      <w:bookmarkStart w:id="52" w:name="_Toc452056006"/>
      <w:r>
        <w:rPr>
          <w:rFonts w:hint="eastAsia" w:ascii="方正仿宋_GBK"/>
          <w:b/>
        </w:rPr>
        <w:t>2.3.6 物流新技术给邮政业带来发展机遇</w:t>
      </w:r>
      <w:bookmarkEnd w:id="51"/>
      <w:bookmarkEnd w:id="52"/>
    </w:p>
    <w:p>
      <w:pPr>
        <w:spacing w:line="560" w:lineRule="exact"/>
        <w:ind w:firstLine="632" w:firstLineChars="200"/>
        <w:rPr>
          <w:rFonts w:hint="eastAsia"/>
        </w:rPr>
      </w:pPr>
      <w:r>
        <w:rPr>
          <w:rFonts w:hint="eastAsia"/>
        </w:rPr>
        <w:t>物流新技术在邮政企业的应用，进一步扩展到全程时限监控，随着技术成本降低，邮政各环节以及终端渠道的管理等应用，对信息采集、分析和提高运作效率将会发挥越来越重要的作用。</w:t>
      </w:r>
    </w:p>
    <w:p>
      <w:pPr>
        <w:spacing w:line="560" w:lineRule="exact"/>
        <w:ind w:firstLine="632" w:firstLineChars="200"/>
        <w:rPr>
          <w:rFonts w:hint="eastAsia" w:ascii="方正黑体_GBK" w:eastAsia="方正黑体_GBK"/>
        </w:rPr>
      </w:pPr>
      <w:bookmarkStart w:id="53" w:name="_Toc418368818"/>
      <w:bookmarkStart w:id="54" w:name="_Toc452056371"/>
      <w:bookmarkStart w:id="55" w:name="_Toc452056007"/>
      <w:r>
        <w:rPr>
          <w:rFonts w:hint="eastAsia" w:ascii="方正黑体_GBK" w:eastAsia="方正黑体_GBK"/>
        </w:rPr>
        <w:t>3</w:t>
      </w:r>
      <w:bookmarkEnd w:id="53"/>
      <w:r>
        <w:rPr>
          <w:rFonts w:hint="eastAsia" w:ascii="方正黑体_GBK" w:eastAsia="方正黑体_GBK"/>
        </w:rPr>
        <w:t xml:space="preserve"> 淮安市“十三五”邮政业发展规划指导思想、原则与发展目标</w:t>
      </w:r>
      <w:bookmarkEnd w:id="54"/>
      <w:bookmarkEnd w:id="55"/>
    </w:p>
    <w:p>
      <w:pPr>
        <w:spacing w:line="560" w:lineRule="exact"/>
        <w:ind w:firstLine="632" w:firstLineChars="200"/>
        <w:rPr>
          <w:rFonts w:hint="eastAsia" w:ascii="方正楷体_GBK" w:eastAsia="方正楷体_GBK"/>
        </w:rPr>
      </w:pPr>
      <w:bookmarkStart w:id="56" w:name="_Toc452056008"/>
      <w:bookmarkStart w:id="57" w:name="_Toc452056372"/>
      <w:r>
        <w:rPr>
          <w:rFonts w:hint="eastAsia" w:ascii="方正楷体_GBK" w:eastAsia="方正楷体_GBK"/>
        </w:rPr>
        <w:t>3.1 指导思想</w:t>
      </w:r>
      <w:bookmarkEnd w:id="56"/>
      <w:bookmarkEnd w:id="57"/>
    </w:p>
    <w:p>
      <w:pPr>
        <w:spacing w:line="560" w:lineRule="exact"/>
        <w:ind w:firstLine="632" w:firstLineChars="200"/>
        <w:rPr>
          <w:rFonts w:hint="eastAsia"/>
        </w:rPr>
      </w:pPr>
      <w:r>
        <w:rPr>
          <w:rFonts w:hint="eastAsia"/>
        </w:rPr>
        <w:t>贯彻落实党的十八大及十八届三中、四中、五中、六中全会精神，紧紧围绕到2020年要建成与小康社会相适应的现代邮政业目标和“四个全面”战略布局，加大供给侧改革力度，秉持创新、协调、绿色、开放、共享发展理念，按照淮安市委、市政府关于“苏北重要中心城市和全面小康社会”的目标定位，全面落实国家邮政局、江苏省邮政管理局工作部署，按照稳中求进的总基调，主动适应经济新常态，坚持依法治邮，坚持安全为基、发展为要、服务为上，加快“五个邮政”的建设。加大供给侧结构性改革力度，着力推动我市邮政行业创新发展，进一步优化产业结构；着力推动行业转型升级，进一步转变发展方式；着力完善依法行政，进一步加快依法治邮进程；着力促进与地方融合，进一步完善产业联动，加快推动全市邮政业科学发展步伐。</w:t>
      </w:r>
    </w:p>
    <w:p>
      <w:pPr>
        <w:spacing w:line="560" w:lineRule="exact"/>
        <w:ind w:firstLine="632" w:firstLineChars="200"/>
        <w:rPr>
          <w:rFonts w:hint="eastAsia" w:ascii="方正楷体_GBK" w:eastAsia="方正楷体_GBK"/>
        </w:rPr>
      </w:pPr>
      <w:bookmarkStart w:id="58" w:name="_Toc452056373"/>
      <w:bookmarkStart w:id="59" w:name="_Toc452056009"/>
      <w:r>
        <w:rPr>
          <w:rFonts w:hint="eastAsia" w:ascii="方正楷体_GBK" w:eastAsia="方正楷体_GBK"/>
        </w:rPr>
        <w:t>3.2 规划原则</w:t>
      </w:r>
      <w:bookmarkEnd w:id="58"/>
      <w:bookmarkEnd w:id="59"/>
    </w:p>
    <w:p>
      <w:pPr>
        <w:spacing w:line="560" w:lineRule="exact"/>
        <w:ind w:firstLine="632" w:firstLineChars="200"/>
        <w:rPr>
          <w:rFonts w:hint="eastAsia"/>
        </w:rPr>
      </w:pPr>
      <w:r>
        <w:rPr>
          <w:rFonts w:hint="eastAsia"/>
        </w:rPr>
        <w:t>面对新形势、新任务和新要求，我们要准确审视邮政行业的发展变化，围绕中心工作狠抓深入推进，进一步解放思想，坚持合作共赢，同进同退，攻坚克难，努力工作，共同努力推动淮安邮政业快速发展。</w:t>
      </w:r>
    </w:p>
    <w:p>
      <w:pPr>
        <w:spacing w:line="560" w:lineRule="exact"/>
        <w:ind w:firstLine="632" w:firstLineChars="200"/>
        <w:rPr>
          <w:rFonts w:hint="eastAsia"/>
        </w:rPr>
      </w:pPr>
      <w:r>
        <w:rPr>
          <w:rFonts w:hint="eastAsia"/>
          <w:b/>
        </w:rPr>
        <w:t>市场主导。</w:t>
      </w:r>
      <w:r>
        <w:rPr>
          <w:rFonts w:hint="eastAsia"/>
        </w:rPr>
        <w:t>遵循市场发展规律，进一步开放国内快递市场，用市场化手段引导快递企业整合提升，鼓励企业持续提高服务能力和服务质量。进一步简政放权，发挥法律法规、规划、标准的规范引导作用，形成有利于快递业发展的市场环境。</w:t>
      </w:r>
    </w:p>
    <w:p>
      <w:pPr>
        <w:spacing w:line="560" w:lineRule="exact"/>
        <w:ind w:firstLine="632" w:firstLineChars="200"/>
        <w:rPr>
          <w:rFonts w:hint="eastAsia"/>
        </w:rPr>
      </w:pPr>
      <w:r>
        <w:rPr>
          <w:rFonts w:hint="eastAsia"/>
          <w:b/>
        </w:rPr>
        <w:t>安全为基。</w:t>
      </w:r>
      <w:r>
        <w:rPr>
          <w:rFonts w:hint="eastAsia"/>
        </w:rPr>
        <w:t>进一步强化安全生产红线意识，加强寄递安全制度体系建设，落实企业主体责任，夯实快递业安全基础。依靠科技手段创新管理方式、提升监管能力，保障寄递渠道安全。</w:t>
      </w:r>
    </w:p>
    <w:p>
      <w:pPr>
        <w:spacing w:line="560" w:lineRule="exact"/>
        <w:ind w:firstLine="632" w:firstLineChars="200"/>
        <w:rPr>
          <w:rFonts w:hint="eastAsia"/>
        </w:rPr>
      </w:pPr>
      <w:r>
        <w:rPr>
          <w:rFonts w:hint="eastAsia"/>
          <w:b/>
        </w:rPr>
        <w:t>创新驱动。</w:t>
      </w:r>
      <w:r>
        <w:rPr>
          <w:rFonts w:hint="eastAsia"/>
        </w:rPr>
        <w:t>鼓励不同所有制资本在快递领域交叉持股、相互融合，激发市场主体活力和创造力。支持快递企业加快推广应用现代信息技术，不断创新商业模式、服务形式和管理方式。</w:t>
      </w:r>
    </w:p>
    <w:p>
      <w:pPr>
        <w:spacing w:line="560" w:lineRule="exact"/>
        <w:ind w:firstLine="632" w:firstLineChars="200"/>
        <w:rPr>
          <w:rFonts w:hint="eastAsia"/>
        </w:rPr>
      </w:pPr>
      <w:r>
        <w:rPr>
          <w:rFonts w:hint="eastAsia"/>
          <w:b/>
        </w:rPr>
        <w:t>协同发展。</w:t>
      </w:r>
      <w:r>
        <w:rPr>
          <w:rFonts w:hint="eastAsia"/>
        </w:rPr>
        <w:t>推动快递业加快融入生产、流通和消费环节，充分发挥服务电子商务的主渠道作用，联通线上线下，实现与先进制造业、现代农业、信息技术等产业协同发展。</w:t>
      </w:r>
    </w:p>
    <w:p>
      <w:pPr>
        <w:spacing w:line="560" w:lineRule="exact"/>
        <w:ind w:firstLine="632" w:firstLineChars="200"/>
        <w:rPr>
          <w:rFonts w:hint="eastAsia" w:ascii="方正楷体_GBK" w:eastAsia="方正楷体_GBK"/>
        </w:rPr>
      </w:pPr>
      <w:r>
        <w:rPr>
          <w:rFonts w:hint="eastAsia" w:ascii="方正楷体_GBK" w:eastAsia="方正楷体_GBK"/>
        </w:rPr>
        <w:t>3.3 发展定位</w:t>
      </w:r>
    </w:p>
    <w:p>
      <w:pPr>
        <w:spacing w:line="560" w:lineRule="exact"/>
        <w:ind w:firstLine="632" w:firstLineChars="200"/>
        <w:rPr>
          <w:rFonts w:hint="eastAsia"/>
        </w:rPr>
      </w:pPr>
      <w:r>
        <w:rPr>
          <w:rFonts w:hint="eastAsia"/>
        </w:rPr>
        <w:t>中央提出邮政业是现代服务业的关键产业，是替代传统流通模式、刺激消费升级的重要产业，是物流业的先导产业。新定位对邮政业改革发展提出了新要求，淮安市邮政业正处于“把淮安建设成为辐射苏北腹地2000万人口的区域性中心城市”，构建淮安市“4+3”现代服务业体系的关键期，针对淮安地处苏北区域地理中心位置、全省高速公路枢纽以及历史文化、旅游资源十分丰富的特点，结合国际国内邮政业发展形势和特征，将淮安市“十三五”邮政业发展定位为：大力扶持发展快递物流，打造区域快递集散中心，创建国家级快递物流园，形成辐射苏北及鲁南、豫东、皖北，影响长三角快递物流集散区，成为快速崛起的新兴快递业集聚高地。</w:t>
      </w:r>
    </w:p>
    <w:p>
      <w:pPr>
        <w:spacing w:line="560" w:lineRule="exact"/>
        <w:ind w:firstLine="632" w:firstLineChars="200"/>
        <w:rPr>
          <w:rFonts w:hint="eastAsia" w:ascii="方正楷体_GBK" w:eastAsia="方正楷体_GBK"/>
        </w:rPr>
      </w:pPr>
      <w:bookmarkStart w:id="60" w:name="_Toc452056374"/>
      <w:bookmarkStart w:id="61" w:name="_Toc452056010"/>
      <w:r>
        <w:rPr>
          <w:rFonts w:hint="eastAsia" w:ascii="方正楷体_GBK" w:eastAsia="方正楷体_GBK"/>
        </w:rPr>
        <w:t>3.4 发展目标</w:t>
      </w:r>
      <w:bookmarkEnd w:id="60"/>
      <w:bookmarkEnd w:id="61"/>
    </w:p>
    <w:p>
      <w:pPr>
        <w:spacing w:line="560" w:lineRule="exact"/>
        <w:ind w:firstLine="632" w:firstLineChars="200"/>
        <w:rPr>
          <w:rFonts w:hint="eastAsia"/>
        </w:rPr>
      </w:pPr>
      <w:r>
        <w:rPr>
          <w:rFonts w:hint="eastAsia"/>
        </w:rPr>
        <w:t>针对当前我市邮政行业发展还不能适应经济社会发展需要及人民群众日益提升的用邮需求，邮政普遍服务保障与群众期盼还有差距，服务品质和速度需进一步提升；快递服务质量不高，城乡服务水平不均衡等状况，这些都亟需我们进一步转变观念，优化发展思路，主动适应新定位提出的新要求，加快建设普惠邮政，推进邮政服务换档升级。</w:t>
      </w:r>
    </w:p>
    <w:p>
      <w:pPr>
        <w:numPr>
          <w:ins w:id="4" w:author="苏萍" w:date="2011-08-18T15:58:00Z"/>
        </w:numPr>
        <w:spacing w:line="560" w:lineRule="exact"/>
        <w:ind w:firstLine="632" w:firstLineChars="200"/>
        <w:rPr>
          <w:rFonts w:hint="eastAsia"/>
        </w:rPr>
      </w:pPr>
      <w:r>
        <w:rPr>
          <w:rFonts w:hint="eastAsia"/>
          <w:b/>
        </w:rPr>
        <w:t>——深化邮政改革。</w:t>
      </w:r>
      <w:r>
        <w:rPr>
          <w:rFonts w:hint="eastAsia"/>
        </w:rPr>
        <w:t>加大供给侧结构性改革力度，通过改革发挥市场的资源配置作用，消除阻碍邮政业生产力发展的体制和机制性障碍，进一步转变政府职能，激发企业活力。</w:t>
      </w:r>
    </w:p>
    <w:p>
      <w:pPr>
        <w:numPr>
          <w:ins w:id="5" w:author="苏萍" w:date="2011-08-18T15:58:00Z"/>
        </w:numPr>
        <w:spacing w:line="560" w:lineRule="exact"/>
        <w:ind w:firstLine="632" w:firstLineChars="200"/>
        <w:rPr>
          <w:rFonts w:hint="eastAsia"/>
        </w:rPr>
      </w:pPr>
      <w:r>
        <w:rPr>
          <w:rFonts w:hint="eastAsia"/>
          <w:b/>
        </w:rPr>
        <w:t>——完善发展机制。</w:t>
      </w:r>
      <w:r>
        <w:rPr>
          <w:rFonts w:hint="eastAsia"/>
        </w:rPr>
        <w:t>完善由国家保障、企业承担的邮政普遍服务和特殊服务发展机制，完善由市场主导、公平开放的竞争性业务发展机制。完善社会共享、便民高效的城乡邮政普遍服务设施使用机制，打造邮政综合服务平台。</w:t>
      </w:r>
    </w:p>
    <w:p>
      <w:pPr>
        <w:numPr>
          <w:ins w:id="6" w:author="苏萍" w:date="2011-08-18T15:58:00Z"/>
        </w:numPr>
        <w:spacing w:line="560" w:lineRule="exact"/>
        <w:ind w:firstLine="632" w:firstLineChars="200"/>
        <w:rPr>
          <w:rFonts w:hint="eastAsia"/>
        </w:rPr>
      </w:pPr>
      <w:r>
        <w:rPr>
          <w:rFonts w:hint="eastAsia"/>
          <w:b/>
        </w:rPr>
        <w:t>——转变发展方式。</w:t>
      </w:r>
      <w:r>
        <w:rPr>
          <w:rFonts w:hint="eastAsia"/>
        </w:rPr>
        <w:t>加快体制和机制创新，推动邮政业向生产性服务领域拓展，向电子商务、制造业、信息业、金融业等紧密联合发展，推动与综合交通运输体系深度衔接、协同创新，实现产业转型升级。支持和包容业态创新，鼓励多元资本加速进入，推进快递市场对外开放。</w:t>
      </w:r>
    </w:p>
    <w:p>
      <w:pPr>
        <w:numPr>
          <w:ins w:id="7" w:author="苏萍" w:date="2011-08-18T15:58:00Z"/>
        </w:numPr>
        <w:spacing w:line="560" w:lineRule="exact"/>
        <w:ind w:firstLine="632" w:firstLineChars="200"/>
        <w:rPr>
          <w:rFonts w:hint="eastAsia"/>
        </w:rPr>
      </w:pPr>
      <w:r>
        <w:rPr>
          <w:rFonts w:hint="eastAsia"/>
          <w:b/>
        </w:rPr>
        <w:t>——优化发展环境。</w:t>
      </w:r>
      <w:r>
        <w:rPr>
          <w:rFonts w:hint="eastAsia"/>
        </w:rPr>
        <w:t>加强邮政法制建设，发挥规划引领作用，加大政策扶持力度，完善行业监管，构建面向企业的全程监管体系，为邮政业的发展创造良好的外部环境。</w:t>
      </w:r>
    </w:p>
    <w:p>
      <w:pPr>
        <w:numPr>
          <w:ins w:id="8" w:author="苏萍" w:date="2011-08-18T15:58:00Z"/>
        </w:numPr>
        <w:spacing w:line="560" w:lineRule="exact"/>
        <w:ind w:firstLine="632" w:firstLineChars="200"/>
        <w:rPr>
          <w:rFonts w:hint="eastAsia"/>
        </w:rPr>
      </w:pPr>
      <w:r>
        <w:rPr>
          <w:rFonts w:hint="eastAsia"/>
          <w:b/>
        </w:rPr>
        <w:t>——提升服务水平。</w:t>
      </w:r>
      <w:r>
        <w:rPr>
          <w:rFonts w:hint="eastAsia"/>
        </w:rPr>
        <w:t>大力推进公共服务均等化，构建覆盖城乡、可持续发展的邮政普遍服务体系；努力满足人民群众多层次、多样化的用邮需求，构建便捷高效、服务优质的快递服务体系。</w:t>
      </w:r>
    </w:p>
    <w:p>
      <w:pPr>
        <w:spacing w:line="560" w:lineRule="exact"/>
        <w:ind w:firstLine="632" w:firstLineChars="200"/>
        <w:rPr>
          <w:rFonts w:hint="eastAsia" w:ascii="方正仿宋_GBK"/>
          <w:b/>
        </w:rPr>
      </w:pPr>
      <w:bookmarkStart w:id="62" w:name="_Toc452056375"/>
      <w:bookmarkStart w:id="63" w:name="_Toc452056011"/>
      <w:r>
        <w:rPr>
          <w:rFonts w:hint="eastAsia" w:ascii="方正仿宋_GBK"/>
          <w:b/>
        </w:rPr>
        <w:t>3.4.1 淮安市“十三五”邮政业发展规模目标</w:t>
      </w:r>
      <w:bookmarkEnd w:id="62"/>
      <w:bookmarkEnd w:id="63"/>
    </w:p>
    <w:p>
      <w:pPr>
        <w:spacing w:line="560" w:lineRule="exact"/>
        <w:ind w:firstLine="632" w:firstLineChars="200"/>
        <w:rPr>
          <w:rFonts w:hint="eastAsia"/>
        </w:rPr>
      </w:pPr>
      <w:r>
        <w:rPr>
          <w:rFonts w:hint="eastAsia"/>
        </w:rPr>
        <w:t>“十三五”期末，淮安市邮政业综合实力进一步提升，经济社会效益明显提高，业务总收入在“十二五”基础上翻一番以上，对国民经济的贡献率明显提高，成为国民经济发展新的增长点。邮政普遍服务和特殊服务得到有效加强，快递服务水平明显提升，较好地满足经济社会发展和人民群众用邮需求。</w:t>
      </w:r>
    </w:p>
    <w:p>
      <w:pPr>
        <w:spacing w:line="560" w:lineRule="exact"/>
        <w:ind w:firstLine="632" w:firstLineChars="200"/>
        <w:rPr>
          <w:rFonts w:hint="eastAsia"/>
        </w:rPr>
      </w:pPr>
      <w:r>
        <w:rPr>
          <w:rFonts w:hint="eastAsia"/>
        </w:rPr>
        <w:t>根据我市邮政行业经济发展趋势，我市“十三五”规划规模发展目标：</w:t>
      </w:r>
    </w:p>
    <w:p>
      <w:pPr>
        <w:spacing w:line="560" w:lineRule="exact"/>
        <w:ind w:firstLine="0"/>
        <w:jc w:val="center"/>
        <w:rPr>
          <w:rFonts w:hint="eastAsia" w:ascii="方正楷体_GBK" w:hAnsi="仿宋" w:eastAsia="方正楷体_GBK"/>
          <w:sz w:val="24"/>
        </w:rPr>
      </w:pPr>
      <w:r>
        <w:rPr>
          <w:rFonts w:hint="eastAsia" w:ascii="方正楷体_GBK" w:hAnsi="宋体" w:eastAsia="方正楷体_GBK"/>
          <w:color w:val="000000"/>
          <w:sz w:val="30"/>
          <w:szCs w:val="30"/>
        </w:rPr>
        <w:t>表3-1  淮安市“十三五”邮政业发展总体目标</w:t>
      </w:r>
    </w:p>
    <w:tbl>
      <w:tblPr>
        <w:tblStyle w:val="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31"/>
        <w:gridCol w:w="1969"/>
        <w:gridCol w:w="1618"/>
        <w:gridCol w:w="148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3131" w:type="dxa"/>
            <w:noWrap w:val="0"/>
            <w:vAlign w:val="center"/>
          </w:tcPr>
          <w:p>
            <w:pPr>
              <w:tabs>
                <w:tab w:val="left" w:pos="2340"/>
              </w:tabs>
              <w:adjustRightInd w:val="0"/>
              <w:spacing w:line="260" w:lineRule="exact"/>
              <w:ind w:firstLine="0"/>
              <w:jc w:val="center"/>
              <w:rPr>
                <w:rFonts w:hint="eastAsia" w:ascii="方正黑体_GBK" w:hAnsi="宋体" w:eastAsia="方正黑体_GBK"/>
                <w:color w:val="000000"/>
                <w:sz w:val="21"/>
                <w:szCs w:val="21"/>
              </w:rPr>
            </w:pPr>
            <w:r>
              <w:rPr>
                <w:rFonts w:hint="eastAsia" w:ascii="方正黑体_GBK" w:hAnsi="宋体" w:eastAsia="方正黑体_GBK"/>
                <w:color w:val="000000"/>
                <w:sz w:val="21"/>
                <w:szCs w:val="21"/>
              </w:rPr>
              <w:t>指标</w:t>
            </w:r>
          </w:p>
        </w:tc>
        <w:tc>
          <w:tcPr>
            <w:tcW w:w="1969" w:type="dxa"/>
            <w:vMerge w:val="restart"/>
            <w:noWrap w:val="0"/>
            <w:vAlign w:val="center"/>
          </w:tcPr>
          <w:p>
            <w:pPr>
              <w:tabs>
                <w:tab w:val="left" w:pos="2340"/>
              </w:tabs>
              <w:adjustRightInd w:val="0"/>
              <w:spacing w:line="260" w:lineRule="exact"/>
              <w:ind w:firstLine="0"/>
              <w:jc w:val="center"/>
              <w:rPr>
                <w:rFonts w:hint="eastAsia" w:ascii="方正黑体_GBK" w:hAnsi="宋体" w:eastAsia="方正黑体_GBK"/>
                <w:color w:val="000000"/>
                <w:sz w:val="21"/>
                <w:szCs w:val="21"/>
              </w:rPr>
            </w:pPr>
            <w:r>
              <w:rPr>
                <w:rFonts w:hint="eastAsia" w:ascii="方正黑体_GBK" w:hAnsi="宋体" w:eastAsia="方正黑体_GBK"/>
                <w:color w:val="000000"/>
                <w:sz w:val="21"/>
                <w:szCs w:val="21"/>
              </w:rPr>
              <w:t>2015年</w:t>
            </w:r>
          </w:p>
        </w:tc>
        <w:tc>
          <w:tcPr>
            <w:tcW w:w="3099" w:type="dxa"/>
            <w:gridSpan w:val="2"/>
            <w:noWrap w:val="0"/>
            <w:vAlign w:val="center"/>
          </w:tcPr>
          <w:p>
            <w:pPr>
              <w:tabs>
                <w:tab w:val="left" w:pos="2340"/>
              </w:tabs>
              <w:adjustRightInd w:val="0"/>
              <w:spacing w:line="260" w:lineRule="exact"/>
              <w:ind w:firstLine="0"/>
              <w:jc w:val="center"/>
              <w:rPr>
                <w:rFonts w:hint="eastAsia" w:ascii="方正黑体_GBK" w:hAnsi="宋体" w:eastAsia="方正黑体_GBK"/>
                <w:color w:val="000000"/>
                <w:sz w:val="21"/>
                <w:szCs w:val="21"/>
              </w:rPr>
            </w:pPr>
            <w:r>
              <w:rPr>
                <w:rFonts w:hint="eastAsia" w:ascii="方正黑体_GBK" w:hAnsi="宋体" w:eastAsia="方正黑体_GBK"/>
                <w:color w:val="000000"/>
                <w:sz w:val="21"/>
                <w:szCs w:val="21"/>
              </w:rPr>
              <w:t>规划目标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3131" w:type="dxa"/>
            <w:noWrap w:val="0"/>
            <w:vAlign w:val="center"/>
          </w:tcPr>
          <w:p>
            <w:pPr>
              <w:tabs>
                <w:tab w:val="left" w:pos="2340"/>
              </w:tabs>
              <w:adjustRightInd w:val="0"/>
              <w:spacing w:line="260" w:lineRule="exact"/>
              <w:ind w:firstLine="0"/>
              <w:jc w:val="center"/>
              <w:rPr>
                <w:rFonts w:hint="eastAsia" w:ascii="方正黑体_GBK" w:hAnsi="宋体" w:eastAsia="方正黑体_GBK"/>
                <w:color w:val="000000"/>
                <w:sz w:val="21"/>
                <w:szCs w:val="21"/>
              </w:rPr>
            </w:pPr>
          </w:p>
        </w:tc>
        <w:tc>
          <w:tcPr>
            <w:tcW w:w="1969" w:type="dxa"/>
            <w:vMerge w:val="continue"/>
            <w:noWrap w:val="0"/>
            <w:vAlign w:val="center"/>
          </w:tcPr>
          <w:p>
            <w:pPr>
              <w:tabs>
                <w:tab w:val="left" w:pos="2340"/>
              </w:tabs>
              <w:adjustRightInd w:val="0"/>
              <w:spacing w:line="260" w:lineRule="exact"/>
              <w:ind w:firstLine="0"/>
              <w:jc w:val="center"/>
              <w:rPr>
                <w:rFonts w:hint="eastAsia" w:ascii="方正黑体_GBK" w:hAnsi="宋体" w:eastAsia="方正黑体_GBK"/>
                <w:color w:val="000000"/>
                <w:sz w:val="21"/>
                <w:szCs w:val="21"/>
              </w:rPr>
            </w:pPr>
          </w:p>
        </w:tc>
        <w:tc>
          <w:tcPr>
            <w:tcW w:w="1618" w:type="dxa"/>
            <w:noWrap w:val="0"/>
            <w:vAlign w:val="center"/>
          </w:tcPr>
          <w:p>
            <w:pPr>
              <w:tabs>
                <w:tab w:val="left" w:pos="2340"/>
              </w:tabs>
              <w:adjustRightInd w:val="0"/>
              <w:spacing w:line="260" w:lineRule="exact"/>
              <w:ind w:firstLine="0"/>
              <w:jc w:val="center"/>
              <w:rPr>
                <w:rFonts w:hint="eastAsia" w:ascii="方正黑体_GBK" w:hAnsi="宋体" w:eastAsia="方正黑体_GBK"/>
                <w:color w:val="000000"/>
                <w:sz w:val="21"/>
                <w:szCs w:val="21"/>
              </w:rPr>
            </w:pPr>
            <w:r>
              <w:rPr>
                <w:rFonts w:hint="eastAsia" w:ascii="方正黑体_GBK" w:hAnsi="宋体" w:eastAsia="方正黑体_GBK"/>
                <w:color w:val="000000"/>
                <w:sz w:val="21"/>
                <w:szCs w:val="21"/>
              </w:rPr>
              <w:t>2020年</w:t>
            </w:r>
          </w:p>
        </w:tc>
        <w:tc>
          <w:tcPr>
            <w:tcW w:w="1481" w:type="dxa"/>
            <w:noWrap w:val="0"/>
            <w:vAlign w:val="center"/>
          </w:tcPr>
          <w:p>
            <w:pPr>
              <w:tabs>
                <w:tab w:val="left" w:pos="2340"/>
              </w:tabs>
              <w:adjustRightInd w:val="0"/>
              <w:spacing w:line="260" w:lineRule="exact"/>
              <w:ind w:firstLine="0"/>
              <w:jc w:val="center"/>
              <w:rPr>
                <w:rFonts w:hint="eastAsia" w:ascii="方正黑体_GBK" w:hAnsi="宋体" w:eastAsia="方正黑体_GBK"/>
                <w:color w:val="000000"/>
                <w:sz w:val="21"/>
                <w:szCs w:val="21"/>
              </w:rPr>
            </w:pPr>
            <w:r>
              <w:rPr>
                <w:rFonts w:hint="eastAsia" w:ascii="方正黑体_GBK" w:hAnsi="宋体" w:eastAsia="方正黑体_GBK"/>
                <w:color w:val="000000"/>
                <w:sz w:val="21"/>
                <w:szCs w:val="21"/>
              </w:rPr>
              <w:t>年均增长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3131" w:type="dxa"/>
            <w:noWrap w:val="0"/>
            <w:vAlign w:val="center"/>
          </w:tcPr>
          <w:p>
            <w:pPr>
              <w:tabs>
                <w:tab w:val="left" w:pos="2340"/>
              </w:tabs>
              <w:adjustRightInd w:val="0"/>
              <w:spacing w:line="260" w:lineRule="exact"/>
              <w:ind w:firstLine="0"/>
              <w:rPr>
                <w:rFonts w:hint="eastAsia" w:ascii="宋体" w:hAnsi="宋体" w:eastAsia="宋体"/>
                <w:color w:val="000000"/>
                <w:sz w:val="21"/>
                <w:szCs w:val="21"/>
              </w:rPr>
            </w:pPr>
            <w:r>
              <w:rPr>
                <w:rFonts w:hint="eastAsia" w:ascii="宋体" w:hAnsi="宋体" w:eastAsia="宋体"/>
                <w:color w:val="000000"/>
                <w:sz w:val="21"/>
                <w:szCs w:val="21"/>
              </w:rPr>
              <w:t>一、邮政业业务收入</w:t>
            </w:r>
          </w:p>
        </w:tc>
        <w:tc>
          <w:tcPr>
            <w:tcW w:w="1969" w:type="dxa"/>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10.39亿元</w:t>
            </w:r>
          </w:p>
        </w:tc>
        <w:tc>
          <w:tcPr>
            <w:tcW w:w="1618" w:type="dxa"/>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21亿元</w:t>
            </w:r>
          </w:p>
        </w:tc>
        <w:tc>
          <w:tcPr>
            <w:tcW w:w="1481" w:type="dxa"/>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3131" w:type="dxa"/>
            <w:noWrap w:val="0"/>
            <w:vAlign w:val="center"/>
          </w:tcPr>
          <w:p>
            <w:pPr>
              <w:tabs>
                <w:tab w:val="left" w:pos="2340"/>
              </w:tabs>
              <w:adjustRightInd w:val="0"/>
              <w:spacing w:line="260" w:lineRule="exact"/>
              <w:ind w:firstLine="0"/>
              <w:rPr>
                <w:rFonts w:hint="eastAsia" w:ascii="宋体" w:hAnsi="宋体" w:eastAsia="宋体"/>
                <w:color w:val="000000"/>
                <w:sz w:val="21"/>
                <w:szCs w:val="21"/>
              </w:rPr>
            </w:pPr>
            <w:r>
              <w:rPr>
                <w:rFonts w:hint="eastAsia" w:ascii="宋体" w:hAnsi="宋体" w:eastAsia="宋体"/>
                <w:color w:val="000000"/>
                <w:sz w:val="21"/>
                <w:szCs w:val="21"/>
              </w:rPr>
              <w:t>其中：快递业务收入</w:t>
            </w:r>
          </w:p>
        </w:tc>
        <w:tc>
          <w:tcPr>
            <w:tcW w:w="1969" w:type="dxa"/>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5.59亿元</w:t>
            </w:r>
          </w:p>
        </w:tc>
        <w:tc>
          <w:tcPr>
            <w:tcW w:w="1618" w:type="dxa"/>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15亿元</w:t>
            </w:r>
          </w:p>
        </w:tc>
        <w:tc>
          <w:tcPr>
            <w:tcW w:w="1481" w:type="dxa"/>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22%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3131" w:type="dxa"/>
            <w:noWrap w:val="0"/>
            <w:vAlign w:val="center"/>
          </w:tcPr>
          <w:p>
            <w:pPr>
              <w:tabs>
                <w:tab w:val="left" w:pos="2340"/>
              </w:tabs>
              <w:adjustRightInd w:val="0"/>
              <w:spacing w:line="260" w:lineRule="exact"/>
              <w:ind w:firstLine="0"/>
              <w:rPr>
                <w:rFonts w:hint="eastAsia" w:ascii="宋体" w:hAnsi="宋体" w:eastAsia="宋体"/>
                <w:color w:val="000000"/>
                <w:sz w:val="21"/>
                <w:szCs w:val="21"/>
              </w:rPr>
            </w:pPr>
            <w:r>
              <w:rPr>
                <w:rFonts w:hint="eastAsia" w:ascii="宋体" w:hAnsi="宋体" w:eastAsia="宋体"/>
                <w:color w:val="000000"/>
                <w:sz w:val="21"/>
                <w:szCs w:val="21"/>
              </w:rPr>
              <w:t>二、邮政业业务总量</w:t>
            </w:r>
          </w:p>
        </w:tc>
        <w:tc>
          <w:tcPr>
            <w:tcW w:w="1969" w:type="dxa"/>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14.21亿元</w:t>
            </w:r>
          </w:p>
        </w:tc>
        <w:tc>
          <w:tcPr>
            <w:tcW w:w="1618" w:type="dxa"/>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31亿元</w:t>
            </w:r>
          </w:p>
        </w:tc>
        <w:tc>
          <w:tcPr>
            <w:tcW w:w="1481" w:type="dxa"/>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17%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3131" w:type="dxa"/>
            <w:tcBorders>
              <w:bottom w:val="single" w:color="auto" w:sz="4" w:space="0"/>
              <w:right w:val="single" w:color="auto" w:sz="4" w:space="0"/>
            </w:tcBorders>
            <w:noWrap w:val="0"/>
            <w:vAlign w:val="center"/>
          </w:tcPr>
          <w:p>
            <w:pPr>
              <w:tabs>
                <w:tab w:val="left" w:pos="2340"/>
              </w:tabs>
              <w:adjustRightInd w:val="0"/>
              <w:spacing w:line="260" w:lineRule="exact"/>
              <w:ind w:firstLine="0"/>
              <w:rPr>
                <w:rFonts w:hint="eastAsia" w:ascii="宋体" w:hAnsi="宋体" w:eastAsia="宋体"/>
                <w:color w:val="000000"/>
                <w:sz w:val="21"/>
                <w:szCs w:val="21"/>
              </w:rPr>
            </w:pPr>
            <w:r>
              <w:rPr>
                <w:rFonts w:hint="eastAsia" w:ascii="宋体" w:hAnsi="宋体" w:eastAsia="宋体"/>
                <w:color w:val="000000"/>
                <w:sz w:val="21"/>
                <w:szCs w:val="21"/>
              </w:rPr>
              <w:t>其中：快递业务量</w:t>
            </w:r>
          </w:p>
        </w:tc>
        <w:tc>
          <w:tcPr>
            <w:tcW w:w="1969" w:type="dxa"/>
            <w:tcBorders>
              <w:left w:val="single" w:color="auto" w:sz="4" w:space="0"/>
              <w:bottom w:val="single" w:color="auto" w:sz="4" w:space="0"/>
              <w:right w:val="single" w:color="auto" w:sz="4" w:space="0"/>
            </w:tcBorders>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5851.05万件</w:t>
            </w:r>
          </w:p>
        </w:tc>
        <w:tc>
          <w:tcPr>
            <w:tcW w:w="1618" w:type="dxa"/>
            <w:tcBorders>
              <w:left w:val="single" w:color="auto" w:sz="4" w:space="0"/>
              <w:bottom w:val="single" w:color="auto" w:sz="4" w:space="0"/>
              <w:right w:val="single" w:color="auto" w:sz="4" w:space="0"/>
            </w:tcBorders>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17800万件</w:t>
            </w:r>
          </w:p>
        </w:tc>
        <w:tc>
          <w:tcPr>
            <w:tcW w:w="1481" w:type="dxa"/>
            <w:tcBorders>
              <w:left w:val="single" w:color="auto" w:sz="4" w:space="0"/>
              <w:bottom w:val="single" w:color="auto" w:sz="4" w:space="0"/>
            </w:tcBorders>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3131" w:type="dxa"/>
            <w:tcBorders>
              <w:top w:val="single" w:color="auto" w:sz="4" w:space="0"/>
              <w:bottom w:val="single" w:color="auto" w:sz="4" w:space="0"/>
              <w:right w:val="single" w:color="auto" w:sz="4" w:space="0"/>
            </w:tcBorders>
            <w:noWrap w:val="0"/>
            <w:vAlign w:val="center"/>
          </w:tcPr>
          <w:p>
            <w:pPr>
              <w:tabs>
                <w:tab w:val="left" w:pos="2340"/>
              </w:tabs>
              <w:adjustRightInd w:val="0"/>
              <w:spacing w:line="260" w:lineRule="exact"/>
              <w:ind w:firstLine="0"/>
              <w:rPr>
                <w:rFonts w:hint="eastAsia" w:ascii="宋体" w:hAnsi="宋体" w:eastAsia="宋体"/>
                <w:color w:val="000000"/>
                <w:sz w:val="21"/>
                <w:szCs w:val="21"/>
              </w:rPr>
            </w:pPr>
            <w:r>
              <w:rPr>
                <w:rFonts w:hint="eastAsia" w:ascii="宋体" w:hAnsi="宋体" w:eastAsia="宋体"/>
                <w:color w:val="000000"/>
                <w:sz w:val="21"/>
                <w:szCs w:val="21"/>
              </w:rPr>
              <w:t>包裹</w:t>
            </w:r>
          </w:p>
        </w:tc>
        <w:tc>
          <w:tcPr>
            <w:tcW w:w="1969" w:type="dxa"/>
            <w:tcBorders>
              <w:top w:val="single" w:color="auto" w:sz="4" w:space="0"/>
              <w:left w:val="single" w:color="auto" w:sz="4" w:space="0"/>
              <w:bottom w:val="single" w:color="auto" w:sz="4" w:space="0"/>
              <w:right w:val="single" w:color="auto" w:sz="4" w:space="0"/>
            </w:tcBorders>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3.12万件</w:t>
            </w:r>
          </w:p>
        </w:tc>
        <w:tc>
          <w:tcPr>
            <w:tcW w:w="1618" w:type="dxa"/>
            <w:tcBorders>
              <w:top w:val="single" w:color="auto" w:sz="4" w:space="0"/>
              <w:left w:val="single" w:color="auto" w:sz="4" w:space="0"/>
              <w:bottom w:val="single" w:color="auto" w:sz="4" w:space="0"/>
              <w:right w:val="single" w:color="auto" w:sz="4" w:space="0"/>
            </w:tcBorders>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6.2万件</w:t>
            </w:r>
          </w:p>
        </w:tc>
        <w:tc>
          <w:tcPr>
            <w:tcW w:w="1481" w:type="dxa"/>
            <w:tcBorders>
              <w:top w:val="single" w:color="auto" w:sz="4" w:space="0"/>
              <w:left w:val="single" w:color="auto" w:sz="4" w:space="0"/>
              <w:bottom w:val="single" w:color="auto" w:sz="4" w:space="0"/>
            </w:tcBorders>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3131" w:type="dxa"/>
            <w:tcBorders>
              <w:top w:val="single" w:color="auto" w:sz="4" w:space="0"/>
              <w:bottom w:val="single" w:color="auto" w:sz="4" w:space="0"/>
              <w:right w:val="single" w:color="auto" w:sz="4" w:space="0"/>
            </w:tcBorders>
            <w:noWrap w:val="0"/>
            <w:vAlign w:val="center"/>
          </w:tcPr>
          <w:p>
            <w:pPr>
              <w:tabs>
                <w:tab w:val="left" w:pos="2340"/>
              </w:tabs>
              <w:adjustRightInd w:val="0"/>
              <w:spacing w:line="260" w:lineRule="exact"/>
              <w:ind w:firstLine="0"/>
              <w:rPr>
                <w:rFonts w:hint="eastAsia" w:ascii="宋体" w:hAnsi="宋体" w:eastAsia="宋体"/>
                <w:color w:val="000000"/>
                <w:sz w:val="21"/>
                <w:szCs w:val="21"/>
              </w:rPr>
            </w:pPr>
            <w:r>
              <w:rPr>
                <w:rFonts w:hint="eastAsia" w:ascii="宋体" w:hAnsi="宋体" w:eastAsia="宋体"/>
                <w:color w:val="000000"/>
                <w:sz w:val="21"/>
                <w:szCs w:val="21"/>
              </w:rPr>
              <w:t>函件</w:t>
            </w:r>
          </w:p>
        </w:tc>
        <w:tc>
          <w:tcPr>
            <w:tcW w:w="1969" w:type="dxa"/>
            <w:tcBorders>
              <w:top w:val="single" w:color="auto" w:sz="4" w:space="0"/>
              <w:left w:val="single" w:color="auto" w:sz="4" w:space="0"/>
              <w:bottom w:val="single" w:color="auto" w:sz="4" w:space="0"/>
              <w:right w:val="single" w:color="auto" w:sz="4" w:space="0"/>
            </w:tcBorders>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906.24万件</w:t>
            </w:r>
          </w:p>
        </w:tc>
        <w:tc>
          <w:tcPr>
            <w:tcW w:w="1618" w:type="dxa"/>
            <w:tcBorders>
              <w:top w:val="single" w:color="auto" w:sz="4" w:space="0"/>
              <w:left w:val="single" w:color="auto" w:sz="4" w:space="0"/>
              <w:bottom w:val="single" w:color="auto" w:sz="4" w:space="0"/>
              <w:right w:val="single" w:color="auto" w:sz="4" w:space="0"/>
            </w:tcBorders>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1000万件</w:t>
            </w:r>
          </w:p>
        </w:tc>
        <w:tc>
          <w:tcPr>
            <w:tcW w:w="1481" w:type="dxa"/>
            <w:tcBorders>
              <w:top w:val="single" w:color="auto" w:sz="4" w:space="0"/>
              <w:left w:val="single" w:color="auto" w:sz="4" w:space="0"/>
              <w:bottom w:val="single" w:color="auto" w:sz="4" w:space="0"/>
            </w:tcBorders>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3131" w:type="dxa"/>
            <w:tcBorders>
              <w:top w:val="single" w:color="auto" w:sz="4" w:space="0"/>
              <w:bottom w:val="single" w:color="auto" w:sz="4" w:space="0"/>
              <w:right w:val="single" w:color="auto" w:sz="4" w:space="0"/>
            </w:tcBorders>
            <w:noWrap w:val="0"/>
            <w:vAlign w:val="center"/>
          </w:tcPr>
          <w:p>
            <w:pPr>
              <w:tabs>
                <w:tab w:val="left" w:pos="2340"/>
              </w:tabs>
              <w:adjustRightInd w:val="0"/>
              <w:spacing w:line="260" w:lineRule="exact"/>
              <w:ind w:firstLine="0"/>
              <w:rPr>
                <w:rFonts w:hint="eastAsia" w:ascii="宋体" w:hAnsi="宋体" w:eastAsia="宋体"/>
                <w:color w:val="000000"/>
                <w:sz w:val="21"/>
                <w:szCs w:val="21"/>
              </w:rPr>
            </w:pPr>
            <w:r>
              <w:rPr>
                <w:rFonts w:hint="eastAsia" w:ascii="宋体" w:hAnsi="宋体" w:eastAsia="宋体"/>
                <w:color w:val="000000"/>
                <w:sz w:val="21"/>
                <w:szCs w:val="21"/>
              </w:rPr>
              <w:t>订销报纸量</w:t>
            </w:r>
          </w:p>
        </w:tc>
        <w:tc>
          <w:tcPr>
            <w:tcW w:w="1969" w:type="dxa"/>
            <w:tcBorders>
              <w:top w:val="single" w:color="auto" w:sz="4" w:space="0"/>
              <w:left w:val="single" w:color="auto" w:sz="4" w:space="0"/>
              <w:bottom w:val="single" w:color="auto" w:sz="4" w:space="0"/>
              <w:right w:val="single" w:color="auto" w:sz="4" w:space="0"/>
            </w:tcBorders>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8859.29万份</w:t>
            </w:r>
          </w:p>
        </w:tc>
        <w:tc>
          <w:tcPr>
            <w:tcW w:w="1618" w:type="dxa"/>
            <w:tcBorders>
              <w:top w:val="single" w:color="auto" w:sz="4" w:space="0"/>
              <w:left w:val="single" w:color="auto" w:sz="4" w:space="0"/>
              <w:bottom w:val="single" w:color="auto" w:sz="4" w:space="0"/>
              <w:right w:val="single" w:color="auto" w:sz="4" w:space="0"/>
            </w:tcBorders>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9500万份</w:t>
            </w:r>
          </w:p>
        </w:tc>
        <w:tc>
          <w:tcPr>
            <w:tcW w:w="1481" w:type="dxa"/>
            <w:tcBorders>
              <w:top w:val="single" w:color="auto" w:sz="4" w:space="0"/>
              <w:left w:val="single" w:color="auto" w:sz="4" w:space="0"/>
              <w:bottom w:val="single" w:color="auto" w:sz="4" w:space="0"/>
            </w:tcBorders>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1.4%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3131" w:type="dxa"/>
            <w:tcBorders>
              <w:top w:val="single" w:color="auto" w:sz="4" w:space="0"/>
              <w:bottom w:val="single" w:color="auto" w:sz="4" w:space="0"/>
              <w:right w:val="single" w:color="auto" w:sz="4" w:space="0"/>
            </w:tcBorders>
            <w:noWrap w:val="0"/>
            <w:vAlign w:val="center"/>
          </w:tcPr>
          <w:p>
            <w:pPr>
              <w:tabs>
                <w:tab w:val="left" w:pos="2340"/>
              </w:tabs>
              <w:adjustRightInd w:val="0"/>
              <w:spacing w:line="260" w:lineRule="exact"/>
              <w:ind w:firstLine="0"/>
              <w:rPr>
                <w:rFonts w:hint="eastAsia" w:ascii="宋体" w:hAnsi="宋体" w:eastAsia="宋体"/>
                <w:color w:val="000000"/>
                <w:sz w:val="21"/>
                <w:szCs w:val="21"/>
              </w:rPr>
            </w:pPr>
            <w:r>
              <w:rPr>
                <w:rFonts w:hint="eastAsia" w:ascii="宋体" w:hAnsi="宋体" w:eastAsia="宋体"/>
                <w:color w:val="000000"/>
                <w:sz w:val="21"/>
                <w:szCs w:val="21"/>
              </w:rPr>
              <w:t>订销杂志量</w:t>
            </w:r>
          </w:p>
        </w:tc>
        <w:tc>
          <w:tcPr>
            <w:tcW w:w="1969" w:type="dxa"/>
            <w:tcBorders>
              <w:top w:val="single" w:color="auto" w:sz="4" w:space="0"/>
              <w:left w:val="single" w:color="auto" w:sz="4" w:space="0"/>
              <w:bottom w:val="single" w:color="auto" w:sz="4" w:space="0"/>
              <w:right w:val="single" w:color="auto" w:sz="4" w:space="0"/>
            </w:tcBorders>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272.44万份</w:t>
            </w:r>
          </w:p>
        </w:tc>
        <w:tc>
          <w:tcPr>
            <w:tcW w:w="1618" w:type="dxa"/>
            <w:tcBorders>
              <w:top w:val="single" w:color="auto" w:sz="4" w:space="0"/>
              <w:left w:val="single" w:color="auto" w:sz="4" w:space="0"/>
              <w:bottom w:val="single" w:color="auto" w:sz="4" w:space="0"/>
              <w:right w:val="single" w:color="auto" w:sz="4" w:space="0"/>
            </w:tcBorders>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300万份</w:t>
            </w:r>
          </w:p>
        </w:tc>
        <w:tc>
          <w:tcPr>
            <w:tcW w:w="1481" w:type="dxa"/>
            <w:tcBorders>
              <w:top w:val="single" w:color="auto" w:sz="4" w:space="0"/>
              <w:left w:val="single" w:color="auto" w:sz="4" w:space="0"/>
              <w:bottom w:val="single" w:color="auto" w:sz="4" w:space="0"/>
            </w:tcBorders>
            <w:noWrap w:val="0"/>
            <w:vAlign w:val="center"/>
          </w:tcPr>
          <w:p>
            <w:pPr>
              <w:tabs>
                <w:tab w:val="left" w:pos="2340"/>
              </w:tabs>
              <w:adjustRightInd w:val="0"/>
              <w:spacing w:line="260" w:lineRule="exact"/>
              <w:ind w:firstLine="0"/>
              <w:jc w:val="center"/>
              <w:rPr>
                <w:rFonts w:hint="eastAsia" w:ascii="宋体" w:hAnsi="宋体" w:eastAsia="宋体"/>
                <w:color w:val="000000"/>
                <w:sz w:val="21"/>
                <w:szCs w:val="21"/>
              </w:rPr>
            </w:pPr>
            <w:r>
              <w:rPr>
                <w:rFonts w:hint="eastAsia" w:ascii="宋体" w:hAnsi="宋体" w:eastAsia="宋体"/>
                <w:color w:val="000000"/>
                <w:sz w:val="21"/>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131" w:type="dxa"/>
            <w:noWrap w:val="0"/>
            <w:vAlign w:val="top"/>
          </w:tcPr>
          <w:p>
            <w:pPr>
              <w:adjustRightInd w:val="0"/>
              <w:spacing w:line="260" w:lineRule="exact"/>
              <w:ind w:firstLine="0"/>
              <w:rPr>
                <w:rFonts w:hint="eastAsia" w:ascii="宋体" w:hAnsi="宋体" w:eastAsia="宋体"/>
                <w:sz w:val="21"/>
                <w:szCs w:val="21"/>
              </w:rPr>
            </w:pPr>
            <w:r>
              <w:rPr>
                <w:rFonts w:hint="eastAsia" w:ascii="宋体" w:hAnsi="宋体" w:eastAsia="宋体"/>
                <w:sz w:val="21"/>
                <w:szCs w:val="21"/>
              </w:rPr>
              <w:t>日均快递转运量</w:t>
            </w:r>
          </w:p>
        </w:tc>
        <w:tc>
          <w:tcPr>
            <w:tcW w:w="1969" w:type="dxa"/>
            <w:noWrap w:val="0"/>
            <w:vAlign w:val="top"/>
          </w:tcPr>
          <w:p>
            <w:pPr>
              <w:adjustRightInd w:val="0"/>
              <w:spacing w:line="260" w:lineRule="exact"/>
              <w:ind w:firstLine="0"/>
              <w:jc w:val="center"/>
              <w:rPr>
                <w:rFonts w:hint="eastAsia" w:ascii="宋体" w:hAnsi="宋体" w:eastAsia="宋体"/>
                <w:sz w:val="21"/>
                <w:szCs w:val="21"/>
              </w:rPr>
            </w:pPr>
            <w:r>
              <w:rPr>
                <w:rFonts w:hint="eastAsia" w:ascii="宋体" w:hAnsi="宋体" w:eastAsia="宋体"/>
                <w:sz w:val="21"/>
                <w:szCs w:val="21"/>
              </w:rPr>
              <w:t>182.6万</w:t>
            </w:r>
          </w:p>
        </w:tc>
        <w:tc>
          <w:tcPr>
            <w:tcW w:w="1618" w:type="dxa"/>
            <w:noWrap w:val="0"/>
            <w:vAlign w:val="top"/>
          </w:tcPr>
          <w:p>
            <w:pPr>
              <w:adjustRightInd w:val="0"/>
              <w:spacing w:line="260" w:lineRule="exact"/>
              <w:ind w:firstLine="0"/>
              <w:jc w:val="center"/>
              <w:rPr>
                <w:rFonts w:hint="eastAsia" w:ascii="宋体" w:hAnsi="宋体" w:eastAsia="宋体"/>
                <w:sz w:val="21"/>
                <w:szCs w:val="21"/>
              </w:rPr>
            </w:pPr>
            <w:r>
              <w:rPr>
                <w:rFonts w:hint="eastAsia" w:ascii="宋体" w:hAnsi="宋体" w:eastAsia="宋体"/>
                <w:sz w:val="21"/>
                <w:szCs w:val="21"/>
              </w:rPr>
              <w:t>509.8万</w:t>
            </w:r>
          </w:p>
        </w:tc>
        <w:tc>
          <w:tcPr>
            <w:tcW w:w="1481" w:type="dxa"/>
            <w:noWrap w:val="0"/>
            <w:vAlign w:val="top"/>
          </w:tcPr>
          <w:p>
            <w:pPr>
              <w:adjustRightInd w:val="0"/>
              <w:spacing w:line="260" w:lineRule="exact"/>
              <w:ind w:firstLine="0"/>
              <w:jc w:val="center"/>
              <w:rPr>
                <w:rFonts w:hint="eastAsia" w:ascii="宋体" w:hAnsi="宋体" w:eastAsia="宋体"/>
                <w:sz w:val="21"/>
                <w:szCs w:val="21"/>
              </w:rPr>
            </w:pPr>
            <w:r>
              <w:rPr>
                <w:rFonts w:hint="eastAsia" w:ascii="宋体" w:hAnsi="宋体" w:eastAsia="宋体"/>
                <w:sz w:val="21"/>
                <w:szCs w:val="21"/>
              </w:rPr>
              <w:t>22.8%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131" w:type="dxa"/>
            <w:noWrap w:val="0"/>
            <w:vAlign w:val="top"/>
          </w:tcPr>
          <w:p>
            <w:pPr>
              <w:adjustRightInd w:val="0"/>
              <w:spacing w:line="260" w:lineRule="exact"/>
              <w:ind w:firstLine="0"/>
              <w:rPr>
                <w:rFonts w:hint="eastAsia" w:ascii="宋体" w:hAnsi="宋体" w:eastAsia="宋体"/>
                <w:sz w:val="21"/>
                <w:szCs w:val="21"/>
              </w:rPr>
            </w:pPr>
            <w:r>
              <w:rPr>
                <w:rFonts w:hint="eastAsia" w:ascii="宋体" w:hAnsi="宋体" w:eastAsia="宋体"/>
                <w:sz w:val="21"/>
                <w:szCs w:val="21"/>
              </w:rPr>
              <w:t>快递转运量峰值</w:t>
            </w:r>
          </w:p>
        </w:tc>
        <w:tc>
          <w:tcPr>
            <w:tcW w:w="1969" w:type="dxa"/>
            <w:noWrap w:val="0"/>
            <w:vAlign w:val="top"/>
          </w:tcPr>
          <w:p>
            <w:pPr>
              <w:adjustRightInd w:val="0"/>
              <w:spacing w:line="260" w:lineRule="exact"/>
              <w:ind w:firstLine="0"/>
              <w:jc w:val="center"/>
              <w:rPr>
                <w:rFonts w:hint="eastAsia" w:ascii="宋体" w:hAnsi="宋体" w:eastAsia="宋体"/>
                <w:sz w:val="21"/>
                <w:szCs w:val="21"/>
              </w:rPr>
            </w:pPr>
            <w:r>
              <w:rPr>
                <w:rFonts w:hint="eastAsia" w:ascii="宋体" w:hAnsi="宋体" w:eastAsia="宋体"/>
                <w:sz w:val="21"/>
                <w:szCs w:val="21"/>
              </w:rPr>
              <w:t>238.9万</w:t>
            </w:r>
          </w:p>
        </w:tc>
        <w:tc>
          <w:tcPr>
            <w:tcW w:w="1618" w:type="dxa"/>
            <w:noWrap w:val="0"/>
            <w:vAlign w:val="top"/>
          </w:tcPr>
          <w:p>
            <w:pPr>
              <w:adjustRightInd w:val="0"/>
              <w:spacing w:line="260" w:lineRule="exact"/>
              <w:ind w:firstLine="0"/>
              <w:jc w:val="center"/>
              <w:rPr>
                <w:rFonts w:hint="eastAsia" w:ascii="宋体" w:hAnsi="宋体" w:eastAsia="宋体"/>
                <w:sz w:val="21"/>
                <w:szCs w:val="21"/>
              </w:rPr>
            </w:pPr>
            <w:r>
              <w:rPr>
                <w:rFonts w:hint="eastAsia" w:ascii="宋体" w:hAnsi="宋体" w:eastAsia="宋体"/>
                <w:sz w:val="21"/>
                <w:szCs w:val="21"/>
              </w:rPr>
              <w:t>672.3万</w:t>
            </w:r>
          </w:p>
        </w:tc>
        <w:tc>
          <w:tcPr>
            <w:tcW w:w="1481" w:type="dxa"/>
            <w:noWrap w:val="0"/>
            <w:vAlign w:val="top"/>
          </w:tcPr>
          <w:p>
            <w:pPr>
              <w:adjustRightInd w:val="0"/>
              <w:spacing w:line="260" w:lineRule="exact"/>
              <w:ind w:firstLine="0"/>
              <w:jc w:val="center"/>
              <w:rPr>
                <w:rFonts w:hint="eastAsia" w:ascii="宋体" w:hAnsi="宋体" w:eastAsia="宋体"/>
                <w:sz w:val="21"/>
                <w:szCs w:val="21"/>
              </w:rPr>
            </w:pPr>
            <w:r>
              <w:rPr>
                <w:rFonts w:hint="eastAsia" w:ascii="宋体" w:hAnsi="宋体" w:eastAsia="宋体"/>
                <w:sz w:val="21"/>
                <w:szCs w:val="21"/>
              </w:rPr>
              <w:t>23%</w:t>
            </w:r>
          </w:p>
        </w:tc>
      </w:tr>
    </w:tbl>
    <w:p>
      <w:pPr>
        <w:spacing w:line="420" w:lineRule="exact"/>
        <w:ind w:firstLine="347" w:firstLineChars="147"/>
        <w:rPr>
          <w:rFonts w:hint="eastAsia" w:ascii="方正仿宋_GBK" w:hAnsi="仿宋"/>
          <w:sz w:val="24"/>
        </w:rPr>
      </w:pPr>
      <w:r>
        <w:rPr>
          <w:rFonts w:hint="eastAsia" w:ascii="方正仿宋_GBK" w:hAnsi="仿宋"/>
          <w:sz w:val="24"/>
        </w:rPr>
        <w:t>注：由于“十二五”快递统计口径及统计企业数等原因，年均增长率不能反映真</w:t>
      </w:r>
    </w:p>
    <w:p>
      <w:pPr>
        <w:spacing w:line="420" w:lineRule="exact"/>
        <w:ind w:firstLine="810" w:firstLineChars="343"/>
        <w:rPr>
          <w:rFonts w:hint="eastAsia" w:ascii="方正仿宋_GBK" w:hAnsi="仿宋"/>
          <w:sz w:val="24"/>
        </w:rPr>
      </w:pPr>
      <w:r>
        <w:rPr>
          <w:rFonts w:hint="eastAsia" w:ascii="方正仿宋_GBK" w:hAnsi="仿宋"/>
          <w:sz w:val="24"/>
        </w:rPr>
        <w:t>实情况，“十三五”快递增长指标，是在考虑淮安实际情况及调研测算后提</w:t>
      </w:r>
    </w:p>
    <w:p>
      <w:pPr>
        <w:spacing w:line="420" w:lineRule="exact"/>
        <w:ind w:firstLine="810" w:firstLineChars="343"/>
        <w:rPr>
          <w:rFonts w:hint="eastAsia" w:ascii="方正仿宋_GBK"/>
        </w:rPr>
      </w:pPr>
      <w:r>
        <w:rPr>
          <w:rFonts w:hint="eastAsia" w:ascii="方正仿宋_GBK" w:hAnsi="仿宋"/>
          <w:sz w:val="24"/>
        </w:rPr>
        <w:t>出的。</w:t>
      </w:r>
    </w:p>
    <w:p>
      <w:pPr>
        <w:spacing w:line="560" w:lineRule="exact"/>
        <w:ind w:firstLine="632" w:firstLineChars="200"/>
        <w:rPr>
          <w:rFonts w:hint="eastAsia" w:ascii="方正仿宋_GBK"/>
          <w:szCs w:val="32"/>
        </w:rPr>
      </w:pPr>
      <w:r>
        <w:rPr>
          <w:rFonts w:hint="eastAsia" w:ascii="方正仿宋_GBK"/>
          <w:szCs w:val="32"/>
        </w:rPr>
        <w:t>邮政普遍服务总体发展水平保持稳定，机要通信确保万无一失，快递服务满意度稳中有升，快递人才实现2千人次在职培训目标，邮政监管力度进一步加强。</w:t>
      </w:r>
    </w:p>
    <w:p>
      <w:pPr>
        <w:spacing w:line="560" w:lineRule="exact"/>
        <w:ind w:firstLine="632" w:firstLineChars="200"/>
        <w:rPr>
          <w:rFonts w:hint="eastAsia" w:ascii="方正仿宋_GBK"/>
          <w:b/>
          <w:szCs w:val="32"/>
        </w:rPr>
      </w:pPr>
      <w:bookmarkStart w:id="64" w:name="_Toc452056376"/>
      <w:bookmarkStart w:id="65" w:name="_Toc452056012"/>
      <w:r>
        <w:rPr>
          <w:rFonts w:hint="eastAsia" w:ascii="方正仿宋_GBK"/>
          <w:b/>
          <w:szCs w:val="32"/>
        </w:rPr>
        <w:t>3.4.2 普遍服务</w:t>
      </w:r>
      <w:bookmarkEnd w:id="64"/>
      <w:bookmarkEnd w:id="65"/>
    </w:p>
    <w:p>
      <w:pPr>
        <w:spacing w:line="560" w:lineRule="exact"/>
        <w:ind w:firstLine="632" w:firstLineChars="200"/>
        <w:rPr>
          <w:rFonts w:hint="eastAsia" w:ascii="方正仿宋_GBK"/>
          <w:szCs w:val="32"/>
        </w:rPr>
      </w:pPr>
      <w:r>
        <w:rPr>
          <w:rFonts w:hint="eastAsia" w:ascii="方正仿宋_GBK"/>
          <w:szCs w:val="32"/>
        </w:rPr>
        <w:t>邮政普遍服务要基本实现与经济社会发展相匹配、与人民群众需求相适应的基本公共服务均等化。到2020年，我市的邮政普遍服务初步形成权责统一、激励有力、约束有效、配置合理的邮政普遍服务保障监督体系。实现邮政普遍服务发展换挡升级，充分发挥服务新业务、新业态的先导作用。</w:t>
      </w:r>
    </w:p>
    <w:p>
      <w:pPr>
        <w:spacing w:line="560" w:lineRule="exact"/>
        <w:ind w:firstLine="632" w:firstLineChars="200"/>
        <w:rPr>
          <w:rFonts w:hint="eastAsia" w:ascii="方正仿宋_GBK"/>
          <w:b/>
          <w:szCs w:val="32"/>
        </w:rPr>
      </w:pPr>
      <w:r>
        <w:rPr>
          <w:rFonts w:hint="eastAsia" w:ascii="方正仿宋_GBK"/>
          <w:b/>
          <w:szCs w:val="32"/>
        </w:rPr>
        <w:t>服务能力</w:t>
      </w:r>
    </w:p>
    <w:p>
      <w:pPr>
        <w:spacing w:line="560" w:lineRule="exact"/>
        <w:ind w:firstLine="632" w:firstLineChars="200"/>
        <w:rPr>
          <w:rFonts w:hint="eastAsia" w:ascii="方正仿宋_GBK"/>
          <w:szCs w:val="32"/>
        </w:rPr>
      </w:pPr>
      <w:r>
        <w:rPr>
          <w:rFonts w:hint="eastAsia" w:ascii="方正仿宋_GBK"/>
          <w:szCs w:val="32"/>
        </w:rPr>
        <w:t>提升邮政普遍服务终端能力，自办邮政服务网点电子化比重达到99.5%。推进城镇居民楼信报箱建设，有效提升信报箱覆盖水平，城市住宅楼房信报箱安装率达到80％以上。重点加强农村邮政设施建设，继续保持农村给据邮件投递到户、农村平常邮件80%妥投到户，进一步创新拓展村邮站服务功能，推动普遍服务与农村电商协调发展。近年来，中国邮政集团公司正在逐步对其包裹业务优化组合，服务种类和质量将有所提高，预计未来包裹业务量将有所增长，预计2020年包裹量将会在6.2万件左右。预计2020年函件业务量在1000万件左右。继续加强党报党刊发行工作，加快党报党刊传递速度，市内城市党报党刊当日见报率达98%。未来五年内报纸、杂志业务量会稍有回落，考虑到其目前业务主要集中在党报、党刊，不管市场如何萎缩，其业务量仍能够得到保障，预计2020年订销报纸业务、订销杂志业务将分别稳定在9500万份、300万份左右。</w:t>
      </w:r>
    </w:p>
    <w:p>
      <w:pPr>
        <w:spacing w:line="560" w:lineRule="exact"/>
        <w:ind w:firstLine="632" w:firstLineChars="200"/>
        <w:rPr>
          <w:rFonts w:hint="eastAsia" w:ascii="方正仿宋_GBK"/>
          <w:b/>
          <w:szCs w:val="32"/>
        </w:rPr>
      </w:pPr>
      <w:r>
        <w:rPr>
          <w:rFonts w:hint="eastAsia" w:ascii="方正仿宋_GBK"/>
          <w:b/>
          <w:szCs w:val="32"/>
        </w:rPr>
        <w:t>服务水平</w:t>
      </w:r>
    </w:p>
    <w:p>
      <w:pPr>
        <w:spacing w:line="560" w:lineRule="exact"/>
        <w:ind w:firstLine="632" w:firstLineChars="200"/>
        <w:rPr>
          <w:rFonts w:hint="eastAsia" w:ascii="方正仿宋_GBK"/>
          <w:szCs w:val="32"/>
        </w:rPr>
      </w:pPr>
      <w:r>
        <w:rPr>
          <w:rFonts w:hint="eastAsia" w:ascii="方正仿宋_GBK"/>
          <w:szCs w:val="32"/>
        </w:rPr>
        <w:t>——提升整体服务水平，保持全国领先地位。</w:t>
      </w:r>
    </w:p>
    <w:p>
      <w:pPr>
        <w:spacing w:line="560" w:lineRule="exact"/>
        <w:ind w:firstLine="632" w:firstLineChars="200"/>
        <w:rPr>
          <w:rFonts w:hint="eastAsia" w:ascii="方正仿宋_GBK"/>
          <w:szCs w:val="32"/>
        </w:rPr>
      </w:pPr>
      <w:r>
        <w:rPr>
          <w:rFonts w:hint="eastAsia" w:ascii="方正仿宋_GBK"/>
          <w:szCs w:val="32"/>
        </w:rPr>
        <w:t>——市区平均1.5-2公里服务半径或1.5-3万人口，设置一个邮政局所；县城平均2-5公里服务半径或2万人口，设置一个邮政局所；农村地区主要人口聚居区平均5-10公里服务半径或1-2万人口，设置1个邮政局所。</w:t>
      </w:r>
    </w:p>
    <w:p>
      <w:pPr>
        <w:spacing w:line="560" w:lineRule="exact"/>
        <w:ind w:firstLine="632" w:firstLineChars="200"/>
        <w:rPr>
          <w:rFonts w:hint="eastAsia" w:ascii="方正仿宋_GBK"/>
          <w:szCs w:val="32"/>
        </w:rPr>
      </w:pPr>
      <w:r>
        <w:rPr>
          <w:rFonts w:hint="eastAsia" w:ascii="方正仿宋_GBK"/>
          <w:szCs w:val="32"/>
        </w:rPr>
        <w:t>——市区平均1.5-2公里服务半径，设置一个邮筒（箱）；县城平均2-2.5公里服务半径，设置一个邮筒（箱）；乡、镇人民政府所在地主要人口聚居区平均5公里服务半径，设置1个邮筒（箱）。</w:t>
      </w:r>
    </w:p>
    <w:p>
      <w:pPr>
        <w:spacing w:line="560" w:lineRule="exact"/>
        <w:ind w:firstLine="632" w:firstLineChars="200"/>
        <w:rPr>
          <w:rFonts w:hint="eastAsia" w:ascii="方正仿宋_GBK"/>
          <w:szCs w:val="32"/>
        </w:rPr>
      </w:pPr>
      <w:r>
        <w:rPr>
          <w:rFonts w:hint="eastAsia" w:ascii="方正仿宋_GBK"/>
          <w:szCs w:val="32"/>
        </w:rPr>
        <w:t>——城市实现插箱到户，郊区投交村邮站，农村通邮率实现100％。</w:t>
      </w:r>
    </w:p>
    <w:p>
      <w:pPr>
        <w:spacing w:line="560" w:lineRule="exact"/>
        <w:ind w:firstLine="632" w:firstLineChars="200"/>
        <w:rPr>
          <w:rFonts w:hint="eastAsia" w:ascii="方正仿宋_GBK"/>
          <w:szCs w:val="32"/>
        </w:rPr>
      </w:pPr>
      <w:r>
        <w:rPr>
          <w:rFonts w:hint="eastAsia" w:ascii="方正仿宋_GBK"/>
          <w:szCs w:val="32"/>
        </w:rPr>
        <w:t>——邮件准时投递率达98%以上；</w:t>
      </w:r>
    </w:p>
    <w:p>
      <w:pPr>
        <w:spacing w:line="560" w:lineRule="exact"/>
        <w:ind w:firstLine="632" w:firstLineChars="200"/>
        <w:rPr>
          <w:rFonts w:hint="eastAsia" w:ascii="方正仿宋_GBK"/>
          <w:szCs w:val="32"/>
        </w:rPr>
      </w:pPr>
      <w:r>
        <w:rPr>
          <w:rFonts w:hint="eastAsia" w:ascii="方正仿宋_GBK"/>
          <w:szCs w:val="32"/>
        </w:rPr>
        <w:t>——营业、投递规范服务达标率95%以上；</w:t>
      </w:r>
    </w:p>
    <w:p>
      <w:pPr>
        <w:spacing w:line="560" w:lineRule="exact"/>
        <w:ind w:firstLine="632" w:firstLineChars="200"/>
        <w:rPr>
          <w:rFonts w:hint="eastAsia" w:ascii="方正仿宋_GBK"/>
          <w:szCs w:val="32"/>
        </w:rPr>
      </w:pPr>
      <w:r>
        <w:rPr>
          <w:rFonts w:hint="eastAsia" w:ascii="方正仿宋_GBK"/>
          <w:szCs w:val="32"/>
        </w:rPr>
        <w:t>——用户投诉回复率达到95%以上，用户服务满意度居全行业领先水平。</w:t>
      </w:r>
    </w:p>
    <w:p>
      <w:pPr>
        <w:spacing w:line="560" w:lineRule="exact"/>
        <w:ind w:firstLine="632" w:firstLineChars="200"/>
        <w:rPr>
          <w:rFonts w:hint="eastAsia" w:ascii="方正仿宋_GBK"/>
          <w:szCs w:val="32"/>
        </w:rPr>
      </w:pPr>
      <w:r>
        <w:rPr>
          <w:rFonts w:hint="eastAsia" w:ascii="方正仿宋_GBK"/>
          <w:b/>
          <w:szCs w:val="32"/>
        </w:rPr>
        <w:t>3.4.2.1 优化邮政普遍服务网络布局。</w:t>
      </w:r>
      <w:r>
        <w:rPr>
          <w:rFonts w:hint="eastAsia" w:ascii="方正仿宋_GBK"/>
          <w:szCs w:val="32"/>
        </w:rPr>
        <w:t>以提升普遍服务能力、实现服务均等化为目标，创新网络共建共享，统筹优化网络布局，集成建设邮政基本公共服务平台。实现我市航空、高铁等邮运通道、邮件转运中心等设施的建设，推动邮件转运中心等基础设施与民航机场、高铁站点等交通枢纽的同步建设、顺畅衔接，充分利用综合交通运输资源提升邮运能力。</w:t>
      </w:r>
    </w:p>
    <w:p>
      <w:pPr>
        <w:spacing w:line="560" w:lineRule="exact"/>
        <w:ind w:firstLine="632" w:firstLineChars="200"/>
        <w:rPr>
          <w:rFonts w:hint="eastAsia" w:ascii="方正仿宋_GBK"/>
          <w:szCs w:val="32"/>
        </w:rPr>
      </w:pPr>
      <w:r>
        <w:rPr>
          <w:rFonts w:hint="eastAsia" w:ascii="方正仿宋_GBK"/>
          <w:b/>
          <w:szCs w:val="32"/>
        </w:rPr>
        <w:t>3.4.2.2 统筹邮政网点建设，推动邮政普遍服务均等化。</w:t>
      </w:r>
      <w:r>
        <w:rPr>
          <w:rFonts w:hint="eastAsia" w:ascii="方正仿宋_GBK"/>
          <w:szCs w:val="32"/>
        </w:rPr>
        <w:t>服务新型城镇化发展战略，有序推进邮政网点分等分级管理，分等级、分层次、分区域实施“网点加密”工程，推动邮政普遍服务均等化进程。实现城乡间服务水平的基本均衡。在普遍服务的主要内容上实现信函到包裹的转变。适应需求变化在速度和便捷性上有所提高。继续推进在社区、商厦、校园、车站等公共服务设施建设邮政便民服务站，扩展服务功能，提高网点覆盖深度和广度。进一步完善邮政网点布局，丰富网点功能，推动建设邮政基本公共服务平台。进一步加强以“村邮户箱”为重点的邮政普遍服务城乡终端服务体系建设。推动村邮站与农村地区公共服务平台结合建设，实现村邮站建设和运行社会化，为服务农村网络经济，实现邮件直接投递到建制村提供重要支撑。推广智能包裹柜试点、推广和普及，加大城市写字楼、社区投递点建设。设置新型智能信报箱，推动老旧小区信报箱补建、新建小区信报箱设置，实现新建小区信报箱安装率100%。建设农村电商邮政业寄递骨干网，提升信息化水平，完善电子商务服务功能，提升电子商务邮政业配送能力。</w:t>
      </w:r>
    </w:p>
    <w:p>
      <w:pPr>
        <w:spacing w:line="560" w:lineRule="exact"/>
        <w:ind w:firstLine="632" w:firstLineChars="200"/>
        <w:rPr>
          <w:rFonts w:hint="eastAsia" w:ascii="方正仿宋_GBK"/>
          <w:szCs w:val="32"/>
        </w:rPr>
      </w:pPr>
      <w:r>
        <w:rPr>
          <w:rFonts w:hint="eastAsia" w:ascii="方正仿宋_GBK"/>
          <w:b/>
          <w:szCs w:val="32"/>
        </w:rPr>
        <w:t>3.4.2.3 培育发展壮大新兴服务业态。</w:t>
      </w:r>
      <w:r>
        <w:rPr>
          <w:rFonts w:hint="eastAsia" w:ascii="方正仿宋_GBK"/>
          <w:szCs w:val="32"/>
        </w:rPr>
        <w:t>打造“互联网+邮政业务”模式，发挥邮政普遍服务在新型流通体系的先导作用、基础作用。抓住电子商务的发展机遇，整合邮政网络资源，充分发挥邮政信息网、实物网、金融网三网合一的优势，积极发展繁荣邮政小包等新兴业务、新兴业态。继续发挥在国际跨境电商的优势地位，加强与主流电商平台紧密合作，整合国际寄递业务资源，做强跨境电商服务品牌，满足碎片化的跨境网购需求。</w:t>
      </w:r>
    </w:p>
    <w:p>
      <w:pPr>
        <w:spacing w:line="560" w:lineRule="exact"/>
        <w:ind w:firstLine="632" w:firstLineChars="200"/>
        <w:rPr>
          <w:rFonts w:hint="eastAsia" w:ascii="方正仿宋_GBK"/>
          <w:szCs w:val="32"/>
        </w:rPr>
      </w:pPr>
      <w:r>
        <w:rPr>
          <w:rFonts w:hint="eastAsia" w:ascii="方正仿宋_GBK"/>
          <w:b/>
          <w:szCs w:val="32"/>
        </w:rPr>
        <w:t>3.4.2.4 创新邮政普遍服务有效供给。</w:t>
      </w:r>
      <w:r>
        <w:rPr>
          <w:rFonts w:hint="eastAsia" w:ascii="方正仿宋_GBK"/>
          <w:szCs w:val="32"/>
        </w:rPr>
        <w:t>鼓励邮政服务设施对外开放共享，推动邮政基础设施资源的综合利用，面向电子商务企业、快递企业、增值服务商，打造邮政普遍服务基础网络平台，形成综合邮政快递服务商、专业化邮政快递服务商、普遍服务平台运营商等多层次商业模式协同发展的局面，提高邮政基础网络利用效率，提升邮政普遍服务运行水平。</w:t>
      </w:r>
    </w:p>
    <w:p>
      <w:pPr>
        <w:spacing w:line="560" w:lineRule="exact"/>
        <w:ind w:firstLine="632" w:firstLineChars="200"/>
        <w:rPr>
          <w:rFonts w:hint="eastAsia" w:ascii="方正仿宋_GBK"/>
          <w:szCs w:val="32"/>
        </w:rPr>
      </w:pPr>
      <w:r>
        <w:rPr>
          <w:rFonts w:hint="eastAsia" w:ascii="方正仿宋_GBK"/>
          <w:b/>
          <w:szCs w:val="32"/>
        </w:rPr>
        <w:t>3.4.2.5 促进行业转型升级协同发展。</w:t>
      </w:r>
      <w:r>
        <w:rPr>
          <w:rFonts w:hint="eastAsia" w:ascii="方正仿宋_GBK"/>
          <w:szCs w:val="32"/>
        </w:rPr>
        <w:t>促进邮政服务与地方经济发展深度融合，积极承接政府公共服务项目，推动邮政普遍服务向产业上下游延伸发展供应链服务、电子商务配送等业务，与电子商务、制造业、信息业、交通运输等紧密协同发展，集成金融服务平台，推动邮政网点开展“普惠金融”支付结算平台建设，争取提供电子商务第三方支付服务，促进普遍服务转型升级。</w:t>
      </w:r>
    </w:p>
    <w:p>
      <w:pPr>
        <w:spacing w:line="560" w:lineRule="exact"/>
        <w:ind w:firstLine="632" w:firstLineChars="200"/>
        <w:rPr>
          <w:rFonts w:hint="eastAsia" w:ascii="方正仿宋_GBK"/>
          <w:b/>
          <w:szCs w:val="32"/>
        </w:rPr>
      </w:pPr>
      <w:bookmarkStart w:id="66" w:name="_Toc452056377"/>
      <w:bookmarkStart w:id="67" w:name="_Toc452056013"/>
      <w:r>
        <w:rPr>
          <w:rFonts w:hint="eastAsia" w:ascii="方正仿宋_GBK"/>
          <w:b/>
          <w:szCs w:val="32"/>
        </w:rPr>
        <w:t>3.4.3 快递服务</w:t>
      </w:r>
      <w:bookmarkEnd w:id="66"/>
      <w:bookmarkEnd w:id="67"/>
    </w:p>
    <w:p>
      <w:pPr>
        <w:spacing w:line="560" w:lineRule="exact"/>
        <w:ind w:firstLine="632" w:firstLineChars="200"/>
        <w:rPr>
          <w:rFonts w:hint="eastAsia" w:ascii="方正仿宋_GBK"/>
          <w:szCs w:val="32"/>
        </w:rPr>
      </w:pPr>
      <w:r>
        <w:rPr>
          <w:rFonts w:hint="eastAsia" w:ascii="方正仿宋_GBK"/>
          <w:szCs w:val="32"/>
        </w:rPr>
        <w:t>未来五年，淮安市快递服务业发展的总体目标是：充分发挥苏北快递产业园等物流园区的产业集聚优势，着力打造立足苏北，辐射鲁南、豫东、皖北地区，服务长三角的快件陆路集散中心，强化与航空、高铁等运输方式的衔接，实现邮件快件处理资源的有效共享和邮政快递运输系统的大幅提升，构建行业综合集聚发展平台；充分推动邮政快递业与上下游产业融合发展，强化与特色制造业、特色农业、电子商务、物流仓储等多行业交叉协同发展，推动快递企业与传统产业园区、物流集聚区、专业市场、电商集聚区、制造业之间的深度合作，建成长三角北翼具有一定竞争力的新兴快递业集聚高地。</w:t>
      </w:r>
    </w:p>
    <w:p>
      <w:pPr>
        <w:spacing w:line="560" w:lineRule="exact"/>
        <w:ind w:firstLine="632" w:firstLineChars="200"/>
        <w:rPr>
          <w:rFonts w:hint="eastAsia" w:ascii="方正仿宋_GBK"/>
          <w:szCs w:val="32"/>
        </w:rPr>
      </w:pPr>
      <w:r>
        <w:rPr>
          <w:rFonts w:hint="eastAsia" w:ascii="方正仿宋_GBK"/>
          <w:b/>
          <w:szCs w:val="32"/>
        </w:rPr>
        <w:t>3.4.3.1 快递行业规模迈上新的台阶。</w:t>
      </w:r>
      <w:r>
        <w:rPr>
          <w:rFonts w:hint="eastAsia" w:ascii="方正仿宋_GBK"/>
          <w:szCs w:val="32"/>
        </w:rPr>
        <w:t xml:space="preserve">至2020年，快递业务收入达到15亿元，年均增长22%以上，与2015年相比实现业务收入增长270%；快递业对经济社会发展贡献逐步增强。 </w:t>
      </w:r>
    </w:p>
    <w:p>
      <w:pPr>
        <w:spacing w:line="560" w:lineRule="exact"/>
        <w:ind w:firstLine="632" w:firstLineChars="200"/>
        <w:rPr>
          <w:rFonts w:hint="eastAsia" w:ascii="方正仿宋_GBK"/>
          <w:b/>
          <w:szCs w:val="32"/>
        </w:rPr>
      </w:pPr>
      <w:r>
        <w:rPr>
          <w:rFonts w:hint="eastAsia" w:ascii="方正仿宋_GBK"/>
          <w:b/>
          <w:szCs w:val="32"/>
        </w:rPr>
        <w:t>3.4.3.2 快递服务能力显著提升。</w:t>
      </w:r>
    </w:p>
    <w:p>
      <w:pPr>
        <w:spacing w:line="560" w:lineRule="exact"/>
        <w:ind w:firstLine="632" w:firstLineChars="200"/>
        <w:rPr>
          <w:rFonts w:hint="eastAsia" w:ascii="方正仿宋_GBK"/>
          <w:szCs w:val="32"/>
        </w:rPr>
      </w:pPr>
      <w:r>
        <w:rPr>
          <w:rFonts w:hint="eastAsia" w:ascii="方正仿宋_GBK"/>
          <w:szCs w:val="32"/>
        </w:rPr>
        <w:t>——规模以上快递企业全部采用手持终端（PDA）设备，主要品牌邮政快递转运中心全部实现机械化作业。</w:t>
      </w:r>
    </w:p>
    <w:p>
      <w:pPr>
        <w:spacing w:line="560" w:lineRule="exact"/>
        <w:ind w:firstLine="632" w:firstLineChars="200"/>
        <w:rPr>
          <w:rFonts w:hint="eastAsia" w:ascii="方正仿宋_GBK"/>
          <w:szCs w:val="32"/>
        </w:rPr>
      </w:pPr>
      <w:r>
        <w:rPr>
          <w:rFonts w:hint="eastAsia" w:ascii="方正仿宋_GBK"/>
          <w:szCs w:val="32"/>
        </w:rPr>
        <w:t>——主要品牌邮政快递企业积极运用互联网、物联网、大数据、云计算等先进技术，通过精确、动态、科学的管理和信息共享，不断提升供给能力、运行效率、安全性能和服务质量。</w:t>
      </w:r>
    </w:p>
    <w:p>
      <w:pPr>
        <w:spacing w:line="560" w:lineRule="exact"/>
        <w:ind w:firstLine="632" w:firstLineChars="200"/>
        <w:rPr>
          <w:rFonts w:hint="eastAsia" w:ascii="方正仿宋_GBK"/>
          <w:szCs w:val="32"/>
        </w:rPr>
      </w:pPr>
      <w:r>
        <w:rPr>
          <w:rFonts w:hint="eastAsia" w:ascii="方正仿宋_GBK"/>
          <w:b/>
          <w:szCs w:val="32"/>
        </w:rPr>
        <w:t>3.4.3.3 快递服务空间布局更趋合理。</w:t>
      </w:r>
      <w:r>
        <w:rPr>
          <w:rFonts w:hint="eastAsia" w:ascii="方正仿宋_GBK"/>
          <w:szCs w:val="32"/>
        </w:rPr>
        <w:t>结合我市产业布局，整合现有仓储、运输等物流基础设施，至2020年，形成层次清晰、衔接有序的快递业服务三级网络布局。淮安市快递业配送空间布局打造为“1核3园9快递功能区多端点”，即：“1个高集聚度、高分拨等级的核心集散中心——苏北快递产业园；3个园区级的一级快件转运中心——现代综合物流园快件转运中心、空港物流园快件转运中心、开发区物流园快件转运中心（含保税物流园和金网物流园）；9个快递功能区——①高铁新城快递功能区；②力辰物流园快递功能区；③普洛斯物流园快递功能区；④开发区邮政快递功能区；⑤涟水快递功能区；⑥洪泽快递功能区；⑦金湖快递功能区；⑧马坝快递功能区；⑨盱眙快递功能区；多个末端配送网点”：在市区社区、学校、商务区等处建设末端服务网点或公共智能自提柜。在农村地区借助现有邮政普遍服务网络，以满足农村电商服务的需求。</w:t>
      </w:r>
    </w:p>
    <w:p>
      <w:pPr>
        <w:spacing w:line="560" w:lineRule="exact"/>
        <w:ind w:firstLine="632" w:firstLineChars="200"/>
        <w:rPr>
          <w:rFonts w:hint="eastAsia" w:ascii="方正仿宋_GBK"/>
          <w:szCs w:val="32"/>
        </w:rPr>
      </w:pPr>
      <w:r>
        <w:rPr>
          <w:rFonts w:hint="eastAsia" w:ascii="方正仿宋_GBK"/>
          <w:b/>
          <w:szCs w:val="32"/>
        </w:rPr>
        <w:t>3.4.3.4 快递服务水平与质量大幅提升。</w:t>
      </w:r>
      <w:r>
        <w:rPr>
          <w:rFonts w:hint="eastAsia" w:ascii="方正仿宋_GBK"/>
          <w:szCs w:val="32"/>
        </w:rPr>
        <w:t xml:space="preserve">快递产品结构和服务质量不断优化，至2020年，快递限时产品比例达30%以上，同城当天达比例达90%以上，与省内90%市县实现快递“当日达”或“次日达”，快递末端投递服务水平全面提升。全面实现快递车辆统一标识、专用号段，快递企业全面实行承诺服务、标准服务、流程服务，快件延误率不超过万分之三、损坏率不超过十万分之三、丢失率不超过百万分之三，投诉处理率达100%，用户满意度达80分以上。 </w:t>
      </w:r>
    </w:p>
    <w:p>
      <w:pPr>
        <w:spacing w:line="560" w:lineRule="exact"/>
        <w:ind w:firstLine="632" w:firstLineChars="200"/>
        <w:rPr>
          <w:rFonts w:hint="eastAsia" w:ascii="方正仿宋_GBK"/>
          <w:szCs w:val="32"/>
        </w:rPr>
      </w:pPr>
      <w:r>
        <w:rPr>
          <w:rFonts w:hint="eastAsia" w:ascii="方正仿宋_GBK"/>
          <w:b/>
          <w:szCs w:val="32"/>
        </w:rPr>
        <w:t>3.4.3.5 全面提升快递行业信息化水平。</w:t>
      </w:r>
      <w:r>
        <w:rPr>
          <w:rFonts w:hint="eastAsia" w:ascii="方正仿宋_GBK"/>
          <w:szCs w:val="32"/>
        </w:rPr>
        <w:t xml:space="preserve">快递行业信息化、自动化、标准化服务水平全面提升，至2020年，快递企业全部建立快件跟踪查询系统，全部实现与快递市场监管信息系统联网，快件信息入网采集度达100%；规模以上快递企业集散中心和转运中心的标准化、机械化作业比例达100%，分拣处理准确率和运行效率明显提高；快递智能便民柜全面推广，基本实现快件无人交接智能平台全覆盖。 </w:t>
      </w:r>
    </w:p>
    <w:p>
      <w:pPr>
        <w:spacing w:line="560" w:lineRule="exact"/>
        <w:ind w:firstLine="632" w:firstLineChars="200"/>
        <w:rPr>
          <w:rFonts w:hint="eastAsia" w:ascii="方正仿宋_GBK"/>
          <w:szCs w:val="32"/>
        </w:rPr>
      </w:pPr>
      <w:r>
        <w:rPr>
          <w:rFonts w:hint="eastAsia" w:ascii="方正仿宋_GBK"/>
          <w:b/>
          <w:szCs w:val="32"/>
        </w:rPr>
        <w:t>3.4.3.6 加速快递服务创新升级。</w:t>
      </w:r>
      <w:r>
        <w:rPr>
          <w:rFonts w:hint="eastAsia" w:ascii="方正仿宋_GBK"/>
          <w:szCs w:val="32"/>
        </w:rPr>
        <w:t>推动快递服务与电子商务、制造业、信息业、金融业等紧密联合发展，推动与综合交通运输体系深度衔接、协同创新。适应区域经济一体化新形势和“一路一带”战略，促进寄递服务与跨境电商联动发展，优化企业“走出去”的国际环境。</w:t>
      </w:r>
    </w:p>
    <w:p>
      <w:pPr>
        <w:spacing w:line="560" w:lineRule="exact"/>
        <w:ind w:firstLine="632" w:firstLineChars="200"/>
        <w:rPr>
          <w:rFonts w:hint="eastAsia" w:ascii="方正仿宋_GBK"/>
          <w:szCs w:val="32"/>
        </w:rPr>
      </w:pPr>
      <w:r>
        <w:rPr>
          <w:rFonts w:hint="eastAsia" w:ascii="方正仿宋_GBK"/>
          <w:b/>
          <w:szCs w:val="32"/>
        </w:rPr>
        <w:t>3.4.3.7 快递人才培养取得较大突破。</w:t>
      </w:r>
      <w:r>
        <w:rPr>
          <w:rFonts w:hint="eastAsia" w:ascii="方正仿宋_GBK"/>
          <w:szCs w:val="32"/>
        </w:rPr>
        <w:t>加强快递专业人才培养，重点联合省内市内高等院校开设一个以上快递人才教育与在职培训专业，至2020年，实现2千人次在职培训目标，从业人员平均受教育程度明显提高；快递人员岗前和在职培训全面加强，规划期末实现90%以上快递业务员持国家职业资格证上岗。“十三五”期内将建成一个以上省级邮政业人才培训基地。</w:t>
      </w:r>
    </w:p>
    <w:p>
      <w:pPr>
        <w:spacing w:line="560" w:lineRule="exact"/>
        <w:ind w:firstLine="632" w:firstLineChars="200"/>
        <w:rPr>
          <w:rFonts w:hint="eastAsia" w:ascii="方正仿宋_GBK"/>
          <w:b/>
          <w:szCs w:val="32"/>
        </w:rPr>
      </w:pPr>
      <w:bookmarkStart w:id="68" w:name="_Toc452056014"/>
      <w:bookmarkStart w:id="69" w:name="_Toc452056378"/>
      <w:r>
        <w:rPr>
          <w:rFonts w:hint="eastAsia" w:ascii="方正仿宋_GBK"/>
          <w:b/>
          <w:szCs w:val="32"/>
        </w:rPr>
        <w:t>3.4.4 邮政监管</w:t>
      </w:r>
      <w:bookmarkEnd w:id="68"/>
      <w:bookmarkEnd w:id="69"/>
    </w:p>
    <w:p>
      <w:pPr>
        <w:spacing w:line="560" w:lineRule="exact"/>
        <w:ind w:firstLine="632" w:firstLineChars="200"/>
        <w:rPr>
          <w:rFonts w:hint="eastAsia" w:ascii="方正仿宋_GBK"/>
          <w:szCs w:val="32"/>
        </w:rPr>
      </w:pPr>
      <w:r>
        <w:rPr>
          <w:rFonts w:hint="eastAsia" w:ascii="方正仿宋_GBK"/>
          <w:b/>
          <w:szCs w:val="32"/>
        </w:rPr>
        <w:t>3.4.4.1 优化环境，推进改革。</w:t>
      </w:r>
      <w:r>
        <w:rPr>
          <w:rFonts w:hint="eastAsia" w:ascii="方正仿宋_GBK"/>
          <w:szCs w:val="32"/>
        </w:rPr>
        <w:t>充分发挥规划、政策对快递业发展的引领作用，做好与快递业总体规划和关联产业规划的协同衔接，用规划引领促进重大工程项目的建设。积极推动企业供给侧改革，最大限度释放发展活力，在稳步发展中调结构、提质效，启动质量品牌提升行动，强化能力和标准化建设，推动对同一工商登记机关管辖范围内企业实施“一照多址”模式，推动快递末端备案管理工作，积极推动“绿色快递”建设。</w:t>
      </w:r>
    </w:p>
    <w:p>
      <w:pPr>
        <w:spacing w:line="560" w:lineRule="exact"/>
        <w:ind w:firstLine="632" w:firstLineChars="200"/>
        <w:rPr>
          <w:rFonts w:hint="eastAsia" w:ascii="方正仿宋_GBK"/>
          <w:szCs w:val="32"/>
        </w:rPr>
      </w:pPr>
      <w:r>
        <w:rPr>
          <w:rFonts w:hint="eastAsia" w:ascii="方正仿宋_GBK"/>
          <w:b/>
          <w:szCs w:val="32"/>
        </w:rPr>
        <w:t>3.4.4.2 提升行业安全保障能力。</w:t>
      </w:r>
      <w:r>
        <w:rPr>
          <w:rFonts w:hint="eastAsia" w:ascii="方正仿宋_GBK"/>
          <w:szCs w:val="32"/>
        </w:rPr>
        <w:t>健全企业主体、政府监管、属地管理三个责任体系，全面强化安全监管基础建设，建立健全安全保障制度体系，着力推动行业安全监管工作由被动向主动转变，确保寄递渠道安全畅通。推进企业安全生产标准化建设，完善企业组织制度建设、物资设备配备、隐患排查整治、从业人员教育、应急处置机制等各个环节。充分发挥联动机制作用，按照“常态联动、问题牵引、优势互补、责任共担”的原则，推动安全管理制度、安全检查排查、安全宣传教育等多个方面寻求突破。重点推进“绿盾工程”建设，推进“收寄验视＋实名收寄＋过机安检”三项安全制度落实，全力做好实名收寄和企业安检机配置工作，加强安全监管和应急保障建设。</w:t>
      </w:r>
    </w:p>
    <w:p>
      <w:pPr>
        <w:spacing w:line="560" w:lineRule="exact"/>
        <w:ind w:firstLine="632" w:firstLineChars="200"/>
        <w:rPr>
          <w:rFonts w:hint="eastAsia" w:ascii="方正仿宋_GBK"/>
          <w:szCs w:val="32"/>
        </w:rPr>
      </w:pPr>
      <w:r>
        <w:rPr>
          <w:rFonts w:hint="eastAsia" w:ascii="方正仿宋_GBK"/>
          <w:b/>
          <w:szCs w:val="32"/>
        </w:rPr>
        <w:t>3.4.4.3 强化行业服务质量建设。</w:t>
      </w:r>
      <w:r>
        <w:rPr>
          <w:rFonts w:hint="eastAsia" w:ascii="方正仿宋_GBK"/>
          <w:szCs w:val="32"/>
        </w:rPr>
        <w:t>落实《国务院关于促进快递业发展的若干意见》重点任务，着力开展好各项示范工程建设，以点带面、重点突破，积极推动服务创新、拓展发展空间；鼓励快递企业兼并重组，推动企业强化品牌建设；加快推进营业网点、末端投递环节布局，推进快递服务方式转型升级，加快形成一批支撑我市快递行业发展的龙头企业；深入推进“三向”工程，推动“上机上车”工程，推进“三进”工程，抓好产业联动拓展工程。切实贯彻行业标准和操作规范，提升收寄、分拣、运输、投递等各环节服务能力，有效减少消费者申诉投诉；加强从业人员教育培训，综合运用科技化信息化手段，推动行业服务质量有效提升，营造更为良好的行业发展环境。</w:t>
      </w:r>
    </w:p>
    <w:p>
      <w:pPr>
        <w:spacing w:line="560" w:lineRule="exact"/>
        <w:ind w:firstLine="632" w:firstLineChars="200"/>
        <w:rPr>
          <w:rFonts w:hint="eastAsia" w:ascii="方正仿宋_GBK"/>
          <w:szCs w:val="32"/>
        </w:rPr>
      </w:pPr>
      <w:r>
        <w:rPr>
          <w:rFonts w:hint="eastAsia" w:ascii="方正仿宋_GBK"/>
          <w:b/>
          <w:szCs w:val="32"/>
        </w:rPr>
        <w:t>3.4.4.4 推进行业整合融合发展。</w:t>
      </w:r>
      <w:r>
        <w:rPr>
          <w:rFonts w:hint="eastAsia" w:ascii="方正仿宋_GBK"/>
          <w:szCs w:val="32"/>
        </w:rPr>
        <w:t>推动重点物流快递园区建设和主要快递品牌在转运中心的集聚；发展多级联运，强化与航空、高铁等运输方式的衔接，实现邮件快件处理资源的有效共享和邮政快递运输系统的大幅提升；拓展邮政快递服务网络，推动快递网络与邮政基层网络的无缝衔接，打造便利、快捷、高效的城乡一体化快递体系；充分推动邮政快递业与上下游产业融合发展，强化与特色制造业、特色农业、电子商务、物流仓储等多行业交叉协同发展，推动快递企业与传统产业园区、物流集聚区、专业市场、电商集聚区、制造业之间的深度合作，建设快递配送中心,为运营商家提供仓储、分装、分拨、配送、代收货款等一体化服务；吸引一批国内外大型快递企业区域性总部、枢纽中心落户淮安，做大做强本土品牌快递企业，培育形成3-5家快递领军企业。</w:t>
      </w:r>
    </w:p>
    <w:p>
      <w:pPr>
        <w:spacing w:line="560" w:lineRule="exact"/>
        <w:ind w:firstLine="632" w:firstLineChars="200"/>
        <w:rPr>
          <w:rFonts w:hint="eastAsia" w:ascii="方正仿宋_GBK"/>
          <w:szCs w:val="32"/>
        </w:rPr>
      </w:pPr>
      <w:r>
        <w:rPr>
          <w:rFonts w:hint="eastAsia" w:ascii="方正仿宋_GBK"/>
          <w:b/>
          <w:szCs w:val="32"/>
        </w:rPr>
        <w:t>3.4.4.5 加快行业诚信体系建设。</w:t>
      </w:r>
      <w:r>
        <w:rPr>
          <w:rFonts w:hint="eastAsia" w:ascii="方正仿宋_GBK"/>
          <w:szCs w:val="32"/>
        </w:rPr>
        <w:t>不断加强行业诚信体系建设，构建企业诚信评价体系，建立健全企业、从业人员和消费者的诚信记录和评价。加强宣传动员，营造诚信环境，通过“放心消费”、“青年文明号”、“最美快递员”评比等一系列活动不断提升行业发展软环境，不断提高社会对行业发展的认可度。加大诚信企业、从业人员和消费者的示范宣传力度，通过行业自律，营造“守信光荣、失信可耻”的氛围，建立良性的运行秩序，推动构建服务社会的文明形象。</w:t>
      </w:r>
    </w:p>
    <w:p>
      <w:pPr>
        <w:spacing w:line="560" w:lineRule="exact"/>
        <w:ind w:firstLine="632" w:firstLineChars="200"/>
        <w:rPr>
          <w:rFonts w:hint="eastAsia" w:ascii="方正仿宋_GBK"/>
          <w:szCs w:val="32"/>
        </w:rPr>
      </w:pPr>
      <w:r>
        <w:rPr>
          <w:rFonts w:hint="eastAsia" w:ascii="方正仿宋_GBK"/>
          <w:b/>
          <w:szCs w:val="32"/>
        </w:rPr>
        <w:t>3.4.4.6 推动行业人才质量提升。</w:t>
      </w:r>
      <w:r>
        <w:rPr>
          <w:rFonts w:hint="eastAsia" w:ascii="方正仿宋_GBK"/>
          <w:szCs w:val="32"/>
        </w:rPr>
        <w:t>充分吸收整合文化教育资源，推动行业人才队伍建设，定期组织企业负责人及从业人员接受有关企业管理、安全管理、服务标准等方面的业务培训，强化校企合作，与有关院校合作推进邮政快递专业学历教育与在职教育，积极培养中高级人才，推动企业从业人员参加快递业务师资格认定，对进城务工、下岗人员参加快递技能培训、享受社会保障等方面提供支持，切实推动行业人才质量提升，为行业现代化科学化发展提供坚实的人才基础。</w:t>
      </w:r>
    </w:p>
    <w:p>
      <w:pPr>
        <w:spacing w:line="560" w:lineRule="exact"/>
        <w:ind w:firstLine="632" w:firstLineChars="200"/>
        <w:rPr>
          <w:rFonts w:hint="eastAsia" w:ascii="方正仿宋_GBK"/>
          <w:szCs w:val="32"/>
        </w:rPr>
      </w:pPr>
      <w:r>
        <w:rPr>
          <w:rFonts w:hint="eastAsia" w:ascii="方正仿宋_GBK"/>
          <w:b/>
          <w:szCs w:val="32"/>
        </w:rPr>
        <w:t>3.4.4.7 加强信息化建设。</w:t>
      </w:r>
      <w:r>
        <w:rPr>
          <w:rFonts w:hint="eastAsia" w:ascii="方正仿宋_GBK"/>
          <w:szCs w:val="32"/>
        </w:rPr>
        <w:t xml:space="preserve">推动信息平台建设，建立快递信息系统的统一标准，推动各快递企业信息系统的互通互联；建立快递行业从业人员数据库，设立“行业黑名单”，强化对快递从业人员动态管理；深入提升行业信息技术应用能力，深化邮政快递企业自动化、信息化、网络化建设应用。综合利用互联网、物联网、大数据、云计算等先进技术，通过精确、动态、科学的管理和信息共享，全面提升行业供给能力、运行效率、安全性能和服务质量，加强行业智能化建设与科技创新，推动行业从传统的劳动密集型产业向技术、劳动密集型产业转变。 </w:t>
      </w:r>
    </w:p>
    <w:p>
      <w:pPr>
        <w:spacing w:line="560" w:lineRule="exact"/>
        <w:ind w:firstLine="632" w:firstLineChars="200"/>
        <w:rPr>
          <w:rFonts w:hint="eastAsia" w:ascii="方正仿宋_GBK"/>
          <w:szCs w:val="32"/>
        </w:rPr>
      </w:pPr>
      <w:r>
        <w:rPr>
          <w:rFonts w:hint="eastAsia" w:ascii="方正仿宋_GBK"/>
          <w:b/>
          <w:szCs w:val="32"/>
        </w:rPr>
        <w:t>3.4.4.8 促进快递环保化发展。</w:t>
      </w:r>
      <w:r>
        <w:rPr>
          <w:rFonts w:hint="eastAsia" w:ascii="方正仿宋_GBK"/>
          <w:szCs w:val="32"/>
        </w:rPr>
        <w:t>在行业内践行低碳环保，有效减少收寄、分拣、运输、投递等各个环节对环境的污染和资源消耗。推广环保技术材料，鼓励企业采用清洁生产技术，使用可循环利用的包装材料及可降解的物料辅料，大力降低原材料和能源消耗，积极推动新能源环保车辆应用于邮政快递行业，推动运输节能减排，从而实现邮政快递业“低污染、低消耗、低排放、高效能、高效率、高效益”发展。</w:t>
      </w:r>
    </w:p>
    <w:p>
      <w:pPr>
        <w:spacing w:line="560" w:lineRule="exact"/>
        <w:ind w:firstLine="632" w:firstLineChars="200"/>
        <w:rPr>
          <w:rFonts w:hint="eastAsia" w:ascii="方正仿宋_GBK"/>
          <w:szCs w:val="32"/>
        </w:rPr>
      </w:pPr>
      <w:r>
        <w:rPr>
          <w:rFonts w:hint="eastAsia" w:ascii="方正仿宋_GBK"/>
          <w:b/>
          <w:szCs w:val="32"/>
        </w:rPr>
        <w:t>3.4.4.9 依法治邮，强化监管，提升监管水平。</w:t>
      </w:r>
      <w:r>
        <w:rPr>
          <w:rFonts w:hint="eastAsia" w:ascii="方正仿宋_GBK"/>
          <w:szCs w:val="32"/>
        </w:rPr>
        <w:t>以提升依法监管能力为着力点，创新监管模式，丰富监管手段，切实强化事中事后监管，规范市场运行秩序，有效管控服务质量，推动市场监管水平与快递业发展相适应。突出做好“三张清单一张网”落实工作，依法开展许可管理工作，以开展“双随机”检查工作和“双整”专项活动为抓手创新市场监管工作模式，加强集邮和用品用具市场监管。</w:t>
      </w:r>
    </w:p>
    <w:p>
      <w:pPr>
        <w:spacing w:line="560" w:lineRule="exact"/>
        <w:ind w:firstLine="632" w:firstLineChars="200"/>
        <w:rPr>
          <w:rFonts w:hint="eastAsia" w:ascii="方正黑体_GBK" w:eastAsia="方正黑体_GBK"/>
          <w:szCs w:val="32"/>
        </w:rPr>
      </w:pPr>
      <w:bookmarkStart w:id="70" w:name="_Toc452056015"/>
      <w:bookmarkStart w:id="71" w:name="_Toc452056379"/>
      <w:r>
        <w:rPr>
          <w:rFonts w:hint="eastAsia" w:ascii="方正黑体_GBK" w:eastAsia="方正黑体_GBK"/>
          <w:szCs w:val="32"/>
        </w:rPr>
        <w:t>4 主要任务</w:t>
      </w:r>
      <w:bookmarkEnd w:id="70"/>
      <w:bookmarkEnd w:id="71"/>
    </w:p>
    <w:p>
      <w:pPr>
        <w:spacing w:line="560" w:lineRule="exact"/>
        <w:ind w:firstLine="632" w:firstLineChars="200"/>
        <w:rPr>
          <w:rFonts w:hint="eastAsia" w:ascii="方正楷体_GBK" w:eastAsia="方正楷体_GBK"/>
          <w:szCs w:val="32"/>
        </w:rPr>
      </w:pPr>
      <w:bookmarkStart w:id="72" w:name="_Toc452056016"/>
      <w:bookmarkStart w:id="73" w:name="_Toc452056380"/>
      <w:r>
        <w:rPr>
          <w:rFonts w:hint="eastAsia" w:ascii="方正楷体_GBK" w:eastAsia="方正楷体_GBK"/>
          <w:szCs w:val="32"/>
        </w:rPr>
        <w:t>4.1 推动邮政企业发展创新，完善“三流合一”的邮政服务体系</w:t>
      </w:r>
      <w:bookmarkEnd w:id="72"/>
      <w:bookmarkEnd w:id="73"/>
    </w:p>
    <w:p>
      <w:pPr>
        <w:spacing w:line="560" w:lineRule="exact"/>
        <w:ind w:firstLine="632" w:firstLineChars="200"/>
        <w:rPr>
          <w:rFonts w:hint="eastAsia" w:ascii="方正仿宋_GBK"/>
          <w:szCs w:val="32"/>
        </w:rPr>
      </w:pPr>
      <w:r>
        <w:rPr>
          <w:rFonts w:hint="eastAsia" w:ascii="方正仿宋_GBK"/>
          <w:szCs w:val="32"/>
        </w:rPr>
        <w:t>深化邮政主业改革，实现普遍服务业务和竞争性业务分业经营、分账核算，实行透明合理的邮政普遍服务成本核算与补贴制度。按照建立现代企业的发展方向，转换机制，调整结构，整合资源，降本增效，持续提升邮政企业的发展规模、运行质量和经济效益。依托和强化邮政“三流合一”的资源优势，加强对邮政实物网、信息网、金融网关键领域和核心环节的投入，提升企业核心竞争能力。以函件业务为重点、突出发展邮务类业务，做大做强、稳中求好地发展邮政速递物流业务，立足城乡、快中求好地发展邮政金融业务，不断完善“三流合一”的现代邮政服务体系。</w:t>
      </w:r>
    </w:p>
    <w:p>
      <w:pPr>
        <w:spacing w:line="560" w:lineRule="exact"/>
        <w:ind w:firstLine="632" w:firstLineChars="200"/>
        <w:rPr>
          <w:rFonts w:hint="eastAsia" w:ascii="方正楷体_GBK" w:eastAsia="方正楷体_GBK"/>
          <w:szCs w:val="32"/>
        </w:rPr>
      </w:pPr>
      <w:bookmarkStart w:id="74" w:name="_Toc452056381"/>
      <w:bookmarkStart w:id="75" w:name="_Toc452056017"/>
      <w:r>
        <w:rPr>
          <w:rFonts w:hint="eastAsia" w:ascii="方正楷体_GBK" w:eastAsia="方正楷体_GBK"/>
          <w:szCs w:val="32"/>
        </w:rPr>
        <w:t>4.2 健全邮政普遍服务保障机制，提升邮政普遍服务能力和水平</w:t>
      </w:r>
      <w:bookmarkEnd w:id="74"/>
      <w:bookmarkEnd w:id="75"/>
    </w:p>
    <w:p>
      <w:pPr>
        <w:spacing w:line="560" w:lineRule="exact"/>
        <w:ind w:firstLine="632" w:firstLineChars="200"/>
        <w:rPr>
          <w:rFonts w:hint="eastAsia" w:ascii="方正仿宋_GBK"/>
          <w:szCs w:val="32"/>
        </w:rPr>
      </w:pPr>
      <w:r>
        <w:rPr>
          <w:rFonts w:hint="eastAsia" w:ascii="方正仿宋_GBK"/>
          <w:szCs w:val="32"/>
        </w:rPr>
        <w:t>建立邮政普遍服务长效补偿机制，加强对邮政普遍服务的监督检查，完善“国家保障、政府监管、企业承担”的邮政普遍服务发展机制。以邮政基础设施建设为重点，加大对邮政普遍服务的投入，确保邮政普遍服务内容不缺失、网络不削弱、水平不降低，与地方经济社会发展和人民生活水平的提高相适应。补建农村空白网点，优化局所布局，提高设施设备水平，改善部分农村地区邮政普遍服务落后的面貌。发展农村邮政物流，健全邮政服务“三农”长效机制。持续推进“快递下乡”。加强农村快递基础网络建设，提高乡镇网点覆盖率和覆盖密度，积极构建优质特色农产品配送网络，有效降低渠道成本。加快快递与农村电子商务协同融合发展，推动精准扶贫、精准脱贫落地生根。推进城镇居民楼信报箱建设，实施局所网点改造，将邮政设施建设纳入城市发展规划统筹协调，不断提高城市地区邮政普遍服务标准和水平。完善机要通信独立生产作业体系，提升机要通信保障能力。</w:t>
      </w:r>
    </w:p>
    <w:p>
      <w:pPr>
        <w:spacing w:line="560" w:lineRule="exact"/>
        <w:ind w:firstLine="632" w:firstLineChars="200"/>
        <w:rPr>
          <w:rFonts w:hint="eastAsia" w:ascii="方正楷体_GBK" w:eastAsia="方正楷体_GBK"/>
          <w:szCs w:val="32"/>
        </w:rPr>
      </w:pPr>
      <w:bookmarkStart w:id="76" w:name="_Toc452056382"/>
      <w:bookmarkStart w:id="77" w:name="_Toc452056018"/>
      <w:r>
        <w:rPr>
          <w:rFonts w:hint="eastAsia" w:ascii="方正楷体_GBK" w:eastAsia="方正楷体_GBK"/>
          <w:szCs w:val="32"/>
        </w:rPr>
        <w:t>4.3 推动快递服务转型升级，提高快递服务整体水平</w:t>
      </w:r>
      <w:bookmarkEnd w:id="76"/>
      <w:bookmarkEnd w:id="77"/>
    </w:p>
    <w:p>
      <w:pPr>
        <w:spacing w:line="560" w:lineRule="exact"/>
        <w:ind w:firstLine="632" w:firstLineChars="200"/>
        <w:rPr>
          <w:rFonts w:hint="eastAsia" w:ascii="方正仿宋_GBK"/>
          <w:szCs w:val="32"/>
        </w:rPr>
      </w:pPr>
      <w:r>
        <w:rPr>
          <w:rFonts w:hint="eastAsia" w:ascii="方正仿宋_GBK"/>
          <w:szCs w:val="32"/>
        </w:rPr>
        <w:t>大力发展快递服务，以机制创新、技术进步带动快递服务产品升级和增长方式转变。推动邮政业与电子商务融合协同发展，促进快递服务与电子商务协同发展，提高快递服务对电子商务的支撑能力。发展便民利商新业态，延伸服务领域，延伸服务链，融入产业链，提高价值链。鼓励快递企业创新服务模式，整合企业功能，加快向综合型快递物流服务运营商转型，推动寄递业与先进制造业协同发展，积极拓展智能制造、个性化定制、订单末端配送等服务新领域。鼓励企业进驻制造业集聚区和工业园区，为制造企业提供一体化供应链服务，加强与制造企业信息对接，积极开展代收货款等末端投递增值服务。加强新技术的开发和应用，提高快递服务“便捷化、信息化、标准化”水平，鼓励企业之间资源共享，优势互补，通过资产重组等方式提高产业集中度，提升整体竞争优势。</w:t>
      </w:r>
    </w:p>
    <w:p>
      <w:pPr>
        <w:spacing w:line="560" w:lineRule="exact"/>
        <w:ind w:firstLine="632" w:firstLineChars="200"/>
        <w:rPr>
          <w:rFonts w:hint="eastAsia" w:ascii="方正楷体_GBK" w:eastAsia="方正楷体_GBK"/>
          <w:szCs w:val="32"/>
        </w:rPr>
      </w:pPr>
      <w:bookmarkStart w:id="78" w:name="_Toc452056383"/>
      <w:bookmarkStart w:id="79" w:name="_Toc452056019"/>
      <w:r>
        <w:rPr>
          <w:rFonts w:hint="eastAsia" w:ascii="方正楷体_GBK" w:eastAsia="方正楷体_GBK"/>
          <w:szCs w:val="32"/>
        </w:rPr>
        <w:t>4.4 加强行业管理，完善邮政监管体系</w:t>
      </w:r>
      <w:bookmarkEnd w:id="78"/>
      <w:bookmarkEnd w:id="79"/>
    </w:p>
    <w:p>
      <w:pPr>
        <w:spacing w:line="560" w:lineRule="exact"/>
        <w:ind w:firstLine="632" w:firstLineChars="200"/>
        <w:rPr>
          <w:rFonts w:hint="eastAsia" w:ascii="方正仿宋_GBK"/>
          <w:szCs w:val="32"/>
        </w:rPr>
      </w:pPr>
      <w:r>
        <w:rPr>
          <w:rFonts w:hint="eastAsia" w:ascii="方正仿宋_GBK"/>
          <w:szCs w:val="32"/>
        </w:rPr>
        <w:t>贯彻落实以《邮政法》为核心的各项邮政法律法规，全面加强行业管理。强化对邮政普遍服务和特殊服务的监督检查，建立普遍服务综合评价和考核体系，保障邮政普遍服务和特殊服务落实到位。依法实施快递市场准入制度，规范快递企业经营行为，维护公平竞争、有序发展的市场秩序。强化安全监管，督促邮政、快递企业落实寄递安全制度，保障寄递渠道安全。加强邮政管理机构组织建设，创新监管方式，积极发挥行业协会作用，完善“政府监管、行业自律、社会监督”三位一体的邮政行业监管体系。</w:t>
      </w:r>
    </w:p>
    <w:p>
      <w:pPr>
        <w:spacing w:line="560" w:lineRule="exact"/>
        <w:ind w:firstLine="632" w:firstLineChars="200"/>
        <w:rPr>
          <w:rFonts w:hint="eastAsia" w:ascii="方正楷体_GBK" w:eastAsia="方正楷体_GBK"/>
          <w:szCs w:val="32"/>
        </w:rPr>
      </w:pPr>
      <w:bookmarkStart w:id="80" w:name="_Toc452056020"/>
      <w:bookmarkStart w:id="81" w:name="_Toc452056384"/>
      <w:r>
        <w:rPr>
          <w:rFonts w:hint="eastAsia" w:ascii="方正楷体_GBK" w:eastAsia="方正楷体_GBK"/>
          <w:szCs w:val="32"/>
        </w:rPr>
        <w:t>4.5 加强行业技能培训，提升从业人员素质</w:t>
      </w:r>
      <w:bookmarkEnd w:id="80"/>
      <w:bookmarkEnd w:id="81"/>
    </w:p>
    <w:p>
      <w:pPr>
        <w:spacing w:line="560" w:lineRule="exact"/>
        <w:ind w:firstLine="632" w:firstLineChars="200"/>
        <w:rPr>
          <w:rFonts w:hint="eastAsia" w:ascii="方正仿宋_GBK"/>
          <w:szCs w:val="32"/>
        </w:rPr>
      </w:pPr>
      <w:r>
        <w:rPr>
          <w:rFonts w:hint="eastAsia" w:ascii="方正仿宋_GBK"/>
          <w:szCs w:val="32"/>
        </w:rPr>
        <w:t>积极推行快递业务员国家职业资格证书制度，提高快递行业从业人员整体素质。建立以政府为主导、企业为主体、院校为支撑的人才培养体系。引导快递企业重视人才培养和引进，全面提升企业管理水平。鼓励企业与研究机构、高等院校开展合作，积极培养与吸纳专业人才。通过共同参与项目研发、技术攻关和提供科技咨询、技术服务、人才培训等多种方式，扩大行业专业人才队伍。做大产业规模，吸纳更多就业人员。</w:t>
      </w:r>
    </w:p>
    <w:p>
      <w:pPr>
        <w:spacing w:line="560" w:lineRule="exact"/>
        <w:ind w:firstLine="632" w:firstLineChars="200"/>
        <w:rPr>
          <w:rFonts w:hint="eastAsia" w:ascii="黑体" w:eastAsia="黑体"/>
          <w:szCs w:val="32"/>
        </w:rPr>
      </w:pPr>
      <w:bookmarkStart w:id="82" w:name="_Toc452056021"/>
      <w:bookmarkStart w:id="83" w:name="_Toc452056385"/>
      <w:r>
        <w:rPr>
          <w:rFonts w:hint="eastAsia" w:ascii="黑体" w:eastAsia="黑体"/>
          <w:szCs w:val="32"/>
        </w:rPr>
        <w:t>5 重点工程</w:t>
      </w:r>
      <w:bookmarkEnd w:id="82"/>
      <w:bookmarkEnd w:id="83"/>
    </w:p>
    <w:p>
      <w:pPr>
        <w:spacing w:line="560" w:lineRule="exact"/>
        <w:ind w:firstLine="632" w:firstLineChars="200"/>
        <w:rPr>
          <w:rFonts w:hint="eastAsia" w:ascii="方正楷体_GBK" w:eastAsia="方正楷体_GBK"/>
          <w:szCs w:val="32"/>
        </w:rPr>
      </w:pPr>
      <w:bookmarkStart w:id="84" w:name="_Toc452056386"/>
      <w:bookmarkStart w:id="85" w:name="_Toc452056022"/>
      <w:r>
        <w:rPr>
          <w:rFonts w:hint="eastAsia" w:ascii="方正楷体_GBK" w:eastAsia="方正楷体_GBK"/>
          <w:szCs w:val="32"/>
        </w:rPr>
        <w:t>5.1 邮政网络优化工程</w:t>
      </w:r>
      <w:bookmarkEnd w:id="84"/>
      <w:bookmarkEnd w:id="85"/>
    </w:p>
    <w:p>
      <w:pPr>
        <w:numPr>
          <w:ins w:id="9" w:author="苏萍" w:date="2011-08-18T15:58:00Z"/>
        </w:numPr>
        <w:spacing w:line="560" w:lineRule="exact"/>
        <w:ind w:firstLine="632" w:firstLineChars="200"/>
        <w:rPr>
          <w:rFonts w:hint="eastAsia" w:ascii="方正仿宋_GBK"/>
          <w:szCs w:val="32"/>
        </w:rPr>
      </w:pPr>
      <w:r>
        <w:rPr>
          <w:rFonts w:hint="eastAsia" w:ascii="方正仿宋_GBK"/>
          <w:szCs w:val="32"/>
        </w:rPr>
        <w:t>以增强邮政网络运营能力为目标，提升邮件传递、内部处理、搬运装卸的机械化、集装化、自动化水平，实现信息资源全程共享，形成层次清晰、功能明确、作业科学、运行高效的邮政实物网络传递平台。</w:t>
      </w:r>
    </w:p>
    <w:p>
      <w:pPr>
        <w:numPr>
          <w:ins w:id="10" w:author="苏萍" w:date="2011-08-18T15:58:00Z"/>
        </w:numPr>
        <w:spacing w:line="560" w:lineRule="exact"/>
        <w:ind w:firstLine="632" w:firstLineChars="200"/>
        <w:rPr>
          <w:rFonts w:hint="eastAsia" w:ascii="方正仿宋_GBK"/>
          <w:szCs w:val="32"/>
        </w:rPr>
      </w:pPr>
      <w:r>
        <w:rPr>
          <w:rFonts w:hint="eastAsia" w:ascii="方正仿宋_GBK"/>
          <w:b/>
          <w:szCs w:val="32"/>
        </w:rPr>
        <w:t>——邮政运输网络。</w:t>
      </w:r>
      <w:r>
        <w:rPr>
          <w:rFonts w:hint="eastAsia" w:ascii="方正仿宋_GBK"/>
          <w:szCs w:val="32"/>
        </w:rPr>
        <w:t>实施淮安邮件转运中心提升改造工程，做好与新建高铁站场、航空产业园的衔接，实现邮件高效、现代化转运。启动信函分拣机和扁平件分拣机改造工程，对已有包裹分拣机实施更新。推进新能源快递揽投车辆试点工作，联合公安、运管等有关部门制定新能源快递揽投车辆的管理办法与保障措施，力争推动快递行业践行环保理念，实现快递企业节本增效。</w:t>
      </w:r>
    </w:p>
    <w:p>
      <w:pPr>
        <w:numPr>
          <w:ins w:id="11" w:author="苏萍" w:date="2011-08-18T15:58:00Z"/>
        </w:numPr>
        <w:spacing w:line="560" w:lineRule="exact"/>
        <w:ind w:firstLine="632" w:firstLineChars="200"/>
        <w:rPr>
          <w:rFonts w:hint="eastAsia" w:ascii="方正仿宋_GBK"/>
          <w:szCs w:val="32"/>
        </w:rPr>
      </w:pPr>
      <w:r>
        <w:rPr>
          <w:rFonts w:hint="eastAsia" w:ascii="方正仿宋_GBK"/>
          <w:b/>
          <w:szCs w:val="32"/>
        </w:rPr>
        <w:t>——邮政营业网络。</w:t>
      </w:r>
      <w:r>
        <w:rPr>
          <w:rFonts w:hint="eastAsia" w:ascii="方正仿宋_GBK"/>
          <w:szCs w:val="32"/>
        </w:rPr>
        <w:t xml:space="preserve">推进营业渠道优化工程，调整网点布局，优化网点结构，推进邮政网点的科学分布和功能完善。努力打造集生产生活资料和农副产品分销配送、金融服务、信息服务、物流服务为一体的现代农村邮政综合服务平台。按照《淮安市邮政便民服务站建设实施方案》，推动村邮站与农村地区公共服务平台结合，做好邮政、快递企业延伸服务到社区，更新改造城镇居民楼、住宅区标准信报箱10万个，解决“最后一公里”投递难题。建立财政与邮政企业共同承担，各级财政分担的建设投入机制。  </w:t>
      </w:r>
    </w:p>
    <w:p>
      <w:pPr>
        <w:numPr>
          <w:ins w:id="12" w:author="苏萍" w:date="2011-08-18T15:58:00Z"/>
        </w:numPr>
        <w:spacing w:line="560" w:lineRule="exact"/>
        <w:ind w:firstLine="632" w:firstLineChars="200"/>
        <w:rPr>
          <w:rFonts w:hint="eastAsia" w:ascii="方正仿宋_GBK"/>
          <w:szCs w:val="32"/>
        </w:rPr>
      </w:pPr>
      <w:r>
        <w:rPr>
          <w:rFonts w:hint="eastAsia" w:ascii="方正仿宋_GBK"/>
          <w:b/>
          <w:szCs w:val="32"/>
        </w:rPr>
        <w:t>——邮政信息网络。</w:t>
      </w:r>
      <w:r>
        <w:rPr>
          <w:rFonts w:hint="eastAsia" w:ascii="方正仿宋_GBK"/>
          <w:szCs w:val="32"/>
        </w:rPr>
        <w:t>优化和完善邮政金融网和综合网平台，开发邮政新业务和增值业务，开发电子商务类新业务，拓展11185综合服务平台和183电子商务网站的服务功能，为社会提供高层次、多渠道、多手段的优质邮政服务。</w:t>
      </w:r>
    </w:p>
    <w:p>
      <w:pPr>
        <w:spacing w:line="560" w:lineRule="exact"/>
        <w:ind w:firstLine="632" w:firstLineChars="200"/>
        <w:rPr>
          <w:rFonts w:hint="eastAsia" w:ascii="方正楷体_GBK" w:eastAsia="方正楷体_GBK"/>
          <w:szCs w:val="32"/>
        </w:rPr>
      </w:pPr>
      <w:bookmarkStart w:id="86" w:name="_Toc452056023"/>
      <w:bookmarkStart w:id="87" w:name="_Toc452056387"/>
      <w:r>
        <w:rPr>
          <w:rFonts w:hint="eastAsia" w:ascii="方正楷体_GBK" w:eastAsia="方正楷体_GBK"/>
          <w:szCs w:val="32"/>
        </w:rPr>
        <w:t>5.2 村邮户箱建设工程</w:t>
      </w:r>
      <w:bookmarkEnd w:id="86"/>
      <w:bookmarkEnd w:id="87"/>
    </w:p>
    <w:p>
      <w:pPr>
        <w:numPr>
          <w:ins w:id="13" w:author="苏萍" w:date="2011-08-18T15:58:00Z"/>
        </w:numPr>
        <w:spacing w:line="560" w:lineRule="exact"/>
        <w:ind w:firstLine="632" w:firstLineChars="200"/>
        <w:rPr>
          <w:rFonts w:hint="eastAsia" w:ascii="方正仿宋_GBK"/>
          <w:szCs w:val="32"/>
        </w:rPr>
      </w:pPr>
      <w:r>
        <w:rPr>
          <w:rFonts w:hint="eastAsia" w:ascii="方正仿宋_GBK"/>
          <w:szCs w:val="32"/>
        </w:rPr>
        <w:t>按照统一标准、区域突破、分步实施的原则，加快城镇信报箱和村邮站建设，解决城乡账单投递不到位、报刊收订难入户、挂号邮件通知难等问题。</w:t>
      </w:r>
    </w:p>
    <w:p>
      <w:pPr>
        <w:numPr>
          <w:ins w:id="14" w:author="苏萍" w:date="2011-08-18T15:58:00Z"/>
        </w:numPr>
        <w:spacing w:line="560" w:lineRule="exact"/>
        <w:ind w:firstLine="632" w:firstLineChars="200"/>
        <w:rPr>
          <w:rFonts w:hint="eastAsia" w:ascii="方正仿宋_GBK"/>
          <w:szCs w:val="32"/>
        </w:rPr>
      </w:pPr>
      <w:r>
        <w:rPr>
          <w:rFonts w:hint="eastAsia" w:ascii="方正仿宋_GBK"/>
          <w:b/>
          <w:szCs w:val="32"/>
        </w:rPr>
        <w:t>——村邮工程。</w:t>
      </w:r>
      <w:r>
        <w:rPr>
          <w:rFonts w:hint="eastAsia" w:ascii="方正仿宋_GBK"/>
          <w:szCs w:val="32"/>
        </w:rPr>
        <w:t>充分利用已全面建成的全市行政村村邮站作用，努力拓展其服务能力与水平，以满足农民邮政通信需求及新型村邮站或邮件转接点服务农村、农民的作用，基本实现邮件投递到户，妥投率达到100%。做到：有村邮站工作用房、有办理邮政业务所需用品用具、有统一的村邮站标识牌、有条件的应配备必要的交通工具；定地点、定人员、定职责、定协议；能够实现接收和投送报刊邮件，实现村邮站服务农村电商等功能。</w:t>
      </w:r>
    </w:p>
    <w:p>
      <w:pPr>
        <w:numPr>
          <w:ins w:id="15" w:author="苏萍" w:date="2011-08-18T15:58:00Z"/>
        </w:numPr>
        <w:spacing w:line="560" w:lineRule="exact"/>
        <w:ind w:firstLine="632" w:firstLineChars="200"/>
        <w:rPr>
          <w:rFonts w:hint="eastAsia" w:ascii="方正仿宋_GBK"/>
          <w:szCs w:val="32"/>
        </w:rPr>
      </w:pPr>
      <w:r>
        <w:rPr>
          <w:rFonts w:hint="eastAsia" w:ascii="方正仿宋_GBK"/>
          <w:b/>
          <w:szCs w:val="32"/>
        </w:rPr>
        <w:t>——户箱工程。</w:t>
      </w:r>
      <w:r>
        <w:rPr>
          <w:rFonts w:hint="eastAsia" w:ascii="方正仿宋_GBK"/>
          <w:szCs w:val="32"/>
        </w:rPr>
        <w:t>开展城镇居民楼信报箱的建设和补建工作，加强对新建住宅信报箱的日常维护和验收管理。新建住宅楼信报箱安装率达到100%，基本完成全市城区老旧住宅楼房信报箱的补建工作。引导、推动信报箱智能化升级改造工程。</w:t>
      </w:r>
    </w:p>
    <w:p>
      <w:pPr>
        <w:spacing w:line="560" w:lineRule="exact"/>
        <w:ind w:firstLine="632" w:firstLineChars="200"/>
        <w:rPr>
          <w:rFonts w:hint="eastAsia" w:ascii="方正楷体_GBK" w:eastAsia="方正楷体_GBK"/>
          <w:szCs w:val="32"/>
        </w:rPr>
      </w:pPr>
      <w:bookmarkStart w:id="88" w:name="_Toc452056024"/>
      <w:bookmarkStart w:id="89" w:name="_Toc452056388"/>
      <w:r>
        <w:rPr>
          <w:rFonts w:hint="eastAsia" w:ascii="方正楷体_GBK" w:eastAsia="方正楷体_GBK"/>
          <w:szCs w:val="32"/>
        </w:rPr>
        <w:t>5.3 邮政物流区域农资仓储配送中心建设工程</w:t>
      </w:r>
      <w:bookmarkEnd w:id="88"/>
      <w:bookmarkEnd w:id="89"/>
    </w:p>
    <w:p>
      <w:pPr>
        <w:numPr>
          <w:ins w:id="16" w:author="苏萍" w:date="2011-08-18T15:58:00Z"/>
        </w:numPr>
        <w:spacing w:line="560" w:lineRule="exact"/>
        <w:ind w:firstLine="632" w:firstLineChars="200"/>
        <w:rPr>
          <w:rFonts w:hint="eastAsia" w:ascii="方正仿宋_GBK"/>
          <w:szCs w:val="32"/>
        </w:rPr>
      </w:pPr>
      <w:r>
        <w:rPr>
          <w:rFonts w:hint="eastAsia" w:ascii="方正仿宋_GBK"/>
          <w:szCs w:val="32"/>
        </w:rPr>
        <w:t>结合农村邮政发展特点和农村发展需求，完善农村邮政物流布局。到“十三五”期末，全市所有区县和半数以上的乡镇建立不同规模的多功能邮政物流区域农资仓储配送中心。以此为依托，开展与农技推广部门、交通部门、各类农民专业合作社和供销社的合作，实现优势互补、资源整合、共同发展，不断扩大经营范围。在配送中心的支持下，已有的邮政“三农”服务网点逐步成为集农资、邮政、电信、报刊、金融服务、非处方药品、小型家电、农村日用消费品、科技信息、文化娱乐等多类产品经营为一体的农村社会化综合服务平台。邮政企业配送能力不断提高，配送范围逐步扩大，成为淮安市“三农”服务中第三方物流企业的主要力量。</w:t>
      </w:r>
    </w:p>
    <w:p>
      <w:pPr>
        <w:spacing w:line="560" w:lineRule="exact"/>
        <w:ind w:firstLine="632" w:firstLineChars="200"/>
        <w:rPr>
          <w:rFonts w:hint="eastAsia" w:ascii="方正楷体_GBK" w:eastAsia="方正楷体_GBK"/>
          <w:szCs w:val="32"/>
        </w:rPr>
      </w:pPr>
      <w:bookmarkStart w:id="90" w:name="_Toc452056389"/>
      <w:bookmarkStart w:id="91" w:name="_Toc452056025"/>
      <w:r>
        <w:rPr>
          <w:rFonts w:hint="eastAsia" w:ascii="方正楷体_GBK" w:eastAsia="方正楷体_GBK"/>
          <w:szCs w:val="32"/>
        </w:rPr>
        <w:t>5.4 快件转运中心建设工程</w:t>
      </w:r>
      <w:bookmarkEnd w:id="90"/>
      <w:bookmarkEnd w:id="91"/>
    </w:p>
    <w:p>
      <w:pPr>
        <w:numPr>
          <w:ins w:id="17" w:author="苏萍" w:date="2011-08-18T15:58:00Z"/>
        </w:numPr>
        <w:spacing w:line="560" w:lineRule="exact"/>
        <w:ind w:firstLine="632" w:firstLineChars="200"/>
        <w:rPr>
          <w:rFonts w:hint="eastAsia" w:ascii="方正仿宋_GBK"/>
          <w:szCs w:val="32"/>
        </w:rPr>
      </w:pPr>
      <w:r>
        <w:rPr>
          <w:rFonts w:hint="eastAsia" w:ascii="方正仿宋_GBK"/>
          <w:b/>
          <w:szCs w:val="32"/>
        </w:rPr>
        <w:t>推进苏北快递产业园（淮安电子商务现代物流园）发展。</w:t>
      </w:r>
      <w:r>
        <w:rPr>
          <w:rFonts w:hint="eastAsia" w:ascii="方正仿宋_GBK"/>
          <w:szCs w:val="32"/>
        </w:rPr>
        <w:t>在淮安电子商务现代物流园已批准为国家电子商务示范基地基础上，努力将园区打造成省内外陆路快件集散中心及苏北快递产业园，并服务于苏北、鲁西南、皖北等地，并将逐步辐射全国各地，将其建成为高集聚度、高分拨等级的快递物流园区，以进一步引导快递企业及其上下游产业形成集聚，整合快递产业资源，为全市快递行业集聚发展搭建平台。</w:t>
      </w:r>
    </w:p>
    <w:p>
      <w:pPr>
        <w:spacing w:line="560" w:lineRule="exact"/>
        <w:ind w:firstLine="632" w:firstLineChars="200"/>
        <w:rPr>
          <w:rFonts w:hint="eastAsia" w:ascii="方正仿宋_GBK"/>
          <w:szCs w:val="32"/>
        </w:rPr>
      </w:pPr>
      <w:r>
        <w:rPr>
          <w:rFonts w:hint="eastAsia" w:ascii="方正仿宋_GBK"/>
          <w:b/>
          <w:szCs w:val="32"/>
        </w:rPr>
        <w:t>积极推进淮安航空高铁快运发展。</w:t>
      </w:r>
      <w:r>
        <w:rPr>
          <w:rFonts w:hint="eastAsia" w:ascii="方正仿宋_GBK"/>
          <w:szCs w:val="32"/>
        </w:rPr>
        <w:t>抓紧调研，掌握淮安航空和高铁快件的基本数据，充分了解机场货运、高铁快运的现状及发展前景，依托淮安涟水机场和“十三五”期间建成的高铁快运干线，筹建淮安邮政集散中心（园区），统一规划邮政、快递企业用地，实现邮政设施集约化、运作共同化和设施空间布局合理化。集散中心（园区）形成后，将有效保障邮政快递企业生产用地，缓解城市主干道交通拥挤，减轻环境压力，解决各相关企业处理场地分散等问题。</w:t>
      </w:r>
    </w:p>
    <w:p>
      <w:pPr>
        <w:spacing w:line="560" w:lineRule="exact"/>
        <w:ind w:firstLine="632" w:firstLineChars="200"/>
        <w:rPr>
          <w:rFonts w:hint="eastAsia" w:ascii="方正楷体_GBK" w:eastAsia="方正楷体_GBK"/>
          <w:szCs w:val="32"/>
        </w:rPr>
      </w:pPr>
      <w:bookmarkStart w:id="92" w:name="_Toc452056026"/>
      <w:bookmarkStart w:id="93" w:name="_Toc452056390"/>
      <w:r>
        <w:rPr>
          <w:rFonts w:hint="eastAsia" w:ascii="方正楷体_GBK" w:eastAsia="方正楷体_GBK"/>
          <w:szCs w:val="32"/>
        </w:rPr>
        <w:t>5.5 邮政公共服务信息平台建设工程</w:t>
      </w:r>
      <w:bookmarkEnd w:id="92"/>
      <w:bookmarkEnd w:id="93"/>
    </w:p>
    <w:p>
      <w:pPr>
        <w:numPr>
          <w:ins w:id="18" w:author="Administrator" w:date="2011-08-18T15:58:00Z"/>
        </w:numPr>
        <w:spacing w:line="560" w:lineRule="exact"/>
        <w:ind w:firstLine="632" w:firstLineChars="200"/>
        <w:rPr>
          <w:rFonts w:hint="eastAsia" w:ascii="方正仿宋_GBK"/>
          <w:szCs w:val="32"/>
        </w:rPr>
      </w:pPr>
      <w:r>
        <w:rPr>
          <w:rFonts w:hint="eastAsia" w:ascii="方正仿宋_GBK"/>
          <w:szCs w:val="32"/>
        </w:rPr>
        <w:t>本着公开、便民、高效的原则，建设全市邮政公共服务信息平台。建立行政许可、诚信管理、安全管理、时限监测、消费者申诉、公众满意度评价、邮政资费查询、名址信息等公共服务子系统。逐步实现与工商、公安、商务、金融、税务、海关、检验检疫、交通运输、铁路运输等部门之间的信息共享。完善管理和服务手段，提高行业管理、公共服务和社会应急的信息化和一体化水平。充分发挥企业、协会、物业、高校、电商等发展主体的积极性与创造性，联合市商务局做好城乡配送中心试点工作，形成适合区域发展的快递末端公共服务平台。</w:t>
      </w:r>
    </w:p>
    <w:p>
      <w:pPr>
        <w:spacing w:line="560" w:lineRule="exact"/>
        <w:ind w:firstLine="632" w:firstLineChars="200"/>
        <w:rPr>
          <w:rFonts w:hint="eastAsia" w:ascii="方正楷体_GBK" w:eastAsia="方正楷体_GBK"/>
          <w:szCs w:val="32"/>
        </w:rPr>
      </w:pPr>
      <w:bookmarkStart w:id="94" w:name="_Toc452056027"/>
      <w:bookmarkStart w:id="95" w:name="_Toc452056391"/>
      <w:r>
        <w:rPr>
          <w:rFonts w:hint="eastAsia" w:ascii="方正楷体_GBK" w:eastAsia="方正楷体_GBK"/>
          <w:szCs w:val="32"/>
        </w:rPr>
        <w:t>5.6 城市末端公共配送站点建设工程</w:t>
      </w:r>
      <w:bookmarkEnd w:id="94"/>
      <w:bookmarkEnd w:id="95"/>
    </w:p>
    <w:p>
      <w:pPr>
        <w:spacing w:line="560" w:lineRule="exact"/>
        <w:ind w:firstLine="632" w:firstLineChars="200"/>
        <w:rPr>
          <w:rFonts w:hint="eastAsia" w:ascii="方正仿宋_GBK"/>
          <w:szCs w:val="32"/>
        </w:rPr>
      </w:pPr>
      <w:r>
        <w:rPr>
          <w:rFonts w:hint="eastAsia" w:ascii="方正仿宋_GBK"/>
          <w:szCs w:val="32"/>
        </w:rPr>
        <w:t>本着城市共同配送设施公共性的原则，借助淮安市城市共同配送规划的实施和淮安市政府公共工程的落实，在“十三五”的第一年（2016年）建成淮安市城市末端公共配送站点，在主城区人口密集区域（机关、高校、小区）建设100个末端配送点（智能柜自提点）。在此基础上，2017-2020年期间，根据城市发展需要继续布点或对现有站点的改造，继续争取财政补贴，最终形成320-400个末端配送点。</w:t>
      </w:r>
    </w:p>
    <w:p>
      <w:pPr>
        <w:spacing w:line="560" w:lineRule="exact"/>
        <w:ind w:firstLine="632" w:firstLineChars="200"/>
        <w:rPr>
          <w:rFonts w:hint="eastAsia" w:ascii="方正黑体_GBK" w:eastAsia="方正黑体_GBK"/>
          <w:szCs w:val="32"/>
        </w:rPr>
      </w:pPr>
      <w:bookmarkStart w:id="96" w:name="_Toc452056028"/>
      <w:bookmarkStart w:id="97" w:name="_Toc452056392"/>
      <w:r>
        <w:rPr>
          <w:rFonts w:hint="eastAsia" w:ascii="方正黑体_GBK" w:eastAsia="方正黑体_GBK"/>
          <w:szCs w:val="32"/>
        </w:rPr>
        <w:t>6 政策措施</w:t>
      </w:r>
      <w:bookmarkEnd w:id="96"/>
      <w:bookmarkEnd w:id="97"/>
    </w:p>
    <w:p>
      <w:pPr>
        <w:spacing w:line="560" w:lineRule="exact"/>
        <w:ind w:firstLine="632" w:firstLineChars="200"/>
        <w:rPr>
          <w:rFonts w:hint="eastAsia" w:ascii="方正楷体_GBK" w:eastAsia="方正楷体_GBK"/>
          <w:szCs w:val="32"/>
        </w:rPr>
      </w:pPr>
      <w:bookmarkStart w:id="98" w:name="_Toc452056029"/>
      <w:bookmarkStart w:id="99" w:name="_Toc452056393"/>
      <w:bookmarkStart w:id="100" w:name="_Toc441088249"/>
      <w:r>
        <w:rPr>
          <w:rFonts w:hint="eastAsia" w:ascii="方正楷体_GBK" w:eastAsia="方正楷体_GBK"/>
          <w:szCs w:val="32"/>
        </w:rPr>
        <w:t>6.1 强化措施保障，确保“十三五”规划有效实施</w:t>
      </w:r>
      <w:bookmarkEnd w:id="98"/>
      <w:bookmarkEnd w:id="99"/>
    </w:p>
    <w:p>
      <w:pPr>
        <w:numPr>
          <w:ins w:id="19" w:author="苏萍" w:date="2011-08-18T15:58:00Z"/>
        </w:numPr>
        <w:spacing w:line="560" w:lineRule="exact"/>
        <w:ind w:firstLine="632" w:firstLineChars="200"/>
        <w:rPr>
          <w:rFonts w:hint="eastAsia" w:ascii="方正仿宋_GBK"/>
          <w:szCs w:val="32"/>
        </w:rPr>
      </w:pPr>
      <w:r>
        <w:rPr>
          <w:rFonts w:hint="eastAsia" w:ascii="方正仿宋_GBK"/>
          <w:b/>
          <w:szCs w:val="32"/>
        </w:rPr>
        <w:t>加强组织领导。</w:t>
      </w:r>
      <w:r>
        <w:rPr>
          <w:rFonts w:hint="eastAsia" w:ascii="方正仿宋_GBK"/>
          <w:szCs w:val="32"/>
        </w:rPr>
        <w:t>规划实施过程中，要加强领导，明确权责，重点抓好重大项目、重大工程、重大政策的落实，建立分工协作机制，制定详细实施计划，并强化与交通、商务、发改、经信等部门的协调，确保规划确定的各项目标和任务有序推进。</w:t>
      </w:r>
    </w:p>
    <w:p>
      <w:pPr>
        <w:numPr>
          <w:ins w:id="20" w:author="苏萍" w:date="2011-08-18T15:58:00Z"/>
        </w:numPr>
        <w:spacing w:line="560" w:lineRule="exact"/>
        <w:ind w:firstLine="632" w:firstLineChars="200"/>
        <w:rPr>
          <w:rFonts w:hint="eastAsia" w:ascii="方正仿宋_GBK"/>
          <w:szCs w:val="32"/>
        </w:rPr>
      </w:pPr>
      <w:r>
        <w:rPr>
          <w:rFonts w:hint="eastAsia" w:ascii="方正仿宋_GBK"/>
          <w:b/>
          <w:szCs w:val="32"/>
        </w:rPr>
        <w:t>建立规划实施机制。</w:t>
      </w:r>
      <w:r>
        <w:rPr>
          <w:rFonts w:hint="eastAsia" w:ascii="方正仿宋_GBK"/>
          <w:szCs w:val="32"/>
        </w:rPr>
        <w:t>正确处理好政府与市场的关系，努力建立分类指导的实施机制。加强规划实施的跟踪，及时把握邮政业发展中出现的新情况、新问题，适时调整规划和相关政策，进一步增强规划的指导性。</w:t>
      </w:r>
    </w:p>
    <w:p>
      <w:pPr>
        <w:numPr>
          <w:ins w:id="21" w:author="苏萍" w:date="2011-08-18T15:58:00Z"/>
        </w:numPr>
        <w:spacing w:line="560" w:lineRule="exact"/>
        <w:ind w:firstLine="632" w:firstLineChars="200"/>
        <w:rPr>
          <w:rFonts w:hint="eastAsia" w:ascii="方正仿宋_GBK"/>
          <w:szCs w:val="32"/>
        </w:rPr>
      </w:pPr>
      <w:r>
        <w:rPr>
          <w:rFonts w:hint="eastAsia" w:ascii="方正仿宋_GBK"/>
          <w:b/>
          <w:szCs w:val="32"/>
        </w:rPr>
        <w:t>加大规划宣传力度。</w:t>
      </w:r>
      <w:r>
        <w:rPr>
          <w:rFonts w:hint="eastAsia" w:ascii="方正仿宋_GBK"/>
          <w:szCs w:val="32"/>
        </w:rPr>
        <w:t>着力推进规划实施的信息公开，进一步完善规划实施公众参与和民主监督机制，健全政府与企业、社会的信息沟通和交流机制，形成全社会关心邮政发展、参与规划实施和共同做好监督的良好氛围。组织对规划进行系统学习，自觉践行规划理念，共同完成目标任务。</w:t>
      </w:r>
    </w:p>
    <w:p>
      <w:pPr>
        <w:numPr>
          <w:ins w:id="22" w:author="苏萍" w:date="2011-08-18T15:58:00Z"/>
        </w:numPr>
        <w:spacing w:line="560" w:lineRule="exact"/>
        <w:ind w:firstLine="632" w:firstLineChars="200"/>
        <w:rPr>
          <w:rFonts w:hint="eastAsia" w:ascii="方正仿宋_GBK"/>
          <w:szCs w:val="32"/>
        </w:rPr>
      </w:pPr>
      <w:r>
        <w:rPr>
          <w:rFonts w:hint="eastAsia" w:ascii="方正仿宋_GBK"/>
          <w:b/>
          <w:szCs w:val="32"/>
        </w:rPr>
        <w:t>加大项目实施力度。</w:t>
      </w:r>
      <w:r>
        <w:rPr>
          <w:rFonts w:hint="eastAsia" w:ascii="方正仿宋_GBK"/>
          <w:szCs w:val="32"/>
        </w:rPr>
        <w:t>以规划带动项目建设，以项目促进规划落实。加强重点项目前期工作，健全重点项目储备库，形成谋划一批、启动一批、竣工一批、储备一批的年度项目滚动机制。</w:t>
      </w:r>
    </w:p>
    <w:p>
      <w:pPr>
        <w:numPr>
          <w:ins w:id="23" w:author="苏萍" w:date="2011-08-18T15:58:00Z"/>
        </w:numPr>
        <w:spacing w:line="560" w:lineRule="exact"/>
        <w:ind w:firstLine="632" w:firstLineChars="200"/>
        <w:rPr>
          <w:rFonts w:hint="eastAsia" w:ascii="方正仿宋_GBK"/>
          <w:szCs w:val="32"/>
        </w:rPr>
      </w:pPr>
      <w:r>
        <w:rPr>
          <w:rFonts w:hint="eastAsia" w:ascii="方正仿宋_GBK"/>
          <w:b/>
          <w:szCs w:val="32"/>
        </w:rPr>
        <w:t>加强项目实施的资金保障。</w:t>
      </w:r>
      <w:r>
        <w:rPr>
          <w:rFonts w:hint="eastAsia" w:ascii="方正仿宋_GBK"/>
          <w:szCs w:val="32"/>
        </w:rPr>
        <w:t>进一步争取省级资金加大对苏北欠发达地区邮政基础设施建设的投入。加大淮安市级财政投入力度，对于公益性邮政项目的资金投入建议纳入政府公共财政体系，统筹安排，重点扶持。推进多元化筹资机制创新，积极推进邮政基础设施建设的市场化进程，对经济效益相对较好、有一定偿还能力的邮政基础设施，积极争取民间资本和外商投资，减轻政府筹资压力。加大招商引资力度，组织专题招商活动，推进重点快递园区的招商工作。在招商引资方向上，结合淮安快递发展现状及企业发展规模，分步实施。</w:t>
      </w:r>
    </w:p>
    <w:p>
      <w:pPr>
        <w:spacing w:line="560" w:lineRule="exact"/>
        <w:ind w:firstLine="632" w:firstLineChars="200"/>
        <w:rPr>
          <w:rFonts w:hint="eastAsia" w:ascii="方正楷体_GBK" w:eastAsia="方正楷体_GBK"/>
          <w:szCs w:val="32"/>
        </w:rPr>
      </w:pPr>
      <w:bookmarkStart w:id="101" w:name="_Toc452056030"/>
      <w:bookmarkStart w:id="102" w:name="_Toc452056394"/>
      <w:r>
        <w:rPr>
          <w:rFonts w:hint="eastAsia" w:ascii="方正楷体_GBK" w:eastAsia="方正楷体_GBK"/>
          <w:szCs w:val="32"/>
        </w:rPr>
        <w:t>6.2 加强宏观管理，引领淮安邮政业快速发展</w:t>
      </w:r>
      <w:bookmarkEnd w:id="100"/>
      <w:bookmarkEnd w:id="101"/>
      <w:bookmarkEnd w:id="102"/>
    </w:p>
    <w:p>
      <w:pPr>
        <w:numPr>
          <w:ins w:id="24" w:author="苏萍" w:date="2011-08-18T15:58:00Z"/>
        </w:numPr>
        <w:spacing w:line="560" w:lineRule="exact"/>
        <w:ind w:firstLine="632" w:firstLineChars="200"/>
        <w:rPr>
          <w:rFonts w:hint="eastAsia" w:ascii="方正仿宋_GBK"/>
          <w:szCs w:val="32"/>
        </w:rPr>
      </w:pPr>
      <w:r>
        <w:rPr>
          <w:rFonts w:hint="eastAsia" w:ascii="方正仿宋_GBK"/>
          <w:b/>
          <w:szCs w:val="32"/>
        </w:rPr>
        <w:t>树立正确发展理念。</w:t>
      </w:r>
      <w:r>
        <w:rPr>
          <w:rFonts w:hint="eastAsia" w:ascii="方正仿宋_GBK"/>
          <w:szCs w:val="32"/>
        </w:rPr>
        <w:t>要根据十八届五中全会的要求，认真贯彻“五大发展理念”，引领淮安市“十三五”邮政业“创新、开放、协调、绿色、共享”发展。</w:t>
      </w:r>
    </w:p>
    <w:p>
      <w:pPr>
        <w:numPr>
          <w:ins w:id="25" w:author="苏萍" w:date="2011-08-18T15:58:00Z"/>
        </w:numPr>
        <w:spacing w:line="560" w:lineRule="exact"/>
        <w:ind w:firstLine="632" w:firstLineChars="200"/>
        <w:rPr>
          <w:rFonts w:hint="eastAsia" w:ascii="方正仿宋_GBK"/>
          <w:szCs w:val="32"/>
        </w:rPr>
      </w:pPr>
      <w:r>
        <w:rPr>
          <w:rFonts w:hint="eastAsia" w:ascii="方正仿宋_GBK"/>
          <w:b/>
          <w:szCs w:val="32"/>
        </w:rPr>
        <w:t>推进邮政法制建设。</w:t>
      </w:r>
      <w:r>
        <w:rPr>
          <w:rFonts w:hint="eastAsia" w:ascii="方正仿宋_GBK"/>
          <w:szCs w:val="32"/>
        </w:rPr>
        <w:t>全面贯彻实施《邮政法》等法律法规，结合淮安市实际，完善本地区邮政普遍服务保障机制和邮政市场监管机制。</w:t>
      </w:r>
    </w:p>
    <w:p>
      <w:pPr>
        <w:numPr>
          <w:ins w:id="26" w:author="苏萍" w:date="2011-08-18T15:58:00Z"/>
        </w:numPr>
        <w:spacing w:line="560" w:lineRule="exact"/>
        <w:ind w:firstLine="632" w:firstLineChars="200"/>
        <w:rPr>
          <w:rFonts w:hint="eastAsia" w:ascii="方正仿宋_GBK"/>
          <w:szCs w:val="32"/>
        </w:rPr>
      </w:pPr>
      <w:r>
        <w:rPr>
          <w:rFonts w:hint="eastAsia" w:ascii="方正仿宋_GBK"/>
          <w:b/>
          <w:szCs w:val="32"/>
        </w:rPr>
        <w:t>发挥规划引领作用。</w:t>
      </w:r>
      <w:r>
        <w:rPr>
          <w:rFonts w:hint="eastAsia" w:ascii="方正仿宋_GBK"/>
          <w:szCs w:val="32"/>
        </w:rPr>
        <w:t>科学编制全市邮政业发展综合规划和各项专门规划，加强邮政业规划与地方综合规划、城市建设规划、交通规划等相关规划的衔接，做到统筹规划、协调发展。</w:t>
      </w:r>
    </w:p>
    <w:p>
      <w:pPr>
        <w:numPr>
          <w:ins w:id="27" w:author="苏萍" w:date="2011-08-18T15:58:00Z"/>
        </w:numPr>
        <w:spacing w:line="560" w:lineRule="exact"/>
        <w:ind w:firstLine="632" w:firstLineChars="200"/>
        <w:rPr>
          <w:rFonts w:hint="eastAsia" w:ascii="方正仿宋_GBK"/>
          <w:szCs w:val="32"/>
        </w:rPr>
      </w:pPr>
      <w:r>
        <w:rPr>
          <w:rFonts w:hint="eastAsia" w:ascii="方正仿宋_GBK"/>
          <w:b/>
          <w:szCs w:val="32"/>
        </w:rPr>
        <w:t>完善行业统计调查制度。</w:t>
      </w:r>
      <w:r>
        <w:rPr>
          <w:rFonts w:hint="eastAsia" w:ascii="方正仿宋_GBK"/>
          <w:szCs w:val="32"/>
        </w:rPr>
        <w:t xml:space="preserve">建立科学、统一、全面、协调的行业统计调查制度，完善统计调查方法和指标体系，建立政府统计和行业统计互为补充的统计调查体系，健全行业信息发布制度。   </w:t>
      </w:r>
    </w:p>
    <w:p>
      <w:pPr>
        <w:numPr>
          <w:ins w:id="28" w:author="苏萍" w:date="2011-08-18T15:58:00Z"/>
        </w:numPr>
        <w:spacing w:line="560" w:lineRule="exact"/>
        <w:ind w:firstLine="632" w:firstLineChars="200"/>
        <w:rPr>
          <w:rFonts w:hint="eastAsia" w:ascii="方正仿宋_GBK"/>
          <w:szCs w:val="32"/>
        </w:rPr>
      </w:pPr>
      <w:r>
        <w:rPr>
          <w:rFonts w:hint="eastAsia" w:ascii="方正仿宋_GBK"/>
          <w:b/>
          <w:szCs w:val="32"/>
        </w:rPr>
        <w:t>完善工作协调机制。</w:t>
      </w:r>
      <w:r>
        <w:rPr>
          <w:rFonts w:hint="eastAsia" w:ascii="方正仿宋_GBK"/>
          <w:szCs w:val="32"/>
        </w:rPr>
        <w:t>推进由市政府牵头、邮政管理部门和相关职能部门共同参与的工作协调机制，研究解决邮政业发展中的重大问题，落实促进淮安市邮政业发展的各项政策措施。推动省政府办公厅出台的《关于促进快递服务业健康发展的实施意见》在淮安落地实施，结合本地实际，调研推动淮安市快递服务业健康发展实施意见出台，为快递企业创造良好的发展环境。</w:t>
      </w:r>
    </w:p>
    <w:p>
      <w:pPr>
        <w:spacing w:line="560" w:lineRule="exact"/>
        <w:ind w:firstLine="632" w:firstLineChars="200"/>
        <w:rPr>
          <w:rFonts w:hint="eastAsia" w:ascii="方正楷体_GBK" w:eastAsia="方正楷体_GBK"/>
          <w:szCs w:val="32"/>
        </w:rPr>
      </w:pPr>
      <w:bookmarkStart w:id="103" w:name="_Toc441088250"/>
      <w:bookmarkStart w:id="104" w:name="_Toc452056031"/>
      <w:bookmarkStart w:id="105" w:name="_Toc452056395"/>
      <w:r>
        <w:rPr>
          <w:rFonts w:hint="eastAsia" w:ascii="方正楷体_GBK" w:eastAsia="方正楷体_GBK"/>
          <w:szCs w:val="32"/>
        </w:rPr>
        <w:t>6.3 强化邮政普遍服务扶持政策，支持邮政企业做强</w:t>
      </w:r>
      <w:bookmarkEnd w:id="103"/>
      <w:bookmarkEnd w:id="104"/>
      <w:bookmarkEnd w:id="105"/>
    </w:p>
    <w:p>
      <w:pPr>
        <w:numPr>
          <w:ins w:id="29" w:author="苏萍" w:date="2011-08-18T15:58:00Z"/>
        </w:numPr>
        <w:spacing w:line="560" w:lineRule="exact"/>
        <w:ind w:firstLine="632" w:firstLineChars="200"/>
        <w:rPr>
          <w:rFonts w:hint="eastAsia" w:ascii="方正仿宋_GBK"/>
          <w:szCs w:val="32"/>
        </w:rPr>
      </w:pPr>
      <w:r>
        <w:rPr>
          <w:rFonts w:hint="eastAsia" w:ascii="方正仿宋_GBK"/>
          <w:b/>
          <w:szCs w:val="32"/>
        </w:rPr>
        <w:t>加大邮政普遍服务政策扶持力度。</w:t>
      </w:r>
      <w:r>
        <w:rPr>
          <w:rFonts w:hint="eastAsia" w:ascii="方正仿宋_GBK"/>
          <w:szCs w:val="32"/>
        </w:rPr>
        <w:t>推动各级政府持续对邮政普遍服务给予财政补贴，争取延续现有的财政补贴政策，加强对邮政普遍服务资金使用的专项监督，建立稳定的财政补贴长效机制。落实邮政建设用地划拨、税收减免、邮政车辆通行费减免等优惠政策。继续关注营改增政策后淮安企业的税负变化，了解企业困难，给予明确的操作指导。建立邮政基础设施保障机制，将邮政营业场所、邮件处理场地、信报箱（筒）、村邮站等基础设施建设纳入城乡建设规划统筹安排，并在选址、征地、建设投资等方面给予支持。大力推动农村邮政物流发展，建立邮政服务“三农”长效机制。</w:t>
      </w:r>
    </w:p>
    <w:p>
      <w:pPr>
        <w:numPr>
          <w:ins w:id="30" w:author="苏萍" w:date="2011-08-18T15:58:00Z"/>
        </w:numPr>
        <w:spacing w:line="560" w:lineRule="exact"/>
        <w:ind w:firstLine="632" w:firstLineChars="200"/>
        <w:rPr>
          <w:rFonts w:hint="eastAsia" w:ascii="方正仿宋_GBK"/>
          <w:szCs w:val="32"/>
        </w:rPr>
      </w:pPr>
      <w:r>
        <w:rPr>
          <w:rFonts w:hint="eastAsia" w:ascii="方正仿宋_GBK"/>
          <w:b/>
          <w:szCs w:val="32"/>
        </w:rPr>
        <w:t>支持邮政企业加快发展、增强实力。</w:t>
      </w:r>
      <w:r>
        <w:rPr>
          <w:rFonts w:hint="eastAsia" w:ascii="方正仿宋_GBK"/>
          <w:szCs w:val="32"/>
        </w:rPr>
        <w:t>深化邮政主业改革，支持邮政速递物流上市，推进邮政企业管理科学化现代化，适应市场竞争和转型升级的需要。鼓励邮政企业增强自主创新能力，不断进行管理创新、服务创新和产品创新。进一步完善邮政网络，提升应用效益。力争“十三五”期间完成全部建设任务，推动已建成的村邮站积极拓展服务功能，支持邮政业务的发展和新型业务的开发，充分发挥邮政企业在金融、营销和物流等方面的综合优势。促进邮政基础业务与竞争性业务协调互助发展，在强化普遍服务的基础上，不断增强市场竞争能力，开发新的邮政服务业务，满足社会经济发展的需要，发挥邮政企业在行业发展中的主力作用。</w:t>
      </w:r>
    </w:p>
    <w:p>
      <w:pPr>
        <w:spacing w:line="560" w:lineRule="exact"/>
        <w:ind w:firstLine="632" w:firstLineChars="200"/>
        <w:rPr>
          <w:rFonts w:hint="eastAsia" w:ascii="方正楷体_GBK" w:eastAsia="方正楷体_GBK"/>
          <w:szCs w:val="32"/>
        </w:rPr>
      </w:pPr>
      <w:bookmarkStart w:id="106" w:name="_Toc441088251"/>
      <w:bookmarkStart w:id="107" w:name="_Toc452056032"/>
      <w:bookmarkStart w:id="108" w:name="_Toc452056396"/>
      <w:r>
        <w:rPr>
          <w:rFonts w:hint="eastAsia" w:ascii="方正楷体_GBK" w:eastAsia="方正楷体_GBK"/>
          <w:szCs w:val="32"/>
        </w:rPr>
        <w:t>6.4 加快快递产业培育，</w:t>
      </w:r>
      <w:bookmarkEnd w:id="106"/>
      <w:r>
        <w:rPr>
          <w:rFonts w:hint="eastAsia" w:ascii="方正楷体_GBK" w:eastAsia="方正楷体_GBK"/>
          <w:szCs w:val="32"/>
        </w:rPr>
        <w:t>推动产业转型升级</w:t>
      </w:r>
      <w:bookmarkEnd w:id="107"/>
      <w:bookmarkEnd w:id="108"/>
    </w:p>
    <w:p>
      <w:pPr>
        <w:numPr>
          <w:ins w:id="31" w:author="苏萍" w:date="2011-08-18T15:58:00Z"/>
        </w:numPr>
        <w:spacing w:line="560" w:lineRule="exact"/>
        <w:ind w:firstLine="632" w:firstLineChars="200"/>
        <w:rPr>
          <w:rFonts w:hint="eastAsia" w:ascii="方正仿宋_GBK"/>
          <w:szCs w:val="32"/>
        </w:rPr>
      </w:pPr>
      <w:r>
        <w:rPr>
          <w:rFonts w:hint="eastAsia" w:ascii="方正仿宋_GBK"/>
          <w:b/>
          <w:szCs w:val="32"/>
        </w:rPr>
        <w:t>加大对快递服务的政策支持力度。</w:t>
      </w:r>
      <w:r>
        <w:rPr>
          <w:rFonts w:hint="eastAsia" w:ascii="方正仿宋_GBK"/>
          <w:szCs w:val="32"/>
        </w:rPr>
        <w:t>将快递企业用地和设施建设纳入地方政府土地利用总体规划、城市建设发展规划和综合交通规划，对快递企业用地实行优惠政策，解决快递企业征地难问题。制定保障快递车辆便捷通行的具体实施办法，逐步在全市范围实行，改善快递车辆通行难、停靠难现状。推进落实快递企业在用水用电与工业同价政策，合理减轻快递企业负担。</w:t>
      </w:r>
    </w:p>
    <w:p>
      <w:pPr>
        <w:numPr>
          <w:ins w:id="32" w:author="苏萍" w:date="2011-08-18T15:58:00Z"/>
        </w:numPr>
        <w:spacing w:line="560" w:lineRule="exact"/>
        <w:ind w:firstLine="632" w:firstLineChars="200"/>
        <w:rPr>
          <w:rFonts w:hint="eastAsia" w:ascii="方正仿宋_GBK"/>
          <w:szCs w:val="32"/>
        </w:rPr>
      </w:pPr>
      <w:r>
        <w:rPr>
          <w:rFonts w:hint="eastAsia" w:ascii="方正仿宋_GBK"/>
          <w:b/>
          <w:szCs w:val="32"/>
        </w:rPr>
        <w:t>推动快递企业转型升级、做大规模。</w:t>
      </w:r>
      <w:r>
        <w:rPr>
          <w:rFonts w:hint="eastAsia" w:ascii="方正仿宋_GBK"/>
          <w:szCs w:val="32"/>
        </w:rPr>
        <w:t>一方面，鼓励企业进行横向整合，支持有实力的企业通过参股、控股、兼并、重组、合作等多种形式进行资产重组，提高产业集中度。另一方面，鼓励企业进行纵向整合，推动建立快递与电子商务、制造业联动发展机制，引导快递企业发展分销配送、供应链服务和一体化物流。通过整合资源，提升行业整体实力。</w:t>
      </w:r>
    </w:p>
    <w:p>
      <w:pPr>
        <w:numPr>
          <w:ins w:id="33" w:author="苏萍" w:date="2011-08-18T15:58:00Z"/>
        </w:numPr>
        <w:spacing w:line="560" w:lineRule="exact"/>
        <w:ind w:firstLine="632" w:firstLineChars="200"/>
        <w:rPr>
          <w:rFonts w:hint="eastAsia" w:ascii="方正仿宋_GBK"/>
          <w:szCs w:val="32"/>
        </w:rPr>
      </w:pPr>
      <w:r>
        <w:rPr>
          <w:rFonts w:hint="eastAsia" w:ascii="方正仿宋_GBK"/>
          <w:b/>
          <w:szCs w:val="32"/>
        </w:rPr>
        <w:t>加快重点园区建设。</w:t>
      </w:r>
      <w:r>
        <w:rPr>
          <w:rFonts w:hint="eastAsia" w:ascii="方正仿宋_GBK"/>
          <w:szCs w:val="32"/>
        </w:rPr>
        <w:t>抓住淮安电子商务现代物流园区入选为国家级电子商务示范基地的契机，加快电子商务企业集聚和第三方物流资源整合，争取把园区打造成立足淮安、服务苏北、鲁西南、皖北，乃至全国的高集聚度、高分拨等级的电子商务现代物流园区，以带动快递企业更快更好发展。</w:t>
      </w:r>
    </w:p>
    <w:p>
      <w:pPr>
        <w:spacing w:line="560" w:lineRule="exact"/>
        <w:ind w:firstLine="632" w:firstLineChars="200"/>
        <w:rPr>
          <w:rFonts w:hint="eastAsia" w:ascii="方正楷体_GBK" w:eastAsia="方正楷体_GBK"/>
          <w:szCs w:val="32"/>
        </w:rPr>
      </w:pPr>
      <w:bookmarkStart w:id="109" w:name="_Toc452056033"/>
      <w:bookmarkStart w:id="110" w:name="_Toc441088252"/>
      <w:bookmarkStart w:id="111" w:name="_Toc452056397"/>
      <w:r>
        <w:rPr>
          <w:rFonts w:hint="eastAsia" w:ascii="方正楷体_GBK" w:eastAsia="方正楷体_GBK"/>
          <w:szCs w:val="32"/>
        </w:rPr>
        <w:t>6.5 加大行业监管力度，促进行业规范有序发展</w:t>
      </w:r>
      <w:bookmarkEnd w:id="109"/>
      <w:bookmarkEnd w:id="110"/>
      <w:bookmarkEnd w:id="111"/>
    </w:p>
    <w:p>
      <w:pPr>
        <w:numPr>
          <w:ins w:id="34" w:author="苏萍" w:date="2011-08-18T15:58:00Z"/>
        </w:numPr>
        <w:spacing w:line="560" w:lineRule="exact"/>
        <w:ind w:firstLine="632" w:firstLineChars="200"/>
        <w:rPr>
          <w:rFonts w:hint="eastAsia" w:ascii="方正仿宋_GBK"/>
          <w:szCs w:val="32"/>
        </w:rPr>
      </w:pPr>
      <w:r>
        <w:rPr>
          <w:rFonts w:hint="eastAsia" w:ascii="方正仿宋_GBK"/>
          <w:b/>
          <w:szCs w:val="32"/>
        </w:rPr>
        <w:t>加强邮政普遍服务监管。</w:t>
      </w:r>
      <w:r>
        <w:rPr>
          <w:rFonts w:hint="eastAsia" w:ascii="方正仿宋_GBK"/>
          <w:szCs w:val="32"/>
        </w:rPr>
        <w:t>完善邮政服务监督网络和评估体系，加强对邮政企业遵守《邮政法》以及《普遍服务标准》情况的监督检查，加大对违规行为的处罚力度，增强邮政普遍服务监管的权威性和严肃性。开展邮政普遍服务综合绩效考核，将邮政普遍服务综合绩效考核结果纳入各级邮政企业及企业负责人绩效考核体系。</w:t>
      </w:r>
    </w:p>
    <w:p>
      <w:pPr>
        <w:numPr>
          <w:ins w:id="35" w:author="苏萍" w:date="2011-08-18T15:58:00Z"/>
        </w:numPr>
        <w:spacing w:line="560" w:lineRule="exact"/>
        <w:ind w:firstLine="632" w:firstLineChars="200"/>
        <w:rPr>
          <w:rFonts w:hint="eastAsia" w:ascii="方正仿宋_GBK"/>
          <w:szCs w:val="32"/>
        </w:rPr>
      </w:pPr>
      <w:r>
        <w:rPr>
          <w:rFonts w:hint="eastAsia" w:ascii="方正仿宋_GBK"/>
          <w:b/>
          <w:szCs w:val="32"/>
        </w:rPr>
        <w:t>加强邮政市场监管。</w:t>
      </w:r>
      <w:r>
        <w:rPr>
          <w:rFonts w:hint="eastAsia" w:ascii="方正仿宋_GBK"/>
          <w:szCs w:val="32"/>
        </w:rPr>
        <w:t>开展快递服务质量评价，建立快递企业等级评定和快递企业信用管理制度，加强对违法违规行为的查处，规范市场秩序。加强行业安全监管，强化邮政、安全、公安、海关等部门之间的协作机制，打击利用邮路违法犯罪活动。指导</w:t>
      </w:r>
      <w:r>
        <w:rPr>
          <w:rFonts w:hint="eastAsia" w:ascii="方正仿宋_GBK"/>
          <w:spacing w:val="-8"/>
          <w:szCs w:val="32"/>
        </w:rPr>
        <w:t>企业建立严格的收寄验视制度和应急保障制度，保障寄递渠道安全。</w:t>
      </w:r>
    </w:p>
    <w:p>
      <w:pPr>
        <w:spacing w:line="560" w:lineRule="exact"/>
        <w:ind w:firstLine="632" w:firstLineChars="200"/>
        <w:rPr>
          <w:rFonts w:hint="eastAsia" w:ascii="方正楷体_GBK" w:eastAsia="方正楷体_GBK"/>
          <w:szCs w:val="32"/>
        </w:rPr>
      </w:pPr>
      <w:bookmarkStart w:id="112" w:name="_Toc452056034"/>
      <w:bookmarkStart w:id="113" w:name="_Toc452056398"/>
      <w:bookmarkStart w:id="114" w:name="_Toc441088253"/>
      <w:r>
        <w:rPr>
          <w:rFonts w:hint="eastAsia" w:ascii="方正楷体_GBK" w:eastAsia="方正楷体_GBK"/>
          <w:szCs w:val="32"/>
        </w:rPr>
        <w:t>6.6 发挥区位优势，打造邮政快递枢纽地位</w:t>
      </w:r>
      <w:bookmarkEnd w:id="112"/>
      <w:bookmarkEnd w:id="113"/>
      <w:bookmarkEnd w:id="114"/>
    </w:p>
    <w:p>
      <w:pPr>
        <w:numPr>
          <w:ins w:id="36" w:author="苏萍" w:date="2011-08-18T15:58:00Z"/>
        </w:numPr>
        <w:spacing w:line="560" w:lineRule="exact"/>
        <w:ind w:firstLine="632" w:firstLineChars="200"/>
        <w:rPr>
          <w:rFonts w:hint="eastAsia" w:ascii="方正仿宋_GBK"/>
          <w:szCs w:val="32"/>
        </w:rPr>
      </w:pPr>
      <w:r>
        <w:rPr>
          <w:rFonts w:hint="eastAsia" w:ascii="方正仿宋_GBK"/>
          <w:szCs w:val="32"/>
        </w:rPr>
        <w:t>发挥淮安市的地位优势和综合交通优势，吸引更多的快递企业在淮安投资建设，将淮安建设成华东地区乃至全国性的邮件快件集散中心。依托交通大平台，积极推动邮政行业与综合交通运输体系的顺畅对接。在公路、铁路、航空客货运枢纽的布局中，推动邮政和快递服务网点、处理中心及作业枢纽设施的同步配套，促进综合交通平台的集约利用。鼓励邮政、快递企业与运输企业合作，开展公路客运班线代运邮政试点，研究推进在铁路客货运中加载邮件和快件车厢，提前运筹研究利用高铁运递邮件和快件。推动快递企业与民航企业信息互联互通，开辟航空快件绿色通道。</w:t>
      </w:r>
    </w:p>
    <w:p>
      <w:pPr>
        <w:spacing w:line="560" w:lineRule="exact"/>
        <w:ind w:firstLine="632" w:firstLineChars="200"/>
        <w:rPr>
          <w:rFonts w:hint="eastAsia" w:ascii="方正楷体_GBK" w:eastAsia="方正楷体_GBK"/>
          <w:szCs w:val="32"/>
        </w:rPr>
      </w:pPr>
      <w:bookmarkStart w:id="115" w:name="_Toc441088254"/>
      <w:bookmarkStart w:id="116" w:name="_Toc452056035"/>
      <w:bookmarkStart w:id="117" w:name="_Toc452056399"/>
      <w:r>
        <w:rPr>
          <w:rFonts w:hint="eastAsia" w:ascii="方正楷体_GBK" w:eastAsia="方正楷体_GBK"/>
          <w:szCs w:val="32"/>
        </w:rPr>
        <w:t>6.7 依托丰富教育资源，完善人才培养体系</w:t>
      </w:r>
      <w:bookmarkEnd w:id="115"/>
      <w:bookmarkEnd w:id="116"/>
      <w:bookmarkEnd w:id="117"/>
    </w:p>
    <w:p>
      <w:pPr>
        <w:numPr>
          <w:ins w:id="37" w:author="苏萍" w:date="2011-08-18T15:58:00Z"/>
        </w:numPr>
        <w:spacing w:line="560" w:lineRule="exact"/>
        <w:ind w:firstLine="632" w:firstLineChars="200"/>
        <w:rPr>
          <w:rFonts w:hint="eastAsia" w:ascii="方正仿宋_GBK"/>
          <w:szCs w:val="32"/>
        </w:rPr>
      </w:pPr>
      <w:r>
        <w:rPr>
          <w:rFonts w:hint="eastAsia" w:ascii="方正仿宋_GBK"/>
          <w:szCs w:val="32"/>
        </w:rPr>
        <w:t>依托淮安市丰富的教育资源，积极培养行业专业人才，满足行业发展需求。鼓励企业与研究机构、高等院校开展合作，建立人才培养基地、开展人员培训，参与项目研发、提供技术服务。组织邮政专业技术论坛，定期在中高等院校举办专场招聘会。研究制定人才引进保障制度，重点引进复合型经营管理人才、高级专业技术人才和营销人才。健全邮政行业人才统计指标体系，建立科学、规范和可行的人才统计调查制度。严格落实职业技能鉴定制度，逐步将各类市场主体从业人员统一纳入职业技能鉴定范围。推进企业科学管理，加强职业技能培训，提升快递从业人员的整体素质。</w:t>
      </w:r>
    </w:p>
    <w:p>
      <w:pPr>
        <w:spacing w:line="560" w:lineRule="exact"/>
        <w:ind w:firstLine="632" w:firstLineChars="200"/>
        <w:rPr>
          <w:rFonts w:hint="eastAsia" w:ascii="方正楷体_GBK" w:eastAsia="方正楷体_GBK"/>
          <w:szCs w:val="32"/>
        </w:rPr>
      </w:pPr>
      <w:bookmarkStart w:id="118" w:name="_Toc452056036"/>
      <w:bookmarkStart w:id="119" w:name="_Toc441088255"/>
      <w:bookmarkStart w:id="120" w:name="_Toc452056400"/>
      <w:r>
        <w:rPr>
          <w:rFonts w:hint="eastAsia" w:ascii="方正楷体_GBK" w:eastAsia="方正楷体_GBK"/>
          <w:szCs w:val="32"/>
        </w:rPr>
        <w:t>6.8 支持行业协会发展，促进行业自律</w:t>
      </w:r>
      <w:bookmarkEnd w:id="118"/>
      <w:bookmarkEnd w:id="119"/>
      <w:bookmarkEnd w:id="120"/>
    </w:p>
    <w:p>
      <w:pPr>
        <w:spacing w:line="560" w:lineRule="exact"/>
        <w:ind w:firstLine="632" w:firstLineChars="200"/>
        <w:rPr>
          <w:rFonts w:hint="eastAsia" w:ascii="方正仿宋_GBK"/>
          <w:szCs w:val="32"/>
        </w:rPr>
      </w:pPr>
      <w:r>
        <w:rPr>
          <w:rFonts w:hint="eastAsia" w:ascii="方正仿宋_GBK"/>
          <w:szCs w:val="32"/>
        </w:rPr>
        <w:t>充分重视行业协会的作用，积极支持淮安市快递协会的发展，将协会建设成为能够真正代表行业利益、反映企业诉求、提供中介服务、规范企业行为的行业组织。加强协会的行业自律功能，充分发挥协会在行业协调、政策研究、行规行约制定等方面的作用，规范行业行为，维护行业秩序，协调会员利益，促进公平竞争，保障快递服务健康发展。组织开展快递服务质量达标、服务标准等级评定等活动，促进快递企业不断优化操作流程、规范经营行为，提升快递服务水平。组织协会会员之间进行学习交流，实现优势互补、互利共赢。密切联系淮安市现代物流学会、淮安市交通运输协会等社会组织，共同举办发展论坛、学术研讨、职业培训等活动，针对企业需求，提供定制化服务，促进企业良好发展。</w:t>
      </w:r>
    </w:p>
    <w:p>
      <w:pPr>
        <w:spacing w:line="600" w:lineRule="exact"/>
        <w:jc w:val="left"/>
        <w:outlineLvl w:val="1"/>
        <w:rPr>
          <w:rFonts w:hint="eastAsia" w:ascii="方正仿宋_GBK"/>
          <w:szCs w:val="32"/>
        </w:rPr>
      </w:pPr>
      <w:bookmarkStart w:id="121" w:name="_Toc452056401"/>
      <w:bookmarkStart w:id="122" w:name="_Toc452056037"/>
      <w:r>
        <w:rPr>
          <w:rFonts w:hint="eastAsia" w:ascii="方正仿宋_GBK"/>
          <w:szCs w:val="32"/>
        </w:rPr>
        <w:t>附图：</w:t>
      </w:r>
      <w:bookmarkEnd w:id="121"/>
      <w:bookmarkEnd w:id="122"/>
    </w:p>
    <w:p>
      <w:pPr>
        <w:jc w:val="center"/>
        <w:rPr>
          <w:rFonts w:hint="eastAsia"/>
        </w:rPr>
      </w:pPr>
      <w:r>
        <w:rPr>
          <w:lang/>
        </w:rPr>
        <w:drawing>
          <wp:anchor distT="0" distB="0" distL="114300" distR="114300" simplePos="0" relativeHeight="251659264" behindDoc="0" locked="0" layoutInCell="1" allowOverlap="1">
            <wp:simplePos x="0" y="0"/>
            <wp:positionH relativeFrom="column">
              <wp:posOffset>274955</wp:posOffset>
            </wp:positionH>
            <wp:positionV relativeFrom="paragraph">
              <wp:posOffset>226060</wp:posOffset>
            </wp:positionV>
            <wp:extent cx="4704715" cy="2521585"/>
            <wp:effectExtent l="0" t="0" r="6985" b="5715"/>
            <wp:wrapNone/>
            <wp:docPr id="1" name="图表 9"/>
            <wp:cNvGraphicFramePr/>
            <a:graphic xmlns:a="http://schemas.openxmlformats.org/drawingml/2006/main">
              <a:graphicData uri="http://schemas.openxmlformats.org/drawingml/2006/picture">
                <pic:pic xmlns:pic="http://schemas.openxmlformats.org/drawingml/2006/picture">
                  <pic:nvPicPr>
                    <pic:cNvPr id="1" name="图表 9"/>
                    <pic:cNvPicPr/>
                  </pic:nvPicPr>
                  <pic:blipFill>
                    <a:blip r:embed="rId12"/>
                    <a:stretch>
                      <a:fillRect/>
                    </a:stretch>
                  </pic:blipFill>
                  <pic:spPr>
                    <a:xfrm>
                      <a:off x="0" y="0"/>
                      <a:ext cx="4704715" cy="2521585"/>
                    </a:xfrm>
                    <a:prstGeom prst="rect">
                      <a:avLst/>
                    </a:prstGeom>
                    <a:noFill/>
                    <a:ln>
                      <a:noFill/>
                    </a:ln>
                  </pic:spPr>
                </pic:pic>
              </a:graphicData>
            </a:graphic>
          </wp:anchor>
        </w:drawing>
      </w: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ind w:firstLine="0"/>
        <w:jc w:val="center"/>
        <w:rPr>
          <w:rFonts w:hint="eastAsia" w:ascii="方正仿宋_GBK"/>
        </w:rPr>
      </w:pPr>
      <w:r>
        <w:rPr>
          <w:rFonts w:hint="eastAsia" w:ascii="方正仿宋_GBK"/>
        </w:rPr>
        <w:t>附图1  淮安快递业务收入历年变化图</w:t>
      </w:r>
    </w:p>
    <w:p>
      <w:pPr>
        <w:spacing w:line="567" w:lineRule="exact"/>
        <w:ind w:firstLine="0"/>
        <w:rPr>
          <w:rFonts w:hint="eastAsia"/>
        </w:rPr>
      </w:pPr>
    </w:p>
    <w:p>
      <w:pPr>
        <w:spacing w:line="567" w:lineRule="exact"/>
        <w:ind w:firstLine="0"/>
        <w:rPr>
          <w:rFonts w:hint="eastAsia"/>
        </w:rPr>
      </w:pPr>
      <w:r>
        <w:rPr>
          <w:lang/>
        </w:rPr>
        <w:drawing>
          <wp:anchor distT="0" distB="0" distL="114300" distR="114300" simplePos="0" relativeHeight="251660288" behindDoc="0" locked="0" layoutInCell="1" allowOverlap="1">
            <wp:simplePos x="0" y="0"/>
            <wp:positionH relativeFrom="column">
              <wp:posOffset>200025</wp:posOffset>
            </wp:positionH>
            <wp:positionV relativeFrom="paragraph">
              <wp:posOffset>187325</wp:posOffset>
            </wp:positionV>
            <wp:extent cx="5200650" cy="2738120"/>
            <wp:effectExtent l="0" t="0" r="6350" b="5080"/>
            <wp:wrapNone/>
            <wp:docPr id="2" name="图表 10"/>
            <wp:cNvGraphicFramePr/>
            <a:graphic xmlns:a="http://schemas.openxmlformats.org/drawingml/2006/main">
              <a:graphicData uri="http://schemas.openxmlformats.org/drawingml/2006/picture">
                <pic:pic xmlns:pic="http://schemas.openxmlformats.org/drawingml/2006/picture">
                  <pic:nvPicPr>
                    <pic:cNvPr id="2" name="图表 10"/>
                    <pic:cNvPicPr/>
                  </pic:nvPicPr>
                  <pic:blipFill>
                    <a:blip r:embed="rId13"/>
                    <a:srcRect b="-145"/>
                    <a:stretch>
                      <a:fillRect/>
                    </a:stretch>
                  </pic:blipFill>
                  <pic:spPr>
                    <a:xfrm>
                      <a:off x="0" y="0"/>
                      <a:ext cx="5200650" cy="2738120"/>
                    </a:xfrm>
                    <a:prstGeom prst="rect">
                      <a:avLst/>
                    </a:prstGeom>
                    <a:noFill/>
                    <a:ln>
                      <a:noFill/>
                    </a:ln>
                  </pic:spPr>
                </pic:pic>
              </a:graphicData>
            </a:graphic>
          </wp:anchor>
        </w:drawing>
      </w: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jc w:val="center"/>
        <w:rPr>
          <w:rFonts w:hint="eastAsia"/>
        </w:rPr>
      </w:pPr>
    </w:p>
    <w:p>
      <w:pPr>
        <w:spacing w:line="567" w:lineRule="exact"/>
        <w:ind w:firstLine="0"/>
        <w:jc w:val="center"/>
        <w:rPr>
          <w:rFonts w:hint="eastAsia"/>
          <w:b/>
        </w:rPr>
      </w:pPr>
      <w:r>
        <w:rPr>
          <w:rFonts w:hint="eastAsia"/>
        </w:rPr>
        <w:t>附图2  淮安快递业务量历年变化图</w:t>
      </w:r>
    </w:p>
    <w:p>
      <w:pPr>
        <w:spacing w:line="567" w:lineRule="exact"/>
        <w:ind w:firstLine="0"/>
        <w:rPr>
          <w:rFonts w:hint="eastAsia"/>
        </w:rPr>
      </w:pPr>
      <w:r>
        <w:rPr>
          <w:lang/>
        </w:rPr>
        <w:drawing>
          <wp:anchor distT="0" distB="0" distL="114300" distR="114300" simplePos="0" relativeHeight="251661312" behindDoc="0" locked="0" layoutInCell="1" allowOverlap="1">
            <wp:simplePos x="0" y="0"/>
            <wp:positionH relativeFrom="column">
              <wp:posOffset>-19685</wp:posOffset>
            </wp:positionH>
            <wp:positionV relativeFrom="paragraph">
              <wp:posOffset>321945</wp:posOffset>
            </wp:positionV>
            <wp:extent cx="5304790" cy="2993390"/>
            <wp:effectExtent l="0" t="0" r="3810" b="3810"/>
            <wp:wrapNone/>
            <wp:docPr id="3" name="图表 1"/>
            <wp:cNvGraphicFramePr/>
            <a:graphic xmlns:a="http://schemas.openxmlformats.org/drawingml/2006/main">
              <a:graphicData uri="http://schemas.openxmlformats.org/drawingml/2006/picture">
                <pic:pic xmlns:pic="http://schemas.openxmlformats.org/drawingml/2006/picture">
                  <pic:nvPicPr>
                    <pic:cNvPr id="3" name="图表 1"/>
                    <pic:cNvPicPr/>
                  </pic:nvPicPr>
                  <pic:blipFill>
                    <a:blip r:embed="rId14"/>
                    <a:stretch>
                      <a:fillRect/>
                    </a:stretch>
                  </pic:blipFill>
                  <pic:spPr>
                    <a:xfrm>
                      <a:off x="0" y="0"/>
                      <a:ext cx="5304790" cy="2993390"/>
                    </a:xfrm>
                    <a:prstGeom prst="rect">
                      <a:avLst/>
                    </a:prstGeom>
                    <a:noFill/>
                    <a:ln>
                      <a:noFill/>
                    </a:ln>
                  </pic:spPr>
                </pic:pic>
              </a:graphicData>
            </a:graphic>
          </wp:anchor>
        </w:drawing>
      </w: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jc w:val="center"/>
        <w:rPr>
          <w:rFonts w:hint="eastAsia"/>
        </w:rPr>
      </w:pPr>
    </w:p>
    <w:p>
      <w:pPr>
        <w:spacing w:line="567" w:lineRule="exact"/>
        <w:ind w:firstLine="0"/>
        <w:jc w:val="center"/>
        <w:rPr>
          <w:rFonts w:hint="eastAsia"/>
        </w:rPr>
      </w:pPr>
    </w:p>
    <w:p>
      <w:pPr>
        <w:spacing w:line="567" w:lineRule="exact"/>
        <w:ind w:firstLine="0"/>
        <w:jc w:val="center"/>
        <w:rPr>
          <w:rFonts w:hint="eastAsia"/>
        </w:rPr>
      </w:pPr>
    </w:p>
    <w:p>
      <w:pPr>
        <w:spacing w:line="567" w:lineRule="exact"/>
        <w:ind w:firstLine="0"/>
        <w:jc w:val="center"/>
        <w:rPr>
          <w:rFonts w:hint="eastAsia"/>
        </w:rPr>
      </w:pPr>
      <w:r>
        <w:rPr>
          <w:rFonts w:hint="eastAsia"/>
        </w:rPr>
        <w:t>附图3  淮安快件转运量预测图</w:t>
      </w:r>
    </w:p>
    <w:p>
      <w:pPr>
        <w:spacing w:line="567" w:lineRule="exact"/>
        <w:ind w:firstLine="0"/>
        <w:rPr>
          <w:rFonts w:hint="eastAsia"/>
        </w:rPr>
      </w:pPr>
    </w:p>
    <w:p>
      <w:pPr>
        <w:spacing w:line="567" w:lineRule="exact"/>
        <w:ind w:firstLine="0"/>
        <w:rPr>
          <w:rFonts w:hint="eastAsia"/>
        </w:rPr>
      </w:pPr>
      <w:r>
        <w:rPr>
          <w:rFonts w:hint="eastAsia"/>
          <w:snapToGrid/>
          <w:lang/>
        </w:rPr>
        <w:drawing>
          <wp:anchor distT="0" distB="0" distL="114300" distR="114300" simplePos="0" relativeHeight="251662336" behindDoc="0" locked="0" layoutInCell="1" allowOverlap="1">
            <wp:simplePos x="0" y="0"/>
            <wp:positionH relativeFrom="column">
              <wp:posOffset>1000125</wp:posOffset>
            </wp:positionH>
            <wp:positionV relativeFrom="paragraph">
              <wp:posOffset>0</wp:posOffset>
            </wp:positionV>
            <wp:extent cx="3877310" cy="2966085"/>
            <wp:effectExtent l="0" t="0" r="8890" b="5715"/>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5"/>
                    <a:stretch>
                      <a:fillRect/>
                    </a:stretch>
                  </pic:blipFill>
                  <pic:spPr>
                    <a:xfrm>
                      <a:off x="0" y="0"/>
                      <a:ext cx="3877310" cy="2966085"/>
                    </a:xfrm>
                    <a:prstGeom prst="rect">
                      <a:avLst/>
                    </a:prstGeom>
                    <a:noFill/>
                    <a:ln>
                      <a:noFill/>
                    </a:ln>
                  </pic:spPr>
                </pic:pic>
              </a:graphicData>
            </a:graphic>
          </wp:anchor>
        </w:drawing>
      </w: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jc w:val="center"/>
        <w:rPr>
          <w:rFonts w:hint="eastAsia" w:ascii="方正仿宋_GBK"/>
        </w:rPr>
      </w:pPr>
      <w:r>
        <w:rPr>
          <w:rFonts w:hint="eastAsia" w:ascii="方正仿宋_GBK"/>
        </w:rPr>
        <w:t>附图4  淮安快递干线网络体系</w:t>
      </w:r>
    </w:p>
    <w:p>
      <w:pPr>
        <w:spacing w:line="567" w:lineRule="exact"/>
        <w:ind w:firstLine="0"/>
        <w:rPr>
          <w:rFonts w:hint="eastAsia"/>
        </w:rPr>
      </w:pPr>
      <w:r>
        <w:rPr>
          <w:rFonts w:hint="eastAsia"/>
          <w:snapToGrid/>
          <w:lang/>
        </w:rPr>
        <w:drawing>
          <wp:anchor distT="0" distB="0" distL="114300" distR="114300" simplePos="0" relativeHeight="251663360" behindDoc="0" locked="0" layoutInCell="1" allowOverlap="1">
            <wp:simplePos x="0" y="0"/>
            <wp:positionH relativeFrom="column">
              <wp:posOffset>427990</wp:posOffset>
            </wp:positionH>
            <wp:positionV relativeFrom="paragraph">
              <wp:posOffset>262255</wp:posOffset>
            </wp:positionV>
            <wp:extent cx="4400550" cy="4197350"/>
            <wp:effectExtent l="0" t="0" r="6350" b="6350"/>
            <wp:wrapNone/>
            <wp:docPr id="5" name="图片 3" descr="C:\Documents and Settings\Administrator\Application Data\Tencent\Users\584906720\QQ\WinTemp\RichOle\UHUM[%8~~E)OK]HDSDCDN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C:\Documents and Settings\Administrator\Application Data\Tencent\Users\584906720\QQ\WinTemp\RichOle\UHUM[%8~~E)OK]HDSDCDNIC.png"/>
                    <pic:cNvPicPr>
                      <a:picLocks noChangeAspect="1"/>
                    </pic:cNvPicPr>
                  </pic:nvPicPr>
                  <pic:blipFill>
                    <a:blip r:embed="rId16"/>
                    <a:srcRect l="1019" t="2008" b="1454"/>
                    <a:stretch>
                      <a:fillRect/>
                    </a:stretch>
                  </pic:blipFill>
                  <pic:spPr>
                    <a:xfrm>
                      <a:off x="0" y="0"/>
                      <a:ext cx="4400550" cy="4197350"/>
                    </a:xfrm>
                    <a:prstGeom prst="rect">
                      <a:avLst/>
                    </a:prstGeom>
                    <a:noFill/>
                    <a:ln>
                      <a:noFill/>
                    </a:ln>
                  </pic:spPr>
                </pic:pic>
              </a:graphicData>
            </a:graphic>
          </wp:anchor>
        </w:drawing>
      </w: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0" w:lineRule="exact"/>
        <w:ind w:firstLine="0"/>
        <w:jc w:val="center"/>
        <w:rPr>
          <w:rFonts w:hint="eastAsia" w:ascii="方正仿宋_GBK" w:hAnsi="仿宋"/>
          <w:sz w:val="30"/>
          <w:szCs w:val="30"/>
        </w:rPr>
      </w:pPr>
      <w:r>
        <w:rPr>
          <w:rFonts w:hint="eastAsia" w:ascii="方正仿宋_GBK"/>
        </w:rPr>
        <w:t>附图5  淮安市快递业配送空间布局总体框架</w:t>
      </w: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p>
    <w:p>
      <w:pPr>
        <w:spacing w:line="567" w:lineRule="exact"/>
        <w:ind w:firstLine="0"/>
        <w:rPr>
          <w:rFonts w:hint="eastAsia"/>
        </w:rPr>
      </w:pPr>
      <w:r>
        <w:rPr>
          <w:rFonts w:hint="eastAsia"/>
        </w:rPr>
        <w:tab/>
      </w:r>
    </w:p>
    <w:p>
      <w:pPr>
        <w:rPr>
          <w:rFonts w:hint="eastAsia"/>
        </w:rPr>
      </w:pPr>
    </w:p>
    <w:p>
      <w:pPr>
        <w:pStyle w:val="22"/>
        <w:snapToGrid w:val="0"/>
        <w:spacing w:line="100" w:lineRule="atLeast"/>
        <w:ind w:left="-57" w:right="-57"/>
        <w:rPr>
          <w:b/>
          <w:lang/>
        </w:rPr>
      </w:pPr>
      <w:r>
        <w:rPr>
          <w:rFonts w:hint="eastAsia"/>
          <w:b/>
          <w:lang/>
        </w:rPr>
        <w:object>
          <v:shape id="_x0000_i1026" o:spt="75" type="#_x0000_t75" style="height:2.25pt;width:442.45pt;" o:ole="t" fillcolor="#000011" filled="f" stroked="f" coordsize="21600,21600">
            <v:path/>
            <v:fill on="f" focussize="0,0"/>
            <v:stroke on="f"/>
            <v:imagedata r:id="rId18" o:title=""/>
            <o:lock v:ext="edit" aspectratio="f"/>
            <w10:wrap type="none"/>
            <w10:anchorlock/>
          </v:shape>
          <o:OLEObject Type="Embed" ProgID="MSDraw" ShapeID="_x0000_i1026" DrawAspect="Content" ObjectID="_1468075725" r:id="rId17">
            <o:LockedField>false</o:LockedField>
          </o:OLEObject>
        </w:object>
      </w:r>
    </w:p>
    <w:p>
      <w:pPr>
        <w:pStyle w:val="21"/>
        <w:snapToGrid w:val="0"/>
        <w:spacing w:after="40" w:line="460" w:lineRule="exact"/>
        <w:ind w:left="1205" w:leftChars="94" w:right="0" w:hanging="908" w:hangingChars="329"/>
        <w:rPr>
          <w:rFonts w:hint="eastAsia" w:ascii="方正仿宋_GBK"/>
          <w:sz w:val="28"/>
          <w:szCs w:val="28"/>
        </w:rPr>
      </w:pPr>
      <w:r>
        <w:rPr>
          <w:rFonts w:hint="eastAsia"/>
          <w:sz w:val="28"/>
          <w:szCs w:val="28"/>
        </w:rPr>
        <w:t>抄送：</w:t>
      </w:r>
      <w:r>
        <w:rPr>
          <w:rFonts w:hint="eastAsia" w:ascii="方正仿宋_GBK"/>
          <w:sz w:val="28"/>
          <w:szCs w:val="28"/>
        </w:rPr>
        <w:t>市委各部委办，市人大常委会办公室，市政协办公室，市法院，</w:t>
      </w:r>
    </w:p>
    <w:p>
      <w:pPr>
        <w:pStyle w:val="21"/>
        <w:snapToGrid w:val="0"/>
        <w:spacing w:after="40" w:line="460" w:lineRule="exact"/>
        <w:ind w:left="1206" w:leftChars="365" w:right="0" w:hanging="53" w:hangingChars="19"/>
        <w:rPr>
          <w:sz w:val="28"/>
          <w:szCs w:val="28"/>
        </w:rPr>
      </w:pPr>
      <w:r>
        <w:rPr>
          <w:rFonts w:hint="eastAsia" w:ascii="方正仿宋_GBK"/>
          <w:sz w:val="28"/>
          <w:szCs w:val="28"/>
        </w:rPr>
        <w:t>市检察院，淮安军分区</w:t>
      </w:r>
      <w:r>
        <w:rPr>
          <w:rFonts w:hint="eastAsia"/>
          <w:sz w:val="28"/>
          <w:szCs w:val="28"/>
        </w:rPr>
        <w:t>。</w:t>
      </w:r>
    </w:p>
    <w:p>
      <w:pPr>
        <w:pStyle w:val="22"/>
        <w:snapToGrid w:val="0"/>
        <w:spacing w:line="100" w:lineRule="atLeast"/>
        <w:ind w:left="-57" w:right="-57"/>
        <w:rPr>
          <w:sz w:val="28"/>
          <w:szCs w:val="28"/>
          <w:lang/>
        </w:rPr>
      </w:pPr>
      <w:r>
        <w:rPr>
          <w:rFonts w:hint="eastAsia"/>
          <w:sz w:val="28"/>
          <w:szCs w:val="28"/>
          <w:lang/>
        </w:rPr>
        <w:object>
          <v:shape id="_x0000_i1027" o:spt="75" type="#_x0000_t75" style="height:1.4pt;width:442.45pt;" o:ole="t" fillcolor="#000011" filled="f" o:preferrelative="f" stroked="f" coordsize="21600,21600">
            <v:path/>
            <v:fill on="f" focussize="0,0"/>
            <v:stroke on="f"/>
            <v:imagedata r:id="rId20" o:title=""/>
            <o:lock v:ext="edit" aspectratio="f"/>
            <w10:wrap type="none"/>
            <w10:anchorlock/>
          </v:shape>
          <o:OLEObject Type="Embed" ProgID="MSDraw" ShapeID="_x0000_i1027" DrawAspect="Content" ObjectID="_1468075726" r:id="rId19">
            <o:LockedField>false</o:LockedField>
          </o:OLEObject>
        </w:object>
      </w:r>
    </w:p>
    <w:p>
      <w:pPr>
        <w:pStyle w:val="23"/>
        <w:tabs>
          <w:tab w:val="right" w:pos="8533"/>
          <w:tab w:val="clear" w:pos="8465"/>
        </w:tabs>
        <w:spacing w:after="40" w:line="454" w:lineRule="exact"/>
        <w:ind w:left="312" w:right="0"/>
        <w:rPr>
          <w:sz w:val="28"/>
          <w:szCs w:val="28"/>
        </w:rPr>
      </w:pPr>
      <w:r>
        <w:rPr>
          <w:rFonts w:hint="eastAsia"/>
          <w:sz w:val="28"/>
          <w:szCs w:val="28"/>
        </w:rPr>
        <w:t>淮安市人民政府办公室</w:t>
      </w:r>
      <w:r>
        <w:rPr>
          <w:sz w:val="28"/>
          <w:szCs w:val="28"/>
        </w:rPr>
        <w:tab/>
      </w:r>
      <w:r>
        <w:rPr>
          <w:sz w:val="28"/>
          <w:szCs w:val="28"/>
        </w:rPr>
        <w:t>20</w:t>
      </w:r>
      <w:r>
        <w:rPr>
          <w:rFonts w:hint="eastAsia"/>
          <w:sz w:val="28"/>
          <w:szCs w:val="28"/>
        </w:rPr>
        <w:t>16年11月11日印发</w:t>
      </w:r>
    </w:p>
    <w:p>
      <w:pPr>
        <w:pStyle w:val="22"/>
        <w:snapToGrid w:val="0"/>
        <w:spacing w:line="100" w:lineRule="atLeast"/>
        <w:ind w:left="-57" w:right="-57"/>
        <w:rPr>
          <w:rFonts w:hint="eastAsia"/>
          <w:b/>
          <w:lang/>
        </w:rPr>
      </w:pPr>
      <w:r>
        <w:rPr>
          <w:rFonts w:hint="eastAsia"/>
          <w:lang/>
        </w:rPr>
        <w:object>
          <v:shape id="_x0000_i1028" o:spt="75" type="#_x0000_t75" style="height:2.25pt;width:442.45pt;" o:ole="t" fillcolor="#000011" filled="f" stroked="f" coordsize="21600,21600">
            <v:path/>
            <v:fill on="f" focussize="0,0"/>
            <v:stroke on="f"/>
            <v:imagedata r:id="rId18" o:title=""/>
            <o:lock v:ext="edit" aspectratio="f"/>
            <w10:wrap type="none"/>
            <w10:anchorlock/>
          </v:shape>
          <o:OLEObject Type="Embed" ProgID="MSDraw" ShapeID="_x0000_i1028" DrawAspect="Content" ObjectID="_1468075727" r:id="rId21">
            <o:LockedField>false</o:LockedField>
          </o:OLEObject>
        </w:object>
      </w:r>
    </w:p>
    <w:sectPr>
      <w:headerReference r:id="rId7" w:type="first"/>
      <w:footerReference r:id="rId10" w:type="first"/>
      <w:headerReference r:id="rId5" w:type="default"/>
      <w:footerReference r:id="rId8" w:type="default"/>
      <w:headerReference r:id="rId6" w:type="even"/>
      <w:footerReference r:id="rId9" w:type="even"/>
      <w:pgSz w:w="11906" w:h="16838"/>
      <w:pgMar w:top="1814" w:right="1531" w:bottom="1985" w:left="1531" w:header="720" w:footer="1474" w:gutter="0"/>
      <w:paperSrc w:first="14" w:other="14"/>
      <w:pgNumType w:start="1"/>
      <w:cols w:space="720" w:num="1"/>
      <w:docGrid w:type="linesAndChars" w:linePitch="590" w:charSpace="-102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168F962-DE12-47F7-8B73-8CA5275F97D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K">
    <w:panose1 w:val="02000000000000000000"/>
    <w:charset w:val="86"/>
    <w:family w:val="script"/>
    <w:pitch w:val="default"/>
    <w:sig w:usb0="00000001" w:usb1="080E0000" w:usb2="00000000" w:usb3="00000000" w:csb0="00040000" w:csb1="00000000"/>
    <w:embedRegular r:id="rId2" w:fontKey="{09F5E0EB-A9E3-42AB-9013-3733C178BDCD}"/>
  </w:font>
  <w:font w:name="Cambria">
    <w:panose1 w:val="02040503050406030204"/>
    <w:charset w:val="00"/>
    <w:family w:val="roman"/>
    <w:pitch w:val="default"/>
    <w:sig w:usb0="E00006FF" w:usb1="420024FF" w:usb2="02000000" w:usb3="00000000" w:csb0="2000019F" w:csb1="00000000"/>
  </w:font>
  <w:font w:name="方正小标宋_GBK">
    <w:panose1 w:val="02000000000000000000"/>
    <w:charset w:val="86"/>
    <w:family w:val="script"/>
    <w:pitch w:val="default"/>
    <w:sig w:usb0="00000001" w:usb1="080E0000" w:usb2="00000000" w:usb3="00000000" w:csb0="00040000" w:csb1="00000000"/>
  </w:font>
  <w:font w:name="方正楷体_GBK">
    <w:panose1 w:val="02000000000000000000"/>
    <w:charset w:val="86"/>
    <w:family w:val="script"/>
    <w:pitch w:val="default"/>
    <w:sig w:usb0="00000001" w:usb1="080E0000" w:usb2="00000000" w:usb3="00000000" w:csb0="00040000" w:csb1="00000000"/>
    <w:embedRegular r:id="rId3" w:fontKey="{130E1A19-5AC6-4413-8E71-9455A52B8C65}"/>
  </w:font>
  <w:font w:name="方正黑体_GBK">
    <w:panose1 w:val="03000509000000000000"/>
    <w:charset w:val="86"/>
    <w:family w:val="script"/>
    <w:pitch w:val="default"/>
    <w:sig w:usb0="00000001" w:usb1="080E0000" w:usb2="00000000" w:usb3="00000000" w:csb0="00040000" w:csb1="00000000"/>
    <w:embedRegular r:id="rId4" w:fontKey="{3B26B236-9EA6-46A1-80DB-F8926080B21F}"/>
  </w:font>
  <w:font w:name="汉鼎简大宋">
    <w:altName w:val="宋体"/>
    <w:panose1 w:val="02010609010101010101"/>
    <w:charset w:val="86"/>
    <w:family w:val="modern"/>
    <w:pitch w:val="default"/>
    <w:sig w:usb0="00000001" w:usb1="080E0000" w:usb2="00000010" w:usb3="00000000" w:csb0="00040000" w:csb1="00000000"/>
  </w:font>
  <w:font w:name="楷体_GB2312">
    <w:altName w:val="楷体"/>
    <w:panose1 w:val="02010609030101010101"/>
    <w:charset w:val="86"/>
    <w:family w:val="modern"/>
    <w:pitch w:val="default"/>
    <w:sig w:usb0="00000001" w:usb1="080E0000" w:usb2="00000010" w:usb3="00000000" w:csb0="00040000" w:csb1="00000000"/>
    <w:embedRegular r:id="rId5" w:fontKey="{D07EA751-ECD6-4AEA-B552-4416E223F198}"/>
  </w:font>
  <w:font w:name="Arial">
    <w:panose1 w:val="020B0604020202020204"/>
    <w:charset w:val="00"/>
    <w:family w:val="swiss"/>
    <w:pitch w:val="default"/>
    <w:sig w:usb0="E0002EFF" w:usb1="C000785B" w:usb2="00000009" w:usb3="00000000" w:csb0="400001FF" w:csb1="FFFF0000"/>
    <w:embedRegular r:id="rId6" w:fontKey="{662EFC7F-1D66-4B8D-95A1-2547FDE80D1A}"/>
  </w:font>
  <w:font w:name="仿宋">
    <w:panose1 w:val="02010609060101010101"/>
    <w:charset w:val="86"/>
    <w:family w:val="modern"/>
    <w:pitch w:val="default"/>
    <w:sig w:usb0="800002BF" w:usb1="38CF7CFA" w:usb2="00000016" w:usb3="00000000" w:csb0="00040001" w:csb1="00000000"/>
    <w:embedRegular r:id="rId7" w:fontKey="{66FBD210-9717-411F-968C-7CB65F9307BC}"/>
  </w:font>
  <w:font w:name="仿宋_GB2312">
    <w:altName w:val="仿宋"/>
    <w:panose1 w:val="02010609030101010101"/>
    <w:charset w:val="86"/>
    <w:family w:val="modern"/>
    <w:pitch w:val="default"/>
    <w:sig w:usb0="00000001" w:usb1="080E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left="320" w:leftChars="100" w:right="320" w:rightChars="100"/>
      <w:jc w:val="right"/>
      <w:rPr>
        <w:rFonts w:hint="eastAsia" w:ascii="方正仿宋_GBK"/>
      </w:rPr>
    </w:pPr>
    <w:r>
      <w:rPr>
        <w:rFonts w:hint="eastAsia" w:ascii="方正仿宋_GBK"/>
      </w:rPr>
      <w:t xml:space="preserve">— </w:t>
    </w:r>
    <w:r>
      <w:rPr>
        <w:rStyle w:val="13"/>
      </w:rPr>
      <w:fldChar w:fldCharType="begin"/>
    </w:r>
    <w:r>
      <w:rPr>
        <w:rStyle w:val="13"/>
      </w:rPr>
      <w:instrText xml:space="preserve"> PAGE </w:instrText>
    </w:r>
    <w:r>
      <w:rPr>
        <w:rStyle w:val="13"/>
      </w:rPr>
      <w:fldChar w:fldCharType="separate"/>
    </w:r>
    <w:r>
      <w:rPr>
        <w:rStyle w:val="13"/>
        <w:lang/>
      </w:rPr>
      <w:t>1</w:t>
    </w:r>
    <w:r>
      <w:rPr>
        <w:rStyle w:val="13"/>
      </w:rPr>
      <w:fldChar w:fldCharType="end"/>
    </w:r>
    <w:r>
      <w:rPr>
        <w:rStyle w:val="13"/>
      </w:rPr>
      <w:t xml:space="preserve"> </w:t>
    </w:r>
    <w:r>
      <w:rPr>
        <w:rFonts w:hint="eastAsia" w:ascii="方正仿宋_GBK"/>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left="320" w:leftChars="100" w:right="320" w:rightChars="100"/>
      <w:jc w:val="both"/>
      <w:rPr>
        <w:rFonts w:hint="eastAsia" w:ascii="方正仿宋_GBK"/>
      </w:rPr>
    </w:pPr>
    <w:r>
      <w:rPr>
        <w:rFonts w:hint="eastAsia" w:ascii="方正仿宋_GBK"/>
      </w:rPr>
      <w:t xml:space="preserve">— </w:t>
    </w:r>
    <w:r>
      <w:rPr>
        <w:rStyle w:val="13"/>
      </w:rPr>
      <w:fldChar w:fldCharType="begin"/>
    </w:r>
    <w:r>
      <w:rPr>
        <w:rStyle w:val="13"/>
      </w:rPr>
      <w:instrText xml:space="preserve"> PAGE </w:instrText>
    </w:r>
    <w:r>
      <w:rPr>
        <w:rStyle w:val="13"/>
      </w:rPr>
      <w:fldChar w:fldCharType="separate"/>
    </w:r>
    <w:r>
      <w:rPr>
        <w:rStyle w:val="13"/>
        <w:lang/>
      </w:rPr>
      <w:t>2</w:t>
    </w:r>
    <w:r>
      <w:rPr>
        <w:rStyle w:val="13"/>
      </w:rPr>
      <w:fldChar w:fldCharType="end"/>
    </w:r>
    <w:r>
      <w:rPr>
        <w:rStyle w:val="13"/>
      </w:rPr>
      <w:t xml:space="preserve"> </w:t>
    </w:r>
    <w:r>
      <w:rPr>
        <w:rFonts w:hint="eastAsia" w:ascii="方正仿宋_GBK"/>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0"/>
      </w:pBdr>
    </w:pPr>
  </w:p>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苏萍">
    <w15:presenceInfo w15:providerId="None" w15:userId="苏萍"/>
  </w15:person>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0"/>
  <w:hyphenationZone w:val="360"/>
  <w:evenAndOddHeaders w:val="1"/>
  <w:drawingGridHorizontalSpacing w:val="315"/>
  <w:drawingGridVerticalSpacing w:val="295"/>
  <w:displayHorizontalDrawingGridEvery w:val="0"/>
  <w:displayVerticalDrawingGridEvery w:val="2"/>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2MmRkM2NjNjk0MTA3NjVmYjcyZWY1NDg5MTM3NDQifQ=="/>
  </w:docVars>
  <w:rsids>
    <w:rsidRoot w:val="00D22CB9"/>
    <w:rsid w:val="00002738"/>
    <w:rsid w:val="00015680"/>
    <w:rsid w:val="00041FDE"/>
    <w:rsid w:val="00063E2C"/>
    <w:rsid w:val="0006437E"/>
    <w:rsid w:val="00092F39"/>
    <w:rsid w:val="000A066D"/>
    <w:rsid w:val="000D7346"/>
    <w:rsid w:val="00160A19"/>
    <w:rsid w:val="0017782E"/>
    <w:rsid w:val="001965D5"/>
    <w:rsid w:val="001A33F4"/>
    <w:rsid w:val="001A4AD0"/>
    <w:rsid w:val="001A4F82"/>
    <w:rsid w:val="001C46BD"/>
    <w:rsid w:val="001C6E41"/>
    <w:rsid w:val="001D1311"/>
    <w:rsid w:val="00223A0A"/>
    <w:rsid w:val="00247059"/>
    <w:rsid w:val="00284AAB"/>
    <w:rsid w:val="002C4837"/>
    <w:rsid w:val="002C7654"/>
    <w:rsid w:val="002D163F"/>
    <w:rsid w:val="0031518A"/>
    <w:rsid w:val="00325753"/>
    <w:rsid w:val="00336FF1"/>
    <w:rsid w:val="00350295"/>
    <w:rsid w:val="003971ED"/>
    <w:rsid w:val="003B0669"/>
    <w:rsid w:val="003B6C9A"/>
    <w:rsid w:val="003B7987"/>
    <w:rsid w:val="003C7571"/>
    <w:rsid w:val="003D426C"/>
    <w:rsid w:val="004569EF"/>
    <w:rsid w:val="004640C7"/>
    <w:rsid w:val="00482C22"/>
    <w:rsid w:val="004A6FD8"/>
    <w:rsid w:val="004B440E"/>
    <w:rsid w:val="004D3EAB"/>
    <w:rsid w:val="004F4304"/>
    <w:rsid w:val="0050571D"/>
    <w:rsid w:val="0053354E"/>
    <w:rsid w:val="00554143"/>
    <w:rsid w:val="0056332B"/>
    <w:rsid w:val="005B19BD"/>
    <w:rsid w:val="005F6BC3"/>
    <w:rsid w:val="006271DF"/>
    <w:rsid w:val="00636928"/>
    <w:rsid w:val="006715DB"/>
    <w:rsid w:val="00675E86"/>
    <w:rsid w:val="0068639C"/>
    <w:rsid w:val="006A174B"/>
    <w:rsid w:val="006B2BC7"/>
    <w:rsid w:val="006B3B24"/>
    <w:rsid w:val="006B516B"/>
    <w:rsid w:val="006B7D9F"/>
    <w:rsid w:val="006C4D1A"/>
    <w:rsid w:val="006D41FB"/>
    <w:rsid w:val="006F7F8B"/>
    <w:rsid w:val="00700E37"/>
    <w:rsid w:val="0070436E"/>
    <w:rsid w:val="0070532B"/>
    <w:rsid w:val="00721BFE"/>
    <w:rsid w:val="00732783"/>
    <w:rsid w:val="00764FF5"/>
    <w:rsid w:val="00765C45"/>
    <w:rsid w:val="00787BD2"/>
    <w:rsid w:val="007A5DC9"/>
    <w:rsid w:val="007D3AFC"/>
    <w:rsid w:val="00830A63"/>
    <w:rsid w:val="008529F9"/>
    <w:rsid w:val="008625C4"/>
    <w:rsid w:val="008A713A"/>
    <w:rsid w:val="008C75B5"/>
    <w:rsid w:val="008D01A5"/>
    <w:rsid w:val="008E0A7C"/>
    <w:rsid w:val="008E1680"/>
    <w:rsid w:val="008E5C38"/>
    <w:rsid w:val="009029AC"/>
    <w:rsid w:val="00934763"/>
    <w:rsid w:val="0093542B"/>
    <w:rsid w:val="009506E1"/>
    <w:rsid w:val="00980879"/>
    <w:rsid w:val="009853DE"/>
    <w:rsid w:val="009866B4"/>
    <w:rsid w:val="009D3210"/>
    <w:rsid w:val="00A24B95"/>
    <w:rsid w:val="00A31D60"/>
    <w:rsid w:val="00A35F90"/>
    <w:rsid w:val="00A71F3B"/>
    <w:rsid w:val="00A91352"/>
    <w:rsid w:val="00AE3AA1"/>
    <w:rsid w:val="00AE3E41"/>
    <w:rsid w:val="00AE3ECF"/>
    <w:rsid w:val="00AF72FA"/>
    <w:rsid w:val="00B0266D"/>
    <w:rsid w:val="00B07030"/>
    <w:rsid w:val="00B27B06"/>
    <w:rsid w:val="00B4349C"/>
    <w:rsid w:val="00B64673"/>
    <w:rsid w:val="00B6658E"/>
    <w:rsid w:val="00B67A4F"/>
    <w:rsid w:val="00BA4BFE"/>
    <w:rsid w:val="00BB3E9F"/>
    <w:rsid w:val="00BB7811"/>
    <w:rsid w:val="00BD71F0"/>
    <w:rsid w:val="00BE0FA5"/>
    <w:rsid w:val="00BE711D"/>
    <w:rsid w:val="00C553D3"/>
    <w:rsid w:val="00C83D66"/>
    <w:rsid w:val="00C857F6"/>
    <w:rsid w:val="00C8732C"/>
    <w:rsid w:val="00CB27C0"/>
    <w:rsid w:val="00CD4EC6"/>
    <w:rsid w:val="00CD6E67"/>
    <w:rsid w:val="00CF7C67"/>
    <w:rsid w:val="00D0303E"/>
    <w:rsid w:val="00D14C38"/>
    <w:rsid w:val="00D161E2"/>
    <w:rsid w:val="00D22CB9"/>
    <w:rsid w:val="00D32BAD"/>
    <w:rsid w:val="00D37CF8"/>
    <w:rsid w:val="00D463CC"/>
    <w:rsid w:val="00D93361"/>
    <w:rsid w:val="00DA203A"/>
    <w:rsid w:val="00DA66DC"/>
    <w:rsid w:val="00DB0FB3"/>
    <w:rsid w:val="00DF08C4"/>
    <w:rsid w:val="00DF0E7C"/>
    <w:rsid w:val="00DF21DE"/>
    <w:rsid w:val="00E0261A"/>
    <w:rsid w:val="00E066BC"/>
    <w:rsid w:val="00E23805"/>
    <w:rsid w:val="00E30523"/>
    <w:rsid w:val="00E82820"/>
    <w:rsid w:val="00E9189D"/>
    <w:rsid w:val="00EF1177"/>
    <w:rsid w:val="00F01354"/>
    <w:rsid w:val="00F077F5"/>
    <w:rsid w:val="00F164E0"/>
    <w:rsid w:val="00F40818"/>
    <w:rsid w:val="00F8441F"/>
    <w:rsid w:val="00F923D5"/>
    <w:rsid w:val="00FC46C7"/>
    <w:rsid w:val="00FD4EE0"/>
    <w:rsid w:val="00FE1B64"/>
    <w:rsid w:val="00FE1FB5"/>
    <w:rsid w:val="00FE50E9"/>
    <w:rsid w:val="00FF3CBE"/>
    <w:rsid w:val="1E7D6144"/>
    <w:rsid w:val="73072E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autoSpaceDE w:val="0"/>
      <w:autoSpaceDN w:val="0"/>
      <w:snapToGrid w:val="0"/>
      <w:spacing w:line="590" w:lineRule="atLeast"/>
      <w:ind w:firstLine="624"/>
      <w:jc w:val="both"/>
    </w:pPr>
    <w:rPr>
      <w:rFonts w:eastAsia="方正仿宋_GBK"/>
      <w:snapToGrid w:val="0"/>
      <w:sz w:val="32"/>
      <w:lang w:val="en-US" w:eastAsia="zh-CN" w:bidi="ar-SA"/>
    </w:rPr>
  </w:style>
  <w:style w:type="paragraph" w:styleId="2">
    <w:name w:val="heading 1"/>
    <w:basedOn w:val="1"/>
    <w:next w:val="1"/>
    <w:link w:val="30"/>
    <w:uiPriority w:val="0"/>
    <w:pPr>
      <w:keepNext/>
      <w:keepLines/>
      <w:spacing w:before="340" w:after="330" w:line="578" w:lineRule="atLeast"/>
      <w:outlineLvl w:val="0"/>
    </w:pPr>
    <w:rPr>
      <w:b/>
      <w:kern w:val="44"/>
      <w:sz w:val="44"/>
    </w:rPr>
  </w:style>
  <w:style w:type="paragraph" w:styleId="3">
    <w:name w:val="heading 2"/>
    <w:basedOn w:val="1"/>
    <w:next w:val="1"/>
    <w:link w:val="31"/>
    <w:qFormat/>
    <w:uiPriority w:val="0"/>
    <w:pPr>
      <w:keepNext/>
      <w:keepLines/>
      <w:autoSpaceDE/>
      <w:autoSpaceDN/>
      <w:snapToGrid/>
      <w:spacing w:before="260" w:after="260" w:line="416" w:lineRule="auto"/>
      <w:ind w:firstLine="0"/>
      <w:outlineLvl w:val="1"/>
    </w:pPr>
    <w:rPr>
      <w:rFonts w:ascii="Cambria" w:hAnsi="Cambria" w:eastAsia="宋体"/>
      <w:b/>
      <w:bCs/>
      <w:snapToGrid/>
      <w:kern w:val="2"/>
      <w:szCs w:val="32"/>
    </w:rPr>
  </w:style>
  <w:style w:type="paragraph" w:styleId="4">
    <w:name w:val="heading 3"/>
    <w:basedOn w:val="1"/>
    <w:next w:val="1"/>
    <w:link w:val="32"/>
    <w:qFormat/>
    <w:uiPriority w:val="0"/>
    <w:pPr>
      <w:keepNext/>
      <w:keepLines/>
      <w:autoSpaceDE/>
      <w:autoSpaceDN/>
      <w:snapToGrid/>
      <w:spacing w:before="260" w:after="260" w:line="416" w:lineRule="auto"/>
      <w:ind w:firstLine="0"/>
      <w:outlineLvl w:val="2"/>
    </w:pPr>
    <w:rPr>
      <w:rFonts w:eastAsia="宋体"/>
      <w:b/>
      <w:bCs/>
      <w:snapToGrid/>
      <w:kern w:val="2"/>
      <w:szCs w:val="32"/>
    </w:rPr>
  </w:style>
  <w:style w:type="character" w:default="1" w:styleId="11">
    <w:name w:val="Default Paragraph Font"/>
    <w:semiHidden/>
    <w:uiPriority w:val="0"/>
  </w:style>
  <w:style w:type="table" w:default="1" w:styleId="9">
    <w:name w:val="Normal Table"/>
    <w:semiHidden/>
    <w:uiPriority w:val="0"/>
    <w:tblPr>
      <w:tblStyle w:val="9"/>
      <w:tblCellMar>
        <w:top w:w="0" w:type="dxa"/>
        <w:left w:w="108" w:type="dxa"/>
        <w:bottom w:w="0" w:type="dxa"/>
        <w:right w:w="108" w:type="dxa"/>
      </w:tblCellMar>
    </w:tblPr>
    <w:trPr>
      <w:wBefore w:w="0" w:type="dxa"/>
    </w:trPr>
  </w:style>
  <w:style w:type="paragraph" w:styleId="5">
    <w:name w:val="Normal Indent"/>
    <w:basedOn w:val="1"/>
    <w:next w:val="1"/>
    <w:uiPriority w:val="0"/>
    <w:pPr>
      <w:adjustRightInd w:val="0"/>
      <w:snapToGrid/>
      <w:ind w:firstLine="0"/>
      <w:jc w:val="left"/>
    </w:pPr>
    <w:rPr>
      <w:spacing w:val="-25"/>
    </w:rPr>
  </w:style>
  <w:style w:type="paragraph" w:styleId="6">
    <w:name w:val="footer"/>
    <w:basedOn w:val="1"/>
    <w:uiPriority w:val="0"/>
    <w:pPr>
      <w:tabs>
        <w:tab w:val="center" w:pos="4153"/>
        <w:tab w:val="right" w:pos="8306"/>
      </w:tabs>
      <w:spacing w:line="400" w:lineRule="atLeast"/>
      <w:ind w:firstLine="0"/>
      <w:jc w:val="center"/>
    </w:pPr>
    <w:rPr>
      <w:sz w:val="28"/>
    </w:rPr>
  </w:style>
  <w:style w:type="paragraph" w:styleId="7">
    <w:name w:val="header"/>
    <w:basedOn w:val="1"/>
    <w:uiPriority w:val="0"/>
    <w:pPr>
      <w:pBdr>
        <w:bottom w:val="single" w:color="auto" w:sz="6" w:space="1"/>
      </w:pBdr>
      <w:tabs>
        <w:tab w:val="center" w:pos="4153"/>
        <w:tab w:val="right" w:pos="8306"/>
      </w:tabs>
      <w:snapToGrid w:val="0"/>
      <w:spacing w:line="240" w:lineRule="atLeast"/>
      <w:jc w:val="center"/>
    </w:pPr>
    <w:rPr>
      <w:sz w:val="18"/>
    </w:rPr>
  </w:style>
  <w:style w:type="paragraph" w:styleId="8">
    <w:name w:val="toc 1"/>
    <w:basedOn w:val="1"/>
    <w:next w:val="1"/>
    <w:uiPriority w:val="0"/>
    <w:pPr>
      <w:tabs>
        <w:tab w:val="right" w:leader="dot" w:pos="8835"/>
      </w:tabs>
      <w:autoSpaceDE/>
      <w:autoSpaceDN/>
      <w:snapToGrid/>
      <w:spacing w:line="660" w:lineRule="exact"/>
      <w:ind w:firstLine="0"/>
      <w:jc w:val="center"/>
    </w:pPr>
    <w:rPr>
      <w:rFonts w:ascii="方正小标宋_GBK" w:hAnsi="黑体" w:eastAsia="方正小标宋_GBK"/>
      <w:snapToGrid/>
      <w:kern w:val="2"/>
      <w:sz w:val="44"/>
      <w:szCs w:val="44"/>
    </w:rPr>
  </w:style>
  <w:style w:type="table" w:styleId="10">
    <w:name w:val="Table Grid"/>
    <w:basedOn w:val="9"/>
    <w:uiPriority w:val="0"/>
    <w:pPr>
      <w:widowControl w:val="0"/>
      <w:autoSpaceDE w:val="0"/>
      <w:autoSpaceDN w:val="0"/>
      <w:snapToGrid w:val="0"/>
      <w:spacing w:line="590" w:lineRule="atLeast"/>
      <w:ind w:firstLine="624"/>
      <w:jc w:val="both"/>
    </w:pPr>
    <w:tblPr>
      <w:tblStyle w:val="9"/>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bCs/>
    </w:rPr>
  </w:style>
  <w:style w:type="character" w:styleId="13">
    <w:name w:val="page number"/>
    <w:basedOn w:val="11"/>
    <w:uiPriority w:val="0"/>
  </w:style>
  <w:style w:type="character" w:styleId="14">
    <w:name w:val="Hyperlink"/>
    <w:basedOn w:val="11"/>
    <w:unhideWhenUsed/>
    <w:uiPriority w:val="0"/>
    <w:rPr>
      <w:color w:val="0000FF"/>
      <w:u w:val="single"/>
    </w:rPr>
  </w:style>
  <w:style w:type="paragraph" w:customStyle="1" w:styleId="15">
    <w:name w:val="标题1"/>
    <w:basedOn w:val="1"/>
    <w:next w:val="1"/>
    <w:uiPriority w:val="0"/>
    <w:pPr>
      <w:tabs>
        <w:tab w:val="left" w:pos="9193"/>
        <w:tab w:val="left" w:pos="9827"/>
      </w:tabs>
      <w:spacing w:line="700" w:lineRule="atLeast"/>
      <w:ind w:firstLine="0"/>
      <w:jc w:val="center"/>
    </w:pPr>
    <w:rPr>
      <w:rFonts w:eastAsia="方正小标宋_GBK"/>
      <w:sz w:val="44"/>
    </w:rPr>
  </w:style>
  <w:style w:type="paragraph" w:customStyle="1" w:styleId="16">
    <w:name w:val="红线"/>
    <w:basedOn w:val="2"/>
    <w:uiPriority w:val="0"/>
    <w:pPr>
      <w:keepNext w:val="0"/>
      <w:keepLines w:val="0"/>
      <w:autoSpaceDE w:val="0"/>
      <w:autoSpaceDN w:val="0"/>
      <w:adjustRightInd w:val="0"/>
      <w:snapToGrid/>
      <w:spacing w:before="0" w:after="851" w:line="227" w:lineRule="atLeast"/>
      <w:ind w:right="-142" w:firstLine="0"/>
      <w:jc w:val="center"/>
      <w:outlineLvl w:val="9"/>
    </w:pPr>
    <w:rPr>
      <w:rFonts w:ascii="宋体" w:eastAsia="宋体"/>
      <w:spacing w:val="0"/>
      <w:kern w:val="0"/>
      <w:sz w:val="10"/>
    </w:rPr>
  </w:style>
  <w:style w:type="paragraph" w:customStyle="1" w:styleId="17">
    <w:name w:val="标题2"/>
    <w:basedOn w:val="1"/>
    <w:next w:val="1"/>
    <w:uiPriority w:val="0"/>
    <w:pPr>
      <w:ind w:firstLine="0"/>
      <w:jc w:val="center"/>
    </w:pPr>
    <w:rPr>
      <w:rFonts w:eastAsia="方正楷体_GBK"/>
    </w:rPr>
  </w:style>
  <w:style w:type="paragraph" w:customStyle="1" w:styleId="18">
    <w:name w:val="标题3"/>
    <w:basedOn w:val="1"/>
    <w:next w:val="1"/>
    <w:uiPriority w:val="0"/>
    <w:rPr>
      <w:rFonts w:eastAsia="方正黑体_GBK"/>
    </w:rPr>
  </w:style>
  <w:style w:type="paragraph" w:customStyle="1" w:styleId="19">
    <w:name w:val="密级"/>
    <w:basedOn w:val="1"/>
    <w:uiPriority w:val="0"/>
    <w:pPr>
      <w:adjustRightInd w:val="0"/>
      <w:spacing w:line="440" w:lineRule="atLeast"/>
      <w:ind w:firstLine="0"/>
      <w:jc w:val="right"/>
    </w:pPr>
    <w:rPr>
      <w:rFonts w:ascii="黑体" w:eastAsia="黑体"/>
      <w:spacing w:val="0"/>
      <w:kern w:val="0"/>
      <w:sz w:val="30"/>
    </w:rPr>
  </w:style>
  <w:style w:type="paragraph" w:customStyle="1" w:styleId="20">
    <w:name w:val="主题词"/>
    <w:basedOn w:val="1"/>
    <w:uiPriority w:val="0"/>
    <w:pPr>
      <w:adjustRightInd w:val="0"/>
      <w:snapToGrid/>
      <w:spacing w:line="240" w:lineRule="atLeast"/>
      <w:ind w:firstLine="0"/>
      <w:jc w:val="left"/>
    </w:pPr>
    <w:rPr>
      <w:rFonts w:ascii="方正黑体_GBK" w:eastAsia="方正黑体_GBK"/>
    </w:rPr>
  </w:style>
  <w:style w:type="paragraph" w:customStyle="1" w:styleId="21">
    <w:name w:val="抄送栏"/>
    <w:basedOn w:val="1"/>
    <w:uiPriority w:val="0"/>
    <w:pPr>
      <w:adjustRightInd w:val="0"/>
      <w:snapToGrid/>
      <w:spacing w:line="454" w:lineRule="atLeast"/>
      <w:ind w:left="1310" w:right="357" w:hanging="953"/>
    </w:pPr>
  </w:style>
  <w:style w:type="paragraph" w:customStyle="1" w:styleId="22">
    <w:name w:val="线型"/>
    <w:basedOn w:val="21"/>
    <w:uiPriority w:val="0"/>
    <w:pPr>
      <w:spacing w:line="240" w:lineRule="auto"/>
      <w:ind w:left="0" w:firstLine="0"/>
      <w:jc w:val="center"/>
    </w:pPr>
    <w:rPr>
      <w:sz w:val="21"/>
    </w:rPr>
  </w:style>
  <w:style w:type="paragraph" w:customStyle="1" w:styleId="23">
    <w:name w:val="印发栏"/>
    <w:basedOn w:val="5"/>
    <w:uiPriority w:val="0"/>
    <w:pPr>
      <w:tabs>
        <w:tab w:val="right" w:pos="8465"/>
      </w:tabs>
      <w:spacing w:line="454" w:lineRule="atLeast"/>
      <w:ind w:left="357" w:right="357"/>
    </w:pPr>
    <w:rPr>
      <w:spacing w:val="0"/>
    </w:rPr>
  </w:style>
  <w:style w:type="paragraph" w:customStyle="1" w:styleId="24">
    <w:name w:val="印数"/>
    <w:basedOn w:val="23"/>
    <w:uiPriority w:val="0"/>
    <w:pPr>
      <w:spacing w:line="400" w:lineRule="atLeast"/>
      <w:jc w:val="right"/>
    </w:pPr>
  </w:style>
  <w:style w:type="paragraph" w:customStyle="1" w:styleId="25">
    <w:name w:val="文头"/>
    <w:basedOn w:val="1"/>
    <w:uiPriority w:val="0"/>
    <w:pPr>
      <w:tabs>
        <w:tab w:val="left" w:pos="6663"/>
      </w:tabs>
      <w:spacing w:before="40" w:after="800" w:line="1640" w:lineRule="atLeast"/>
      <w:ind w:left="511" w:right="227" w:hanging="284"/>
      <w:jc w:val="distribute"/>
    </w:pPr>
    <w:rPr>
      <w:rFonts w:ascii="汉鼎简大宋" w:eastAsia="汉鼎简大宋"/>
      <w:b/>
      <w:color w:val="FF0000"/>
      <w:w w:val="50"/>
      <w:sz w:val="136"/>
    </w:rPr>
  </w:style>
  <w:style w:type="paragraph" w:customStyle="1" w:styleId="26">
    <w:name w:val="附件栏"/>
    <w:basedOn w:val="1"/>
    <w:uiPriority w:val="0"/>
  </w:style>
  <w:style w:type="paragraph" w:customStyle="1" w:styleId="27">
    <w:name w:val="紧急程度"/>
    <w:basedOn w:val="19"/>
    <w:uiPriority w:val="0"/>
    <w:pPr>
      <w:overflowPunct w:val="0"/>
    </w:pPr>
    <w:rPr>
      <w:sz w:val="32"/>
    </w:rPr>
  </w:style>
  <w:style w:type="paragraph" w:customStyle="1" w:styleId="28">
    <w:name w:val="样式1"/>
    <w:basedOn w:val="1"/>
    <w:uiPriority w:val="0"/>
  </w:style>
  <w:style w:type="paragraph" w:customStyle="1" w:styleId="29">
    <w:name w:val="样式 主题词 + 段后: 8.85 磅 行距: 固定值 26 磅"/>
    <w:basedOn w:val="1"/>
    <w:uiPriority w:val="0"/>
    <w:pPr>
      <w:adjustRightInd w:val="0"/>
      <w:snapToGrid/>
      <w:spacing w:after="177" w:line="520" w:lineRule="exact"/>
      <w:ind w:firstLine="0"/>
      <w:jc w:val="left"/>
    </w:pPr>
    <w:rPr>
      <w:rFonts w:ascii="方正黑体_GBK" w:eastAsia="方正黑体_GBK" w:cs="宋体"/>
      <w:bCs/>
    </w:rPr>
  </w:style>
  <w:style w:type="character" w:customStyle="1" w:styleId="30">
    <w:name w:val=" Char Char4"/>
    <w:basedOn w:val="11"/>
    <w:link w:val="2"/>
    <w:uiPriority w:val="0"/>
    <w:rPr>
      <w:rFonts w:eastAsia="方正仿宋_GBK"/>
      <w:b/>
      <w:snapToGrid w:val="0"/>
      <w:kern w:val="44"/>
      <w:sz w:val="44"/>
      <w:lang w:val="en-US" w:eastAsia="zh-CN" w:bidi="ar-SA"/>
    </w:rPr>
  </w:style>
  <w:style w:type="character" w:customStyle="1" w:styleId="31">
    <w:name w:val=" Char Char3"/>
    <w:basedOn w:val="11"/>
    <w:link w:val="3"/>
    <w:uiPriority w:val="0"/>
    <w:rPr>
      <w:rFonts w:ascii="Cambria" w:hAnsi="Cambria" w:eastAsia="宋体"/>
      <w:b/>
      <w:bCs/>
      <w:kern w:val="2"/>
      <w:sz w:val="32"/>
      <w:szCs w:val="32"/>
      <w:lang w:val="en-US" w:eastAsia="zh-CN" w:bidi="ar-SA"/>
    </w:rPr>
  </w:style>
  <w:style w:type="character" w:customStyle="1" w:styleId="32">
    <w:name w:val=" Char Char2"/>
    <w:basedOn w:val="11"/>
    <w:link w:val="4"/>
    <w:semiHidden/>
    <w:uiPriority w:val="0"/>
    <w:rPr>
      <w:rFonts w:eastAsia="宋体"/>
      <w:b/>
      <w:bCs/>
      <w:kern w:val="2"/>
      <w:sz w:val="32"/>
      <w:szCs w:val="32"/>
      <w:lang w:val="en-US" w:eastAsia="zh-CN" w:bidi="ar-SA"/>
    </w:rPr>
  </w:style>
  <w:style w:type="paragraph" w:customStyle="1" w:styleId="33">
    <w:name w:val="p0"/>
    <w:basedOn w:val="1"/>
    <w:uiPriority w:val="0"/>
    <w:pPr>
      <w:widowControl/>
      <w:autoSpaceDE/>
      <w:autoSpaceDN/>
      <w:snapToGrid/>
      <w:spacing w:line="240" w:lineRule="auto"/>
      <w:ind w:firstLine="0"/>
    </w:pPr>
    <w:rPr>
      <w:rFonts w:ascii="Calibri" w:hAnsi="Calibri" w:eastAsia="宋体" w:cs="宋体"/>
      <w:snapToGrid/>
      <w:sz w:val="21"/>
      <w:szCs w:val="21"/>
    </w:rPr>
  </w:style>
  <w:style w:type="character" w:customStyle="1" w:styleId="34">
    <w:name w:val="t_tag"/>
    <w:basedOn w:val="11"/>
    <w:uiPriority w:val="0"/>
    <w:rPr>
      <w:rFonts w:hint="default" w:ascii="Times New Roman" w:hAnsi="Times New Roman" w:cs="Times New Roman"/>
    </w:rPr>
  </w:style>
  <w:style w:type="character" w:customStyle="1" w:styleId="35">
    <w:name w:val="表格名称 Char Char"/>
    <w:link w:val="36"/>
    <w:uiPriority w:val="0"/>
    <w:rPr>
      <w:b/>
      <w:szCs w:val="21"/>
      <w:lang w:bidi="ar-SA"/>
    </w:rPr>
  </w:style>
  <w:style w:type="paragraph" w:customStyle="1" w:styleId="36">
    <w:name w:val="表格名称"/>
    <w:basedOn w:val="1"/>
    <w:link w:val="35"/>
    <w:uiPriority w:val="0"/>
    <w:pPr>
      <w:autoSpaceDE/>
      <w:autoSpaceDN/>
      <w:snapToGrid/>
      <w:spacing w:line="360" w:lineRule="auto"/>
      <w:ind w:firstLine="0"/>
      <w:jc w:val="center"/>
    </w:pPr>
    <w:rPr>
      <w:rFonts w:eastAsia="Times New Roman"/>
      <w:b/>
      <w:snapToGrid/>
      <w:sz w:val="20"/>
      <w:szCs w:val="21"/>
      <w:lang/>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oleObject" Target="embeddings/oleObject3.bin"/><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6.wmf"/><Relationship Id="rId17" Type="http://schemas.openxmlformats.org/officeDocument/2006/relationships/oleObject" Target="embeddings/oleObject1.bin"/><Relationship Id="rId16" Type="http://schemas.openxmlformats.org/officeDocument/2006/relationships/image" Target="media/image5.png"/><Relationship Id="rId15" Type="http://schemas.openxmlformats.org/officeDocument/2006/relationships/image" Target="media/image4.emf"/><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26700;&#38754;\&#28142;&#25919;&#21150;&#21457;2016&#27169;&#2925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淮政办发2016模版</Template>
  <Company>wyk</Company>
  <Pages>40</Pages>
  <Words>19765</Words>
  <Characters>21432</Characters>
  <Lines>159</Lines>
  <Paragraphs>44</Paragraphs>
  <TotalTime>0</TotalTime>
  <ScaleCrop>false</ScaleCrop>
  <LinksUpToDate>false</LinksUpToDate>
  <CharactersWithSpaces>21552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2016-11-11T02:05:00Z</dcterms:created>
  <dc:creator>王峰（政府办）</dc:creator>
  <cp:lastModifiedBy>夏华珍</cp:lastModifiedBy>
  <dcterms:modified xsi:type="dcterms:W3CDTF">2023-07-20T19:11:57Z</dcterms:modified>
  <dc:subject>各市、县（市、区）人民政府，省各委办厅局，省各直属单位：</dc:subject>
  <dc:title>省政府办公厅关于成立省创新型领军企业（智慧百企）培育工作领导小组的通知</dc:title>
  <cp:revision>93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6F6F79F59385408991216C5714D4A8AD_13</vt:lpwstr>
  </property>
</Properties>
</file>